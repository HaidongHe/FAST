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w:t>
      </w:r>
      <w:r w:rsidR="000B5C28">
        <w:t>1</w:t>
      </w:r>
      <w:del w:id="0" w:author="Bonnie Jonkman" w:date="2015-08-21T11:11:00Z">
        <w:r w:rsidR="000B5C28" w:rsidDel="0095390A">
          <w:delText>0</w:delText>
        </w:r>
      </w:del>
      <w:ins w:id="1" w:author="Bonnie Jonkman" w:date="2015-08-21T11:11:00Z">
        <w:r w:rsidR="0095390A">
          <w:t>2</w:t>
        </w:r>
      </w:ins>
      <w:r>
        <w:t>.00</w:t>
      </w:r>
      <w:r w:rsidR="000B5C28">
        <w:t>a</w:t>
      </w:r>
      <w:r>
        <w:t>-bjj</w:t>
      </w:r>
    </w:p>
    <w:p w:rsidR="00685998" w:rsidRDefault="00685998" w:rsidP="00685998">
      <w:pPr>
        <w:pStyle w:val="Subtitle"/>
      </w:pPr>
      <w:r>
        <w:t>Bonnie Jonkman</w:t>
      </w:r>
      <w:r>
        <w:br/>
        <w:t>National Renewable Energy Laboratory</w:t>
      </w:r>
      <w:r>
        <w:br/>
      </w:r>
      <w:del w:id="2" w:author="Bonnie Jonkman" w:date="2015-08-21T11:11:00Z">
        <w:r w:rsidR="000B5C28" w:rsidDel="0095390A">
          <w:delText xml:space="preserve">March </w:delText>
        </w:r>
      </w:del>
      <w:ins w:id="3" w:author="Bonnie Jonkman" w:date="2015-08-21T11:11:00Z">
        <w:r w:rsidR="0095390A">
          <w:t>August</w:t>
        </w:r>
        <w:r w:rsidR="0095390A">
          <w:t xml:space="preserve"> </w:t>
        </w:r>
      </w:ins>
      <w:del w:id="4" w:author="Bonnie Jonkman" w:date="2015-08-21T11:11:00Z">
        <w:r w:rsidR="000B5C28" w:rsidDel="0095390A">
          <w:delText>31</w:delText>
        </w:r>
      </w:del>
      <w:ins w:id="5" w:author="Bonnie Jonkman" w:date="2015-08-21T11:11:00Z">
        <w:r w:rsidR="0095390A">
          <w:t>21</w:t>
        </w:r>
      </w:ins>
      <w:r w:rsidR="000B5C28">
        <w:t>, 2015</w:t>
      </w:r>
    </w:p>
    <w:p w:rsidR="007C7130" w:rsidRDefault="007C7130" w:rsidP="007C7130">
      <w:pPr>
        <w:pStyle w:val="Heading1"/>
      </w:pPr>
      <w:r>
        <w:t>Introduction</w:t>
      </w:r>
    </w:p>
    <w:p w:rsidR="000B5C28" w:rsidRDefault="000B5C28" w:rsidP="007C7130">
      <w:r>
        <w:t>FAST v8.1</w:t>
      </w:r>
      <w:del w:id="6" w:author="Bonnie Jonkman" w:date="2015-08-21T11:11:00Z">
        <w:r w:rsidDel="0095390A">
          <w:delText>0</w:delText>
        </w:r>
      </w:del>
      <w:ins w:id="7" w:author="Bonnie Jonkman" w:date="2015-08-21T11:11:00Z">
        <w:r w:rsidR="0095390A">
          <w:t>2</w:t>
        </w:r>
      </w:ins>
      <w:r>
        <w:t>.00a-bjj is distributed with executables of both 32-bit and 64-bit Windows applications. Unless you are compiling for a different architecture or are adding functionality to FAST, you should not have to recompile the code.</w:t>
      </w:r>
    </w:p>
    <w:p w:rsidR="003F2CE1" w:rsidRDefault="006C4555" w:rsidP="007C7130">
      <w:r>
        <w:rPr>
          <w:noProof/>
        </w:rPr>
        <mc:AlternateContent>
          <mc:Choice Requires="wpg">
            <w:drawing>
              <wp:anchor distT="0" distB="0" distL="114300" distR="0" simplePos="0" relativeHeight="251661312" behindDoc="0" locked="0" layoutInCell="1" allowOverlap="1" wp14:anchorId="4303FD9F" wp14:editId="0B25A2D1">
                <wp:simplePos x="0" y="0"/>
                <wp:positionH relativeFrom="margin">
                  <wp:align>right</wp:align>
                </wp:positionH>
                <wp:positionV relativeFrom="margin">
                  <wp:align>bottom</wp:align>
                </wp:positionV>
                <wp:extent cx="1752600" cy="5385435"/>
                <wp:effectExtent l="0" t="0" r="0" b="5715"/>
                <wp:wrapSquare wrapText="bothSides"/>
                <wp:docPr id="17" name="Group 17"/>
                <wp:cNvGraphicFramePr/>
                <a:graphic xmlns:a="http://schemas.openxmlformats.org/drawingml/2006/main">
                  <a:graphicData uri="http://schemas.microsoft.com/office/word/2010/wordprocessingGroup">
                    <wpg:wgp>
                      <wpg:cNvGrpSpPr/>
                      <wpg:grpSpPr>
                        <a:xfrm>
                          <a:off x="0" y="0"/>
                          <a:ext cx="1752723" cy="5385435"/>
                          <a:chOff x="48488" y="0"/>
                          <a:chExt cx="1752603" cy="5384323"/>
                        </a:xfrm>
                      </wpg:grpSpPr>
                      <wps:wsp>
                        <wps:cNvPr id="4" name="Text Box 4"/>
                        <wps:cNvSpPr txBox="1"/>
                        <wps:spPr>
                          <a:xfrm>
                            <a:off x="48488" y="5090717"/>
                            <a:ext cx="1752603" cy="293606"/>
                          </a:xfrm>
                          <a:prstGeom prst="rect">
                            <a:avLst/>
                          </a:prstGeom>
                          <a:solidFill>
                            <a:prstClr val="white"/>
                          </a:solidFill>
                          <a:ln>
                            <a:noFill/>
                          </a:ln>
                          <a:effectLst/>
                        </wps:spPr>
                        <wps:txbx>
                          <w:txbxContent>
                            <w:p w:rsidR="00451EFD" w:rsidRPr="00A15D39" w:rsidRDefault="00451EFD" w:rsidP="007C3B93">
                              <w:pPr>
                                <w:pStyle w:val="Caption"/>
                                <w:jc w:val="center"/>
                                <w:rPr>
                                  <w:noProof/>
                                </w:rPr>
                              </w:pPr>
                              <w:bookmarkStart w:id="8" w:name="_Ref391898954"/>
                              <w:proofErr w:type="gramStart"/>
                              <w:r>
                                <w:t xml:space="preserve">Figure </w:t>
                              </w:r>
                              <w:r w:rsidR="0015644C">
                                <w:fldChar w:fldCharType="begin"/>
                              </w:r>
                              <w:r w:rsidR="0015644C">
                                <w:instrText xml:space="preserve"> SEQ Figure \* ARABIC </w:instrText>
                              </w:r>
                              <w:r w:rsidR="0015644C">
                                <w:fldChar w:fldCharType="separate"/>
                              </w:r>
                              <w:r w:rsidR="00BE443C">
                                <w:rPr>
                                  <w:noProof/>
                                </w:rPr>
                                <w:t>1</w:t>
                              </w:r>
                              <w:r w:rsidR="0015644C">
                                <w:rPr>
                                  <w:noProof/>
                                </w:rPr>
                                <w:fldChar w:fldCharType="end"/>
                              </w:r>
                              <w:bookmarkEnd w:id="8"/>
                              <w:r>
                                <w:t>.</w:t>
                              </w:r>
                              <w:proofErr w:type="gramEnd"/>
                              <w:r>
                                <w:t xml:space="preserve"> Source Files in </w:t>
                              </w:r>
                              <w:r w:rsidR="002865D7">
                                <w:t xml:space="preserve">the FAST </w:t>
                              </w:r>
                              <w:r w:rsidR="0077098D">
                                <w:t>v8.</w:t>
                              </w:r>
                              <w:r w:rsidR="006C4555">
                                <w:t>10</w:t>
                              </w:r>
                              <w:r w:rsidR="0077098D">
                                <w:t xml:space="preserve">.00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rotWithShape="1">
                          <a:blip r:embed="rId9">
                            <a:extLst>
                              <a:ext uri="{28A0092B-C50C-407E-A947-70E740481C1C}">
                                <a14:useLocalDpi xmlns:a14="http://schemas.microsoft.com/office/drawing/2010/main" val="0"/>
                              </a:ext>
                            </a:extLst>
                          </a:blip>
                          <a:srcRect l="1165" t="12125" r="69345" b="3579"/>
                          <a:stretch/>
                        </pic:blipFill>
                        <pic:spPr bwMode="auto">
                          <a:xfrm>
                            <a:off x="48491" y="0"/>
                            <a:ext cx="1752600" cy="50569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86.8pt;margin-top:0;width:138pt;height:424.05pt;z-index:251661312;mso-wrap-distance-right:0;mso-position-horizontal:right;mso-position-horizontal-relative:margin;mso-position-vertical:bottom;mso-position-vertical-relative:margin;mso-width-relative:margin;mso-height-relative:margin" coordorigin="484" coordsize="17526,5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">
                <v:shapetype id="_x0000_t202" coordsize="21600,21600" o:spt="202" path="m,l,21600r21600,l21600,xe">
                  <v:stroke joinstyle="miter"/>
                  <v:path gradientshapeok="t" o:connecttype="rect"/>
                </v:shapetype>
                <v:shape id="Text Box 4" o:spid="_x0000_s1027" type="#_x0000_t202" style="position:absolute;left:484;top:50907;width:17526;height:2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451EFD" w:rsidRPr="00A15D39" w:rsidRDefault="00451EFD" w:rsidP="007C3B93">
                        <w:pPr>
                          <w:pStyle w:val="Caption"/>
                          <w:jc w:val="center"/>
                          <w:rPr>
                            <w:noProof/>
                          </w:rPr>
                        </w:pPr>
                        <w:bookmarkStart w:id="9" w:name="_Ref391898954"/>
                        <w:proofErr w:type="gramStart"/>
                        <w:r>
                          <w:t xml:space="preserve">Figure </w:t>
                        </w:r>
                        <w:r w:rsidR="0015644C">
                          <w:fldChar w:fldCharType="begin"/>
                        </w:r>
                        <w:r w:rsidR="0015644C">
                          <w:instrText xml:space="preserve"> SEQ Figure \* ARABIC </w:instrText>
                        </w:r>
                        <w:r w:rsidR="0015644C">
                          <w:fldChar w:fldCharType="separate"/>
                        </w:r>
                        <w:r w:rsidR="00BE443C">
                          <w:rPr>
                            <w:noProof/>
                          </w:rPr>
                          <w:t>1</w:t>
                        </w:r>
                        <w:r w:rsidR="0015644C">
                          <w:rPr>
                            <w:noProof/>
                          </w:rPr>
                          <w:fldChar w:fldCharType="end"/>
                        </w:r>
                        <w:bookmarkEnd w:id="9"/>
                        <w:r>
                          <w:t>.</w:t>
                        </w:r>
                        <w:proofErr w:type="gramEnd"/>
                        <w:r>
                          <w:t xml:space="preserve"> Source Files in </w:t>
                        </w:r>
                        <w:r w:rsidR="002865D7">
                          <w:t xml:space="preserve">the FAST </w:t>
                        </w:r>
                        <w:r w:rsidR="0077098D">
                          <w:t>v8.</w:t>
                        </w:r>
                        <w:r w:rsidR="006C4555">
                          <w:t>10</w:t>
                        </w:r>
                        <w:r w:rsidR="0077098D">
                          <w:t xml:space="preserve">.00 </w:t>
                        </w:r>
                        <w:r>
                          <w:t>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484;width:17526;height:50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A4bBAAAA2wAAAA8AAABkcnMvZG93bnJldi54bWxET0tqwzAQ3RdyBzGBbkojxwXTOFFCCCS4&#10;dFU3BxikqW1ijYyl+NPTV4VCd/N439kdJtuKgXrfOFawXiUgiLUzDVcKrp/n51cQPiAbbB2Tgpk8&#10;HPaLhx3mxo38QUMZKhFD2OeooA6hy6X0uiaLfuU64sh9ud5iiLCvpOlxjOG2lWmSZNJiw7Ghxo5O&#10;NelbebcKyiedFm/f8ymZX+x57Nhu3vVFqcfldNyCCDSFf/GfuzBxfga/v8QD5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vA4bBAAAA2wAAAA8AAAAAAAAAAAAAAAAAnwIA&#10;AGRycy9kb3ducmV2LnhtbFBLBQYAAAAABAAEAPcAAACNAwAAAAA=&#10;">
                  <v:imagedata r:id="rId10" o:title="" croptop="7946f" cropbottom="2346f" cropleft="763f" cropright="45446f"/>
                  <v:path arrowok="t"/>
                </v:shape>
                <w10:wrap type="square" anchorx="margin" anchory="margin"/>
              </v:group>
            </w:pict>
          </mc:Fallback>
        </mc:AlternateContent>
      </w:r>
      <w:r w:rsidR="003F2CE1">
        <w:t>FAST v8.</w:t>
      </w:r>
      <w:r w:rsidR="000B5C28">
        <w:t>1</w:t>
      </w:r>
      <w:del w:id="10" w:author="Bonnie Jonkman" w:date="2015-08-21T11:12:00Z">
        <w:r w:rsidR="000B5C28" w:rsidDel="0095390A">
          <w:delText>0</w:delText>
        </w:r>
      </w:del>
      <w:ins w:id="11" w:author="Bonnie Jonkman" w:date="2015-08-21T11:12:00Z">
        <w:r w:rsidR="0095390A">
          <w:t>2</w:t>
        </w:r>
      </w:ins>
      <w:r w:rsidR="003F2CE1">
        <w:t>.00</w:t>
      </w:r>
      <w:r w:rsidR="000B5C28">
        <w:t>a</w:t>
      </w:r>
      <w:r w:rsidR="003F2CE1">
        <w:t xml:space="preserve">-bjj is distributed with several options for compiling the source code. It contains a Visual Studio project file, a Windows® batch file for Intel Fortran, and a </w:t>
      </w:r>
      <w:proofErr w:type="spellStart"/>
      <w:r w:rsidR="003F2CE1">
        <w:t>makefile</w:t>
      </w:r>
      <w:proofErr w:type="spellEnd"/>
      <w:r w:rsidR="003F2CE1">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r w:rsidR="000B5C28">
        <w:t>1</w:t>
      </w:r>
      <w:ins w:id="12" w:author="Bonnie Jonkman" w:date="2015-08-21T11:12:00Z">
        <w:r w:rsidR="0095390A">
          <w:t>2</w:t>
        </w:r>
      </w:ins>
      <w:del w:id="13" w:author="Bonnie Jonkman" w:date="2015-08-21T11:12:00Z">
        <w:r w:rsidDel="0095390A">
          <w:delText>0</w:delText>
        </w:r>
      </w:del>
      <w:r>
        <w:t>.00</w:t>
      </w:r>
      <w:r w:rsidR="000B5C28">
        <w:t>a</w:t>
      </w:r>
      <w:r>
        <w:t xml:space="preserve">-bjj were created for Windows® systems. However, they can be adapted for use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0336ED">
        <w:t>Compiling on Linux or Mac</w:t>
      </w:r>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the following two compilers</w:t>
      </w:r>
      <w:r>
        <w:t>:</w:t>
      </w:r>
    </w:p>
    <w:p w:rsidR="007C7130" w:rsidRDefault="007C7130" w:rsidP="0095390A">
      <w:pPr>
        <w:pStyle w:val="ListParagraph"/>
        <w:numPr>
          <w:ilvl w:val="0"/>
          <w:numId w:val="3"/>
        </w:numPr>
      </w:pPr>
      <w:r>
        <w:t xml:space="preserve">Intel® Visual </w:t>
      </w:r>
      <w:proofErr w:type="gramStart"/>
      <w:r>
        <w:t>Fortran</w:t>
      </w:r>
      <w:proofErr w:type="gramEnd"/>
      <w:r>
        <w:t xml:space="preserve"> </w:t>
      </w:r>
      <w:r w:rsidR="00DB6390">
        <w:t xml:space="preserve">(IVF) </w:t>
      </w:r>
      <w:r>
        <w:t>Composer XE 201</w:t>
      </w:r>
      <w:del w:id="14" w:author="Bonnie Jonkman" w:date="2015-08-21T11:13:00Z">
        <w:r w:rsidDel="0095390A">
          <w:delText>1</w:delText>
        </w:r>
      </w:del>
      <w:ins w:id="15" w:author="Bonnie Jonkman" w:date="2015-08-21T11:13:00Z">
        <w:r w:rsidR="0095390A">
          <w:t>3</w:t>
        </w:r>
      </w:ins>
      <w:ins w:id="16" w:author="Bonnie Jonkman" w:date="2015-08-21T11:29:00Z">
        <w:r w:rsidR="0095390A">
          <w:t xml:space="preserve"> SP1</w:t>
        </w:r>
      </w:ins>
      <w:r w:rsidR="007A3DE5">
        <w:t xml:space="preserve">, version </w:t>
      </w:r>
      <w:ins w:id="17" w:author="Bonnie Jonkman" w:date="2015-08-21T11:13:00Z">
        <w:r w:rsidR="0095390A" w:rsidRPr="0095390A">
          <w:t>14.0.5.239</w:t>
        </w:r>
      </w:ins>
      <w:del w:id="18" w:author="Bonnie Jonkman" w:date="2015-08-21T11:13:00Z">
        <w:r w:rsidR="007A3DE5" w:rsidDel="0095390A">
          <w:delText>12.1.3.300</w:delText>
        </w:r>
      </w:del>
      <w:r>
        <w:br/>
        <w:t>Intel Math Kernel Library (MKL) 1</w:t>
      </w:r>
      <w:del w:id="19" w:author="Bonnie Jonkman" w:date="2015-08-21T11:32:00Z">
        <w:r w:rsidDel="00BC7317">
          <w:delText>0</w:delText>
        </w:r>
      </w:del>
      <w:ins w:id="20" w:author="Bonnie Jonkman" w:date="2015-08-21T11:32:00Z">
        <w:r w:rsidR="00BC7317">
          <w:t>1</w:t>
        </w:r>
      </w:ins>
      <w:r>
        <w:t>.</w:t>
      </w:r>
      <w:del w:id="21" w:author="Bonnie Jonkman" w:date="2015-08-21T11:32:00Z">
        <w:r w:rsidDel="00BC7317">
          <w:delText>3</w:delText>
        </w:r>
      </w:del>
      <w:ins w:id="22" w:author="Bonnie Jonkman" w:date="2015-08-21T11:32:00Z">
        <w:r w:rsidR="00BC7317">
          <w:t>1</w:t>
        </w:r>
      </w:ins>
      <w:r>
        <w:t xml:space="preserve"> Update </w:t>
      </w:r>
      <w:ins w:id="23" w:author="Bonnie Jonkman" w:date="2015-08-21T11:32:00Z">
        <w:r w:rsidR="00BC7317">
          <w:t>4</w:t>
        </w:r>
      </w:ins>
      <w:del w:id="24" w:author="Bonnie Jonkman" w:date="2015-08-21T11:32:00Z">
        <w:r w:rsidDel="00BC7317">
          <w:delText>9</w:delText>
        </w:r>
      </w:del>
      <w:r w:rsidR="00DB6F68">
        <w:br/>
        <w:t xml:space="preserve">Microsoft Visual Studio </w:t>
      </w:r>
      <w:ins w:id="25" w:author="Bonnie Jonkman" w:date="2015-08-21T11:14:00Z">
        <w:r w:rsidR="0095390A">
          <w:t xml:space="preserve">Community </w:t>
        </w:r>
      </w:ins>
      <w:r w:rsidR="00DB6F68">
        <w:t>201</w:t>
      </w:r>
      <w:del w:id="26" w:author="Bonnie Jonkman" w:date="2015-08-21T11:14:00Z">
        <w:r w:rsidR="00DB6F68" w:rsidDel="0095390A">
          <w:delText>0</w:delText>
        </w:r>
      </w:del>
      <w:ins w:id="27" w:author="Bonnie Jonkman" w:date="2015-08-21T11:14:00Z">
        <w:r w:rsidR="0095390A">
          <w:t>3</w:t>
        </w:r>
      </w:ins>
      <w:del w:id="28" w:author="Bonnie Jonkman" w:date="2015-08-21T11:14:00Z">
        <w:r w:rsidR="00DB6F68" w:rsidDel="0095390A">
          <w:delText xml:space="preserve"> Shell</w:delText>
        </w:r>
      </w:del>
      <w:ins w:id="29" w:author="Bonnie Jonkman" w:date="2015-08-21T11:15:00Z">
        <w:r w:rsidR="0095390A">
          <w:t>, Version 12.0.31101.00 Update 4</w:t>
        </w:r>
      </w:ins>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5415BC">
        <w:t xml:space="preserve">Figure </w:t>
      </w:r>
      <w:r w:rsidR="005415BC">
        <w:rPr>
          <w:noProof/>
        </w:rPr>
        <w:t>1</w:t>
      </w:r>
      <w:r>
        <w:fldChar w:fldCharType="end"/>
      </w:r>
      <w:r>
        <w:t>.</w:t>
      </w:r>
    </w:p>
    <w:p w:rsidR="006276AB" w:rsidRDefault="006276AB" w:rsidP="006276AB">
      <w:r>
        <w:lastRenderedPageBreak/>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ins w:id="30" w:author="Bonnie Jonkman" w:date="2015-08-21T11:36:00Z">
        <w:r w:rsidR="005508BE">
          <w:t xml:space="preserve">(when necessary) </w:t>
        </w:r>
      </w:ins>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if you are using </w:t>
      </w:r>
      <w:ins w:id="31" w:author="Bonnie Jonkman" w:date="2015-08-21T11:36:00Z">
        <w:r w:rsidR="005508BE">
          <w:t xml:space="preserve">Intel Visual </w:t>
        </w:r>
        <w:proofErr w:type="gramStart"/>
        <w:r w:rsidR="005508BE">
          <w:t>Fortran</w:t>
        </w:r>
        <w:proofErr w:type="gramEnd"/>
        <w:r w:rsidR="005508BE">
          <w:t xml:space="preserve"> 2015</w:t>
        </w:r>
      </w:ins>
      <w:del w:id="32" w:author="Bonnie Jonkman" w:date="2015-08-21T11:36:00Z">
        <w:r w:rsidR="000B5C28" w:rsidDel="005508BE">
          <w:delText>Visual Studio 2013</w:delText>
        </w:r>
      </w:del>
      <w:r w:rsidR="000B5C28">
        <w:t xml:space="preserve"> or newer, the executable might be placed in the &lt;FAST8&gt;\Compiling\</w:t>
      </w:r>
      <w:proofErr w:type="spellStart"/>
      <w:r w:rsidR="000B5C28">
        <w:t>VisualStudio</w:t>
      </w:r>
      <w:proofErr w:type="spellEnd"/>
      <w:r w:rsidR="000B5C28">
        <w:t xml:space="preserve"> folder. This is a result of differences in formats between </w:t>
      </w:r>
      <w:ins w:id="33" w:author="Bonnie Jonkman" w:date="2015-08-21T11:37:00Z">
        <w:r w:rsidR="005508BE">
          <w:t xml:space="preserve">versions of Intel </w:t>
        </w:r>
      </w:ins>
      <w:r w:rsidR="000B5C28">
        <w:t xml:space="preserve">Visual </w:t>
      </w:r>
      <w:del w:id="34" w:author="Bonnie Jonkman" w:date="2015-08-21T11:36:00Z">
        <w:r w:rsidR="000B5C28" w:rsidDel="005508BE">
          <w:delText xml:space="preserve">Studio </w:delText>
        </w:r>
      </w:del>
      <w:ins w:id="35" w:author="Bonnie Jonkman" w:date="2015-08-21T11:36:00Z">
        <w:r w:rsidR="005508BE">
          <w:t>Fortran integrations</w:t>
        </w:r>
      </w:ins>
      <w:ins w:id="36" w:author="Bonnie Jonkman" w:date="2015-08-21T11:37:00Z">
        <w:r w:rsidR="005508BE">
          <w:t xml:space="preserve"> with Visual Studio</w:t>
        </w:r>
      </w:ins>
      <w:del w:id="37" w:author="Bonnie Jonkman" w:date="2015-08-21T11:37:00Z">
        <w:r w:rsidR="000B5C28" w:rsidDel="005508BE">
          <w:delText>2010 and 2013</w:delText>
        </w:r>
      </w:del>
      <w:r w:rsidR="000B5C28">
        <w:t>).</w:t>
      </w:r>
    </w:p>
    <w:p w:rsidR="002865D7" w:rsidRDefault="002865D7" w:rsidP="007A3DE5">
      <w:r>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instructions at this web site: </w:t>
      </w:r>
      <w:hyperlink r:id="rId11" w:history="1">
        <w:r w:rsidR="0090670B">
          <w:rPr>
            <w:rStyle w:val="Hyperlink"/>
          </w:rPr>
          <w:t>http://icl.cs.utk.edu/lapack-for-windows/lapack/</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38" w:name="_Toc325359538"/>
      <w:bookmarkStart w:id="39" w:name="_Toc352065322"/>
      <w:r>
        <w:t xml:space="preserve">Setting Compiler </w:t>
      </w:r>
      <w:r w:rsidR="001214DF">
        <w:t xml:space="preserve">Environment </w:t>
      </w:r>
      <w:r>
        <w:t>Variables</w:t>
      </w:r>
      <w:bookmarkEnd w:id="38"/>
      <w:bookmarkEnd w:id="39"/>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w:lastRenderedPageBreak/>
        <mc:AlternateContent>
          <mc:Choice Requires="wps">
            <w:drawing>
              <wp:inline distT="0" distB="0" distL="0" distR="0" wp14:anchorId="4A5F0390" wp14:editId="3A188201">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001214DF" w:rsidRPr="001214DF">
                              <w:rPr>
                                <w:rFonts w:ascii="Courier New" w:hAnsi="Courier New" w:cs="Courier New"/>
                                <w:b/>
                                <w:color w:val="548DD4" w:themeColor="text2" w:themeTint="99"/>
                                <w:sz w:val="16"/>
                                <w:szCs w:val="16"/>
                              </w:rPr>
                              <w:t>"</w:t>
                            </w:r>
                            <w:ins w:id="40" w:author="Bonnie Jonkman" w:date="2015-08-21T11:42:00Z">
                              <w:r w:rsidR="001E4DBD" w:rsidRPr="001E4DBD">
                                <w:rPr>
                                  <w:rFonts w:ascii="Courier New" w:hAnsi="Courier New" w:cs="Courier New"/>
                                  <w:b/>
                                  <w:color w:val="548DD4" w:themeColor="text2" w:themeTint="99"/>
                                  <w:sz w:val="16"/>
                                  <w:szCs w:val="16"/>
                                </w:rPr>
                                <w:t>C:\Program Files (x86)\Intel\Composer XE 2013 SP1\bin\ipsxe-comp-vars.bat</w:t>
                              </w:r>
                            </w:ins>
                            <w:del w:id="41" w:author="Bonnie Jonkman" w:date="2015-08-21T11:38:00Z">
                              <w:r w:rsidR="001214DF" w:rsidRPr="001214DF" w:rsidDel="005508BE">
                                <w:rPr>
                                  <w:rFonts w:ascii="Courier New" w:hAnsi="Courier New" w:cs="Courier New"/>
                                  <w:b/>
                                  <w:color w:val="548DD4" w:themeColor="text2" w:themeTint="99"/>
                                  <w:sz w:val="16"/>
                                  <w:szCs w:val="16"/>
                                </w:rPr>
                                <w:delText>C:\Program Files (x86)\Intel\Composer XE 2011 SP1\bin\ipsxe-comp-vars.bat</w:delText>
                              </w:r>
                            </w:del>
                            <w:r w:rsidR="001214DF" w:rsidRPr="001214DF">
                              <w:rPr>
                                <w:rFonts w:ascii="Courier New" w:hAnsi="Courier New" w:cs="Courier New"/>
                                <w:b/>
                                <w:color w:val="548DD4" w:themeColor="text2" w:themeTint="99"/>
                                <w:sz w:val="16"/>
                                <w:szCs w:val="16"/>
                              </w:rPr>
                              <w:t>" ia32 vs201</w:t>
                            </w:r>
                            <w:del w:id="42" w:author="Bonnie Jonkman" w:date="2015-08-21T11:38:00Z">
                              <w:r w:rsidR="001214DF" w:rsidRPr="001214DF" w:rsidDel="005508BE">
                                <w:rPr>
                                  <w:rFonts w:ascii="Courier New" w:hAnsi="Courier New" w:cs="Courier New"/>
                                  <w:b/>
                                  <w:color w:val="548DD4" w:themeColor="text2" w:themeTint="99"/>
                                  <w:sz w:val="16"/>
                                  <w:szCs w:val="16"/>
                                </w:rPr>
                                <w:delText>0</w:delText>
                              </w:r>
                            </w:del>
                            <w:ins w:id="43" w:author="Bonnie Jonkman" w:date="2015-08-21T11:38:00Z">
                              <w:r w:rsidR="005508BE">
                                <w:rPr>
                                  <w:rFonts w:ascii="Courier New" w:hAnsi="Courier New" w:cs="Courier New"/>
                                  <w:b/>
                                  <w:color w:val="548DD4" w:themeColor="text2" w:themeTint="99"/>
                                  <w:sz w:val="16"/>
                                  <w:szCs w:val="16"/>
                                </w:rPr>
                                <w:t>3</w:t>
                              </w:r>
                            </w:ins>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001214DF" w:rsidRPr="001214DF">
                        <w:rPr>
                          <w:rFonts w:ascii="Courier New" w:hAnsi="Courier New" w:cs="Courier New"/>
                          <w:b/>
                          <w:color w:val="548DD4" w:themeColor="text2" w:themeTint="99"/>
                          <w:sz w:val="16"/>
                          <w:szCs w:val="16"/>
                        </w:rPr>
                        <w:t>"</w:t>
                      </w:r>
                      <w:ins w:id="44" w:author="Bonnie Jonkman" w:date="2015-08-21T11:42:00Z">
                        <w:r w:rsidR="001E4DBD" w:rsidRPr="001E4DBD">
                          <w:rPr>
                            <w:rFonts w:ascii="Courier New" w:hAnsi="Courier New" w:cs="Courier New"/>
                            <w:b/>
                            <w:color w:val="548DD4" w:themeColor="text2" w:themeTint="99"/>
                            <w:sz w:val="16"/>
                            <w:szCs w:val="16"/>
                          </w:rPr>
                          <w:t>C:\Program Files (x86)\Intel\Composer XE 2013 SP1\bin\ipsxe-comp-vars.bat</w:t>
                        </w:r>
                      </w:ins>
                      <w:del w:id="45" w:author="Bonnie Jonkman" w:date="2015-08-21T11:38:00Z">
                        <w:r w:rsidR="001214DF" w:rsidRPr="001214DF" w:rsidDel="005508BE">
                          <w:rPr>
                            <w:rFonts w:ascii="Courier New" w:hAnsi="Courier New" w:cs="Courier New"/>
                            <w:b/>
                            <w:color w:val="548DD4" w:themeColor="text2" w:themeTint="99"/>
                            <w:sz w:val="16"/>
                            <w:szCs w:val="16"/>
                          </w:rPr>
                          <w:delText>C:\Program Files (x86)\Intel\Composer XE 2011 SP1\bin\ipsxe-comp-vars.bat</w:delText>
                        </w:r>
                      </w:del>
                      <w:r w:rsidR="001214DF" w:rsidRPr="001214DF">
                        <w:rPr>
                          <w:rFonts w:ascii="Courier New" w:hAnsi="Courier New" w:cs="Courier New"/>
                          <w:b/>
                          <w:color w:val="548DD4" w:themeColor="text2" w:themeTint="99"/>
                          <w:sz w:val="16"/>
                          <w:szCs w:val="16"/>
                        </w:rPr>
                        <w:t>" ia32 vs201</w:t>
                      </w:r>
                      <w:del w:id="46" w:author="Bonnie Jonkman" w:date="2015-08-21T11:38:00Z">
                        <w:r w:rsidR="001214DF" w:rsidRPr="001214DF" w:rsidDel="005508BE">
                          <w:rPr>
                            <w:rFonts w:ascii="Courier New" w:hAnsi="Courier New" w:cs="Courier New"/>
                            <w:b/>
                            <w:color w:val="548DD4" w:themeColor="text2" w:themeTint="99"/>
                            <w:sz w:val="16"/>
                            <w:szCs w:val="16"/>
                          </w:rPr>
                          <w:delText>0</w:delText>
                        </w:r>
                      </w:del>
                      <w:ins w:id="47" w:author="Bonnie Jonkman" w:date="2015-08-21T11:38:00Z">
                        <w:r w:rsidR="005508BE">
                          <w:rPr>
                            <w:rFonts w:ascii="Courier New" w:hAnsi="Courier New" w:cs="Courier New"/>
                            <w:b/>
                            <w:color w:val="548DD4" w:themeColor="text2" w:themeTint="99"/>
                            <w:sz w:val="16"/>
                            <w:szCs w:val="16"/>
                          </w:rPr>
                          <w:t>3</w:t>
                        </w:r>
                      </w:ins>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8" w:name="_Ref391902735"/>
      <w:proofErr w:type="gramStart"/>
      <w:r>
        <w:t xml:space="preserve">Figure </w:t>
      </w:r>
      <w:r w:rsidR="0015644C">
        <w:fldChar w:fldCharType="begin"/>
      </w:r>
      <w:r w:rsidR="0015644C">
        <w:instrText xml:space="preserve"> SEQ Figure \* ARABIC </w:instrText>
      </w:r>
      <w:r w:rsidR="0015644C">
        <w:fldChar w:fldCharType="separate"/>
      </w:r>
      <w:r w:rsidR="00BE443C">
        <w:rPr>
          <w:noProof/>
        </w:rPr>
        <w:t>2</w:t>
      </w:r>
      <w:r w:rsidR="0015644C">
        <w:rPr>
          <w:noProof/>
        </w:rPr>
        <w:fldChar w:fldCharType="end"/>
      </w:r>
      <w:bookmarkEnd w:id="48"/>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E4DBD" w:rsidP="007C191F">
      <w:pPr>
        <w:pStyle w:val="NRELScreenOutput"/>
      </w:pPr>
      <w:ins w:id="49" w:author="Bonnie Jonkman" w:date="2015-08-21T11:42:00Z">
        <w:r w:rsidRPr="001E4DBD">
          <w:t>C:\Windows\SysWOW64\cmd.exe /E</w:t>
        </w:r>
        <w:proofErr w:type="gramStart"/>
        <w:r w:rsidRPr="001E4DBD">
          <w:t>:ON</w:t>
        </w:r>
        <w:proofErr w:type="gramEnd"/>
        <w:r w:rsidRPr="001E4DBD">
          <w:t xml:space="preserve"> /V:ON /K ""C:\Program Files (x86)\Intel\Composer XE 2013 SP1\bin\ipsxe-comp-vars.bat" ia32 vs2013"</w:t>
        </w:r>
        <w:r w:rsidRPr="001E4DBD" w:rsidDel="005508BE">
          <w:t xml:space="preserve"> </w:t>
        </w:r>
      </w:ins>
      <w:del w:id="50" w:author="Bonnie Jonkman" w:date="2015-08-21T11:39:00Z">
        <w:r w:rsidR="001214DF" w:rsidRPr="001214DF" w:rsidDel="005508BE">
          <w:delText>C:\Windows\SysWOW64\cmd.exe /E:ON /V:ON /K ""C:\Program Files (x86)\Intel\Composer XE 2011 SP1\bin\ipsxe-comp-vars.bat" ia32 vs2010"</w:delText>
        </w:r>
      </w:del>
    </w:p>
    <w:p w:rsidR="007C191F" w:rsidRDefault="007C191F" w:rsidP="00E050D6">
      <w:r>
        <w:t>You will need to remove the call to cmd.exe and its switches, leaving you with the name of a batch file (and possibly some of its arguments):</w:t>
      </w:r>
    </w:p>
    <w:p w:rsidR="007C191F" w:rsidRPr="00F264DB" w:rsidRDefault="001E4DBD" w:rsidP="007C191F">
      <w:pPr>
        <w:pStyle w:val="NRELScreenOutput"/>
        <w:rPr>
          <w:sz w:val="16"/>
        </w:rPr>
      </w:pPr>
      <w:ins w:id="51" w:author="Bonnie Jonkman" w:date="2015-08-21T11:43:00Z">
        <w:r w:rsidRPr="001E4DBD">
          <w:rPr>
            <w:sz w:val="16"/>
          </w:rPr>
          <w:t>"C:\Program Files (x86)\Intel\Composer XE 2013 SP1\bin\ipsxe-comp-vars.bat" ia32 vs2013</w:t>
        </w:r>
      </w:ins>
      <w:del w:id="52" w:author="Bonnie Jonkman" w:date="2015-08-21T11:43:00Z">
        <w:r w:rsidR="001214DF" w:rsidRPr="001214DF" w:rsidDel="001E4DBD">
          <w:rPr>
            <w:sz w:val="16"/>
          </w:rPr>
          <w:delText>"C:\Program Files (x86)\Intel\Composer XE 2011 SP1\bin\ipsxe-comp-vars.bat" ia32 vs2010</w:delText>
        </w:r>
      </w:del>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04482FBC" wp14:editId="605BE715">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1E4DBD" w:rsidP="005D02AB">
                            <w:pPr>
                              <w:keepNext/>
                              <w:jc w:val="center"/>
                            </w:pPr>
                            <w:ins w:id="53" w:author="Bonnie Jonkman" w:date="2015-08-21T11:45:00Z">
                              <w:r>
                                <w:rPr>
                                  <w:noProof/>
                                </w:rPr>
                                <w:drawing>
                                  <wp:inline distT="0" distB="0" distL="0" distR="0" wp14:anchorId="411A461E" wp14:editId="3F14A682">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ins>
                          </w:p>
                          <w:p w:rsidR="00451EFD" w:rsidRDefault="00451EFD" w:rsidP="005D02AB">
                            <w:pPr>
                              <w:pStyle w:val="Caption"/>
                              <w:jc w:val="center"/>
                            </w:pPr>
                            <w:bookmarkStart w:id="54" w:name="_Ref391902883"/>
                            <w:proofErr w:type="gramStart"/>
                            <w:r>
                              <w:t xml:space="preserve">Figure </w:t>
                            </w:r>
                            <w:r w:rsidR="0015644C">
                              <w:fldChar w:fldCharType="begin"/>
                            </w:r>
                            <w:r w:rsidR="0015644C">
                              <w:instrText xml:space="preserve"> SEQ Figure \* ARABIC </w:instrText>
                            </w:r>
                            <w:r w:rsidR="0015644C">
                              <w:fldChar w:fldCharType="separate"/>
                            </w:r>
                            <w:r w:rsidR="00BE443C">
                              <w:rPr>
                                <w:noProof/>
                              </w:rPr>
                              <w:t>3</w:t>
                            </w:r>
                            <w:r w:rsidR="0015644C">
                              <w:rPr>
                                <w:noProof/>
                              </w:rPr>
                              <w:fldChar w:fldCharType="end"/>
                            </w:r>
                            <w:bookmarkEnd w:id="54"/>
                            <w:r>
                              <w:t>.</w:t>
                            </w:r>
                            <w:proofErr w:type="gramEnd"/>
                            <w:r>
                              <w:t xml:space="preserve"> </w:t>
                            </w:r>
                            <w:r w:rsidRPr="00307859">
                              <w:t>An example of finding the IVF command prompt shortcut</w:t>
                            </w:r>
                          </w:p>
                          <w:p w:rsidR="00874C81" w:rsidRDefault="00874C81"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451EFD" w:rsidRDefault="001E4DBD" w:rsidP="005D02AB">
                      <w:pPr>
                        <w:keepNext/>
                        <w:jc w:val="center"/>
                      </w:pPr>
                      <w:ins w:id="55" w:author="Bonnie Jonkman" w:date="2015-08-21T11:45:00Z">
                        <w:r>
                          <w:rPr>
                            <w:noProof/>
                          </w:rPr>
                          <w:drawing>
                            <wp:inline distT="0" distB="0" distL="0" distR="0" wp14:anchorId="411A461E" wp14:editId="3F14A682">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ins>
                    </w:p>
                    <w:p w:rsidR="00451EFD" w:rsidRDefault="00451EFD" w:rsidP="005D02AB">
                      <w:pPr>
                        <w:pStyle w:val="Caption"/>
                        <w:jc w:val="center"/>
                      </w:pPr>
                      <w:bookmarkStart w:id="56" w:name="_Ref391902883"/>
                      <w:proofErr w:type="gramStart"/>
                      <w:r>
                        <w:t xml:space="preserve">Figure </w:t>
                      </w:r>
                      <w:r w:rsidR="0015644C">
                        <w:fldChar w:fldCharType="begin"/>
                      </w:r>
                      <w:r w:rsidR="0015644C">
                        <w:instrText xml:space="preserve"> SEQ Figure \* ARABIC </w:instrText>
                      </w:r>
                      <w:r w:rsidR="0015644C">
                        <w:fldChar w:fldCharType="separate"/>
                      </w:r>
                      <w:r w:rsidR="00BE443C">
                        <w:rPr>
                          <w:noProof/>
                        </w:rPr>
                        <w:t>3</w:t>
                      </w:r>
                      <w:r w:rsidR="0015644C">
                        <w:rPr>
                          <w:noProof/>
                        </w:rPr>
                        <w:fldChar w:fldCharType="end"/>
                      </w:r>
                      <w:bookmarkEnd w:id="56"/>
                      <w:r>
                        <w:t>.</w:t>
                      </w:r>
                      <w:proofErr w:type="gramEnd"/>
                      <w:r>
                        <w:t xml:space="preserve"> </w:t>
                      </w:r>
                      <w:r w:rsidRPr="00307859">
                        <w:t>An example of finding the IVF command prompt shortcut</w:t>
                      </w:r>
                    </w:p>
                    <w:p w:rsidR="00874C81" w:rsidRDefault="00874C81" w:rsidP="007C3B93">
                      <w:pPr>
                        <w:jc w:val="center"/>
                      </w:pPr>
                    </w:p>
                  </w:txbxContent>
                </v:textbox>
                <w10:anchorlock/>
              </v:shape>
            </w:pict>
          </mc:Fallback>
        </mc:AlternateContent>
      </w:r>
      <w:r>
        <w:rPr>
          <w:noProof/>
        </w:rPr>
        <mc:AlternateContent>
          <mc:Choice Requires="wps">
            <w:drawing>
              <wp:inline distT="0" distB="0" distL="0" distR="0" wp14:anchorId="40BCFBC7" wp14:editId="2D13D165">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1E4DBD" w:rsidP="007C191F">
                            <w:pPr>
                              <w:keepNext/>
                              <w:jc w:val="center"/>
                            </w:pPr>
                            <w:ins w:id="57" w:author="Bonnie Jonkman" w:date="2015-08-21T11:42:00Z">
                              <w:r>
                                <w:rPr>
                                  <w:noProof/>
                                </w:rPr>
                                <w:drawing>
                                  <wp:inline distT="0" distB="0" distL="0" distR="0" wp14:anchorId="3095F456" wp14:editId="2B52A012">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5456" cy="3200400"/>
                                            </a:xfrm>
                                            <a:prstGeom prst="rect">
                                              <a:avLst/>
                                            </a:prstGeom>
                                          </pic:spPr>
                                        </pic:pic>
                                      </a:graphicData>
                                    </a:graphic>
                                  </wp:inline>
                                </w:drawing>
                              </w:r>
                              <w:r>
                                <w:rPr>
                                  <w:noProof/>
                                </w:rPr>
                                <w:t xml:space="preserve"> </w:t>
                              </w:r>
                            </w:ins>
                          </w:p>
                          <w:p w:rsidR="00451EFD" w:rsidRDefault="00451EFD" w:rsidP="007C191F">
                            <w:pPr>
                              <w:pStyle w:val="Caption"/>
                              <w:jc w:val="center"/>
                            </w:pPr>
                            <w:bookmarkStart w:id="58" w:name="_Ref391902893"/>
                            <w:proofErr w:type="gramStart"/>
                            <w:r>
                              <w:t xml:space="preserve">Figure </w:t>
                            </w:r>
                            <w:r w:rsidR="0015644C">
                              <w:fldChar w:fldCharType="begin"/>
                            </w:r>
                            <w:r w:rsidR="0015644C">
                              <w:instrText xml:space="preserve"> SEQ Figure \* ARABIC </w:instrText>
                            </w:r>
                            <w:r w:rsidR="0015644C">
                              <w:fldChar w:fldCharType="separate"/>
                            </w:r>
                            <w:r w:rsidR="00BE443C">
                              <w:rPr>
                                <w:noProof/>
                              </w:rPr>
                              <w:t>4</w:t>
                            </w:r>
                            <w:r w:rsidR="0015644C">
                              <w:rPr>
                                <w:noProof/>
                              </w:rPr>
                              <w:fldChar w:fldCharType="end"/>
                            </w:r>
                            <w:bookmarkEnd w:id="58"/>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451EFD" w:rsidRDefault="001E4DBD" w:rsidP="007C191F">
                      <w:pPr>
                        <w:keepNext/>
                        <w:jc w:val="center"/>
                      </w:pPr>
                      <w:ins w:id="59" w:author="Bonnie Jonkman" w:date="2015-08-21T11:42:00Z">
                        <w:r>
                          <w:rPr>
                            <w:noProof/>
                          </w:rPr>
                          <w:drawing>
                            <wp:inline distT="0" distB="0" distL="0" distR="0" wp14:anchorId="3095F456" wp14:editId="2B52A012">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05456" cy="3200400"/>
                                      </a:xfrm>
                                      <a:prstGeom prst="rect">
                                        <a:avLst/>
                                      </a:prstGeom>
                                    </pic:spPr>
                                  </pic:pic>
                                </a:graphicData>
                              </a:graphic>
                            </wp:inline>
                          </w:drawing>
                        </w:r>
                        <w:r>
                          <w:rPr>
                            <w:noProof/>
                          </w:rPr>
                          <w:t xml:space="preserve"> </w:t>
                        </w:r>
                      </w:ins>
                    </w:p>
                    <w:p w:rsidR="00451EFD" w:rsidRDefault="00451EFD" w:rsidP="007C191F">
                      <w:pPr>
                        <w:pStyle w:val="Caption"/>
                        <w:jc w:val="center"/>
                      </w:pPr>
                      <w:bookmarkStart w:id="60" w:name="_Ref391902893"/>
                      <w:proofErr w:type="gramStart"/>
                      <w:r>
                        <w:t xml:space="preserve">Figure </w:t>
                      </w:r>
                      <w:r w:rsidR="0015644C">
                        <w:fldChar w:fldCharType="begin"/>
                      </w:r>
                      <w:r w:rsidR="0015644C">
                        <w:instrText xml:space="preserve"> SEQ Figure \* ARABIC </w:instrText>
                      </w:r>
                      <w:r w:rsidR="0015644C">
                        <w:fldChar w:fldCharType="separate"/>
                      </w:r>
                      <w:r w:rsidR="00BE443C">
                        <w:rPr>
                          <w:noProof/>
                        </w:rPr>
                        <w:t>4</w:t>
                      </w:r>
                      <w:r w:rsidR="0015644C">
                        <w:rPr>
                          <w:noProof/>
                        </w:rPr>
                        <w:fldChar w:fldCharType="end"/>
                      </w:r>
                      <w:bookmarkEnd w:id="60"/>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E7083E">
        <w:t xml:space="preserve">Figure </w:t>
      </w:r>
      <w:r w:rsidR="00E7083E">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3B2B9B" w:rsidP="00E7083E">
      <w:pPr>
        <w:keepNext/>
      </w:pPr>
      <w:ins w:id="61" w:author="Bonnie Jonkman" w:date="2015-08-21T12:24:00Z">
        <w:r>
          <w:rPr>
            <w:noProof/>
          </w:rPr>
          <w:lastRenderedPageBreak/>
          <w:drawing>
            <wp:inline distT="0" distB="0" distL="0" distR="0" wp14:anchorId="58346FA6" wp14:editId="5BC2DC1E">
              <wp:extent cx="5943600" cy="480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01870"/>
                      </a:xfrm>
                      <a:prstGeom prst="rect">
                        <a:avLst/>
                      </a:prstGeom>
                    </pic:spPr>
                  </pic:pic>
                </a:graphicData>
              </a:graphic>
            </wp:inline>
          </w:drawing>
        </w:r>
      </w:ins>
    </w:p>
    <w:p w:rsidR="00F063AA" w:rsidRDefault="00E7083E" w:rsidP="00E7083E">
      <w:pPr>
        <w:pStyle w:val="Caption"/>
        <w:jc w:val="center"/>
      </w:pPr>
      <w:bookmarkStart w:id="62" w:name="_Ref391980401"/>
      <w:bookmarkStart w:id="63" w:name="_Ref391980323"/>
      <w:proofErr w:type="gramStart"/>
      <w:r>
        <w:t xml:space="preserve">Figure </w:t>
      </w:r>
      <w:r w:rsidR="0015644C">
        <w:fldChar w:fldCharType="begin"/>
      </w:r>
      <w:r w:rsidR="0015644C">
        <w:instrText xml:space="preserve"> SEQ Figure \* ARABIC </w:instrText>
      </w:r>
      <w:r w:rsidR="0015644C">
        <w:fldChar w:fldCharType="separate"/>
      </w:r>
      <w:r w:rsidR="00BE443C">
        <w:rPr>
          <w:noProof/>
        </w:rPr>
        <w:t>5</w:t>
      </w:r>
      <w:r w:rsidR="0015644C">
        <w:rPr>
          <w:noProof/>
        </w:rPr>
        <w:fldChar w:fldCharType="end"/>
      </w:r>
      <w:bookmarkEnd w:id="62"/>
      <w:r>
        <w:t>.</w:t>
      </w:r>
      <w:proofErr w:type="gramEnd"/>
      <w:r>
        <w:t xml:space="preserve"> Screen output from Compile_FAST.bat</w:t>
      </w:r>
      <w:bookmarkEnd w:id="63"/>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hyperlink r:id="rId15" w:history="1">
        <w:r w:rsidRPr="008C2479">
          <w:rPr>
            <w:rStyle w:val="Hyperlink"/>
          </w:rPr>
          <w:t>http://icl.cs.utk.edu/lapack-for-windows/inde</w:t>
        </w:r>
        <w:r w:rsidRPr="008C2479">
          <w:rPr>
            <w:rStyle w:val="Hyperlink"/>
          </w:rPr>
          <w:t>x</w:t>
        </w:r>
        <w:r w:rsidRPr="008C2479">
          <w:rPr>
            <w:rStyle w:val="Hyperlink"/>
          </w:rPr>
          <w:t>.html</w:t>
        </w:r>
      </w:hyperlink>
      <w:r>
        <w:t>. For 32-bit Windows, you will need these files</w:t>
      </w:r>
      <w:del w:id="64" w:author="Bonnie Jonkman" w:date="2015-08-21T12:27:00Z">
        <w:r w:rsidDel="003B2B9B">
          <w:rPr>
            <w:rStyle w:val="FootnoteReference"/>
          </w:rPr>
          <w:footnoteReference w:id="1"/>
        </w:r>
      </w:del>
      <w:r>
        <w:t>:</w:t>
      </w:r>
    </w:p>
    <w:p w:rsidR="00B600CA" w:rsidRDefault="0015644C" w:rsidP="00B600CA">
      <w:pPr>
        <w:pStyle w:val="ListParagraph"/>
        <w:numPr>
          <w:ilvl w:val="0"/>
          <w:numId w:val="1"/>
        </w:numPr>
      </w:pPr>
      <w:hyperlink r:id="rId16" w:history="1">
        <w:r w:rsidR="00B600CA" w:rsidRPr="008C2479">
          <w:rPr>
            <w:rStyle w:val="Hyperlink"/>
          </w:rPr>
          <w:t>http://icl.cs.utk.edu/lapack-for-windows/libraries/VisualStudio/3.5.0/Dynamic-MINGW/Win32/liblapack.dll</w:t>
        </w:r>
      </w:hyperlink>
    </w:p>
    <w:p w:rsidR="00B600CA" w:rsidRDefault="0015644C" w:rsidP="00B600CA">
      <w:pPr>
        <w:pStyle w:val="ListParagraph"/>
        <w:numPr>
          <w:ilvl w:val="0"/>
          <w:numId w:val="1"/>
        </w:numPr>
      </w:pPr>
      <w:hyperlink r:id="rId17" w:history="1">
        <w:r w:rsidR="00B600CA" w:rsidRPr="008C2479">
          <w:rPr>
            <w:rStyle w:val="Hyperlink"/>
          </w:rPr>
          <w:t>http://icl.cs.utk.edu/lapack-for-windows/libraries/VisualStudio/3.5.0/Dynamic-MINGW/Win32/liblapack.lib</w:t>
        </w:r>
      </w:hyperlink>
    </w:p>
    <w:p w:rsidR="00B600CA" w:rsidRDefault="0015644C" w:rsidP="00B600CA">
      <w:pPr>
        <w:pStyle w:val="ListParagraph"/>
        <w:numPr>
          <w:ilvl w:val="0"/>
          <w:numId w:val="1"/>
        </w:numPr>
      </w:pPr>
      <w:hyperlink r:id="rId18" w:history="1">
        <w:r w:rsidR="00B600CA" w:rsidRPr="008C2479">
          <w:rPr>
            <w:rStyle w:val="Hyperlink"/>
          </w:rPr>
          <w:t>http://icl.cs.utk.edu/lapack-for-windows/libraries/VisualStudio/3.5.0/Dynamic-MINGW/Win32/libblas.dll</w:t>
        </w:r>
      </w:hyperlink>
    </w:p>
    <w:p w:rsidR="00B600CA" w:rsidRDefault="0015644C" w:rsidP="00B600CA">
      <w:pPr>
        <w:pStyle w:val="ListParagraph"/>
        <w:numPr>
          <w:ilvl w:val="0"/>
          <w:numId w:val="1"/>
        </w:numPr>
      </w:pPr>
      <w:hyperlink r:id="rId19" w:history="1">
        <w:r w:rsidR="00B600CA"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20"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rsidRPr="007D3D32">
        <w:rPr>
          <w:b/>
        </w:rPr>
        <w:t xml:space="preserve">The options required </w:t>
      </w:r>
      <w:proofErr w:type="gramStart"/>
      <w:r w:rsidRPr="007D3D32">
        <w:rPr>
          <w:b/>
        </w:rPr>
        <w:t>to compile</w:t>
      </w:r>
      <w:proofErr w:type="gramEnd"/>
      <w:r w:rsidRPr="007D3D32">
        <w:rPr>
          <w:b/>
        </w:rPr>
        <w:t xml:space="preserve"> and link FAST v8.</w:t>
      </w:r>
      <w:r w:rsidR="000B5C28">
        <w:rPr>
          <w:b/>
        </w:rPr>
        <w:t>1</w:t>
      </w:r>
      <w:del w:id="67" w:author="Bonnie Jonkman" w:date="2015-08-21T12:28:00Z">
        <w:r w:rsidR="000B5C28" w:rsidDel="003B2B9B">
          <w:rPr>
            <w:b/>
          </w:rPr>
          <w:delText>0</w:delText>
        </w:r>
      </w:del>
      <w:ins w:id="68" w:author="Bonnie Jonkman" w:date="2015-08-21T12:28:00Z">
        <w:r w:rsidR="003B2B9B">
          <w:rPr>
            <w:b/>
          </w:rPr>
          <w:t>2</w:t>
        </w:r>
      </w:ins>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del w:id="69" w:author="Bonnie Jonkman" w:date="2015-08-21T12:28:00Z">
        <w:r w:rsidDel="003B2B9B">
          <w:delText>_{OS name}</w:delText>
        </w:r>
      </w:del>
      <w:r>
        <w:t>.so to the linking command.</w:t>
      </w:r>
    </w:p>
    <w:p w:rsidR="00457FC1" w:rsidRDefault="00457FC1" w:rsidP="00457FC1">
      <w:pPr>
        <w:pStyle w:val="ListParagraph"/>
        <w:numPr>
          <w:ilvl w:val="0"/>
          <w:numId w:val="5"/>
        </w:numPr>
        <w:tabs>
          <w:tab w:val="right" w:pos="8640"/>
        </w:tabs>
      </w:pPr>
      <w:del w:id="70" w:author="Bonnie Jonkman" w:date="2015-08-21T12:28:00Z">
        <w:r w:rsidDel="003B2B9B">
          <w:delText>SubDyn pl</w:delText>
        </w:r>
      </w:del>
      <w:ins w:id="71" w:author="Bonnie Jonkman" w:date="2015-08-21T12:28:00Z">
        <w:r w:rsidR="003B2B9B">
          <w:t xml:space="preserve">Some part of the code </w:t>
        </w:r>
      </w:ins>
      <w:ins w:id="72" w:author="Bonnie Jonkman" w:date="2015-08-21T12:29:00Z">
        <w:r w:rsidR="003B2B9B">
          <w:t>place</w:t>
        </w:r>
      </w:ins>
      <w:del w:id="73" w:author="Bonnie Jonkman" w:date="2015-08-21T12:28:00Z">
        <w:r w:rsidDel="003B2B9B">
          <w:delText>aces</w:delText>
        </w:r>
      </w:del>
      <w:r>
        <w:t xml:space="preserve"> </w:t>
      </w:r>
      <w:del w:id="74" w:author="Bonnie Jonkman" w:date="2015-08-21T12:29:00Z">
        <w:r w:rsidDel="003B2B9B">
          <w:delText xml:space="preserve">some </w:delText>
        </w:r>
      </w:del>
      <w:del w:id="75" w:author="Bonnie Jonkman" w:date="2015-08-21T12:28:00Z">
        <w:r w:rsidDel="003B2B9B">
          <w:delText xml:space="preserve">large </w:delText>
        </w:r>
      </w:del>
      <w:ins w:id="76" w:author="Bonnie Jonkman" w:date="2015-08-21T12:28:00Z">
        <w:r w:rsidR="003B2B9B">
          <w:t xml:space="preserve">large </w:t>
        </w:r>
      </w:ins>
      <w:ins w:id="77" w:author="Bonnie Jonkman" w:date="2015-08-21T12:29:00Z">
        <w:r w:rsidR="003B2B9B">
          <w:t xml:space="preserve">arrays </w:t>
        </w:r>
      </w:ins>
      <w:del w:id="78" w:author="Bonnie Jonkman" w:date="2015-08-21T12:29:00Z">
        <w:r w:rsidDel="003B2B9B">
          <w:delText xml:space="preserve">matrices </w:delText>
        </w:r>
      </w:del>
      <w:r>
        <w:t xml:space="preserve">on the stack, and we have found that on Win32 systems, we </w:t>
      </w:r>
      <w:r w:rsidR="00BE443C">
        <w:t xml:space="preserve">sometimes </w:t>
      </w:r>
      <w:r>
        <w:t>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r>
      <w:r w:rsidRPr="003B2B9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r>
      <w:r w:rsidRPr="003B2B9B">
        <w:t>(gfortran)</w:t>
      </w:r>
    </w:p>
    <w:p w:rsidR="00457FC1" w:rsidRPr="00C91ACB" w:rsidRDefault="00457FC1" w:rsidP="00457FC1">
      <w:pPr>
        <w:pStyle w:val="ListParagraph"/>
        <w:tabs>
          <w:tab w:val="right" w:pos="8640"/>
        </w:tabs>
      </w:pPr>
    </w:p>
    <w:p w:rsidR="00457FC1" w:rsidRDefault="00457FC1" w:rsidP="003B2B9B">
      <w:pPr>
        <w:rPr>
          <w:lang w:val="en"/>
        </w:rPr>
      </w:pPr>
      <w:r>
        <w:rPr>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lastRenderedPageBreak/>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BE443C">
        <w:t xml:space="preserve">Figure </w:t>
      </w:r>
      <w:r w:rsidR="00BE443C">
        <w:rPr>
          <w:noProof/>
        </w:rPr>
        <w:t>6</w:t>
      </w:r>
      <w:r w:rsidR="00BE443C">
        <w:fldChar w:fldCharType="end"/>
      </w:r>
      <w:r w:rsidR="00BE443C">
        <w:t>).</w:t>
      </w:r>
    </w:p>
    <w:p w:rsidR="00BE443C" w:rsidRDefault="0081118A" w:rsidP="007C3B93">
      <w:pPr>
        <w:keepNext/>
        <w:ind w:left="360"/>
      </w:pPr>
      <w:r>
        <w:rPr>
          <w:noProof/>
        </w:rPr>
        <w:drawing>
          <wp:inline distT="0" distB="0" distL="0" distR="0" wp14:anchorId="4BAFCD32" wp14:editId="325FDF51">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79" w:name="_Ref415559437"/>
      <w:r>
        <w:t xml:space="preserve">Figure </w:t>
      </w:r>
      <w:r w:rsidR="00B36BF9">
        <w:fldChar w:fldCharType="begin"/>
      </w:r>
      <w:r w:rsidR="00B36BF9">
        <w:instrText xml:space="preserve"> SEQ Figure \* ARABIC </w:instrText>
      </w:r>
      <w:r w:rsidR="00B36BF9">
        <w:fldChar w:fldCharType="separate"/>
      </w:r>
      <w:r>
        <w:rPr>
          <w:noProof/>
        </w:rPr>
        <w:t>6</w:t>
      </w:r>
      <w:r w:rsidR="00B36BF9">
        <w:rPr>
          <w:noProof/>
        </w:rPr>
        <w:fldChar w:fldCharType="end"/>
      </w:r>
      <w:bookmarkEnd w:id="79"/>
      <w:r>
        <w:t>: Adding preprocessor definitions</w:t>
      </w:r>
      <w:r>
        <w:rPr>
          <w:noProof/>
        </w:rPr>
        <w:t xml:space="preserve"> to a Visual Studio project</w:t>
      </w:r>
    </w:p>
    <w:p w:rsidR="00E13CD8" w:rsidRDefault="003B2B9B" w:rsidP="00E13CD8">
      <w:pPr>
        <w:pStyle w:val="ListParagraph"/>
        <w:numPr>
          <w:ilvl w:val="0"/>
          <w:numId w:val="2"/>
        </w:numPr>
      </w:pPr>
      <w:ins w:id="80" w:author="Bonnie Jonkman" w:date="2015-08-21T12:30:00Z">
        <w:r>
          <w:t xml:space="preserve">Some of the Third Party </w:t>
        </w:r>
        <w:proofErr w:type="gramStart"/>
        <w:r>
          <w:t>code</w:t>
        </w:r>
        <w:proofErr w:type="gramEnd"/>
        <w:r>
          <w:t xml:space="preserve"> we use also require</w:t>
        </w:r>
      </w:ins>
      <w:del w:id="81" w:author="Bonnie Jonkman" w:date="2015-08-21T12:31:00Z">
        <w:r w:rsidR="00E13CD8" w:rsidDel="003B2B9B">
          <w:delText>If you are using the FFTpack routines (i.e., HydroDyn), you will also need to</w:delText>
        </w:r>
      </w:del>
      <w:r w:rsidR="00E13CD8">
        <w:t xml:space="preserve"> set</w:t>
      </w:r>
      <w:ins w:id="82" w:author="Bonnie Jonkman" w:date="2015-08-21T12:31:00Z">
        <w:r>
          <w:t>ting</w:t>
        </w:r>
      </w:ins>
      <w:r w:rsidR="00E13CD8">
        <w:t xml:space="preserve"> the default Real and Double KINDs to 8 and 16 bytes, respectively. (Default REAL must be the same as </w:t>
      </w:r>
      <w:proofErr w:type="spellStart"/>
      <w:r w:rsidR="00E13CD8">
        <w:t>ReKi</w:t>
      </w:r>
      <w:proofErr w:type="spellEnd"/>
      <w:r w:rsidR="00E13CD8">
        <w:t xml:space="preserve"> and Default Double must be the same as </w:t>
      </w:r>
      <w:proofErr w:type="spellStart"/>
      <w:r w:rsidR="00E13CD8">
        <w:t>DbKi</w:t>
      </w:r>
      <w:proofErr w:type="spellEnd"/>
      <w:r w:rsidR="00E13CD8">
        <w:t>.)</w:t>
      </w:r>
    </w:p>
    <w:p w:rsidR="00BE443C" w:rsidRDefault="00E13CD8" w:rsidP="007C3B93">
      <w:pPr>
        <w:pStyle w:val="ListParagraph"/>
        <w:keepNext/>
      </w:pPr>
      <w:r>
        <w:rPr>
          <w:noProof/>
        </w:rPr>
        <w:lastRenderedPageBreak/>
        <w:drawing>
          <wp:inline distT="0" distB="0" distL="0" distR="0" wp14:anchorId="27055EAA" wp14:editId="140D5975">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r w:rsidR="00B36BF9">
        <w:fldChar w:fldCharType="begin"/>
      </w:r>
      <w:r w:rsidR="00B36BF9">
        <w:instrText xml:space="preserve"> SEQ Figure \* ARABIC </w:instrText>
      </w:r>
      <w:r w:rsidR="00B36BF9">
        <w:fldChar w:fldCharType="separate"/>
      </w:r>
      <w:r>
        <w:rPr>
          <w:noProof/>
        </w:rPr>
        <w:t>7</w:t>
      </w:r>
      <w:r w:rsidR="00B36BF9">
        <w:rPr>
          <w:noProof/>
        </w:rPr>
        <w:fldChar w:fldCharType="end"/>
      </w:r>
      <w:r>
        <w:t>: Changing default real and double sizes in Visual Studio</w:t>
      </w:r>
    </w:p>
    <w:p w:rsidR="0026076F" w:rsidRDefault="0026076F" w:rsidP="0026076F">
      <w:pPr>
        <w:pStyle w:val="Heading2"/>
      </w:pPr>
      <w:r>
        <w:t>LAPACK Libraries</w:t>
      </w:r>
    </w:p>
    <w:p w:rsidR="0026076F" w:rsidRDefault="0026076F" w:rsidP="0026076F">
      <w:r>
        <w:t>FAST v8 uses some LAPACK routines (</w:t>
      </w:r>
      <w:hyperlink r:id="rId23"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3FC34E50" wp14:editId="42A030A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15644C">
        <w:fldChar w:fldCharType="begin"/>
      </w:r>
      <w:r w:rsidR="0015644C">
        <w:instrText xml:space="preserve"> SEQ Figure \* ARABIC </w:instrText>
      </w:r>
      <w:r w:rsidR="0015644C">
        <w:fldChar w:fldCharType="separate"/>
      </w:r>
      <w:r w:rsidR="00BE443C">
        <w:rPr>
          <w:noProof/>
        </w:rPr>
        <w:t>8</w:t>
      </w:r>
      <w:r w:rsidR="0015644C">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5" w:history="1">
        <w:r w:rsidR="007C4197">
          <w:rPr>
            <w:rStyle w:val="Hyperlink"/>
          </w:rPr>
          <w:t>http://icl.cs.utk.edu/lapack-for-windows/lapack/</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26"/>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83" w:name="_Ref391903082"/>
      <w:bookmarkStart w:id="84" w:name="_Ref391903078"/>
      <w:r>
        <w:lastRenderedPageBreak/>
        <w:t xml:space="preserve">Table </w:t>
      </w:r>
      <w:r w:rsidR="0015644C">
        <w:fldChar w:fldCharType="begin"/>
      </w:r>
      <w:r w:rsidR="0015644C">
        <w:instrText xml:space="preserve"> SEQ Table \* ARABIC </w:instrText>
      </w:r>
      <w:r w:rsidR="0015644C">
        <w:fldChar w:fldCharType="separate"/>
      </w:r>
      <w:r w:rsidR="005415BC">
        <w:rPr>
          <w:noProof/>
        </w:rPr>
        <w:t>1</w:t>
      </w:r>
      <w:r w:rsidR="0015644C">
        <w:rPr>
          <w:noProof/>
        </w:rPr>
        <w:fldChar w:fldCharType="end"/>
      </w:r>
      <w:bookmarkEnd w:id="83"/>
      <w:r>
        <w:t xml:space="preserve">: </w:t>
      </w:r>
      <w:proofErr w:type="gramStart"/>
      <w:r>
        <w:t>Fortran</w:t>
      </w:r>
      <w:proofErr w:type="gramEnd"/>
      <w:r>
        <w:t xml:space="preserve"> Compiling Options</w:t>
      </w:r>
      <w:bookmarkEnd w:id="84"/>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85" w:name="_Ref391976211"/>
      <w:r>
        <w:lastRenderedPageBreak/>
        <w:t>Compiling on Linux or Mac</w:t>
      </w:r>
      <w:bookmarkEnd w:id="85"/>
    </w:p>
    <w:p w:rsidR="005415BC" w:rsidRDefault="005415BC" w:rsidP="005415BC">
      <w:r>
        <w:t>Some of the biggest challenges to compiling on non-Windows® systems come from the MAP</w:t>
      </w:r>
      <w:r w:rsidR="0081118A">
        <w:t>++</w:t>
      </w:r>
      <w:r>
        <w:t xml:space="preserve"> dynamically linked library and the FAST Registry.</w:t>
      </w:r>
    </w:p>
    <w:p w:rsidR="005415BC" w:rsidRDefault="005415BC" w:rsidP="005415BC">
      <w:r>
        <w:t xml:space="preserve">We have included the source code for the FAST Registry in the </w:t>
      </w:r>
      <w:r w:rsidR="0081118A">
        <w:t>&lt;FAST8&gt;\</w:t>
      </w:r>
      <w:r>
        <w:t xml:space="preserve">Source\dependencies\Registry folder. That folder also contains a </w:t>
      </w:r>
      <w:proofErr w:type="spellStart"/>
      <w:r>
        <w:t>makefile</w:t>
      </w:r>
      <w:proofErr w:type="spellEnd"/>
      <w:r>
        <w:t xml:space="preserve"> that will generate the FAST </w:t>
      </w:r>
      <w:r w:rsidR="00BE443C">
        <w:t xml:space="preserve">Registry </w:t>
      </w:r>
      <w:r>
        <w:t xml:space="preserve">executable using </w:t>
      </w:r>
      <w:proofErr w:type="spellStart"/>
      <w:r>
        <w:t>gcc</w:t>
      </w:r>
      <w:proofErr w:type="spellEnd"/>
      <w:r>
        <w:t xml:space="preserve">. </w:t>
      </w:r>
      <w:r w:rsidR="00394E79">
        <w:t>It has been tested and run on a few Linux and Mac systems.</w:t>
      </w:r>
    </w:p>
    <w:p w:rsidR="005415BC" w:rsidRDefault="0081118A" w:rsidP="005415BC">
      <w:r>
        <w:t xml:space="preserve">The source files for the MAP++ library are not included in the FAST archive, but are available on the MAP++ web site: </w:t>
      </w:r>
      <w:hyperlink r:id="rId27" w:history="1">
        <w:r w:rsidRPr="000225DF">
          <w:rPr>
            <w:rStyle w:val="Hyperlink"/>
          </w:rPr>
          <w:t>https://nwtc.nrel.gov/MAP</w:t>
        </w:r>
      </w:hyperlink>
      <w:r>
        <w:t xml:space="preserve"> . The MAP++ archive contains a </w:t>
      </w:r>
      <w:proofErr w:type="spellStart"/>
      <w:r>
        <w:t>makefile</w:t>
      </w:r>
      <w:proofErr w:type="spellEnd"/>
      <w:r>
        <w:t xml:space="preserve"> (in the </w:t>
      </w:r>
      <w:proofErr w:type="spellStart"/>
      <w:r>
        <w:t>src</w:t>
      </w:r>
      <w:proofErr w:type="spellEnd"/>
      <w:r>
        <w:t xml:space="preserve"> folder) that can be us</w:t>
      </w:r>
      <w:bookmarkStart w:id="86" w:name="_GoBack"/>
      <w:bookmarkEnd w:id="86"/>
      <w:r>
        <w:t>ed to generate the MAP++ library.</w:t>
      </w: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hyperlink r:id="rId28" w:history="1">
        <w:r>
          <w:rPr>
            <w:rStyle w:val="Hyperlink"/>
          </w:rPr>
          <w:t>https://wind.nrel.gov/forum/wind/</w:t>
        </w:r>
      </w:hyperlink>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44C" w:rsidRDefault="0015644C" w:rsidP="000F2F9E">
      <w:pPr>
        <w:spacing w:after="0" w:line="240" w:lineRule="auto"/>
      </w:pPr>
      <w:r>
        <w:separator/>
      </w:r>
    </w:p>
  </w:endnote>
  <w:endnote w:type="continuationSeparator" w:id="0">
    <w:p w:rsidR="0015644C" w:rsidRDefault="0015644C"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9A5197" w:rsidRDefault="009A5197">
        <w:pPr>
          <w:pStyle w:val="Footer"/>
          <w:jc w:val="center"/>
        </w:pPr>
        <w:r>
          <w:fldChar w:fldCharType="begin"/>
        </w:r>
        <w:r>
          <w:instrText xml:space="preserve"> PAGE   \* MERGEFORMAT </w:instrText>
        </w:r>
        <w:r>
          <w:fldChar w:fldCharType="separate"/>
        </w:r>
        <w:r w:rsidR="00DE6A04">
          <w:rPr>
            <w:noProof/>
          </w:rPr>
          <w:t>8</w:t>
        </w:r>
        <w:r>
          <w:rPr>
            <w:noProof/>
          </w:rPr>
          <w:fldChar w:fldCharType="end"/>
        </w:r>
      </w:p>
    </w:sdtContent>
  </w:sdt>
  <w:p w:rsidR="009A5197" w:rsidRDefault="009A5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44C" w:rsidRDefault="0015644C" w:rsidP="000F2F9E">
      <w:pPr>
        <w:spacing w:after="0" w:line="240" w:lineRule="auto"/>
      </w:pPr>
      <w:r>
        <w:separator/>
      </w:r>
    </w:p>
  </w:footnote>
  <w:footnote w:type="continuationSeparator" w:id="0">
    <w:p w:rsidR="0015644C" w:rsidRDefault="0015644C" w:rsidP="000F2F9E">
      <w:pPr>
        <w:spacing w:after="0" w:line="240" w:lineRule="auto"/>
      </w:pPr>
      <w:r>
        <w:continuationSeparator/>
      </w:r>
    </w:p>
  </w:footnote>
  <w:footnote w:id="1">
    <w:p w:rsidR="00B600CA" w:rsidDel="003B2B9B" w:rsidRDefault="00B600CA" w:rsidP="00B600CA">
      <w:pPr>
        <w:pStyle w:val="FootnoteText"/>
        <w:rPr>
          <w:del w:id="65" w:author="Bonnie Jonkman" w:date="2015-08-21T12:27:00Z"/>
        </w:rPr>
      </w:pPr>
      <w:del w:id="66" w:author="Bonnie Jonkman" w:date="2015-08-21T12:27:00Z">
        <w:r w:rsidDel="003B2B9B">
          <w:rPr>
            <w:rStyle w:val="FootnoteReference"/>
          </w:rPr>
          <w:footnoteRef/>
        </w:r>
        <w:r w:rsidDel="003B2B9B">
          <w:delText xml:space="preserve"> At the time of this writing, the web site had typos in the links for liblapack.dll and liblapack.lib; use the links listed here.</w:delText>
        </w:r>
      </w:del>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B5C28"/>
    <w:rsid w:val="000C050B"/>
    <w:rsid w:val="000F2F9E"/>
    <w:rsid w:val="00105E76"/>
    <w:rsid w:val="001214DF"/>
    <w:rsid w:val="00150F1E"/>
    <w:rsid w:val="0015644C"/>
    <w:rsid w:val="0016642A"/>
    <w:rsid w:val="00185419"/>
    <w:rsid w:val="001A5655"/>
    <w:rsid w:val="001C4BA0"/>
    <w:rsid w:val="001E4DBD"/>
    <w:rsid w:val="00210B3F"/>
    <w:rsid w:val="00224C3D"/>
    <w:rsid w:val="0026076F"/>
    <w:rsid w:val="002717C9"/>
    <w:rsid w:val="00272194"/>
    <w:rsid w:val="002865D7"/>
    <w:rsid w:val="00303953"/>
    <w:rsid w:val="00394E79"/>
    <w:rsid w:val="003B2B9B"/>
    <w:rsid w:val="003F2CE1"/>
    <w:rsid w:val="0041798E"/>
    <w:rsid w:val="00451EFD"/>
    <w:rsid w:val="00457FC1"/>
    <w:rsid w:val="004765A5"/>
    <w:rsid w:val="00494615"/>
    <w:rsid w:val="004A2C79"/>
    <w:rsid w:val="004C158D"/>
    <w:rsid w:val="004C31ED"/>
    <w:rsid w:val="0052619C"/>
    <w:rsid w:val="005415BC"/>
    <w:rsid w:val="005508BE"/>
    <w:rsid w:val="005B5C38"/>
    <w:rsid w:val="005D02AB"/>
    <w:rsid w:val="006276AB"/>
    <w:rsid w:val="00685998"/>
    <w:rsid w:val="006A634A"/>
    <w:rsid w:val="006C4555"/>
    <w:rsid w:val="00703686"/>
    <w:rsid w:val="007119F4"/>
    <w:rsid w:val="00724EEB"/>
    <w:rsid w:val="00735092"/>
    <w:rsid w:val="00737D9F"/>
    <w:rsid w:val="00764196"/>
    <w:rsid w:val="0077098D"/>
    <w:rsid w:val="007A3DE5"/>
    <w:rsid w:val="007C0F2B"/>
    <w:rsid w:val="007C191F"/>
    <w:rsid w:val="007C3B93"/>
    <w:rsid w:val="007C4197"/>
    <w:rsid w:val="007C7130"/>
    <w:rsid w:val="007D2043"/>
    <w:rsid w:val="007D3D32"/>
    <w:rsid w:val="0081118A"/>
    <w:rsid w:val="00874C81"/>
    <w:rsid w:val="008B260E"/>
    <w:rsid w:val="008B4EE5"/>
    <w:rsid w:val="008E2B0D"/>
    <w:rsid w:val="0090670B"/>
    <w:rsid w:val="0093506D"/>
    <w:rsid w:val="00940C22"/>
    <w:rsid w:val="0095390A"/>
    <w:rsid w:val="00975FB3"/>
    <w:rsid w:val="00977801"/>
    <w:rsid w:val="009A49B9"/>
    <w:rsid w:val="009A5197"/>
    <w:rsid w:val="009F37F1"/>
    <w:rsid w:val="00A27A7E"/>
    <w:rsid w:val="00A32564"/>
    <w:rsid w:val="00A53D71"/>
    <w:rsid w:val="00A76BFC"/>
    <w:rsid w:val="00AC33FA"/>
    <w:rsid w:val="00B02578"/>
    <w:rsid w:val="00B23EE0"/>
    <w:rsid w:val="00B272CF"/>
    <w:rsid w:val="00B36BF9"/>
    <w:rsid w:val="00B600CA"/>
    <w:rsid w:val="00BB512C"/>
    <w:rsid w:val="00BC7317"/>
    <w:rsid w:val="00BE443C"/>
    <w:rsid w:val="00C1030E"/>
    <w:rsid w:val="00C2117F"/>
    <w:rsid w:val="00C91ACB"/>
    <w:rsid w:val="00CB0C3D"/>
    <w:rsid w:val="00D1607D"/>
    <w:rsid w:val="00D70792"/>
    <w:rsid w:val="00DB6390"/>
    <w:rsid w:val="00DB6F68"/>
    <w:rsid w:val="00DD20FB"/>
    <w:rsid w:val="00DE6A04"/>
    <w:rsid w:val="00DF0119"/>
    <w:rsid w:val="00E050D6"/>
    <w:rsid w:val="00E13CD8"/>
    <w:rsid w:val="00E27641"/>
    <w:rsid w:val="00E7083E"/>
    <w:rsid w:val="00E75431"/>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dl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lapack.lib" TargetMode="External"/><Relationship Id="rId25" Type="http://schemas.openxmlformats.org/officeDocument/2006/relationships/hyperlink" Target="http://icl.cs.utk.edu/lapack-for-windows/lapack/" TargetMode="Externa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dll" TargetMode="External"/><Relationship Id="rId20" Type="http://schemas.openxmlformats.org/officeDocument/2006/relationships/hyperlink" Target="http://www.math.utah.edu/software/lapack.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icl.cs.utk.edu/lapack-for-windows/index.html" TargetMode="External"/><Relationship Id="rId23" Type="http://schemas.openxmlformats.org/officeDocument/2006/relationships/hyperlink" Target="http://www.netlib.org/lapack/index.html" TargetMode="External"/><Relationship Id="rId28" Type="http://schemas.openxmlformats.org/officeDocument/2006/relationships/hyperlink" Target="https://wind.nrel.gov/forum/wind/" TargetMode="External"/><Relationship Id="rId10" Type="http://schemas.openxmlformats.org/officeDocument/2006/relationships/image" Target="media/image2.png"/><Relationship Id="rId19" Type="http://schemas.openxmlformats.org/officeDocument/2006/relationships/hyperlink" Target="http://icl.cs.utk.edu/lapack-for-windows/libraries/VisualStudio/3.5.0/Dynamic-MINGW/Win32/libblas.lib"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nwtc.nrel.gov/MA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1E514-4FEA-435E-AE40-69210E51E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11</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15160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9</cp:revision>
  <dcterms:created xsi:type="dcterms:W3CDTF">2013-12-09T16:56:00Z</dcterms:created>
  <dcterms:modified xsi:type="dcterms:W3CDTF">2015-08-21T18:35:00Z</dcterms:modified>
</cp:coreProperties>
</file>