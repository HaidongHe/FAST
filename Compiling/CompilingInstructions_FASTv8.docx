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w:t>
      </w:r>
      <w:r w:rsidR="000B5C28">
        <w:t>1</w:t>
      </w:r>
      <w:r w:rsidR="0095390A">
        <w:t>2</w:t>
      </w:r>
      <w:r>
        <w:t>.00</w:t>
      </w:r>
      <w:r w:rsidR="000B5C28">
        <w:t>a</w:t>
      </w:r>
      <w:r>
        <w:t>-bjj</w:t>
      </w:r>
    </w:p>
    <w:p w:rsidR="00685998" w:rsidRDefault="00685998" w:rsidP="00685998">
      <w:pPr>
        <w:pStyle w:val="Subtitle"/>
      </w:pPr>
      <w:r>
        <w:t>Bonnie Jonkman</w:t>
      </w:r>
      <w:r>
        <w:br/>
        <w:t>National Renewable Energy Laboratory</w:t>
      </w:r>
      <w:r>
        <w:br/>
      </w:r>
      <w:r w:rsidR="000730EC">
        <w:t>October</w:t>
      </w:r>
      <w:r w:rsidR="0095390A">
        <w:t xml:space="preserve"> </w:t>
      </w:r>
      <w:r w:rsidR="000730EC">
        <w:t>5</w:t>
      </w:r>
      <w:r w:rsidR="000B5C28">
        <w:t>, 2015</w:t>
      </w:r>
    </w:p>
    <w:p w:rsidR="007C7130" w:rsidRDefault="007C7130" w:rsidP="007C7130">
      <w:pPr>
        <w:pStyle w:val="Heading1"/>
      </w:pPr>
      <w:r>
        <w:t>Introduction</w:t>
      </w:r>
    </w:p>
    <w:p w:rsidR="003F2CE1" w:rsidRDefault="003F2CE1" w:rsidP="007C7130">
      <w:r>
        <w:t>FAST v8.</w:t>
      </w:r>
      <w:r w:rsidR="000B5C28">
        <w:t>1</w:t>
      </w:r>
      <w:r w:rsidR="0095390A">
        <w:t>2</w:t>
      </w:r>
      <w:r>
        <w:t>.00</w:t>
      </w:r>
      <w:r w:rsidR="000B5C28">
        <w:t>a</w:t>
      </w:r>
      <w:r>
        <w:t xml:space="preserve">-bjj is distributed with several options for compiling the source code. It contains a Visual Studio project </w:t>
      </w:r>
      <w:r w:rsidR="009F3333">
        <w:t xml:space="preserve">(XML) </w:t>
      </w:r>
      <w:r>
        <w:t xml:space="preserve">file, a Windows® batch file for Intel Fortran, and a </w:t>
      </w:r>
      <w:proofErr w:type="spellStart"/>
      <w:r>
        <w:t>makefile</w:t>
      </w:r>
      <w:proofErr w:type="spellEnd"/>
      <w:r>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The compiling tools distributed with FAST v8.</w:t>
      </w:r>
      <w:r w:rsidR="000B5C28">
        <w:t>1</w:t>
      </w:r>
      <w:r w:rsidR="0095390A">
        <w:t>2</w:t>
      </w:r>
      <w:r>
        <w:t>.00</w:t>
      </w:r>
      <w:r w:rsidR="000B5C28">
        <w:t>a</w:t>
      </w:r>
      <w:r>
        <w:t xml:space="preserve">-bjj were created </w:t>
      </w:r>
      <w:r w:rsidR="0038059C">
        <w:t xml:space="preserve">primarily </w:t>
      </w:r>
      <w:r>
        <w:t xml:space="preserve">for Windows® systems. However, </w:t>
      </w:r>
      <w:r w:rsidR="009F3333">
        <w:t xml:space="preserve">the </w:t>
      </w:r>
      <w:proofErr w:type="spellStart"/>
      <w:r w:rsidR="009F3333">
        <w:t>makefile</w:t>
      </w:r>
      <w:proofErr w:type="spellEnd"/>
      <w:r w:rsidR="009F3333">
        <w:t xml:space="preserve"> </w:t>
      </w:r>
      <w:r>
        <w:t>can be use</w:t>
      </w:r>
      <w:r w:rsidR="00CA7DD3">
        <w:t>d</w:t>
      </w:r>
      <w:r>
        <w:t xml:space="preserve"> on non-Windows® systems. Please see </w:t>
      </w:r>
      <w:r w:rsidR="000336ED">
        <w:t>“</w:t>
      </w:r>
      <w:r w:rsidR="00181DB4">
        <w:rPr>
          <w:highlight w:val="yellow"/>
        </w:rPr>
        <w:fldChar w:fldCharType="begin"/>
      </w:r>
      <w:r w:rsidR="00181DB4">
        <w:rPr>
          <w:highlight w:val="yellow"/>
        </w:rPr>
        <w:instrText xml:space="preserve"> REF _Ref431819422 \h </w:instrText>
      </w:r>
      <w:r w:rsidR="00181DB4">
        <w:rPr>
          <w:highlight w:val="yellow"/>
        </w:rPr>
      </w:r>
      <w:r w:rsidR="00181DB4">
        <w:rPr>
          <w:highlight w:val="yellow"/>
        </w:rPr>
        <w:fldChar w:fldCharType="separate"/>
      </w:r>
      <w:r w:rsidR="00181DB4" w:rsidRPr="00181DB4">
        <w:t>Compiling and Running on Linux or Mac OS</w:t>
      </w:r>
      <w:r w:rsidR="00181DB4">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95390A">
      <w:pPr>
        <w:pStyle w:val="ListParagraph"/>
        <w:numPr>
          <w:ilvl w:val="0"/>
          <w:numId w:val="3"/>
        </w:numPr>
      </w:pPr>
      <w:r>
        <w:t xml:space="preserve">Intel® Visual Fortran </w:t>
      </w:r>
      <w:r w:rsidR="00DB6390">
        <w:t xml:space="preserve">(IVF) </w:t>
      </w:r>
      <w:r>
        <w:t>Composer XE 201</w:t>
      </w:r>
      <w:r w:rsidR="0095390A">
        <w:t>3 SP1</w:t>
      </w:r>
      <w:r w:rsidR="007A3DE5">
        <w:t xml:space="preserve">, version </w:t>
      </w:r>
      <w:r w:rsidR="0095390A" w:rsidRPr="0095390A">
        <w:t>14.0.5.239</w:t>
      </w:r>
      <w:r>
        <w:br/>
        <w:t>Intel Math Kernel Library (MKL) 1</w:t>
      </w:r>
      <w:r w:rsidR="00BC7317">
        <w:t>1</w:t>
      </w:r>
      <w:r>
        <w:t>.</w:t>
      </w:r>
      <w:r w:rsidR="00BC7317">
        <w:t>1</w:t>
      </w:r>
      <w:r>
        <w:t xml:space="preserve"> Update </w:t>
      </w:r>
      <w:r w:rsidR="00BC7317">
        <w:t>4</w:t>
      </w:r>
      <w:r w:rsidR="00DB6F68">
        <w:br/>
        <w:t xml:space="preserve">Microsoft Visual Studio </w:t>
      </w:r>
      <w:r w:rsidR="0095390A">
        <w:t xml:space="preserve">Community </w:t>
      </w:r>
      <w:r w:rsidR="00DB6F68">
        <w:t>201</w:t>
      </w:r>
      <w:r w:rsidR="0095390A">
        <w:t>3, Version 12.0.31101.00 Update 4</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D455B2" w:rsidRDefault="00D455B2" w:rsidP="00D455B2">
      <w:r>
        <w:t>The MKL is used only for LAPACK routines.</w:t>
      </w:r>
    </w:p>
    <w:p w:rsidR="000730EC" w:rsidRDefault="000730EC" w:rsidP="009F3333">
      <w:pPr>
        <w:rPr>
          <w:ins w:id="0" w:author="Bonnie Jonkman" w:date="2016-02-25T09:19:00Z"/>
        </w:rPr>
      </w:pPr>
      <w:r>
        <w:t>Please note that FAST v8.12.00a-bjj is distributed with executables of both 32-bit and 64-bit Windows applications. Unless you are compiling for a different architecture or are adding functionality to FAST, you should not have to recompile the code.</w:t>
      </w:r>
    </w:p>
    <w:p w:rsidR="006D34A7" w:rsidRDefault="006D34A7" w:rsidP="006D34A7">
      <w:pPr>
        <w:pStyle w:val="Heading1"/>
        <w:rPr>
          <w:ins w:id="1" w:author="Bonnie Jonkman" w:date="2016-02-25T09:20:00Z"/>
        </w:rPr>
      </w:pPr>
      <w:ins w:id="2" w:author="Bonnie Jonkman" w:date="2016-02-25T09:19:00Z">
        <w:r>
          <w:t>Supported Compilers and Platforms</w:t>
        </w:r>
      </w:ins>
    </w:p>
    <w:p w:rsidR="006D34A7" w:rsidRDefault="006D34A7" w:rsidP="006D34A7">
      <w:pPr>
        <w:rPr>
          <w:ins w:id="3" w:author="Bonnie Jonkman" w:date="2016-02-25T09:32:00Z"/>
        </w:rPr>
        <w:pPrChange w:id="4" w:author="Bonnie Jonkman" w:date="2016-02-25T09:19:00Z">
          <w:pPr>
            <w:pStyle w:val="Heading1"/>
          </w:pPr>
        </w:pPrChange>
      </w:pPr>
      <w:ins w:id="5" w:author="Bonnie Jonkman" w:date="2016-02-25T09:19:00Z">
        <w:r>
          <w:t>Currently, we support gfortran</w:t>
        </w:r>
      </w:ins>
      <w:ins w:id="6" w:author="Bonnie Jonkman" w:date="2016-02-25T09:20:00Z">
        <w:r>
          <w:t>/</w:t>
        </w:r>
        <w:proofErr w:type="spellStart"/>
        <w:r>
          <w:t>gcc</w:t>
        </w:r>
      </w:ins>
      <w:proofErr w:type="spellEnd"/>
      <w:ins w:id="7" w:author="Bonnie Jonkman" w:date="2016-02-25T09:19:00Z">
        <w:r>
          <w:t xml:space="preserve"> and Intel Fortran compilers</w:t>
        </w:r>
      </w:ins>
      <w:ins w:id="8" w:author="Bonnie Jonkman" w:date="2016-02-25T09:20:00Z">
        <w:r>
          <w:t>.</w:t>
        </w:r>
      </w:ins>
      <w:ins w:id="9" w:author="Bonnie Jonkman" w:date="2016-02-25T09:21:00Z">
        <w:r>
          <w:t xml:space="preserve"> </w:t>
        </w:r>
      </w:ins>
    </w:p>
    <w:p w:rsidR="006D34A7" w:rsidRDefault="006D34A7" w:rsidP="006D34A7">
      <w:pPr>
        <w:pStyle w:val="Heading2"/>
        <w:rPr>
          <w:ins w:id="10" w:author="Bonnie Jonkman" w:date="2016-02-25T09:21:00Z"/>
        </w:rPr>
        <w:pPrChange w:id="11" w:author="Bonnie Jonkman" w:date="2016-02-25T09:21:00Z">
          <w:pPr>
            <w:pStyle w:val="Heading1"/>
          </w:pPr>
        </w:pPrChange>
      </w:pPr>
      <w:ins w:id="12" w:author="Bonnie Jonkman" w:date="2016-02-25T09:20:00Z">
        <w:r>
          <w:t>Windows</w:t>
        </w:r>
      </w:ins>
    </w:p>
    <w:p w:rsidR="006D34A7" w:rsidRDefault="006D34A7" w:rsidP="006D34A7">
      <w:pPr>
        <w:pStyle w:val="ListParagraph"/>
        <w:numPr>
          <w:ilvl w:val="0"/>
          <w:numId w:val="6"/>
        </w:numPr>
        <w:rPr>
          <w:ins w:id="13" w:author="Bonnie Jonkman" w:date="2016-02-25T09:26:00Z"/>
        </w:rPr>
        <w:pPrChange w:id="14" w:author="Bonnie Jonkman" w:date="2016-02-25T09:26:00Z">
          <w:pPr>
            <w:pStyle w:val="Heading1"/>
          </w:pPr>
        </w:pPrChange>
      </w:pPr>
      <w:ins w:id="15" w:author="Bonnie Jonkman" w:date="2016-02-25T09:26:00Z">
        <w:r>
          <w:t xml:space="preserve">Microsoft Visual Studio Community with Intel </w:t>
        </w:r>
      </w:ins>
      <w:ins w:id="16" w:author="Bonnie Jonkman" w:date="2016-02-25T09:30:00Z">
        <w:r w:rsidR="00347507">
          <w:t xml:space="preserve">Visual </w:t>
        </w:r>
      </w:ins>
      <w:proofErr w:type="gramStart"/>
      <w:ins w:id="17" w:author="Bonnie Jonkman" w:date="2016-02-25T09:26:00Z">
        <w:r>
          <w:t>Fortran</w:t>
        </w:r>
        <w:proofErr w:type="gramEnd"/>
        <w:r>
          <w:t>.</w:t>
        </w:r>
      </w:ins>
    </w:p>
    <w:p w:rsidR="006D34A7" w:rsidRDefault="006D34A7" w:rsidP="006D34A7">
      <w:pPr>
        <w:pStyle w:val="ListParagraph"/>
        <w:numPr>
          <w:ilvl w:val="0"/>
          <w:numId w:val="6"/>
        </w:numPr>
        <w:rPr>
          <w:ins w:id="18" w:author="Bonnie Jonkman" w:date="2016-02-25T09:20:00Z"/>
        </w:rPr>
        <w:pPrChange w:id="19" w:author="Bonnie Jonkman" w:date="2016-02-25T09:26:00Z">
          <w:pPr>
            <w:pStyle w:val="Heading1"/>
          </w:pPr>
        </w:pPrChange>
      </w:pPr>
      <w:ins w:id="20" w:author="Bonnie Jonkman" w:date="2016-02-25T09:26:00Z">
        <w:r>
          <w:t>Min</w:t>
        </w:r>
      </w:ins>
      <w:ins w:id="21" w:author="Bonnie Jonkman" w:date="2016-02-25T09:44:00Z">
        <w:r w:rsidR="00DA42A5">
          <w:t>GW</w:t>
        </w:r>
      </w:ins>
      <w:bookmarkStart w:id="22" w:name="_GoBack"/>
      <w:bookmarkEnd w:id="22"/>
      <w:ins w:id="23" w:author="Bonnie Jonkman" w:date="2016-02-25T09:26:00Z">
        <w:r w:rsidR="004C24FA">
          <w:t>32</w:t>
        </w:r>
      </w:ins>
      <w:ins w:id="24" w:author="Bonnie Jonkman" w:date="2016-02-25T09:37:00Z">
        <w:r w:rsidR="004C24FA">
          <w:t xml:space="preserve">-make with </w:t>
        </w:r>
      </w:ins>
      <w:ins w:id="25" w:author="Bonnie Jonkman" w:date="2016-02-25T09:26:00Z">
        <w:r>
          <w:t>gfortran</w:t>
        </w:r>
      </w:ins>
    </w:p>
    <w:p w:rsidR="006D34A7" w:rsidRDefault="006D34A7" w:rsidP="006D34A7">
      <w:pPr>
        <w:pStyle w:val="Heading2"/>
        <w:rPr>
          <w:ins w:id="26" w:author="Bonnie Jonkman" w:date="2016-02-25T09:33:00Z"/>
        </w:rPr>
        <w:pPrChange w:id="27" w:author="Bonnie Jonkman" w:date="2016-02-25T09:21:00Z">
          <w:pPr>
            <w:pStyle w:val="Heading1"/>
          </w:pPr>
        </w:pPrChange>
      </w:pPr>
      <w:ins w:id="28" w:author="Bonnie Jonkman" w:date="2016-02-25T09:20:00Z">
        <w:r>
          <w:lastRenderedPageBreak/>
          <w:t>Mac OS/Linux</w:t>
        </w:r>
      </w:ins>
    </w:p>
    <w:p w:rsidR="006D34A7" w:rsidDel="006D34A7" w:rsidRDefault="006D34A7" w:rsidP="009F3333">
      <w:pPr>
        <w:rPr>
          <w:del w:id="29" w:author="Bonnie Jonkman" w:date="2016-02-25T09:19:00Z"/>
        </w:rPr>
      </w:pP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6276AB" w:rsidP="007A3DE5">
      <w:r>
        <w:t>Open “</w:t>
      </w:r>
      <w:proofErr w:type="spellStart"/>
      <w:r w:rsidRPr="006276AB">
        <w:t>FAST_Project</w:t>
      </w:r>
      <w:r>
        <w:t>.vfproj</w:t>
      </w:r>
      <w:proofErr w:type="spellEnd"/>
      <w:r>
        <w:t>” in the Compiling\</w:t>
      </w:r>
      <w:proofErr w:type="spellStart"/>
      <w:r>
        <w:t>VisualStudio</w:t>
      </w:r>
      <w:proofErr w:type="spellEnd"/>
      <w:r>
        <w:t xml:space="preserve"> directory of the FAST v8 archive. This should open a Solution Explorer window that lists all of the source files and Registry input files for FAST</w:t>
      </w:r>
      <w:r w:rsidR="000B5C28">
        <w:t xml:space="preserve"> v8</w:t>
      </w:r>
      <w:r>
        <w:t xml:space="preserve">. See </w:t>
      </w:r>
      <w:r>
        <w:fldChar w:fldCharType="begin"/>
      </w:r>
      <w:r>
        <w:instrText xml:space="preserve"> REF _Ref391898954 \h </w:instrText>
      </w:r>
      <w:r>
        <w:fldChar w:fldCharType="separate"/>
      </w:r>
      <w:r w:rsidR="009F3333">
        <w:t xml:space="preserve">Figure </w:t>
      </w:r>
      <w:r w:rsidR="009F3333">
        <w:rPr>
          <w:noProof/>
        </w:rPr>
        <w:t>1</w:t>
      </w:r>
      <w:r>
        <w:fldChar w:fldCharType="end"/>
      </w:r>
      <w:r>
        <w:t>.</w:t>
      </w:r>
    </w:p>
    <w:p w:rsidR="006276AB" w:rsidRDefault="006276AB" w:rsidP="006276AB">
      <w:r>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r w:rsidR="005508BE">
        <w:t xml:space="preserve">(when necessary) </w:t>
      </w:r>
      <w:r w:rsidR="00F063AA">
        <w:t xml:space="preserve">to produce the *_Types.f90 files needed in the project </w:t>
      </w:r>
      <w:r>
        <w:t xml:space="preserve">and </w:t>
      </w:r>
      <w:r w:rsidR="00F063AA">
        <w:t xml:space="preserve">then will </w:t>
      </w:r>
      <w:r>
        <w:t xml:space="preserve">compile and link the project. When it has successfully completed, it will place an executable called “FAST_dev_Win32.exe” (Release mode) or “FAST_dev_debug_Win32.exe” (Debug mode) in the </w:t>
      </w:r>
      <w:r w:rsidR="000B5C28">
        <w:t>&lt;</w:t>
      </w:r>
      <w:r>
        <w:t>FAST</w:t>
      </w:r>
      <w:r w:rsidR="000B5C28">
        <w:t xml:space="preserve"> v8&gt;</w:t>
      </w:r>
      <w:r>
        <w:t>\bin folder.</w:t>
      </w:r>
      <w:r w:rsidR="000B5C28">
        <w:t xml:space="preserve"> (Note that if you are using </w:t>
      </w:r>
      <w:r w:rsidR="005508BE">
        <w:t xml:space="preserve">Intel Visual </w:t>
      </w:r>
      <w:proofErr w:type="gramStart"/>
      <w:r w:rsidR="005508BE">
        <w:t>Fortran</w:t>
      </w:r>
      <w:proofErr w:type="gramEnd"/>
      <w:r w:rsidR="005508BE">
        <w:t xml:space="preserve"> 2015</w:t>
      </w:r>
      <w:r w:rsidR="000B5C28">
        <w:t xml:space="preserve"> or newer, the executable might be placed in the &lt;FAST8&gt;\Compiling\</w:t>
      </w:r>
      <w:proofErr w:type="spellStart"/>
      <w:r w:rsidR="000B5C28">
        <w:t>VisualStudio</w:t>
      </w:r>
      <w:proofErr w:type="spellEnd"/>
      <w:r w:rsidR="000B5C28">
        <w:t xml:space="preserve"> folder. This is a result of differences in formats between </w:t>
      </w:r>
      <w:r w:rsidR="005508BE">
        <w:t xml:space="preserve">versions of Intel </w:t>
      </w:r>
      <w:r w:rsidR="000B5C28">
        <w:t xml:space="preserve">Visual </w:t>
      </w:r>
      <w:r w:rsidR="005508BE">
        <w:t>Fortran integrations with Visual Studio</w:t>
      </w:r>
      <w:r w:rsidR="000B5C28">
        <w:t>).</w:t>
      </w:r>
    </w:p>
    <w:p w:rsidR="002865D7" w:rsidRDefault="00D455B2" w:rsidP="007A3DE5">
      <w:r>
        <w:rPr>
          <w:noProof/>
        </w:rPr>
        <mc:AlternateContent>
          <mc:Choice Requires="wpg">
            <w:drawing>
              <wp:anchor distT="0" distB="0" distL="114300" distR="114300" simplePos="0" relativeHeight="251662336" behindDoc="0" locked="0" layoutInCell="1" allowOverlap="1" wp14:anchorId="5FC207CE" wp14:editId="31B24FE4">
                <wp:simplePos x="0" y="0"/>
                <wp:positionH relativeFrom="margin">
                  <wp:align>right</wp:align>
                </wp:positionH>
                <wp:positionV relativeFrom="margin">
                  <wp:align>top</wp:align>
                </wp:positionV>
                <wp:extent cx="1783080" cy="5120640"/>
                <wp:effectExtent l="0" t="0" r="7620" b="3810"/>
                <wp:wrapSquare wrapText="bothSides"/>
                <wp:docPr id="9" name="Group 9"/>
                <wp:cNvGraphicFramePr/>
                <a:graphic xmlns:a="http://schemas.openxmlformats.org/drawingml/2006/main">
                  <a:graphicData uri="http://schemas.microsoft.com/office/word/2010/wordprocessingGroup">
                    <wpg:wgp>
                      <wpg:cNvGrpSpPr/>
                      <wpg:grpSpPr>
                        <a:xfrm>
                          <a:off x="0" y="0"/>
                          <a:ext cx="1783080" cy="5120640"/>
                          <a:chOff x="0" y="0"/>
                          <a:chExt cx="1787237" cy="5121680"/>
                        </a:xfrm>
                      </wpg:grpSpPr>
                      <wps:wsp>
                        <wps:cNvPr id="4" name="Text Box 4"/>
                        <wps:cNvSpPr txBox="1"/>
                        <wps:spPr>
                          <a:xfrm>
                            <a:off x="13855" y="4828310"/>
                            <a:ext cx="1752600" cy="293370"/>
                          </a:xfrm>
                          <a:prstGeom prst="rect">
                            <a:avLst/>
                          </a:prstGeom>
                          <a:solidFill>
                            <a:prstClr val="white"/>
                          </a:solidFill>
                          <a:ln>
                            <a:noFill/>
                          </a:ln>
                          <a:effectLst/>
                        </wps:spPr>
                        <wps:txbx>
                          <w:txbxContent>
                            <w:p w:rsidR="00263C92" w:rsidRPr="00A15D39" w:rsidRDefault="00263C92" w:rsidP="007C3B93">
                              <w:pPr>
                                <w:pStyle w:val="Caption"/>
                                <w:jc w:val="center"/>
                                <w:rPr>
                                  <w:noProof/>
                                </w:rPr>
                              </w:pPr>
                              <w:bookmarkStart w:id="30" w:name="_Ref391898954"/>
                              <w:proofErr w:type="gramStart"/>
                              <w:r>
                                <w:t xml:space="preserve">Figure </w:t>
                              </w:r>
                              <w:fldSimple w:instr=" SEQ Figure \* ARABIC ">
                                <w:r>
                                  <w:rPr>
                                    <w:noProof/>
                                  </w:rPr>
                                  <w:t>1</w:t>
                                </w:r>
                              </w:fldSimple>
                              <w:bookmarkEnd w:id="30"/>
                              <w:r>
                                <w:t>.</w:t>
                              </w:r>
                              <w:proofErr w:type="gramEnd"/>
                              <w:r>
                                <w:t xml:space="preserve"> Source Files in the FAST v8.1</w:t>
                              </w:r>
                              <w:r w:rsidR="004C64EA">
                                <w:t>2</w:t>
                              </w:r>
                              <w:r>
                                <w:t>.00 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826" r="80420" b="21373"/>
                          <a:stretch/>
                        </pic:blipFill>
                        <pic:spPr bwMode="auto">
                          <a:xfrm>
                            <a:off x="0" y="0"/>
                            <a:ext cx="1787237" cy="47521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89.2pt;margin-top:0;width:140.4pt;height:403.2pt;z-index:251662336;mso-position-horizontal:right;mso-position-horizontal-relative:margin;mso-position-vertical:top;mso-position-vertical-relative:margin;mso-width-relative:margin;mso-height-relative:margin" coordsize="17872,51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">
                <v:shapetype id="_x0000_t202" coordsize="21600,21600" o:spt="202" path="m,l,21600r21600,l21600,xe">
                  <v:stroke joinstyle="miter"/>
                  <v:path gradientshapeok="t" o:connecttype="rect"/>
                </v:shapetype>
                <v:shape id="Text Box 4" o:spid="_x0000_s1027" type="#_x0000_t202" style="position:absolute;left:138;top:48283;width:17526;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263C92" w:rsidRPr="00A15D39" w:rsidRDefault="00263C92" w:rsidP="007C3B93">
                        <w:pPr>
                          <w:pStyle w:val="Caption"/>
                          <w:jc w:val="center"/>
                          <w:rPr>
                            <w:noProof/>
                          </w:rPr>
                        </w:pPr>
                        <w:bookmarkStart w:id="1" w:name="_Ref391898954"/>
                        <w:proofErr w:type="gramStart"/>
                        <w:r>
                          <w:t xml:space="preserve">Figure </w:t>
                        </w:r>
                        <w:r>
                          <w:fldChar w:fldCharType="begin"/>
                        </w:r>
                        <w:r>
                          <w:instrText xml:space="preserve"> SEQ Figure \* ARABIC </w:instrText>
                        </w:r>
                        <w:r>
                          <w:fldChar w:fldCharType="separate"/>
                        </w:r>
                        <w:r>
                          <w:rPr>
                            <w:noProof/>
                          </w:rPr>
                          <w:t>1</w:t>
                        </w:r>
                        <w:r>
                          <w:rPr>
                            <w:noProof/>
                          </w:rPr>
                          <w:fldChar w:fldCharType="end"/>
                        </w:r>
                        <w:bookmarkEnd w:id="1"/>
                        <w:r>
                          <w:t>.</w:t>
                        </w:r>
                        <w:proofErr w:type="gramEnd"/>
                        <w:r>
                          <w:t xml:space="preserve"> Source Files in the FAST v8.1</w:t>
                        </w:r>
                        <w:r w:rsidR="004C64EA">
                          <w:t>2</w:t>
                        </w:r>
                        <w:r>
                          <w:t>.00 Visual Studio Project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17872;height:47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sLeDBAAAA2gAAAA8AAABkcnMvZG93bnJldi54bWxET01rAjEQvQv+hzBCL6LZ9uCWrVGkUNqi&#10;CLW9eBuS6W5wM9kmqa7/3giCp+HxPme+7F0rjhSi9azgcVqAINbeWK4V/Hy/TZ5BxIRssPVMCs4U&#10;YbkYDuZYGX/iLzruUi1yCMcKFTQpdZWUUTfkME59R5y5Xx8cpgxDLU3AUw53rXwqipl0aDk3NNjR&#10;a0P6sPt3CsYlhc2+L9/t+XNt139Rl1uvlXoY9asXEIn6dBff3B8mz4frK9crF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sLeDBAAAA2gAAAA8AAAAAAAAAAAAAAAAAnwIA&#10;AGRycy9kb3ducmV2LnhtbFBLBQYAAAAABAAEAPcAAACNAwAAAAA=&#10;">
                  <v:imagedata r:id="rId10" o:title="" cropbottom="14007f" cropleft="1197f" cropright="52704f"/>
                  <v:path arrowok="t"/>
                </v:shape>
                <w10:wrap type="square" anchorx="margin" anchory="margin"/>
              </v:group>
            </w:pict>
          </mc:Fallback>
        </mc:AlternateContent>
      </w:r>
      <w:r w:rsidR="002865D7">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w:t>
      </w:r>
      <w:r w:rsidR="0038059C">
        <w:t xml:space="preserve">project </w:t>
      </w:r>
      <w:r>
        <w:t xml:space="preserve">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w:t>
      </w:r>
      <w:r w:rsidR="0038059C">
        <w:t>“</w:t>
      </w:r>
      <w:r w:rsidR="0038059C">
        <w:fldChar w:fldCharType="begin"/>
      </w:r>
      <w:r w:rsidR="0038059C">
        <w:instrText xml:space="preserve"> REF _Ref429642812 \h </w:instrText>
      </w:r>
      <w:r w:rsidR="0038059C">
        <w:fldChar w:fldCharType="separate"/>
      </w:r>
      <w:r w:rsidR="009F3333">
        <w:t>LAPACK Libraries</w:t>
      </w:r>
      <w:r w:rsidR="0038059C">
        <w:fldChar w:fldCharType="end"/>
      </w:r>
      <w:r w:rsidR="0038059C">
        <w:t xml:space="preserve">” section of this document, and see </w:t>
      </w:r>
      <w:r>
        <w:t xml:space="preserve">instructions at this web site: </w:t>
      </w:r>
      <w:hyperlink r:id="rId11" w:history="1">
        <w:r w:rsidR="0090670B">
          <w:rPr>
            <w:rStyle w:val="Hyperlink"/>
          </w:rPr>
          <w:t>http://icl.cs.utk.edu/lapack-for-windows/lapack/</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FAST is distributed with a batch file called “Compile_FAST.bat” that will compile the code using I</w:t>
      </w:r>
      <w:r w:rsidR="001214DF">
        <w:t xml:space="preserve">ntel </w:t>
      </w:r>
      <w:r w:rsidRPr="00E050D6">
        <w:t>V</w:t>
      </w:r>
      <w:r w:rsidR="001214DF">
        <w:t xml:space="preserve">isual </w:t>
      </w:r>
      <w:proofErr w:type="gramStart"/>
      <w:r w:rsidRPr="00E050D6">
        <w:t>F</w:t>
      </w:r>
      <w:r w:rsidR="001214DF">
        <w:t>ortran</w:t>
      </w:r>
      <w:proofErr w:type="gramEnd"/>
      <w:r w:rsidR="001214DF">
        <w:t xml:space="preserve"> (IVF) from the command line. However, if you are using IVF for Windows, we recommend using Visual Studio instead of the command prompt to compile.</w:t>
      </w:r>
    </w:p>
    <w:p w:rsidR="005D02AB" w:rsidRPr="00E050D6" w:rsidRDefault="005D02AB" w:rsidP="00E050D6">
      <w:r w:rsidRPr="00E050D6">
        <w:lastRenderedPageBreak/>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31" w:name="_Toc325359538"/>
      <w:bookmarkStart w:id="32" w:name="_Toc352065322"/>
      <w:r>
        <w:t xml:space="preserve">Setting Compiler </w:t>
      </w:r>
      <w:r w:rsidR="001214DF">
        <w:t xml:space="preserve">Environment </w:t>
      </w:r>
      <w:r>
        <w:t>Variables</w:t>
      </w:r>
      <w:bookmarkEnd w:id="31"/>
      <w:bookmarkEnd w:id="32"/>
    </w:p>
    <w:p w:rsidR="005D02AB" w:rsidRPr="005D02AB" w:rsidRDefault="005D02AB" w:rsidP="00E050D6">
      <w:r w:rsidRPr="005D02AB">
        <w:t>In the “Set Compiler Internal Variables” section</w:t>
      </w:r>
      <w:r w:rsidR="001214DF">
        <w:t xml:space="preserve"> of the batch script</w:t>
      </w:r>
      <w:r w:rsidRPr="005D02AB">
        <w:t xml:space="preserve">,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xml:space="preserve">, you will not be able to </w:t>
      </w:r>
      <w:r w:rsidR="001214DF">
        <w:t>build the executable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9F3333">
        <w:t xml:space="preserve">Figure </w:t>
      </w:r>
      <w:r w:rsidR="009F3333">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mc:AlternateContent>
          <mc:Choice Requires="wps">
            <w:drawing>
              <wp:inline distT="0" distB="0" distL="0" distR="0" wp14:anchorId="3C5FD7BA" wp14:editId="43E3DCCD">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1214DF">
                              <w:rPr>
                                <w:rFonts w:ascii="Courier New" w:hAnsi="Courier New" w:cs="Courier New"/>
                                <w:b/>
                                <w:color w:val="548DD4" w:themeColor="text2" w:themeTint="99"/>
                                <w:sz w:val="16"/>
                                <w:szCs w:val="16"/>
                              </w:rPr>
                              <w:t>"</w:t>
                            </w:r>
                            <w:r w:rsidRPr="001E4DBD">
                              <w:rPr>
                                <w:rFonts w:ascii="Courier New" w:hAnsi="Courier New" w:cs="Courier New"/>
                                <w:b/>
                                <w:color w:val="548DD4" w:themeColor="text2" w:themeTint="99"/>
                                <w:sz w:val="16"/>
                                <w:szCs w:val="16"/>
                              </w:rPr>
                              <w:t>C:\Program Files (x86)\Intel\Composer XE 2013 SP1\bin\ipsxe-comp-vars.bat</w:t>
                            </w:r>
                            <w:r w:rsidRPr="001214DF">
                              <w:rPr>
                                <w:rFonts w:ascii="Courier New" w:hAnsi="Courier New" w:cs="Courier New"/>
                                <w:b/>
                                <w:color w:val="548DD4" w:themeColor="text2" w:themeTint="99"/>
                                <w:sz w:val="16"/>
                                <w:szCs w:val="16"/>
                              </w:rPr>
                              <w:t>" ia32 vs201</w:t>
                            </w:r>
                            <w:r>
                              <w:rPr>
                                <w:rFonts w:ascii="Courier New" w:hAnsi="Courier New" w:cs="Courier New"/>
                                <w:b/>
                                <w:color w:val="548DD4" w:themeColor="text2" w:themeTint="99"/>
                                <w:sz w:val="16"/>
                                <w:szCs w:val="16"/>
                              </w:rPr>
                              <w:t>3</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1214DF">
                        <w:rPr>
                          <w:rFonts w:ascii="Courier New" w:hAnsi="Courier New" w:cs="Courier New"/>
                          <w:b/>
                          <w:color w:val="548DD4" w:themeColor="text2" w:themeTint="99"/>
                          <w:sz w:val="16"/>
                          <w:szCs w:val="16"/>
                        </w:rPr>
                        <w:t>"</w:t>
                      </w:r>
                      <w:r w:rsidRPr="001E4DBD">
                        <w:rPr>
                          <w:rFonts w:ascii="Courier New" w:hAnsi="Courier New" w:cs="Courier New"/>
                          <w:b/>
                          <w:color w:val="548DD4" w:themeColor="text2" w:themeTint="99"/>
                          <w:sz w:val="16"/>
                          <w:szCs w:val="16"/>
                        </w:rPr>
                        <w:t>C:\Program Files (x86)\Intel\Composer XE 2013 SP1\bin\ipsxe-comp-vars.bat</w:t>
                      </w:r>
                      <w:r w:rsidRPr="001214DF">
                        <w:rPr>
                          <w:rFonts w:ascii="Courier New" w:hAnsi="Courier New" w:cs="Courier New"/>
                          <w:b/>
                          <w:color w:val="548DD4" w:themeColor="text2" w:themeTint="99"/>
                          <w:sz w:val="16"/>
                          <w:szCs w:val="16"/>
                        </w:rPr>
                        <w:t>" ia32 vs201</w:t>
                      </w:r>
                      <w:r>
                        <w:rPr>
                          <w:rFonts w:ascii="Courier New" w:hAnsi="Courier New" w:cs="Courier New"/>
                          <w:b/>
                          <w:color w:val="548DD4" w:themeColor="text2" w:themeTint="99"/>
                          <w:sz w:val="16"/>
                          <w:szCs w:val="16"/>
                        </w:rPr>
                        <w:t>3</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33" w:name="_Ref391902735"/>
      <w:proofErr w:type="gramStart"/>
      <w:r>
        <w:t xml:space="preserve">Figure </w:t>
      </w:r>
      <w:fldSimple w:instr=" SEQ Figure \* ARABIC ">
        <w:r w:rsidR="009F3333">
          <w:rPr>
            <w:noProof/>
          </w:rPr>
          <w:t>2</w:t>
        </w:r>
      </w:fldSimple>
      <w:bookmarkEnd w:id="33"/>
      <w:r>
        <w:t>.</w:t>
      </w:r>
      <w:proofErr w:type="gramEnd"/>
      <w:r>
        <w:t xml:space="preserve"> The </w:t>
      </w:r>
      <w:r>
        <w:rPr>
          <w:noProof/>
        </w:rPr>
        <w:t>"Set Compiler Internal Variables section of Compile_FAST.bat</w:t>
      </w:r>
    </w:p>
    <w:p w:rsidR="00BE443C"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(Different versions of the compiler may have more submenus.</w:t>
      </w:r>
      <w:r w:rsidR="00BE443C">
        <w:t>) Note that if the shortcut says “non-compilation mode”, then you likely have a version of Visual Studio without the Intel Fortran integrations installed. You need to have the integrated product for this script to work.</w:t>
      </w:r>
    </w:p>
    <w:p w:rsidR="005D02AB" w:rsidRDefault="005D02AB" w:rsidP="00E050D6">
      <w:r>
        <w:t xml:space="preserve">Right click on the shortcut </w:t>
      </w:r>
      <w:r w:rsidR="00BE443C">
        <w:t xml:space="preserve">to the command prompt </w:t>
      </w:r>
      <w:r>
        <w:t xml:space="preserve">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9F3333">
        <w:t xml:space="preserve">Figure </w:t>
      </w:r>
      <w:r w:rsidR="009F3333">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9F3333">
        <w:t xml:space="preserve">Figure </w:t>
      </w:r>
      <w:r w:rsidR="009F3333">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1E4DBD" w:rsidP="007C191F">
      <w:pPr>
        <w:pStyle w:val="NRELScreenOutput"/>
      </w:pPr>
      <w:r w:rsidRPr="001E4DBD">
        <w:t>C:\Windows\SysWOW64\cmd.exe /E</w:t>
      </w:r>
      <w:proofErr w:type="gramStart"/>
      <w:r w:rsidRPr="001E4DBD">
        <w:t>:ON</w:t>
      </w:r>
      <w:proofErr w:type="gramEnd"/>
      <w:r w:rsidRPr="001E4DBD">
        <w:t xml:space="preserve"> /V:ON /K ""C:\Program Files (x86)\Intel\Composer XE 2013 SP1\bin\ipsxe-comp-vars.bat" ia32 vs2013"</w:t>
      </w:r>
      <w:r w:rsidRPr="001E4DBD" w:rsidDel="005508BE">
        <w:t xml:space="preserve"> </w:t>
      </w:r>
    </w:p>
    <w:p w:rsidR="007C191F" w:rsidRDefault="007C191F" w:rsidP="00E050D6">
      <w:r>
        <w:t>You will need to remove the call to cmd.exe and its switches, leaving you with the name of a batch file (and possibly some of its arguments):</w:t>
      </w:r>
    </w:p>
    <w:p w:rsidR="007C191F" w:rsidRPr="00F264DB" w:rsidRDefault="001E4DBD" w:rsidP="007C191F">
      <w:pPr>
        <w:pStyle w:val="NRELScreenOutput"/>
        <w:rPr>
          <w:sz w:val="16"/>
        </w:rPr>
      </w:pPr>
      <w:r w:rsidRPr="001E4DBD">
        <w:rPr>
          <w:sz w:val="16"/>
        </w:rPr>
        <w:t>"C:\Program Files (x86)\Intel\Composer XE 2013 SP1\bin\ipsxe-comp-vars.bat" ia32 vs2013</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w:lastRenderedPageBreak/>
        <mc:AlternateContent>
          <mc:Choice Requires="wps">
            <w:drawing>
              <wp:inline distT="0" distB="0" distL="0" distR="0" wp14:anchorId="179A8356" wp14:editId="1DAD2C12">
                <wp:extent cx="2862072" cy="3886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072"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C92" w:rsidRDefault="00263C92" w:rsidP="005D02AB">
                            <w:pPr>
                              <w:keepNext/>
                              <w:jc w:val="center"/>
                            </w:pPr>
                            <w:r>
                              <w:rPr>
                                <w:noProof/>
                              </w:rPr>
                              <w:drawing>
                                <wp:inline distT="0" distB="0" distL="0" distR="0" wp14:anchorId="26465B4A" wp14:editId="7428EAE4">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p>
                          <w:p w:rsidR="00263C92" w:rsidRDefault="00263C92" w:rsidP="005D02AB">
                            <w:pPr>
                              <w:pStyle w:val="Caption"/>
                              <w:jc w:val="center"/>
                            </w:pPr>
                            <w:bookmarkStart w:id="34" w:name="_Ref391902883"/>
                            <w:proofErr w:type="gramStart"/>
                            <w:r>
                              <w:t xml:space="preserve">Figure </w:t>
                            </w:r>
                            <w:fldSimple w:instr=" SEQ Figure \* ARABIC ">
                              <w:r>
                                <w:rPr>
                                  <w:noProof/>
                                </w:rPr>
                                <w:t>3</w:t>
                              </w:r>
                            </w:fldSimple>
                            <w:bookmarkEnd w:id="34"/>
                            <w:r>
                              <w:t>.</w:t>
                            </w:r>
                            <w:proofErr w:type="gramEnd"/>
                            <w:r>
                              <w:t xml:space="preserve"> </w:t>
                            </w:r>
                            <w:r w:rsidRPr="00307859">
                              <w:t>An example of finding the IVF command prompt shortcut</w:t>
                            </w:r>
                          </w:p>
                          <w:p w:rsidR="00263C92" w:rsidRDefault="00263C92" w:rsidP="007C3B93">
                            <w:pPr>
                              <w:jc w:val="center"/>
                            </w:pPr>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3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" stroked="f">
                <v:textbox>
                  <w:txbxContent>
                    <w:p w:rsidR="00263C92" w:rsidRDefault="00263C92" w:rsidP="005D02AB">
                      <w:pPr>
                        <w:keepNext/>
                        <w:jc w:val="center"/>
                      </w:pPr>
                      <w:r>
                        <w:rPr>
                          <w:noProof/>
                        </w:rPr>
                        <w:drawing>
                          <wp:inline distT="0" distB="0" distL="0" distR="0" wp14:anchorId="26465B4A" wp14:editId="7428EAE4">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p>
                    <w:p w:rsidR="00263C92" w:rsidRDefault="00263C92" w:rsidP="005D02AB">
                      <w:pPr>
                        <w:pStyle w:val="Caption"/>
                        <w:jc w:val="center"/>
                      </w:pPr>
                      <w:bookmarkStart w:id="6" w:name="_Ref391902883"/>
                      <w:proofErr w:type="gramStart"/>
                      <w:r>
                        <w:t xml:space="preserve">Figure </w:t>
                      </w:r>
                      <w:r>
                        <w:fldChar w:fldCharType="begin"/>
                      </w:r>
                      <w:r>
                        <w:instrText xml:space="preserve"> SEQ Figure \* ARABIC </w:instrText>
                      </w:r>
                      <w:r>
                        <w:fldChar w:fldCharType="separate"/>
                      </w:r>
                      <w:r>
                        <w:rPr>
                          <w:noProof/>
                        </w:rPr>
                        <w:t>3</w:t>
                      </w:r>
                      <w:r>
                        <w:rPr>
                          <w:noProof/>
                        </w:rPr>
                        <w:fldChar w:fldCharType="end"/>
                      </w:r>
                      <w:bookmarkEnd w:id="6"/>
                      <w:r>
                        <w:t>.</w:t>
                      </w:r>
                      <w:proofErr w:type="gramEnd"/>
                      <w:r>
                        <w:t xml:space="preserve"> </w:t>
                      </w:r>
                      <w:r w:rsidRPr="00307859">
                        <w:t>An example of finding the IVF command prompt shortcut</w:t>
                      </w:r>
                    </w:p>
                    <w:p w:rsidR="00263C92" w:rsidRDefault="00263C92" w:rsidP="007C3B93">
                      <w:pPr>
                        <w:jc w:val="center"/>
                      </w:pPr>
                    </w:p>
                  </w:txbxContent>
                </v:textbox>
                <w10:anchorlock/>
              </v:shape>
            </w:pict>
          </mc:Fallback>
        </mc:AlternateContent>
      </w:r>
      <w:r>
        <w:rPr>
          <w:noProof/>
        </w:rPr>
        <mc:AlternateContent>
          <mc:Choice Requires="wps">
            <w:drawing>
              <wp:inline distT="0" distB="0" distL="0" distR="0" wp14:anchorId="1780805D" wp14:editId="37C930C0">
                <wp:extent cx="2880360" cy="3886200"/>
                <wp:effectExtent l="0" t="0" r="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C92" w:rsidRDefault="00263C92" w:rsidP="007C191F">
                            <w:pPr>
                              <w:keepNext/>
                              <w:jc w:val="center"/>
                            </w:pPr>
                            <w:r>
                              <w:rPr>
                                <w:noProof/>
                              </w:rPr>
                              <w:drawing>
                                <wp:inline distT="0" distB="0" distL="0" distR="0" wp14:anchorId="6DA6A34D" wp14:editId="2CD3A71A">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05456" cy="3200400"/>
                                          </a:xfrm>
                                          <a:prstGeom prst="rect">
                                            <a:avLst/>
                                          </a:prstGeom>
                                        </pic:spPr>
                                      </pic:pic>
                                    </a:graphicData>
                                  </a:graphic>
                                </wp:inline>
                              </w:drawing>
                            </w:r>
                            <w:r>
                              <w:rPr>
                                <w:noProof/>
                              </w:rPr>
                              <w:t xml:space="preserve"> </w:t>
                            </w:r>
                          </w:p>
                          <w:p w:rsidR="00263C92" w:rsidRDefault="00263C92" w:rsidP="007C191F">
                            <w:pPr>
                              <w:pStyle w:val="Caption"/>
                              <w:jc w:val="center"/>
                            </w:pPr>
                            <w:bookmarkStart w:id="35" w:name="_Ref391902893"/>
                            <w:proofErr w:type="gramStart"/>
                            <w:r>
                              <w:t xml:space="preserve">Figure </w:t>
                            </w:r>
                            <w:fldSimple w:instr=" SEQ Figure \* ARABIC ">
                              <w:r>
                                <w:rPr>
                                  <w:noProof/>
                                </w:rPr>
                                <w:t>4</w:t>
                              </w:r>
                            </w:fldSimple>
                            <w:bookmarkEnd w:id="35"/>
                            <w:r>
                              <w:t>.</w:t>
                            </w:r>
                            <w:proofErr w:type="gramEnd"/>
                            <w:r>
                              <w:t xml:space="preserve"> </w:t>
                            </w:r>
                            <w:r w:rsidRPr="00E16CAC">
                              <w:t>The properties window for an IVF command prompt shortcut</w:t>
                            </w: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" stroked="f">
                <v:textbox inset="3.6pt,,3.6pt">
                  <w:txbxContent>
                    <w:p w:rsidR="00263C92" w:rsidRDefault="00263C92" w:rsidP="007C191F">
                      <w:pPr>
                        <w:keepNext/>
                        <w:jc w:val="center"/>
                      </w:pPr>
                      <w:r>
                        <w:rPr>
                          <w:noProof/>
                        </w:rPr>
                        <w:drawing>
                          <wp:inline distT="0" distB="0" distL="0" distR="0" wp14:anchorId="6DA6A34D" wp14:editId="2CD3A71A">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05456" cy="3200400"/>
                                    </a:xfrm>
                                    <a:prstGeom prst="rect">
                                      <a:avLst/>
                                    </a:prstGeom>
                                  </pic:spPr>
                                </pic:pic>
                              </a:graphicData>
                            </a:graphic>
                          </wp:inline>
                        </w:drawing>
                      </w:r>
                      <w:r>
                        <w:rPr>
                          <w:noProof/>
                        </w:rPr>
                        <w:t xml:space="preserve"> </w:t>
                      </w:r>
                    </w:p>
                    <w:p w:rsidR="00263C92" w:rsidRDefault="00263C92" w:rsidP="007C191F">
                      <w:pPr>
                        <w:pStyle w:val="Caption"/>
                        <w:jc w:val="center"/>
                      </w:pPr>
                      <w:bookmarkStart w:id="8" w:name="_Ref391902893"/>
                      <w:proofErr w:type="gramStart"/>
                      <w:r>
                        <w:t xml:space="preserve">Figure </w:t>
                      </w:r>
                      <w:r>
                        <w:fldChar w:fldCharType="begin"/>
                      </w:r>
                      <w:r>
                        <w:instrText xml:space="preserve"> SEQ Figure \* ARABIC </w:instrText>
                      </w:r>
                      <w:r>
                        <w:fldChar w:fldCharType="separate"/>
                      </w:r>
                      <w:r>
                        <w:rPr>
                          <w:noProof/>
                        </w:rPr>
                        <w:t>4</w:t>
                      </w:r>
                      <w:r>
                        <w:rPr>
                          <w:noProof/>
                        </w:rPr>
                        <w:fldChar w:fldCharType="end"/>
                      </w:r>
                      <w:bookmarkEnd w:id="8"/>
                      <w:r>
                        <w:t>.</w:t>
                      </w:r>
                      <w:proofErr w:type="gramEnd"/>
                      <w:r>
                        <w:t xml:space="preserve"> </w:t>
                      </w:r>
                      <w:r w:rsidRPr="00E16CAC">
                        <w:t>The properties window for an IVF command prompt shortcut</w:t>
                      </w: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9F3333">
        <w:t xml:space="preserve">Figure </w:t>
      </w:r>
      <w:r w:rsidR="009F3333">
        <w:rPr>
          <w:noProof/>
        </w:rPr>
        <w:t>5</w:t>
      </w:r>
      <w:r w:rsidR="00E7083E">
        <w:fldChar w:fldCharType="end"/>
      </w:r>
      <w:r w:rsidR="00764196">
        <w:t xml:space="preserve"> </w:t>
      </w:r>
      <w:r>
        <w:t>shows the screen output after a successful build using Intel® Composer XE 2011. Notice the title of the command window after Compile_FAST.bat has been run.</w:t>
      </w:r>
      <w:r w:rsidRPr="006E1DC6">
        <w:t xml:space="preserve"> </w:t>
      </w:r>
      <w:r>
        <w:t xml:space="preserve">The script that you call in the “Set Compiler Internal Variables” section to set the paths and environment variables for the IVF compiler also modifies the title of the window. </w:t>
      </w:r>
      <w:r w:rsidRPr="007C3B93">
        <w:rPr>
          <w:b/>
        </w:rPr>
        <w:t>If the title does not say anything about the compiler</w:t>
      </w:r>
      <w:r w:rsidR="00BE443C">
        <w:rPr>
          <w:b/>
        </w:rPr>
        <w:t xml:space="preserve"> and Visual Studio versions</w:t>
      </w:r>
      <w:r w:rsidRPr="007C3B93">
        <w:rPr>
          <w:b/>
        </w:rPr>
        <w:t>, please verify that you have modified Compile_FAST.bat correctly.</w:t>
      </w:r>
    </w:p>
    <w:p w:rsidR="00E7083E" w:rsidRDefault="003B2B9B" w:rsidP="00E7083E">
      <w:pPr>
        <w:keepNext/>
      </w:pPr>
      <w:r>
        <w:rPr>
          <w:noProof/>
        </w:rPr>
        <w:lastRenderedPageBreak/>
        <w:drawing>
          <wp:inline distT="0" distB="0" distL="0" distR="0" wp14:anchorId="3C5FFBBC" wp14:editId="494927CC">
            <wp:extent cx="5943600" cy="4801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01870"/>
                    </a:xfrm>
                    <a:prstGeom prst="rect">
                      <a:avLst/>
                    </a:prstGeom>
                  </pic:spPr>
                </pic:pic>
              </a:graphicData>
            </a:graphic>
          </wp:inline>
        </w:drawing>
      </w:r>
    </w:p>
    <w:p w:rsidR="00F063AA" w:rsidRDefault="00E7083E" w:rsidP="00E7083E">
      <w:pPr>
        <w:pStyle w:val="Caption"/>
        <w:jc w:val="center"/>
      </w:pPr>
      <w:bookmarkStart w:id="36" w:name="_Ref391980401"/>
      <w:bookmarkStart w:id="37" w:name="_Ref391980323"/>
      <w:proofErr w:type="gramStart"/>
      <w:r>
        <w:t xml:space="preserve">Figure </w:t>
      </w:r>
      <w:fldSimple w:instr=" SEQ Figure \* ARABIC ">
        <w:r w:rsidR="009F3333">
          <w:rPr>
            <w:noProof/>
          </w:rPr>
          <w:t>5</w:t>
        </w:r>
      </w:fldSimple>
      <w:bookmarkEnd w:id="36"/>
      <w:r>
        <w:t>.</w:t>
      </w:r>
      <w:proofErr w:type="gramEnd"/>
      <w:r>
        <w:t xml:space="preserve"> Screen output from Compile_FAST.bat</w:t>
      </w:r>
      <w:bookmarkEnd w:id="37"/>
      <w:r w:rsidR="000B5C28">
        <w:t>. (Note that the title of the command window indicates that the batch script to set the compiler and linker paths was successfully run)</w:t>
      </w:r>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t>gfortran</w:t>
      </w:r>
      <w:proofErr w:type="gramEnd"/>
      <w:r>
        <w:t xml:space="preserve"> (</w:t>
      </w:r>
      <w:proofErr w:type="spellStart"/>
      <w:r>
        <w:t>gcc</w:t>
      </w:r>
      <w:proofErr w:type="spellEnd"/>
      <w:r>
        <w:t xml:space="preserve">) for Windows will require you to download the LAPACK and BLAS binary files, which you can get here: </w:t>
      </w:r>
      <w:hyperlink r:id="rId17" w:history="1">
        <w:r w:rsidRPr="008C2479">
          <w:rPr>
            <w:rStyle w:val="Hyperlink"/>
          </w:rPr>
          <w:t>http://icl.cs.utk.edu/</w:t>
        </w:r>
        <w:r w:rsidRPr="008C2479">
          <w:rPr>
            <w:rStyle w:val="Hyperlink"/>
          </w:rPr>
          <w:t>l</w:t>
        </w:r>
        <w:r w:rsidRPr="008C2479">
          <w:rPr>
            <w:rStyle w:val="Hyperlink"/>
          </w:rPr>
          <w:t>apack-for-windows/index.html</w:t>
        </w:r>
      </w:hyperlink>
      <w:r>
        <w:t>. For 32-bit Windows, you will need these files:</w:t>
      </w:r>
    </w:p>
    <w:p w:rsidR="00B600CA" w:rsidRDefault="00627247" w:rsidP="00B600CA">
      <w:pPr>
        <w:pStyle w:val="ListParagraph"/>
        <w:numPr>
          <w:ilvl w:val="0"/>
          <w:numId w:val="1"/>
        </w:numPr>
      </w:pPr>
      <w:hyperlink r:id="rId18" w:history="1">
        <w:r w:rsidR="00B600CA" w:rsidRPr="008C2479">
          <w:rPr>
            <w:rStyle w:val="Hyperlink"/>
          </w:rPr>
          <w:t>http://icl.cs.utk.edu/lapack-for-windows/libraries/VisualStudio/3.5.0/Dynamic-MINGW/Win32/liblapack.dll</w:t>
        </w:r>
      </w:hyperlink>
    </w:p>
    <w:p w:rsidR="00B600CA" w:rsidRDefault="00627247" w:rsidP="00B600CA">
      <w:pPr>
        <w:pStyle w:val="ListParagraph"/>
        <w:numPr>
          <w:ilvl w:val="0"/>
          <w:numId w:val="1"/>
        </w:numPr>
      </w:pPr>
      <w:hyperlink r:id="rId19" w:history="1">
        <w:r w:rsidR="00B600CA" w:rsidRPr="008C2479">
          <w:rPr>
            <w:rStyle w:val="Hyperlink"/>
          </w:rPr>
          <w:t>http://icl.cs.utk.edu/lapack-for-windows/libraries/VisualStudio/3.5.0/Dynamic-MINGW/Win32/liblapack.lib</w:t>
        </w:r>
      </w:hyperlink>
    </w:p>
    <w:p w:rsidR="00B600CA" w:rsidRDefault="00627247" w:rsidP="00B600CA">
      <w:pPr>
        <w:pStyle w:val="ListParagraph"/>
        <w:numPr>
          <w:ilvl w:val="0"/>
          <w:numId w:val="1"/>
        </w:numPr>
      </w:pPr>
      <w:hyperlink r:id="rId20" w:history="1">
        <w:r w:rsidR="00B600CA" w:rsidRPr="008C2479">
          <w:rPr>
            <w:rStyle w:val="Hyperlink"/>
          </w:rPr>
          <w:t>http://icl.cs.utk.edu/lapack-for-windows/libraries/VisualStudio/3.5.0/Dynamic-MINGW/Win32/libblas.dll</w:t>
        </w:r>
      </w:hyperlink>
    </w:p>
    <w:p w:rsidR="00B600CA" w:rsidRDefault="00627247" w:rsidP="00B600CA">
      <w:pPr>
        <w:pStyle w:val="ListParagraph"/>
        <w:numPr>
          <w:ilvl w:val="0"/>
          <w:numId w:val="1"/>
        </w:numPr>
      </w:pPr>
      <w:hyperlink r:id="rId21"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pPr>
        <w:rPr>
          <w:ins w:id="38" w:author="Bonnie Jonkman" w:date="2016-02-25T09:40:00Z"/>
        </w:rPr>
      </w:pPr>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2" w:history="1">
        <w:r w:rsidRPr="008C2479">
          <w:rPr>
            <w:rStyle w:val="Hyperlink"/>
          </w:rPr>
          <w:t>http://www.math.utah.edu/software/lapack.html</w:t>
        </w:r>
      </w:hyperlink>
      <w:r>
        <w:t xml:space="preserve">) </w:t>
      </w:r>
    </w:p>
    <w:p w:rsidR="00DA42A5" w:rsidRDefault="00DA42A5" w:rsidP="00B600CA">
      <w:pPr>
        <w:rPr>
          <w:ins w:id="39" w:author="Bonnie Jonkman" w:date="2016-02-25T09:38:00Z"/>
        </w:rPr>
      </w:pPr>
      <w:ins w:id="40" w:author="Bonnie Jonkman" w:date="2016-02-25T09:40:00Z">
        <w:r>
          <w:t xml:space="preserve">Also note, </w:t>
        </w:r>
      </w:ins>
      <w:ins w:id="41" w:author="Bonnie Jonkman" w:date="2016-02-25T09:41:00Z">
        <w:r>
          <w:t xml:space="preserve">a couple of users have reported problems linking with </w:t>
        </w:r>
      </w:ins>
      <w:ins w:id="42" w:author="Bonnie Jonkman" w:date="2016-02-25T09:40:00Z">
        <w:r>
          <w:t xml:space="preserve">these libraries with gfortran v5.x. </w:t>
        </w:r>
      </w:ins>
      <w:ins w:id="43" w:author="Bonnie Jonkman" w:date="2016-02-25T09:42:00Z">
        <w:r>
          <w:t>We have not verified this issue.</w:t>
        </w:r>
      </w:ins>
    </w:p>
    <w:p w:rsidR="00254FB5" w:rsidRDefault="00E816CE" w:rsidP="00254FB5">
      <w:pPr>
        <w:pStyle w:val="Heading1"/>
        <w:rPr>
          <w:ins w:id="44" w:author="Bonnie Jonkman" w:date="2016-02-25T09:38:00Z"/>
        </w:rPr>
        <w:pPrChange w:id="45" w:author="Bonnie Jonkman" w:date="2016-02-25T09:39:00Z">
          <w:pPr>
            <w:pStyle w:val="Heading2"/>
          </w:pPr>
        </w:pPrChange>
      </w:pPr>
      <w:ins w:id="46" w:author="Bonnie Jonkman" w:date="2016-02-25T09:38:00Z">
        <w:r>
          <w:t>Known compiling issues</w:t>
        </w:r>
      </w:ins>
    </w:p>
    <w:p w:rsidR="00254FB5" w:rsidRDefault="00254FB5" w:rsidP="00254FB5">
      <w:pPr>
        <w:pStyle w:val="ListParagraph"/>
        <w:numPr>
          <w:ilvl w:val="0"/>
          <w:numId w:val="7"/>
        </w:numPr>
        <w:rPr>
          <w:ins w:id="47" w:author="Bonnie Jonkman" w:date="2016-02-25T09:38:00Z"/>
        </w:rPr>
      </w:pPr>
      <w:ins w:id="48" w:author="Bonnie Jonkman" w:date="2016-02-25T09:38:00Z">
        <w:r>
          <w:t>The version of gfortran must be at least 4.6.0. NWTC Library uses some quad-precision variables, which are not supported in earlier versions of gfortran.</w:t>
        </w:r>
      </w:ins>
    </w:p>
    <w:p w:rsidR="00254FB5" w:rsidRDefault="00254FB5" w:rsidP="00254FB5">
      <w:pPr>
        <w:pStyle w:val="ListParagraph"/>
        <w:numPr>
          <w:ilvl w:val="0"/>
          <w:numId w:val="7"/>
        </w:numPr>
        <w:rPr>
          <w:ins w:id="49" w:author="Bonnie Jonkman" w:date="2016-02-25T09:38:00Z"/>
        </w:rPr>
      </w:pPr>
      <w:ins w:id="50" w:author="Bonnie Jonkman" w:date="2016-02-25T09:38:00Z">
        <w:r>
          <w:t xml:space="preserve">Intel Fortran version 10 and earlier does not provide the </w:t>
        </w:r>
        <w:proofErr w:type="gramStart"/>
        <w:r>
          <w:t>gamma(</w:t>
        </w:r>
        <w:proofErr w:type="gramEnd"/>
        <w:r>
          <w:t xml:space="preserve">) function. You can write your own </w:t>
        </w:r>
        <w:proofErr w:type="gramStart"/>
        <w:r>
          <w:t>gamma(</w:t>
        </w:r>
        <w:proofErr w:type="gramEnd"/>
        <w:r>
          <w:t xml:space="preserve">) function in the </w:t>
        </w:r>
        <w:proofErr w:type="spellStart"/>
        <w:r>
          <w:t>SysI</w:t>
        </w:r>
        <w:proofErr w:type="spellEnd"/>
        <w:r>
          <w:t xml:space="preserve">*.f90 files, or remove the calls to gamma() (e.g., set </w:t>
        </w:r>
        <w:proofErr w:type="spellStart"/>
        <w:r>
          <w:t>nwtc_gamma</w:t>
        </w:r>
        <w:proofErr w:type="spellEnd"/>
        <w:r>
          <w:t xml:space="preserve"> = 1) and avoid using IceDyn and the wave spreading features of HydroDyn.</w:t>
        </w:r>
      </w:ins>
    </w:p>
    <w:p w:rsidR="00254FB5" w:rsidRDefault="00254FB5" w:rsidP="00254FB5">
      <w:pPr>
        <w:pStyle w:val="ListParagraph"/>
        <w:numPr>
          <w:ilvl w:val="0"/>
          <w:numId w:val="7"/>
        </w:numPr>
        <w:rPr>
          <w:ins w:id="51" w:author="Bonnie Jonkman" w:date="2016-02-25T09:38:00Z"/>
        </w:rPr>
      </w:pPr>
      <w:ins w:id="52" w:author="Bonnie Jonkman" w:date="2016-02-25T09:38:00Z">
        <w:r>
          <w:t xml:space="preserve">Intel Visual </w:t>
        </w:r>
        <w:proofErr w:type="gramStart"/>
        <w:r>
          <w:t>Fortran</w:t>
        </w:r>
        <w:proofErr w:type="gramEnd"/>
        <w:r>
          <w:t xml:space="preserve"> 2013 produces an internal compiler error and/or linking error with the OrcaFlexInterface.f90 file in release mode. Setting the optimization level to /O1 and removing </w:t>
        </w:r>
        <w:proofErr w:type="spellStart"/>
        <w:r>
          <w:t>interprocedural</w:t>
        </w:r>
        <w:proofErr w:type="spellEnd"/>
        <w:r>
          <w:t xml:space="preserve"> optimization seems to fix the issue. IVF 2013 SP1 does not have this problem.</w:t>
        </w:r>
      </w:ins>
    </w:p>
    <w:p w:rsidR="00254FB5" w:rsidDel="00254FB5" w:rsidRDefault="00254FB5" w:rsidP="00B600CA">
      <w:pPr>
        <w:rPr>
          <w:del w:id="53" w:author="Bonnie Jonkman" w:date="2016-02-25T09:39:00Z"/>
        </w:rPr>
      </w:pPr>
    </w:p>
    <w:p w:rsidR="00457FC1" w:rsidRDefault="00457FC1" w:rsidP="00457FC1">
      <w:pPr>
        <w:pStyle w:val="Heading1"/>
      </w:pPr>
      <w:r>
        <w:t>Compiling and Linking Options</w:t>
      </w:r>
    </w:p>
    <w:p w:rsidR="00457FC1" w:rsidRPr="003F2CE1" w:rsidRDefault="00457FC1" w:rsidP="00457FC1">
      <w:r w:rsidRPr="007D3D32">
        <w:rPr>
          <w:b/>
        </w:rPr>
        <w:t>The options required to compile and link FAST v8.</w:t>
      </w:r>
      <w:r w:rsidR="000B5C28">
        <w:rPr>
          <w:b/>
        </w:rPr>
        <w:t>1</w:t>
      </w:r>
      <w:r w:rsidR="003B2B9B">
        <w:rPr>
          <w:b/>
        </w:rPr>
        <w:t>2</w:t>
      </w:r>
      <w:r w:rsidRPr="007D3D32">
        <w:rPr>
          <w:b/>
        </w:rPr>
        <w:t>.00</w:t>
      </w:r>
      <w:r w:rsidR="000B5C28">
        <w:rPr>
          <w:b/>
        </w:rPr>
        <w:t>a</w:t>
      </w:r>
      <w:r w:rsidRPr="007D3D32">
        <w:rPr>
          <w:b/>
        </w:rPr>
        <w:t>-bjj are already set in the compiling tools distributed with the code.</w:t>
      </w:r>
      <w:r>
        <w:t xml:space="preserv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9F3333">
        <w:t xml:space="preserve">Table </w:t>
      </w:r>
      <w:r w:rsidR="009F3333">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 xml:space="preserve">You must link with the MAP library. On Windows, this means adding MAP_Win32.lib (or MAP_x64.lib) to the linking command. On non-Windows machines, this means adding </w:t>
      </w:r>
      <w:proofErr w:type="spellStart"/>
      <w:r w:rsidR="00C1080D">
        <w:t>libmap</w:t>
      </w:r>
      <w:proofErr w:type="spellEnd"/>
      <w:proofErr w:type="gramStart"/>
      <w:r w:rsidR="005C35F7">
        <w:noBreakHyphen/>
      </w:r>
      <w:r w:rsidR="00C1080D">
        <w:t>{</w:t>
      </w:r>
      <w:proofErr w:type="gramEnd"/>
      <w:r w:rsidR="00C1080D">
        <w:t>version}</w:t>
      </w:r>
      <w:r>
        <w:t>.so to the linking command.</w:t>
      </w:r>
    </w:p>
    <w:p w:rsidR="00457FC1" w:rsidRDefault="003B2B9B" w:rsidP="00457FC1">
      <w:pPr>
        <w:pStyle w:val="ListParagraph"/>
        <w:numPr>
          <w:ilvl w:val="0"/>
          <w:numId w:val="5"/>
        </w:numPr>
        <w:tabs>
          <w:tab w:val="right" w:pos="8640"/>
        </w:tabs>
      </w:pPr>
      <w:r>
        <w:t>Some part</w:t>
      </w:r>
      <w:r w:rsidR="009F3333">
        <w:t>s</w:t>
      </w:r>
      <w:r>
        <w:t xml:space="preserve"> of the code place</w:t>
      </w:r>
      <w:r w:rsidR="00457FC1">
        <w:t xml:space="preserve"> </w:t>
      </w:r>
      <w:r>
        <w:t xml:space="preserve">large arrays </w:t>
      </w:r>
      <w:r w:rsidR="00457FC1">
        <w:t xml:space="preserve">on the stack, and we have found that on Win32 systems, we </w:t>
      </w:r>
      <w:r w:rsidR="00BE443C">
        <w:t xml:space="preserve">sometimes </w:t>
      </w:r>
      <w:r w:rsidR="00457FC1">
        <w:t>need to increase the stack reserve size. The command option is</w:t>
      </w:r>
      <w:proofErr w:type="gramStart"/>
      <w:r w:rsidR="00457FC1">
        <w:t>:</w:t>
      </w:r>
      <w:proofErr w:type="gramEnd"/>
      <w:r w:rsidR="00457FC1">
        <w:br/>
      </w:r>
      <w:r w:rsidR="00457FC1" w:rsidRPr="00F273B8">
        <w:rPr>
          <w:rFonts w:ascii="Courier New" w:hAnsi="Courier New" w:cs="Courier New"/>
        </w:rPr>
        <w:t>/STACK:9999999</w:t>
      </w:r>
      <w:del w:id="54" w:author="Bonnie Jonkman" w:date="2016-02-10T12:25:00Z">
        <w:r w:rsidR="00457FC1" w:rsidRPr="00F273B8" w:rsidDel="005970BB">
          <w:rPr>
            <w:rFonts w:ascii="Courier New" w:hAnsi="Courier New" w:cs="Courier New"/>
          </w:rPr>
          <w:delText>99</w:delText>
        </w:r>
      </w:del>
      <w:r w:rsidR="00457FC1">
        <w:tab/>
        <w:t>(IVF)</w:t>
      </w:r>
      <w:r w:rsidR="00457FC1">
        <w:br/>
      </w:r>
      <w:r w:rsidR="00457FC1" w:rsidRPr="00F273B8">
        <w:rPr>
          <w:rFonts w:ascii="Courier New" w:hAnsi="Courier New" w:cs="Courier New"/>
          <w:color w:val="282828"/>
          <w:sz w:val="21"/>
          <w:szCs w:val="21"/>
          <w:lang w:val="en"/>
        </w:rPr>
        <w:t>-</w:t>
      </w:r>
      <w:proofErr w:type="spellStart"/>
      <w:r w:rsidR="00457FC1" w:rsidRPr="00F273B8">
        <w:rPr>
          <w:rFonts w:ascii="Courier New" w:hAnsi="Courier New" w:cs="Courier New"/>
          <w:color w:val="282828"/>
          <w:sz w:val="21"/>
          <w:szCs w:val="21"/>
          <w:lang w:val="en"/>
        </w:rPr>
        <w:t>Wl</w:t>
      </w:r>
      <w:proofErr w:type="spellEnd"/>
      <w:r w:rsidR="00457FC1" w:rsidRPr="00F273B8">
        <w:rPr>
          <w:rFonts w:ascii="Courier New" w:hAnsi="Courier New" w:cs="Courier New"/>
          <w:color w:val="282828"/>
          <w:sz w:val="21"/>
          <w:szCs w:val="21"/>
          <w:lang w:val="en"/>
        </w:rPr>
        <w:t>,--stack=</w:t>
      </w:r>
      <w:r w:rsidR="00457FC1" w:rsidRPr="00F273B8">
        <w:rPr>
          <w:rFonts w:ascii="Courier New" w:hAnsi="Courier New" w:cs="Courier New"/>
        </w:rPr>
        <w:t>999</w:t>
      </w:r>
      <w:del w:id="55" w:author="Bonnie Jonkman" w:date="2016-02-10T12:25:00Z">
        <w:r w:rsidR="00457FC1" w:rsidRPr="00F273B8" w:rsidDel="005970BB">
          <w:rPr>
            <w:rFonts w:ascii="Courier New" w:hAnsi="Courier New" w:cs="Courier New"/>
          </w:rPr>
          <w:delText>99</w:delText>
        </w:r>
      </w:del>
      <w:r w:rsidR="00457FC1" w:rsidRPr="00F273B8">
        <w:rPr>
          <w:rFonts w:ascii="Courier New" w:hAnsi="Courier New" w:cs="Courier New"/>
        </w:rPr>
        <w:t>9999</w:t>
      </w:r>
      <w:r w:rsidR="00457FC1">
        <w:rPr>
          <w:rFonts w:ascii="Helvetica" w:hAnsi="Helvetica"/>
          <w:color w:val="282828"/>
          <w:sz w:val="21"/>
          <w:szCs w:val="21"/>
          <w:lang w:val="en"/>
        </w:rPr>
        <w:tab/>
      </w:r>
      <w:r w:rsidR="00457FC1" w:rsidRPr="003B2B9B">
        <w:t>(gfortran)</w:t>
      </w:r>
      <w:ins w:id="56" w:author="Bonnie Jonkman" w:date="2016-02-10T12:25:00Z">
        <w:r w:rsidR="005970BB">
          <w:br/>
          <w:t xml:space="preserve">There is a 1-GB limit </w:t>
        </w:r>
      </w:ins>
      <w:ins w:id="57" w:author="Bonnie Jonkman" w:date="2016-02-10T12:26:00Z">
        <w:r w:rsidR="005970BB">
          <w:t xml:space="preserve">on stack size. If you go beyond that limit, you will see errors when you try </w:t>
        </w:r>
        <w:r w:rsidR="005970BB">
          <w:lastRenderedPageBreak/>
          <w:t xml:space="preserve">to run the code. </w:t>
        </w:r>
      </w:ins>
      <w:ins w:id="58" w:author="Bonnie Jonkman" w:date="2016-02-10T12:29:00Z">
        <w:r w:rsidR="005970BB">
          <w:t>W</w:t>
        </w:r>
      </w:ins>
      <w:ins w:id="59" w:author="Bonnie Jonkman" w:date="2016-02-10T12:26:00Z">
        <w:r w:rsidR="005970BB">
          <w:t xml:space="preserve">hen using the </w:t>
        </w:r>
        <w:proofErr w:type="spellStart"/>
        <w:r w:rsidR="005970BB">
          <w:t>OrcaFlex</w:t>
        </w:r>
        <w:proofErr w:type="spellEnd"/>
        <w:r w:rsidR="005970BB">
          <w:t xml:space="preserve"> interface</w:t>
        </w:r>
      </w:ins>
      <w:ins w:id="60" w:author="Bonnie Jonkman" w:date="2016-02-10T12:27:00Z">
        <w:r w:rsidR="005970BB">
          <w:t xml:space="preserve">, you will need to ensure that the </w:t>
        </w:r>
      </w:ins>
      <w:ins w:id="61" w:author="Bonnie Jonkman" w:date="2016-02-10T12:29:00Z">
        <w:r w:rsidR="005970BB">
          <w:t>stack reserve</w:t>
        </w:r>
      </w:ins>
      <w:ins w:id="62" w:author="Bonnie Jonkman" w:date="2016-02-10T12:27:00Z">
        <w:r w:rsidR="005970BB">
          <w:t xml:space="preserve"> size </w:t>
        </w:r>
      </w:ins>
      <w:ins w:id="63" w:author="Bonnie Jonkman" w:date="2016-02-10T12:30:00Z">
        <w:r w:rsidR="005970BB">
          <w:t>is small enough to accommodate the number of threads being used</w:t>
        </w:r>
      </w:ins>
      <w:ins w:id="64" w:author="Bonnie Jonkman" w:date="2016-02-25T09:18:00Z">
        <w:r w:rsidR="006D34A7">
          <w:t xml:space="preserve"> in </w:t>
        </w:r>
        <w:proofErr w:type="spellStart"/>
        <w:r w:rsidR="006D34A7">
          <w:t>OrcaFlex</w:t>
        </w:r>
      </w:ins>
      <w:proofErr w:type="spellEnd"/>
      <w:ins w:id="65" w:author="Bonnie Jonkman" w:date="2016-02-10T12:30:00Z">
        <w:r w:rsidR="005970BB">
          <w:t>.</w:t>
        </w:r>
      </w:ins>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r>
      <w:r w:rsidRPr="003B2B9B">
        <w:t>(gfortran)</w:t>
      </w:r>
    </w:p>
    <w:p w:rsidR="00457FC1" w:rsidRPr="00C91ACB" w:rsidRDefault="00457FC1" w:rsidP="00457FC1">
      <w:pPr>
        <w:pStyle w:val="ListParagraph"/>
        <w:tabs>
          <w:tab w:val="right" w:pos="8640"/>
        </w:tabs>
      </w:pPr>
    </w:p>
    <w:p w:rsidR="00457FC1" w:rsidRDefault="00457FC1" w:rsidP="003B2B9B">
      <w:pPr>
        <w:rPr>
          <w:lang w:val="en"/>
        </w:rPr>
      </w:pPr>
      <w:r>
        <w:rPr>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BE443C" w:rsidRDefault="0081118A" w:rsidP="007C3B93">
      <w:pPr>
        <w:pStyle w:val="ListParagraph"/>
        <w:keepNext/>
        <w:numPr>
          <w:ilvl w:val="0"/>
          <w:numId w:val="2"/>
        </w:numPr>
      </w:pPr>
      <w:r>
        <w:t xml:space="preserve">Use the preprocessor definition DOUBLE_PRECISION (for the </w:t>
      </w:r>
      <w:r w:rsidR="00E13CD8">
        <w:t>NWTC Subroutine Library</w:t>
      </w:r>
      <w:r>
        <w:t>)</w:t>
      </w:r>
      <w:r w:rsidR="00E13CD8">
        <w:t>.</w:t>
      </w:r>
      <w:r w:rsidR="00BE443C">
        <w:t xml:space="preserve"> This can be done from the command line by adding –DDOUBLE_PRECISION to the compile options, or using the appropriate GUI in Visual Studio (see </w:t>
      </w:r>
      <w:r w:rsidR="00BE443C">
        <w:fldChar w:fldCharType="begin"/>
      </w:r>
      <w:r w:rsidR="00BE443C">
        <w:instrText xml:space="preserve"> REF _Ref415559437 \h </w:instrText>
      </w:r>
      <w:r w:rsidR="00BE443C">
        <w:fldChar w:fldCharType="separate"/>
      </w:r>
      <w:r w:rsidR="009F3333">
        <w:t xml:space="preserve">Figure </w:t>
      </w:r>
      <w:r w:rsidR="009F3333">
        <w:rPr>
          <w:noProof/>
        </w:rPr>
        <w:t>6</w:t>
      </w:r>
      <w:r w:rsidR="00BE443C">
        <w:fldChar w:fldCharType="end"/>
      </w:r>
      <w:r w:rsidR="00BE443C">
        <w:t>).</w:t>
      </w:r>
    </w:p>
    <w:p w:rsidR="00BE443C" w:rsidRDefault="0081118A" w:rsidP="007C3B93">
      <w:pPr>
        <w:keepNext/>
        <w:ind w:left="360"/>
      </w:pPr>
      <w:r>
        <w:rPr>
          <w:noProof/>
        </w:rPr>
        <w:drawing>
          <wp:inline distT="0" distB="0" distL="0" distR="0" wp14:anchorId="1688A869" wp14:editId="13B17BD2">
            <wp:extent cx="5943600" cy="4284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284980"/>
                    </a:xfrm>
                    <a:prstGeom prst="rect">
                      <a:avLst/>
                    </a:prstGeom>
                  </pic:spPr>
                </pic:pic>
              </a:graphicData>
            </a:graphic>
          </wp:inline>
        </w:drawing>
      </w:r>
    </w:p>
    <w:p w:rsidR="00E13CD8" w:rsidRDefault="00BE443C" w:rsidP="007C3B93">
      <w:pPr>
        <w:pStyle w:val="Caption"/>
        <w:ind w:left="360"/>
        <w:jc w:val="center"/>
      </w:pPr>
      <w:bookmarkStart w:id="66" w:name="_Ref415559437"/>
      <w:r>
        <w:t xml:space="preserve">Figure </w:t>
      </w:r>
      <w:fldSimple w:instr=" SEQ Figure \* ARABIC ">
        <w:r w:rsidR="009F3333">
          <w:rPr>
            <w:noProof/>
          </w:rPr>
          <w:t>6</w:t>
        </w:r>
      </w:fldSimple>
      <w:bookmarkEnd w:id="66"/>
      <w:r>
        <w:t>: Adding preprocessor definitions</w:t>
      </w:r>
      <w:r>
        <w:rPr>
          <w:noProof/>
        </w:rPr>
        <w:t xml:space="preserve"> to a Visual Studio project</w:t>
      </w:r>
    </w:p>
    <w:p w:rsidR="00E13CD8" w:rsidRDefault="003B2B9B" w:rsidP="00E13CD8">
      <w:pPr>
        <w:pStyle w:val="ListParagraph"/>
        <w:numPr>
          <w:ilvl w:val="0"/>
          <w:numId w:val="2"/>
        </w:numPr>
      </w:pPr>
      <w:r>
        <w:lastRenderedPageBreak/>
        <w:t>Some of the Third Party code</w:t>
      </w:r>
      <w:r w:rsidR="009F3333">
        <w:t xml:space="preserve"> </w:t>
      </w:r>
      <w:r>
        <w:t>we use also require</w:t>
      </w:r>
      <w:r w:rsidR="009F3333">
        <w:t>s</w:t>
      </w:r>
      <w:r w:rsidR="00E13CD8">
        <w:t xml:space="preserve"> set</w:t>
      </w:r>
      <w:r>
        <w:t>ting</w:t>
      </w:r>
      <w:r w:rsidR="00E13CD8">
        <w:t xml:space="preserve"> the default Real and Double KINDs to 8 and 16 bytes, respectively. (Default REAL must be the same as </w:t>
      </w:r>
      <w:proofErr w:type="spellStart"/>
      <w:r w:rsidR="00E13CD8">
        <w:t>ReKi</w:t>
      </w:r>
      <w:proofErr w:type="spellEnd"/>
      <w:r w:rsidR="00E13CD8">
        <w:t xml:space="preserve"> and Default </w:t>
      </w:r>
      <w:r w:rsidR="005C35F7">
        <w:t xml:space="preserve">DOUBLE </w:t>
      </w:r>
      <w:r w:rsidR="00E13CD8">
        <w:t xml:space="preserve">must be the same as </w:t>
      </w:r>
      <w:proofErr w:type="spellStart"/>
      <w:r w:rsidR="00E13CD8">
        <w:t>DbKi</w:t>
      </w:r>
      <w:proofErr w:type="spellEnd"/>
      <w:r w:rsidR="00E13CD8">
        <w:t>.)</w:t>
      </w:r>
    </w:p>
    <w:p w:rsidR="00BE443C" w:rsidRDefault="00E13CD8" w:rsidP="007C3B93">
      <w:pPr>
        <w:pStyle w:val="ListParagraph"/>
        <w:keepNext/>
      </w:pPr>
      <w:r>
        <w:rPr>
          <w:noProof/>
        </w:rPr>
        <w:drawing>
          <wp:inline distT="0" distB="0" distL="0" distR="0" wp14:anchorId="1AE7D932" wp14:editId="4B840597">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1420"/>
                    </a:xfrm>
                    <a:prstGeom prst="rect">
                      <a:avLst/>
                    </a:prstGeom>
                  </pic:spPr>
                </pic:pic>
              </a:graphicData>
            </a:graphic>
          </wp:inline>
        </w:drawing>
      </w:r>
    </w:p>
    <w:p w:rsidR="00E13CD8" w:rsidRPr="008B260E" w:rsidRDefault="00BE443C" w:rsidP="007C3B93">
      <w:pPr>
        <w:pStyle w:val="Caption"/>
        <w:ind w:left="360"/>
        <w:jc w:val="center"/>
      </w:pPr>
      <w:r>
        <w:t xml:space="preserve">Figure </w:t>
      </w:r>
      <w:fldSimple w:instr=" SEQ Figure \* ARABIC ">
        <w:r w:rsidR="009F3333">
          <w:rPr>
            <w:noProof/>
          </w:rPr>
          <w:t>7</w:t>
        </w:r>
      </w:fldSimple>
      <w:r>
        <w:t>: Changing default real and double sizes in Visual Studio</w:t>
      </w:r>
    </w:p>
    <w:p w:rsidR="0026076F" w:rsidRDefault="0026076F" w:rsidP="0026076F">
      <w:pPr>
        <w:pStyle w:val="Heading2"/>
      </w:pPr>
      <w:bookmarkStart w:id="67" w:name="_Ref429642812"/>
      <w:r>
        <w:t>LAPACK Libraries</w:t>
      </w:r>
      <w:bookmarkEnd w:id="67"/>
    </w:p>
    <w:p w:rsidR="0026076F" w:rsidRDefault="0026076F" w:rsidP="0026076F">
      <w:r>
        <w:t>FAST v8 uses some LAPACK routines (</w:t>
      </w:r>
      <w:hyperlink r:id="rId25"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lastRenderedPageBreak/>
        <w:drawing>
          <wp:inline distT="0" distB="0" distL="0" distR="0" wp14:anchorId="22D75510" wp14:editId="39E70D2C">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fldSimple w:instr=" SEQ Figure \* ARABIC ">
        <w:r w:rsidR="009F3333">
          <w:rPr>
            <w:noProof/>
          </w:rPr>
          <w:t>8</w:t>
        </w:r>
      </w:fldSimple>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7" w:history="1">
        <w:r w:rsidR="007C4197">
          <w:rPr>
            <w:rStyle w:val="Hyperlink"/>
          </w:rPr>
          <w:t>http://icl.cs.utk.edu/lapack-for-windows/lapack/</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8"/>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68" w:name="_Ref391903082"/>
      <w:bookmarkStart w:id="69" w:name="_Ref391903078"/>
      <w:r>
        <w:lastRenderedPageBreak/>
        <w:t xml:space="preserve">Table </w:t>
      </w:r>
      <w:fldSimple w:instr=" SEQ Table \* ARABIC ">
        <w:r w:rsidR="009F3333">
          <w:rPr>
            <w:noProof/>
          </w:rPr>
          <w:t>1</w:t>
        </w:r>
      </w:fldSimple>
      <w:bookmarkEnd w:id="68"/>
      <w:r>
        <w:t xml:space="preserve">: </w:t>
      </w:r>
      <w:proofErr w:type="gramStart"/>
      <w:r>
        <w:t>Fortran</w:t>
      </w:r>
      <w:proofErr w:type="gramEnd"/>
      <w:r>
        <w:t xml:space="preserve"> Compiling Options</w:t>
      </w:r>
      <w:bookmarkEnd w:id="69"/>
    </w:p>
    <w:tbl>
      <w:tblPr>
        <w:tblW w:w="0" w:type="auto"/>
        <w:tblInd w:w="78" w:type="dxa"/>
        <w:tblLook w:val="0000" w:firstRow="0" w:lastRow="0" w:firstColumn="0" w:lastColumn="0" w:noHBand="0" w:noVBand="0"/>
      </w:tblPr>
      <w:tblGrid>
        <w:gridCol w:w="3964"/>
        <w:gridCol w:w="1689"/>
        <w:gridCol w:w="2555"/>
        <w:gridCol w:w="2810"/>
        <w:gridCol w:w="2080"/>
      </w:tblGrid>
      <w:tr w:rsidR="00457FC1" w:rsidRPr="00272194" w:rsidTr="0052619C">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4C6382">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 xml:space="preserve">(Linux and </w:t>
            </w:r>
            <w:r w:rsidR="004C6382">
              <w:rPr>
                <w:rFonts w:ascii="Calibri" w:hAnsi="Calibri" w:cs="Calibri"/>
                <w:b/>
                <w:bCs/>
                <w:color w:val="000000"/>
              </w:rPr>
              <w:t xml:space="preserve">Mac </w:t>
            </w:r>
            <w:r w:rsidR="0038059C">
              <w:rPr>
                <w:rFonts w:ascii="Calibri" w:hAnsi="Calibri" w:cs="Calibri"/>
                <w:b/>
                <w:bCs/>
                <w:color w:val="000000"/>
              </w:rPr>
              <w:t>OS</w:t>
            </w:r>
            <w:r w:rsidRPr="00272194">
              <w:rPr>
                <w:rFonts w:ascii="Calibri" w:hAnsi="Calibri" w:cs="Calibri"/>
                <w:b/>
                <w:bCs/>
                <w:color w:val="000000"/>
              </w:rPr>
              <w:t>)</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52619C">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52619C">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1"/>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Pr="00181DB4" w:rsidRDefault="005415BC" w:rsidP="00181DB4">
      <w:pPr>
        <w:pStyle w:val="Heading1"/>
      </w:pPr>
      <w:bookmarkStart w:id="70" w:name="_Ref391976211"/>
      <w:bookmarkStart w:id="71" w:name="_Ref431819422"/>
      <w:r w:rsidRPr="00181DB4">
        <w:lastRenderedPageBreak/>
        <w:t xml:space="preserve">Compiling </w:t>
      </w:r>
      <w:r w:rsidR="00DA1286" w:rsidRPr="00181DB4">
        <w:t xml:space="preserve">and Running </w:t>
      </w:r>
      <w:r w:rsidRPr="00181DB4">
        <w:t xml:space="preserve">on Linux or </w:t>
      </w:r>
      <w:r w:rsidR="009F0B27" w:rsidRPr="00181DB4">
        <w:t xml:space="preserve">Mac </w:t>
      </w:r>
      <w:bookmarkEnd w:id="70"/>
      <w:r w:rsidR="0038059C" w:rsidRPr="00181DB4">
        <w:t>OS</w:t>
      </w:r>
      <w:bookmarkEnd w:id="71"/>
    </w:p>
    <w:p w:rsidR="00CB0687" w:rsidRDefault="00DF6D0C" w:rsidP="00DF6D0C">
      <w:r>
        <w:t xml:space="preserve">The </w:t>
      </w:r>
      <w:proofErr w:type="spellStart"/>
      <w:r>
        <w:t>makefile</w:t>
      </w:r>
      <w:proofErr w:type="spellEnd"/>
      <w:r>
        <w:t xml:space="preserve"> distributed in the &lt;FAST8&gt;/</w:t>
      </w:r>
      <w:proofErr w:type="gramStart"/>
      <w:r>
        <w:t>Compiling</w:t>
      </w:r>
      <w:proofErr w:type="gramEnd"/>
      <w:r>
        <w:t xml:space="preserve"> directory has been tested with Mac OS X and some Linux systems. Before compiling the FAST v8 executable, though, </w:t>
      </w:r>
      <w:r w:rsidR="00CB0687">
        <w:t>you will need to compile a few components.</w:t>
      </w:r>
    </w:p>
    <w:p w:rsidR="00CB0687" w:rsidRDefault="00CB0687" w:rsidP="009F3333">
      <w:pPr>
        <w:pStyle w:val="Heading2"/>
      </w:pPr>
      <w:r>
        <w:t>FAST Registry</w:t>
      </w:r>
    </w:p>
    <w:p w:rsidR="00B85285" w:rsidRDefault="00CB0687" w:rsidP="005415BC">
      <w:r>
        <w:t>We have included the source code for the FAST Registry in the &lt;FAST8&gt;</w:t>
      </w:r>
      <w:r w:rsidR="00DA1286">
        <w:t>/</w:t>
      </w:r>
      <w:r>
        <w:t>Source</w:t>
      </w:r>
      <w:r w:rsidR="00DA1286">
        <w:t>/</w:t>
      </w:r>
      <w:r>
        <w:t>dependencies</w:t>
      </w:r>
      <w:r w:rsidR="00DA1286">
        <w:t>/</w:t>
      </w:r>
      <w:r>
        <w:t xml:space="preserve">Registry folder. That folder also contains a </w:t>
      </w:r>
      <w:proofErr w:type="spellStart"/>
      <w:r>
        <w:t>makefile</w:t>
      </w:r>
      <w:proofErr w:type="spellEnd"/>
      <w:r>
        <w:t xml:space="preserve"> that will generate the FAST Registry executable using </w:t>
      </w:r>
      <w:proofErr w:type="spellStart"/>
      <w:r>
        <w:t>gcc</w:t>
      </w:r>
      <w:proofErr w:type="spellEnd"/>
      <w:r>
        <w:t xml:space="preserve">. </w:t>
      </w:r>
      <w:r w:rsidR="00B85285">
        <w:t xml:space="preserve">In the Registry folder, perform the command </w:t>
      </w:r>
    </w:p>
    <w:p w:rsidR="00B85285" w:rsidRDefault="00B85285" w:rsidP="009F3333">
      <w:pPr>
        <w:pStyle w:val="NRELScreenOutput"/>
      </w:pPr>
      <w:proofErr w:type="gramStart"/>
      <w:r>
        <w:t>m</w:t>
      </w:r>
      <w:r w:rsidR="00CB0687">
        <w:t>ake</w:t>
      </w:r>
      <w:proofErr w:type="gramEnd"/>
    </w:p>
    <w:p w:rsidR="00CB0687" w:rsidRDefault="00B85285" w:rsidP="005415BC">
      <w:r>
        <w:t xml:space="preserve">This command will generate </w:t>
      </w:r>
      <w:r w:rsidR="00CB0687">
        <w:t>an executable named “registry.exe” in the &lt;FAST8&gt;</w:t>
      </w:r>
      <w:r w:rsidR="00DA1286">
        <w:t>/</w:t>
      </w:r>
      <w:r w:rsidR="00CB0687">
        <w:t>Source</w:t>
      </w:r>
      <w:r w:rsidR="00DA1286">
        <w:t>/</w:t>
      </w:r>
      <w:r w:rsidR="00CB0687">
        <w:t>dependencies folder.</w:t>
      </w:r>
    </w:p>
    <w:p w:rsidR="00CB0687" w:rsidRDefault="00CB0687" w:rsidP="009F3333">
      <w:pPr>
        <w:pStyle w:val="Heading2"/>
      </w:pPr>
      <w:r>
        <w:t>MAP++ Library</w:t>
      </w:r>
    </w:p>
    <w:p w:rsidR="005415BC" w:rsidRDefault="0081118A" w:rsidP="005415BC">
      <w:r>
        <w:t xml:space="preserve">The source files for the MAP++ library are not included in the FAST archive, but </w:t>
      </w:r>
      <w:r w:rsidR="009F3333">
        <w:t xml:space="preserve">they </w:t>
      </w:r>
      <w:r>
        <w:t xml:space="preserve">are available on the MAP++ web site: </w:t>
      </w:r>
      <w:hyperlink r:id="rId29" w:history="1">
        <w:r w:rsidRPr="000225DF">
          <w:rPr>
            <w:rStyle w:val="Hyperlink"/>
          </w:rPr>
          <w:t>https://nwtc.nrel.gov/MAP</w:t>
        </w:r>
      </w:hyperlink>
      <w:r>
        <w:t xml:space="preserve"> . The MAP++ archive contains a </w:t>
      </w:r>
      <w:proofErr w:type="spellStart"/>
      <w:r>
        <w:t>makefile</w:t>
      </w:r>
      <w:proofErr w:type="spellEnd"/>
      <w:r>
        <w:t xml:space="preserve"> (in </w:t>
      </w:r>
      <w:r w:rsidR="00B85285">
        <w:t xml:space="preserve">its </w:t>
      </w:r>
      <w:proofErr w:type="spellStart"/>
      <w:r>
        <w:t>src</w:t>
      </w:r>
      <w:proofErr w:type="spellEnd"/>
      <w:r>
        <w:t xml:space="preserve"> folder) that can be used to generate the MAP++ library.</w:t>
      </w:r>
    </w:p>
    <w:p w:rsidR="00CB0687" w:rsidRDefault="000C4482" w:rsidP="005415BC">
      <w:r>
        <w:t xml:space="preserve">Running the “make” command should produce a .so file in the MAP++ </w:t>
      </w:r>
      <w:proofErr w:type="spellStart"/>
      <w:r>
        <w:t>src</w:t>
      </w:r>
      <w:proofErr w:type="spellEnd"/>
      <w:r>
        <w:t xml:space="preserve"> folder. At this writing, the file is called “libmap-1.</w:t>
      </w:r>
      <w:r w:rsidR="009F3333">
        <w:t>1</w:t>
      </w:r>
      <w:r>
        <w:t>0.</w:t>
      </w:r>
      <w:r w:rsidR="008D5553">
        <w:t>01</w:t>
      </w:r>
      <w:r>
        <w:t xml:space="preserve">.so”. When finished, copy </w:t>
      </w:r>
      <w:r w:rsidR="009F69A2">
        <w:t>libmap-1.</w:t>
      </w:r>
      <w:r w:rsidR="00263C92">
        <w:t>1</w:t>
      </w:r>
      <w:r w:rsidR="009F69A2">
        <w:t>0.</w:t>
      </w:r>
      <w:r w:rsidR="008D5553">
        <w:t>01</w:t>
      </w:r>
      <w:r w:rsidR="009F69A2">
        <w:t>.so</w:t>
      </w:r>
      <w:r>
        <w:t xml:space="preserve"> to the &lt;FAST8&gt;/bin directory</w:t>
      </w:r>
      <w:r w:rsidR="00C1080D">
        <w:t xml:space="preserve">, where the FAST </w:t>
      </w:r>
      <w:proofErr w:type="spellStart"/>
      <w:r w:rsidR="00C1080D">
        <w:t>makefile</w:t>
      </w:r>
      <w:proofErr w:type="spellEnd"/>
      <w:r w:rsidR="00C1080D">
        <w:t xml:space="preserve"> will look for the file</w:t>
      </w:r>
      <w:r>
        <w:t>.</w:t>
      </w:r>
    </w:p>
    <w:p w:rsidR="00C1080D" w:rsidRDefault="00C1080D" w:rsidP="005415BC">
      <w:r>
        <w:t>When running FAST, the system must be able to load libmap-1.10.</w:t>
      </w:r>
      <w:r w:rsidR="008D5553">
        <w:t>01</w:t>
      </w:r>
      <w:r>
        <w:t>.so. This can be accomplished in several ways, including putting it in the directory where you run FAST, copying it to /</w:t>
      </w:r>
      <w:proofErr w:type="spellStart"/>
      <w:r>
        <w:t>usr</w:t>
      </w:r>
      <w:proofErr w:type="spellEnd"/>
      <w:r>
        <w:t>/lib, or changing DYLD_LIBRARY_PATH on Mac OS.</w:t>
      </w:r>
    </w:p>
    <w:p w:rsidR="00CB0687" w:rsidRDefault="00CB0687" w:rsidP="005C35F7">
      <w:pPr>
        <w:pStyle w:val="Heading2"/>
      </w:pPr>
      <w:r>
        <w:t>FAST Executable</w:t>
      </w:r>
    </w:p>
    <w:p w:rsidR="00B85285" w:rsidRDefault="008F28D2" w:rsidP="00B85285">
      <w:r>
        <w:t xml:space="preserve">Before running the FAST v8 </w:t>
      </w:r>
      <w:proofErr w:type="spellStart"/>
      <w:r>
        <w:t>makefile</w:t>
      </w:r>
      <w:proofErr w:type="spellEnd"/>
      <w:r>
        <w:t xml:space="preserve">, make sure you have the FAST registry executable and MAP++ library compiled for your operating system. </w:t>
      </w:r>
      <w:r w:rsidR="00B85285">
        <w:t xml:space="preserve">The FAST Registry executable file will be necessary </w:t>
      </w:r>
      <w:r>
        <w:t xml:space="preserve">only </w:t>
      </w:r>
      <w:r w:rsidR="00B85285">
        <w:t xml:space="preserve">if you modify any of the FAST </w:t>
      </w:r>
      <w:proofErr w:type="gramStart"/>
      <w:r w:rsidR="00B85285">
        <w:t>Registry</w:t>
      </w:r>
      <w:proofErr w:type="gramEnd"/>
      <w:r w:rsidR="00B85285">
        <w:t xml:space="preserve"> input files or if you perform the command </w:t>
      </w:r>
    </w:p>
    <w:p w:rsidR="00B85285" w:rsidRDefault="00B85285" w:rsidP="00B85285">
      <w:pPr>
        <w:pStyle w:val="NRELScreenOutput"/>
      </w:pPr>
      <w:proofErr w:type="gramStart"/>
      <w:r>
        <w:t>make</w:t>
      </w:r>
      <w:proofErr w:type="gramEnd"/>
      <w:r>
        <w:t xml:space="preserve"> </w:t>
      </w:r>
      <w:proofErr w:type="spellStart"/>
      <w:r>
        <w:t>superclean</w:t>
      </w:r>
      <w:proofErr w:type="spellEnd"/>
    </w:p>
    <w:p w:rsidR="00B85285" w:rsidRDefault="00B85285" w:rsidP="00B85285">
      <w:proofErr w:type="gramStart"/>
      <w:r>
        <w:t>for</w:t>
      </w:r>
      <w:proofErr w:type="gramEnd"/>
      <w:r>
        <w:t xml:space="preserve"> creating the FAST executable.</w:t>
      </w:r>
    </w:p>
    <w:p w:rsidR="008F28D2" w:rsidRDefault="008F28D2" w:rsidP="00B85285">
      <w:r>
        <w:t xml:space="preserve">The </w:t>
      </w:r>
      <w:proofErr w:type="spellStart"/>
      <w:r>
        <w:t>makefile</w:t>
      </w:r>
      <w:proofErr w:type="spellEnd"/>
      <w:r>
        <w:t xml:space="preserve"> has been set up to link with the file </w:t>
      </w:r>
      <w:proofErr w:type="gramStart"/>
      <w:r>
        <w:t>..</w:t>
      </w:r>
      <w:proofErr w:type="gramEnd"/>
      <w:r>
        <w:t>/bin/libmap-1.</w:t>
      </w:r>
      <w:r w:rsidR="0013646D">
        <w:t>1</w:t>
      </w:r>
      <w:r>
        <w:t>0.</w:t>
      </w:r>
      <w:r w:rsidR="008D5553">
        <w:t>01</w:t>
      </w:r>
      <w:r>
        <w:t xml:space="preserve">.so. If this MAP++ library file has </w:t>
      </w:r>
      <w:r w:rsidR="0013646D">
        <w:t>a different</w:t>
      </w:r>
      <w:r>
        <w:t xml:space="preserve"> name, you will need to edit the </w:t>
      </w:r>
      <w:proofErr w:type="spellStart"/>
      <w:r>
        <w:t>makefile</w:t>
      </w:r>
      <w:proofErr w:type="spellEnd"/>
      <w:r>
        <w:t xml:space="preserve"> accordingly.</w:t>
      </w:r>
    </w:p>
    <w:p w:rsidR="008F28D2" w:rsidRDefault="00DF6D0C" w:rsidP="00B85285">
      <w:r>
        <w:t>When the FAST Registry and MAP++ library have been generated</w:t>
      </w:r>
      <w:r w:rsidR="008F28D2">
        <w:t>, you can run the command</w:t>
      </w:r>
    </w:p>
    <w:p w:rsidR="008F28D2" w:rsidRDefault="008F28D2" w:rsidP="008F28D2">
      <w:pPr>
        <w:pStyle w:val="NRELScreenOutput"/>
      </w:pPr>
      <w:proofErr w:type="gramStart"/>
      <w:r>
        <w:t>make</w:t>
      </w:r>
      <w:proofErr w:type="gramEnd"/>
    </w:p>
    <w:p w:rsidR="008F28D2" w:rsidRDefault="00DF6D0C" w:rsidP="005C35F7">
      <w:proofErr w:type="gramStart"/>
      <w:r>
        <w:lastRenderedPageBreak/>
        <w:t>in</w:t>
      </w:r>
      <w:proofErr w:type="gramEnd"/>
      <w:r>
        <w:t xml:space="preserve"> the &lt;FAST8&gt;</w:t>
      </w:r>
      <w:r w:rsidR="0013646D">
        <w:t>/</w:t>
      </w:r>
      <w:r>
        <w:t xml:space="preserve">Compiling directory. </w:t>
      </w:r>
      <w:r w:rsidR="008F28D2">
        <w:t xml:space="preserve">This should generate a file called FAST_glin32 in the &lt;FAST8&gt;/bin directory. If you have set the </w:t>
      </w:r>
      <w:proofErr w:type="spellStart"/>
      <w:r w:rsidR="008F28D2">
        <w:t>makefile</w:t>
      </w:r>
      <w:proofErr w:type="spellEnd"/>
      <w:r w:rsidR="008F28D2">
        <w:t xml:space="preserve"> to compile with 64-bit addresses, the file will be called FAST_glin64.</w:t>
      </w:r>
    </w:p>
    <w:p w:rsidR="00CB0687" w:rsidRDefault="00CB0687" w:rsidP="005C35F7">
      <w:pPr>
        <w:pStyle w:val="Heading2"/>
      </w:pPr>
      <w:r>
        <w:t>DISCON: Discrete Controllers in Dynamically Loaded Libraries</w:t>
      </w:r>
    </w:p>
    <w:p w:rsidR="00CB0687" w:rsidRDefault="00CB0687">
      <w:r>
        <w:t xml:space="preserve">If you wish to run any FAST model that uses the DISCON dynamically loaded libraries (e.g., </w:t>
      </w:r>
      <w:proofErr w:type="spellStart"/>
      <w:r>
        <w:t>CertTests</w:t>
      </w:r>
      <w:proofErr w:type="spellEnd"/>
      <w:r>
        <w:t xml:space="preserve"> 18-26), you must compile the control algorithms as a dynamic library (shared object). The DISCON routine is an industry-standard interface (</w:t>
      </w:r>
      <w:proofErr w:type="spellStart"/>
      <w:r>
        <w:t>Gerrad</w:t>
      </w:r>
      <w:proofErr w:type="spellEnd"/>
      <w:r>
        <w:t xml:space="preserve"> Hassan’s Bladed Interface). The source files for each of the controllers used in </w:t>
      </w:r>
      <w:proofErr w:type="spellStart"/>
      <w:r>
        <w:t>CertTests</w:t>
      </w:r>
      <w:proofErr w:type="spellEnd"/>
      <w:r>
        <w:t xml:space="preserve"> 18-26 are in the </w:t>
      </w:r>
      <w:r w:rsidR="00DA1286">
        <w:t>&lt;FAST8&gt;/CertTest/5MW_Baseline/</w:t>
      </w:r>
      <w:proofErr w:type="spellStart"/>
      <w:r w:rsidR="00DA1286">
        <w:t>ServoData</w:t>
      </w:r>
      <w:proofErr w:type="spellEnd"/>
      <w:r w:rsidR="00DA1286">
        <w:t xml:space="preserve">/Source folder, and a </w:t>
      </w:r>
      <w:proofErr w:type="spellStart"/>
      <w:r w:rsidR="00DA1286">
        <w:t>makefile</w:t>
      </w:r>
      <w:proofErr w:type="spellEnd"/>
      <w:r w:rsidR="00DA1286">
        <w:t xml:space="preserve"> (</w:t>
      </w:r>
      <w:proofErr w:type="spellStart"/>
      <w:r w:rsidR="00DA1286">
        <w:t>makefile_DISCON_DLL</w:t>
      </w:r>
      <w:proofErr w:type="spellEnd"/>
      <w:r w:rsidR="00DA1286">
        <w:t>) to compile them is in &lt;FAST8&gt;/Compiling. Running the command</w:t>
      </w:r>
    </w:p>
    <w:p w:rsidR="00DA1286" w:rsidRDefault="00DA1286" w:rsidP="005C35F7">
      <w:pPr>
        <w:pStyle w:val="NRELScreenOutput"/>
      </w:pPr>
      <w:proofErr w:type="gramStart"/>
      <w:r>
        <w:t>make</w:t>
      </w:r>
      <w:proofErr w:type="gramEnd"/>
      <w:r>
        <w:t xml:space="preserve"> –f </w:t>
      </w:r>
      <w:proofErr w:type="spellStart"/>
      <w:r>
        <w:t>makefile_DISCON_DLL</w:t>
      </w:r>
      <w:proofErr w:type="spellEnd"/>
    </w:p>
    <w:p w:rsidR="00DA1286" w:rsidRDefault="00DA1286">
      <w:proofErr w:type="gramStart"/>
      <w:r>
        <w:t>in</w:t>
      </w:r>
      <w:proofErr w:type="gramEnd"/>
      <w:r>
        <w:t xml:space="preserve"> the Compiling folder will generate a file called DISCON</w:t>
      </w:r>
      <w:r w:rsidR="00DF6D0C">
        <w:t>_glin32</w:t>
      </w:r>
      <w:r>
        <w:t>.so in the &lt;FAST8&gt;/CertTest/5MW_Baseline/</w:t>
      </w:r>
      <w:proofErr w:type="spellStart"/>
      <w:r>
        <w:t>ServoData</w:t>
      </w:r>
      <w:proofErr w:type="spellEnd"/>
      <w:r>
        <w:t xml:space="preserve"> folder. This controller is used for Test 18 (and a few others). If you wish to compile a different source file, you will need to edit “</w:t>
      </w:r>
      <w:proofErr w:type="spellStart"/>
      <w:r>
        <w:t>makefile_DISCON_DLL</w:t>
      </w:r>
      <w:proofErr w:type="spellEnd"/>
      <w:r>
        <w:t xml:space="preserve">” and modify variables </w:t>
      </w:r>
      <w:r w:rsidRPr="005C35F7">
        <w:rPr>
          <w:b/>
        </w:rPr>
        <w:t>SOURCE_FILE</w:t>
      </w:r>
      <w:r>
        <w:t xml:space="preserve"> and </w:t>
      </w:r>
      <w:r w:rsidRPr="005C35F7">
        <w:rPr>
          <w:b/>
        </w:rPr>
        <w:t>OUTPUT_NAME</w:t>
      </w:r>
      <w:r>
        <w:t>.</w:t>
      </w:r>
    </w:p>
    <w:p w:rsidR="00DF6D0C" w:rsidRDefault="00DF6D0C">
      <w:r>
        <w:t>When &lt;FAST8&gt;/CertTest/5MW_Baseline/ServoData/DISCON_glin32.so has been created, you must open the ServoDyn input file and tell it to read this library. Open the file &lt;FAST8&gt;/CertTest/5MW_Baseline/</w:t>
      </w:r>
      <w:r w:rsidRPr="00DF6D0C">
        <w:t>NRELOffshrBsline5MW_Onshore_ServoDyn.dat</w:t>
      </w:r>
      <w:r>
        <w:t xml:space="preserve"> and change the input parameter “</w:t>
      </w:r>
      <w:proofErr w:type="spellStart"/>
      <w:r w:rsidRPr="00DF6D0C">
        <w:t>DLL_FileName</w:t>
      </w:r>
      <w:proofErr w:type="spellEnd"/>
      <w:r>
        <w:t xml:space="preserve">” to </w:t>
      </w:r>
      <w:r w:rsidRPr="00DF6D0C">
        <w:t>"</w:t>
      </w:r>
      <w:proofErr w:type="spellStart"/>
      <w:r w:rsidRPr="00DF6D0C">
        <w:t>ServoData</w:t>
      </w:r>
      <w:proofErr w:type="spellEnd"/>
      <w:r w:rsidRPr="00DF6D0C">
        <w:t>/DISCON_</w:t>
      </w:r>
      <w:r>
        <w:t>glin</w:t>
      </w:r>
      <w:r w:rsidRPr="00DF6D0C">
        <w:t>32.dll"</w:t>
      </w:r>
      <w:r>
        <w:t xml:space="preserve">. </w:t>
      </w:r>
    </w:p>
    <w:p w:rsidR="00DF6D0C" w:rsidRDefault="00DF6D0C">
      <w:r>
        <w:t>When that is complete, you can run the FAST CertTest 18 model on Mac OS X or Linux. For example, in the &lt;FAST8&gt;/CertTest folder, type:</w:t>
      </w:r>
    </w:p>
    <w:p w:rsidR="00DF6D0C" w:rsidRDefault="00DF6D0C" w:rsidP="00DF6D0C">
      <w:pPr>
        <w:pStyle w:val="NRELScreenOutput"/>
      </w:pPr>
      <w:proofErr w:type="gramStart"/>
      <w:r>
        <w:t>..</w:t>
      </w:r>
      <w:proofErr w:type="gramEnd"/>
      <w:r>
        <w:t>/bin/FAST_glin32 Test18.fst</w:t>
      </w:r>
    </w:p>
    <w:p w:rsidR="00DF6D0C" w:rsidRDefault="00DF6D0C" w:rsidP="00DF6D0C">
      <w:r>
        <w:t>Note: if you compile a 64-bit version of FAST (i.e., FAST_glin64), you also need to compile a 64-bit version of the DISCON*.so file.</w:t>
      </w:r>
    </w:p>
    <w:p w:rsidR="005014DE" w:rsidRPr="005C35F7" w:rsidDel="009F5D94" w:rsidRDefault="005014DE" w:rsidP="00DF6D0C">
      <w:pPr>
        <w:rPr>
          <w:del w:id="72" w:author="Bonnie Jonkman" w:date="2016-02-23T20:04:00Z"/>
          <w:i/>
        </w:rPr>
      </w:pPr>
      <w:del w:id="73" w:author="Bonnie Jonkman" w:date="2016-02-23T20:04:00Z">
        <w:r w:rsidRPr="005C35F7" w:rsidDel="009F5D94">
          <w:rPr>
            <w:i/>
          </w:rPr>
          <w:delText>Also note that at this time, DISCON.f90 does not compile on Mac OS X with gcc version 5.2.0 (MacPorts gcc5 5.2.0_0)</w:delText>
        </w:r>
      </w:del>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30"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247" w:rsidRDefault="00627247" w:rsidP="000F2F9E">
      <w:pPr>
        <w:spacing w:after="0" w:line="240" w:lineRule="auto"/>
      </w:pPr>
      <w:r>
        <w:separator/>
      </w:r>
    </w:p>
  </w:endnote>
  <w:endnote w:type="continuationSeparator" w:id="0">
    <w:p w:rsidR="00627247" w:rsidRDefault="00627247"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263C92" w:rsidRDefault="00263C92">
        <w:pPr>
          <w:pStyle w:val="Footer"/>
          <w:jc w:val="center"/>
        </w:pPr>
        <w:r>
          <w:fldChar w:fldCharType="begin"/>
        </w:r>
        <w:r>
          <w:instrText xml:space="preserve"> PAGE   \* MERGEFORMAT </w:instrText>
        </w:r>
        <w:r>
          <w:fldChar w:fldCharType="separate"/>
        </w:r>
        <w:r w:rsidR="00DA42A5">
          <w:rPr>
            <w:noProof/>
          </w:rPr>
          <w:t>1</w:t>
        </w:r>
        <w:r>
          <w:rPr>
            <w:noProof/>
          </w:rPr>
          <w:fldChar w:fldCharType="end"/>
        </w:r>
      </w:p>
    </w:sdtContent>
  </w:sdt>
  <w:p w:rsidR="00263C92" w:rsidRDefault="00263C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247" w:rsidRDefault="00627247" w:rsidP="000F2F9E">
      <w:pPr>
        <w:spacing w:after="0" w:line="240" w:lineRule="auto"/>
      </w:pPr>
      <w:r>
        <w:separator/>
      </w:r>
    </w:p>
  </w:footnote>
  <w:footnote w:type="continuationSeparator" w:id="0">
    <w:p w:rsidR="00627247" w:rsidRDefault="00627247" w:rsidP="000F2F9E">
      <w:pPr>
        <w:spacing w:after="0" w:line="240" w:lineRule="auto"/>
      </w:pPr>
      <w:r>
        <w:continuationSeparator/>
      </w:r>
    </w:p>
  </w:footnote>
  <w:footnote w:id="1">
    <w:p w:rsidR="00263C92" w:rsidRDefault="00263C92"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C50559"/>
    <w:multiLevelType w:val="hybridMultilevel"/>
    <w:tmpl w:val="A5A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F765BA"/>
    <w:multiLevelType w:val="hybridMultilevel"/>
    <w:tmpl w:val="DBBA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730EC"/>
    <w:rsid w:val="000B5C28"/>
    <w:rsid w:val="000C050B"/>
    <w:rsid w:val="000C4482"/>
    <w:rsid w:val="000F2F9E"/>
    <w:rsid w:val="00105E76"/>
    <w:rsid w:val="001214DF"/>
    <w:rsid w:val="0013646D"/>
    <w:rsid w:val="00150F1E"/>
    <w:rsid w:val="001529F8"/>
    <w:rsid w:val="0015644C"/>
    <w:rsid w:val="0016642A"/>
    <w:rsid w:val="00181DB4"/>
    <w:rsid w:val="00185419"/>
    <w:rsid w:val="001A5655"/>
    <w:rsid w:val="001C4BA0"/>
    <w:rsid w:val="001E4DBD"/>
    <w:rsid w:val="001E5768"/>
    <w:rsid w:val="0020311D"/>
    <w:rsid w:val="00210B3F"/>
    <w:rsid w:val="00224C3D"/>
    <w:rsid w:val="00254FB5"/>
    <w:rsid w:val="0026076F"/>
    <w:rsid w:val="00263C92"/>
    <w:rsid w:val="002717C9"/>
    <w:rsid w:val="00272194"/>
    <w:rsid w:val="002865D7"/>
    <w:rsid w:val="0029047F"/>
    <w:rsid w:val="00303953"/>
    <w:rsid w:val="00347507"/>
    <w:rsid w:val="0038059C"/>
    <w:rsid w:val="00394E79"/>
    <w:rsid w:val="003B2B9B"/>
    <w:rsid w:val="003D3CFE"/>
    <w:rsid w:val="003F2CE1"/>
    <w:rsid w:val="00412D2F"/>
    <w:rsid w:val="0041798E"/>
    <w:rsid w:val="00451EFD"/>
    <w:rsid w:val="00457FC1"/>
    <w:rsid w:val="004712CE"/>
    <w:rsid w:val="004765A5"/>
    <w:rsid w:val="00494615"/>
    <w:rsid w:val="004A2C79"/>
    <w:rsid w:val="004C158D"/>
    <w:rsid w:val="004C24FA"/>
    <w:rsid w:val="004C31ED"/>
    <w:rsid w:val="004C6382"/>
    <w:rsid w:val="004C64EA"/>
    <w:rsid w:val="005014DE"/>
    <w:rsid w:val="0052619C"/>
    <w:rsid w:val="005415BC"/>
    <w:rsid w:val="005508BE"/>
    <w:rsid w:val="005970BB"/>
    <w:rsid w:val="005B5C38"/>
    <w:rsid w:val="005C35F7"/>
    <w:rsid w:val="005D02AB"/>
    <w:rsid w:val="00627247"/>
    <w:rsid w:val="006276AB"/>
    <w:rsid w:val="00685998"/>
    <w:rsid w:val="006A634A"/>
    <w:rsid w:val="006C4555"/>
    <w:rsid w:val="006D34A7"/>
    <w:rsid w:val="00703686"/>
    <w:rsid w:val="007119F4"/>
    <w:rsid w:val="00724EEB"/>
    <w:rsid w:val="00735092"/>
    <w:rsid w:val="00737D9F"/>
    <w:rsid w:val="00764196"/>
    <w:rsid w:val="0077098D"/>
    <w:rsid w:val="007A3DE5"/>
    <w:rsid w:val="007B4FFE"/>
    <w:rsid w:val="007C0F2B"/>
    <w:rsid w:val="007C191F"/>
    <w:rsid w:val="007C3B93"/>
    <w:rsid w:val="007C4197"/>
    <w:rsid w:val="007C7130"/>
    <w:rsid w:val="007D2043"/>
    <w:rsid w:val="007D3D32"/>
    <w:rsid w:val="007E7B0D"/>
    <w:rsid w:val="00802135"/>
    <w:rsid w:val="0081118A"/>
    <w:rsid w:val="00874C81"/>
    <w:rsid w:val="008B260E"/>
    <w:rsid w:val="008B2D4D"/>
    <w:rsid w:val="008B4EE5"/>
    <w:rsid w:val="008D5553"/>
    <w:rsid w:val="008E2B0D"/>
    <w:rsid w:val="008F28D2"/>
    <w:rsid w:val="0090670B"/>
    <w:rsid w:val="0093506D"/>
    <w:rsid w:val="00940C22"/>
    <w:rsid w:val="009427F9"/>
    <w:rsid w:val="0095390A"/>
    <w:rsid w:val="00967598"/>
    <w:rsid w:val="00975FB3"/>
    <w:rsid w:val="00977801"/>
    <w:rsid w:val="009A49B9"/>
    <w:rsid w:val="009A5197"/>
    <w:rsid w:val="009F0B27"/>
    <w:rsid w:val="009F3333"/>
    <w:rsid w:val="009F37F1"/>
    <w:rsid w:val="009F5D94"/>
    <w:rsid w:val="009F69A2"/>
    <w:rsid w:val="00A27A7E"/>
    <w:rsid w:val="00A32564"/>
    <w:rsid w:val="00A53D71"/>
    <w:rsid w:val="00A76BFC"/>
    <w:rsid w:val="00AC33FA"/>
    <w:rsid w:val="00AF6E08"/>
    <w:rsid w:val="00B02578"/>
    <w:rsid w:val="00B23EE0"/>
    <w:rsid w:val="00B272CF"/>
    <w:rsid w:val="00B36BF9"/>
    <w:rsid w:val="00B600CA"/>
    <w:rsid w:val="00B85285"/>
    <w:rsid w:val="00BB512C"/>
    <w:rsid w:val="00BC11A7"/>
    <w:rsid w:val="00BC7317"/>
    <w:rsid w:val="00BE443C"/>
    <w:rsid w:val="00C1030E"/>
    <w:rsid w:val="00C1080D"/>
    <w:rsid w:val="00C2117F"/>
    <w:rsid w:val="00C91ACB"/>
    <w:rsid w:val="00CA7DD3"/>
    <w:rsid w:val="00CB0687"/>
    <w:rsid w:val="00CB0C3D"/>
    <w:rsid w:val="00CC6F53"/>
    <w:rsid w:val="00CF5B28"/>
    <w:rsid w:val="00D1607D"/>
    <w:rsid w:val="00D455B2"/>
    <w:rsid w:val="00D70792"/>
    <w:rsid w:val="00D966D3"/>
    <w:rsid w:val="00DA1286"/>
    <w:rsid w:val="00DA42A5"/>
    <w:rsid w:val="00DB6390"/>
    <w:rsid w:val="00DB6F68"/>
    <w:rsid w:val="00DD20FB"/>
    <w:rsid w:val="00DE6A04"/>
    <w:rsid w:val="00DF0119"/>
    <w:rsid w:val="00DF6D0C"/>
    <w:rsid w:val="00E050D6"/>
    <w:rsid w:val="00E13CD8"/>
    <w:rsid w:val="00E27641"/>
    <w:rsid w:val="00E432F6"/>
    <w:rsid w:val="00E65327"/>
    <w:rsid w:val="00E7083E"/>
    <w:rsid w:val="00E75431"/>
    <w:rsid w:val="00E816CE"/>
    <w:rsid w:val="00E83D74"/>
    <w:rsid w:val="00EF40BE"/>
    <w:rsid w:val="00F063AA"/>
    <w:rsid w:val="00F13621"/>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 w:type="paragraph" w:styleId="PlainText">
    <w:name w:val="Plain Text"/>
    <w:basedOn w:val="Normal"/>
    <w:link w:val="PlainTextChar"/>
    <w:uiPriority w:val="99"/>
    <w:semiHidden/>
    <w:unhideWhenUsed/>
    <w:rsid w:val="008F28D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F28D2"/>
    <w:rPr>
      <w:rFonts w:ascii="Calibri" w:hAnsi="Calibri"/>
      <w:szCs w:val="21"/>
    </w:rPr>
  </w:style>
  <w:style w:type="paragraph" w:styleId="Revision">
    <w:name w:val="Revision"/>
    <w:hidden/>
    <w:uiPriority w:val="99"/>
    <w:semiHidden/>
    <w:rsid w:val="009F333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 w:type="paragraph" w:styleId="PlainText">
    <w:name w:val="Plain Text"/>
    <w:basedOn w:val="Normal"/>
    <w:link w:val="PlainTextChar"/>
    <w:uiPriority w:val="99"/>
    <w:semiHidden/>
    <w:unhideWhenUsed/>
    <w:rsid w:val="008F28D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F28D2"/>
    <w:rPr>
      <w:rFonts w:ascii="Calibri" w:hAnsi="Calibri"/>
      <w:szCs w:val="21"/>
    </w:rPr>
  </w:style>
  <w:style w:type="paragraph" w:styleId="Revision">
    <w:name w:val="Revision"/>
    <w:hidden/>
    <w:uiPriority w:val="99"/>
    <w:semiHidden/>
    <w:rsid w:val="009F33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16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hyperlink" Target="http://icl.cs.utk.edu/lapack-for-windows/libraries/VisualStudio/3.5.0/Dynamic-MINGW/Win32/liblapack.dl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icl.cs.utk.edu/lapack-for-windows/libraries/VisualStudio/3.5.0/Dynamic-MINGW/Win32/libblas.li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index.html" TargetMode="External"/><Relationship Id="rId25" Type="http://schemas.openxmlformats.org/officeDocument/2006/relationships/hyperlink" Target="http://www.netlib.org/lapack/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icl.cs.utk.edu/lapack-for-windows/libraries/VisualStudio/3.5.0/Dynamic-MINGW/Win32/libblas.dll" TargetMode="External"/><Relationship Id="rId29" Type="http://schemas.openxmlformats.org/officeDocument/2006/relationships/hyperlink" Target="https://nwtc.nrel.gov/M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0.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lapack.lib"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math.utah.edu/software/lapack.html" TargetMode="External"/><Relationship Id="rId27" Type="http://schemas.openxmlformats.org/officeDocument/2006/relationships/hyperlink" Target="http://icl.cs.utk.edu/lapack-for-windows/lapack/" TargetMode="External"/><Relationship Id="rId30" Type="http://schemas.openxmlformats.org/officeDocument/2006/relationships/hyperlink" Target="https://wind.nrel.gov/forum/wi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D2255-F111-4F90-9F06-966A424BF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8403</TotalTime>
  <Pages>12</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19443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23</cp:revision>
  <dcterms:created xsi:type="dcterms:W3CDTF">2013-12-09T16:56:00Z</dcterms:created>
  <dcterms:modified xsi:type="dcterms:W3CDTF">2016-02-25T16:45:00Z</dcterms:modified>
</cp:coreProperties>
</file>