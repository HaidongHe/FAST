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proofErr w:type="gramStart"/>
      <w:r>
        <w:t>Compiling FAST v8.</w:t>
      </w:r>
      <w:proofErr w:type="gramEnd"/>
      <w:del w:id="0" w:author="Bonnie Jonkman" w:date="2015-03-19T13:33:00Z">
        <w:r w:rsidDel="000B5C28">
          <w:delText>08</w:delText>
        </w:r>
      </w:del>
      <w:ins w:id="1" w:author="Bonnie Jonkman" w:date="2015-03-19T13:33:00Z">
        <w:r w:rsidR="000B5C28">
          <w:t>10</w:t>
        </w:r>
      </w:ins>
      <w:r>
        <w:t>.00</w:t>
      </w:r>
      <w:del w:id="2" w:author="Bonnie Jonkman" w:date="2015-03-19T13:34:00Z">
        <w:r w:rsidDel="000B5C28">
          <w:delText>c</w:delText>
        </w:r>
      </w:del>
      <w:ins w:id="3" w:author="Bonnie Jonkman" w:date="2015-03-19T13:34:00Z">
        <w:r w:rsidR="000B5C28">
          <w:t>a</w:t>
        </w:r>
      </w:ins>
      <w:r>
        <w:t>-bjj</w:t>
      </w:r>
    </w:p>
    <w:p w:rsidR="00685998" w:rsidRDefault="00685998" w:rsidP="00685998">
      <w:pPr>
        <w:pStyle w:val="Subtitle"/>
      </w:pPr>
      <w:r>
        <w:t>Bonnie Jonkman</w:t>
      </w:r>
      <w:r>
        <w:br/>
        <w:t>National Renewable Energy Laboratory</w:t>
      </w:r>
      <w:r>
        <w:br/>
      </w:r>
      <w:del w:id="4" w:author="Bonnie Jonkman" w:date="2015-03-19T13:34:00Z">
        <w:r w:rsidDel="000B5C28">
          <w:delText xml:space="preserve">June </w:delText>
        </w:r>
      </w:del>
      <w:ins w:id="5" w:author="Bonnie Jonkman" w:date="2015-03-19T13:34:00Z">
        <w:r w:rsidR="000B5C28">
          <w:t>March 31, 2015</w:t>
        </w:r>
      </w:ins>
      <w:del w:id="6" w:author="Bonnie Jonkman" w:date="2015-03-19T13:34:00Z">
        <w:r w:rsidDel="000B5C28">
          <w:delText>30, 2014</w:delText>
        </w:r>
      </w:del>
    </w:p>
    <w:p w:rsidR="007C7130" w:rsidRDefault="007C7130" w:rsidP="007C7130">
      <w:pPr>
        <w:pStyle w:val="Heading1"/>
      </w:pPr>
      <w:r>
        <w:t>Introduction</w:t>
      </w:r>
    </w:p>
    <w:p w:rsidR="000B5C28" w:rsidRDefault="000B5C28" w:rsidP="007C7130">
      <w:pPr>
        <w:rPr>
          <w:ins w:id="7" w:author="Bonnie Jonkman" w:date="2015-03-19T13:34:00Z"/>
        </w:rPr>
      </w:pPr>
      <w:ins w:id="8" w:author="Bonnie Jonkman" w:date="2015-03-19T13:34:00Z">
        <w:r>
          <w:t xml:space="preserve">FAST v8.10.00a-bjj is distributed with executables </w:t>
        </w:r>
      </w:ins>
      <w:ins w:id="9" w:author="Bonnie Jonkman" w:date="2015-03-19T13:35:00Z">
        <w:r>
          <w:t xml:space="preserve">of </w:t>
        </w:r>
      </w:ins>
      <w:ins w:id="10" w:author="Bonnie Jonkman" w:date="2015-03-19T13:34:00Z">
        <w:r>
          <w:t>both 32-bit and 64-bit Windows applications.</w:t>
        </w:r>
      </w:ins>
      <w:ins w:id="11" w:author="Bonnie Jonkman" w:date="2015-03-19T13:35:00Z">
        <w:r>
          <w:t xml:space="preserve"> Unless you are compiling for a different architecture or are adding functionality to FAST, you should not have to recompile the code.</w:t>
        </w:r>
      </w:ins>
    </w:p>
    <w:p w:rsidR="003F2CE1" w:rsidRDefault="003F2CE1" w:rsidP="007C7130">
      <w:r>
        <w:t>FAST v8.</w:t>
      </w:r>
      <w:ins w:id="12" w:author="Bonnie Jonkman" w:date="2015-03-19T13:34:00Z">
        <w:r w:rsidR="000B5C28">
          <w:t>10</w:t>
        </w:r>
      </w:ins>
      <w:del w:id="13" w:author="Bonnie Jonkman" w:date="2015-03-19T13:34:00Z">
        <w:r w:rsidDel="000B5C28">
          <w:delText>08</w:delText>
        </w:r>
      </w:del>
      <w:proofErr w:type="gramStart"/>
      <w:r>
        <w:t>.00</w:t>
      </w:r>
      <w:del w:id="14" w:author="Bonnie Jonkman" w:date="2015-03-19T13:34:00Z">
        <w:r w:rsidDel="000B5C28">
          <w:delText>c</w:delText>
        </w:r>
      </w:del>
      <w:ins w:id="15" w:author="Bonnie Jonkman" w:date="2015-03-19T13:34:00Z">
        <w:r w:rsidR="000B5C28">
          <w:t>a</w:t>
        </w:r>
      </w:ins>
      <w:r>
        <w:t>-bjj</w:t>
      </w:r>
      <w:proofErr w:type="gramEnd"/>
      <w:r>
        <w:t xml:space="preserve">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ins w:id="16" w:author="Bonnie Jonkman" w:date="2015-03-19T13:36:00Z">
        <w:r w:rsidR="000B5C28">
          <w:t>1</w:t>
        </w:r>
      </w:ins>
      <w:r>
        <w:t>0</w:t>
      </w:r>
      <w:del w:id="17" w:author="Bonnie Jonkman" w:date="2015-03-19T13:36:00Z">
        <w:r w:rsidDel="000B5C28">
          <w:delText>8</w:delText>
        </w:r>
      </w:del>
      <w:r>
        <w:t>.00</w:t>
      </w:r>
      <w:ins w:id="18" w:author="Bonnie Jonkman" w:date="2015-03-19T13:36:00Z">
        <w:r w:rsidR="000B5C28">
          <w:t>a</w:t>
        </w:r>
      </w:ins>
      <w:del w:id="19" w:author="Bonnie Jonkman" w:date="2015-03-19T13:36:00Z">
        <w:r w:rsidDel="000B5C28">
          <w:delText>c</w:delText>
        </w:r>
      </w:del>
      <w:r>
        <w:t xml:space="preserve">-bjj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20" w:name="_Ref391898954"/>
                              <w:proofErr w:type="gramStart"/>
                              <w:r>
                                <w:t xml:space="preserve">Figure </w:t>
                              </w:r>
                              <w:fldSimple w:instr=" SEQ Figure \* ARABIC ">
                                <w:r w:rsidR="00E7083E">
                                  <w:rPr>
                                    <w:noProof/>
                                  </w:rPr>
                                  <w:t>1</w:t>
                                </w:r>
                              </w:fldSimple>
                              <w:bookmarkEnd w:id="20"/>
                              <w:r>
                                <w:t>.</w:t>
                              </w:r>
                              <w:proofErr w:type="gramEnd"/>
                              <w:r>
                                <w:t xml:space="preserve"> Source Files in </w:t>
                              </w:r>
                              <w:r w:rsidR="002865D7">
                                <w:t xml:space="preserve">the FAST </w:t>
                              </w:r>
                              <w:r w:rsidR="0077098D">
                                <w:t xml:space="preserve">v8.08.00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21" w:name="_Ref391898954"/>
                        <w:proofErr w:type="gramStart"/>
                        <w:r>
                          <w:t xml:space="preserve">Figure </w:t>
                        </w:r>
                        <w:fldSimple w:instr=" SEQ Figure \* ARABIC ">
                          <w:r w:rsidR="00E7083E">
                            <w:rPr>
                              <w:noProof/>
                            </w:rPr>
                            <w:t>1</w:t>
                          </w:r>
                        </w:fldSimple>
                        <w:bookmarkEnd w:id="21"/>
                        <w:r>
                          <w:t>.</w:t>
                        </w:r>
                        <w:proofErr w:type="gramEnd"/>
                        <w:r>
                          <w:t xml:space="preserve"> Source Files in </w:t>
                        </w:r>
                        <w:r w:rsidR="002865D7">
                          <w:t xml:space="preserve">the FAST </w:t>
                        </w:r>
                        <w:r w:rsidR="0077098D">
                          <w:t xml:space="preserve">v8.08.00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w:t>
      </w:r>
      <w:del w:id="22" w:author="Bonnie Jonkman" w:date="2015-03-19T13:37:00Z">
        <w:r w:rsidR="006276AB" w:rsidDel="000B5C28">
          <w:delText xml:space="preserve"> </w:delText>
        </w:r>
      </w:del>
      <w:ins w:id="23" w:author="Bonnie Jonkman" w:date="2015-03-19T13:37:00Z">
        <w:r w:rsidR="000B5C28">
          <w:t xml:space="preserve"> v8</w:t>
        </w:r>
      </w:ins>
      <w:del w:id="24" w:author="Bonnie Jonkman" w:date="2015-03-19T13:37:00Z">
        <w:r w:rsidR="006276AB" w:rsidDel="000B5C28">
          <w:delText>v8.08.0cc-bjj</w:delText>
        </w:r>
      </w:del>
      <w:r w:rsidR="006276AB">
        <w:t xml:space="preserve">.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xml:space="preserve">” from </w:t>
      </w:r>
      <w:r w:rsidR="00F063AA">
        <w:lastRenderedPageBreak/>
        <w:t>the “Build” menu</w:t>
      </w:r>
      <w:r>
        <w:t xml:space="preserve">. This will run the FAST Registry </w:t>
      </w:r>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ins w:id="25" w:author="Bonnie Jonkman" w:date="2015-03-19T13:37:00Z">
        <w:r w:rsidR="000B5C28">
          <w:t>&lt;</w:t>
        </w:r>
      </w:ins>
      <w:r>
        <w:t>FAST</w:t>
      </w:r>
      <w:ins w:id="26" w:author="Bonnie Jonkman" w:date="2015-03-19T13:37:00Z">
        <w:r w:rsidR="000B5C28">
          <w:t xml:space="preserve"> v8&gt;</w:t>
        </w:r>
      </w:ins>
      <w:r>
        <w:t>\bin folder.</w:t>
      </w:r>
      <w:ins w:id="27" w:author="Bonnie Jonkman" w:date="2015-03-19T13:37:00Z">
        <w:r w:rsidR="000B5C28">
          <w:t xml:space="preserve"> (Note that if you are using Visual Studio 2013 or newer, the executable might be placed in the &lt;FAST v8&gt;\Compiling\</w:t>
        </w:r>
        <w:proofErr w:type="spellStart"/>
        <w:r w:rsidR="000B5C28">
          <w:t>VisualStudio</w:t>
        </w:r>
        <w:proofErr w:type="spellEnd"/>
        <w:r w:rsidR="000B5C28">
          <w:t xml:space="preserve"> folder. This </w:t>
        </w:r>
      </w:ins>
      <w:ins w:id="28" w:author="Bonnie Jonkman" w:date="2015-03-19T13:38:00Z">
        <w:r w:rsidR="000B5C28">
          <w:t>is a result of differences in formats between Visual Studio 2010 and 2013).</w:t>
        </w:r>
      </w:ins>
    </w:p>
    <w:p w:rsidR="002865D7" w:rsidRDefault="002865D7" w:rsidP="007A3DE5">
      <w:r>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9" w:name="_Toc325359538"/>
      <w:bookmarkStart w:id="30" w:name="_Toc352065322"/>
      <w:r>
        <w:t>Setting Compiler Internal Variables</w:t>
      </w:r>
      <w:bookmarkEnd w:id="29"/>
      <w:bookmarkEnd w:id="30"/>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31" w:name="_Ref391902735"/>
      <w:proofErr w:type="gramStart"/>
      <w:r>
        <w:t xml:space="preserve">Figure </w:t>
      </w:r>
      <w:fldSimple w:instr=" SEQ Figure \* ARABIC ">
        <w:r w:rsidR="00E7083E">
          <w:rPr>
            <w:noProof/>
          </w:rPr>
          <w:t>2</w:t>
        </w:r>
      </w:fldSimple>
      <w:bookmarkEnd w:id="31"/>
      <w:r>
        <w:t>.</w:t>
      </w:r>
      <w:proofErr w:type="gramEnd"/>
      <w:r>
        <w:t xml:space="preserve"> The </w:t>
      </w:r>
      <w:r>
        <w:rPr>
          <w:noProof/>
        </w:rPr>
        <w:t>"Set Compiler Internal Variables section of Compile_FAST.bat</w:t>
      </w:r>
    </w:p>
    <w:p w:rsidR="005D02AB" w:rsidRDefault="005D02AB" w:rsidP="00E050D6">
      <w:r>
        <w:lastRenderedPageBreak/>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32" w:name="_Ref391902883"/>
                            <w:proofErr w:type="gramStart"/>
                            <w:r>
                              <w:t xml:space="preserve">Figure </w:t>
                            </w:r>
                            <w:fldSimple w:instr=" SEQ Figure \* ARABIC ">
                              <w:r w:rsidR="00E7083E">
                                <w:rPr>
                                  <w:noProof/>
                                </w:rPr>
                                <w:t>3</w:t>
                              </w:r>
                            </w:fldSimple>
                            <w:bookmarkEnd w:id="32"/>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33" w:name="Figure_WindowsShortcutLocation"/>
                            <w:bookmarkStart w:id="34" w:name="_Toc352065341"/>
                            <w:proofErr w:type="gramStart"/>
                            <w:r>
                              <w:t xml:space="preserve">Figure </w:t>
                            </w:r>
                            <w:r w:rsidR="007C0F2B">
                              <w:fldChar w:fldCharType="begin"/>
                            </w:r>
                            <w:r w:rsidR="007C0F2B">
                              <w:instrText xml:space="preserve"> SEQ Figures \* MERGEFORMAT </w:instrText>
                            </w:r>
                            <w:r w:rsidR="007C0F2B">
                              <w:fldChar w:fldCharType="separate"/>
                            </w:r>
                            <w:r w:rsidR="005415BC">
                              <w:rPr>
                                <w:noProof/>
                              </w:rPr>
                              <w:t>1</w:t>
                            </w:r>
                            <w:r w:rsidR="007C0F2B">
                              <w:rPr>
                                <w:noProof/>
                              </w:rPr>
                              <w:fldChar w:fldCharType="end"/>
                            </w:r>
                            <w:bookmarkEnd w:id="33"/>
                            <w:r>
                              <w:t>.</w:t>
                            </w:r>
                            <w:proofErr w:type="gramEnd"/>
                            <w:r>
                              <w:t xml:space="preserve"> An example of finding the IVF command prompt shortcut</w:t>
                            </w:r>
                            <w:bookmarkEnd w:id="34"/>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9" w:name="_Ref391902883"/>
                      <w:proofErr w:type="gramStart"/>
                      <w:r>
                        <w:t xml:space="preserve">Figure </w:t>
                      </w:r>
                      <w:r w:rsidR="00975FB3">
                        <w:fldChar w:fldCharType="begin"/>
                      </w:r>
                      <w:r w:rsidR="00975FB3">
                        <w:instrText xml:space="preserve"> SEQ Figure \* ARABIC </w:instrText>
                      </w:r>
                      <w:r w:rsidR="00975FB3">
                        <w:fldChar w:fldCharType="separate"/>
                      </w:r>
                      <w:r w:rsidR="00E7083E">
                        <w:rPr>
                          <w:noProof/>
                        </w:rPr>
                        <w:t>3</w:t>
                      </w:r>
                      <w:r w:rsidR="00975FB3">
                        <w:rPr>
                          <w:noProof/>
                        </w:rPr>
                        <w:fldChar w:fldCharType="end"/>
                      </w:r>
                      <w:bookmarkEnd w:id="9"/>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10" w:name="Figure_WindowsShortcutLocation"/>
                      <w:bookmarkStart w:id="11" w:name="_Toc352065341"/>
                      <w:proofErr w:type="gramStart"/>
                      <w:r>
                        <w:t xml:space="preserve">Figure </w:t>
                      </w:r>
                      <w:fldSimple w:instr=" SEQ Figures \* MERGEFORMAT ">
                        <w:r w:rsidR="005415BC">
                          <w:rPr>
                            <w:noProof/>
                          </w:rPr>
                          <w:t>1</w:t>
                        </w:r>
                      </w:fldSimple>
                      <w:bookmarkEnd w:id="10"/>
                      <w:r>
                        <w:t>.</w:t>
                      </w:r>
                      <w:proofErr w:type="gramEnd"/>
                      <w:r>
                        <w:t xml:space="preserve"> An example of finding the IVF command prompt shortcut</w:t>
                      </w:r>
                      <w:bookmarkEnd w:id="11"/>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35" w:name="_Ref391902893"/>
                            <w:proofErr w:type="gramStart"/>
                            <w:r>
                              <w:t xml:space="preserve">Figure </w:t>
                            </w:r>
                            <w:fldSimple w:instr=" SEQ Figure \* ARABIC ">
                              <w:r w:rsidR="00E7083E">
                                <w:rPr>
                                  <w:noProof/>
                                </w:rPr>
                                <w:t>4</w:t>
                              </w:r>
                            </w:fldSimple>
                            <w:bookmarkEnd w:id="35"/>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3" w:name="_Ref391902893"/>
                      <w:proofErr w:type="gramStart"/>
                      <w:r>
                        <w:t xml:space="preserve">Figure </w:t>
                      </w:r>
                      <w:r w:rsidR="00975FB3">
                        <w:fldChar w:fldCharType="begin"/>
                      </w:r>
                      <w:r w:rsidR="00975FB3">
                        <w:instrText xml:space="preserve"> SEQ Figure \* ARABIC </w:instrText>
                      </w:r>
                      <w:r w:rsidR="00975FB3">
                        <w:fldChar w:fldCharType="separate"/>
                      </w:r>
                      <w:r w:rsidR="00E7083E">
                        <w:rPr>
                          <w:noProof/>
                        </w:rPr>
                        <w:t>4</w:t>
                      </w:r>
                      <w:r w:rsidR="00975FB3">
                        <w:rPr>
                          <w:noProof/>
                        </w:rPr>
                        <w:fldChar w:fldCharType="end"/>
                      </w:r>
                      <w:bookmarkEnd w:id="13"/>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0B5C28">
        <w:rPr>
          <w:b/>
          <w:rPrChange w:id="36" w:author="Bonnie Jonkman" w:date="2015-03-19T13:39:00Z">
            <w:rPr/>
          </w:rPrChange>
        </w:rPr>
        <w:t>If the title does not say anything about the compiler, please verify that you have modified Compile_FAST.bat correctly.</w:t>
      </w:r>
    </w:p>
    <w:p w:rsidR="00E7083E" w:rsidRDefault="00E7083E" w:rsidP="00E7083E">
      <w:pPr>
        <w:keepNext/>
      </w:pPr>
      <w:r>
        <w:rPr>
          <w:noProof/>
        </w:rPr>
        <w:lastRenderedPageBreak/>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37" w:name="_Ref391980401"/>
      <w:bookmarkStart w:id="38" w:name="_Ref391980323"/>
      <w:proofErr w:type="gramStart"/>
      <w:r>
        <w:t xml:space="preserve">Figure </w:t>
      </w:r>
      <w:fldSimple w:instr=" SEQ Figure \* ARABIC ">
        <w:r>
          <w:rPr>
            <w:noProof/>
          </w:rPr>
          <w:t>5</w:t>
        </w:r>
      </w:fldSimple>
      <w:bookmarkEnd w:id="37"/>
      <w:r>
        <w:t>.</w:t>
      </w:r>
      <w:proofErr w:type="gramEnd"/>
      <w:r>
        <w:t xml:space="preserve"> Screen output from Compile_FAST.bat</w:t>
      </w:r>
      <w:bookmarkEnd w:id="38"/>
      <w:ins w:id="39" w:author="Bonnie Jonkman" w:date="2015-03-19T13:40:00Z">
        <w:r w:rsidR="000B5C28">
          <w:t>. (Note that the title of the command window indicates that the batch script</w:t>
        </w:r>
      </w:ins>
      <w:ins w:id="40" w:author="Bonnie Jonkman" w:date="2015-03-19T13:41:00Z">
        <w:r w:rsidR="000B5C28">
          <w:t xml:space="preserve"> to set the compiler and linker paths</w:t>
        </w:r>
      </w:ins>
      <w:ins w:id="41" w:author="Bonnie Jonkman" w:date="2015-03-19T13:40:00Z">
        <w:r w:rsidR="000B5C28">
          <w:t xml:space="preserve"> was successfully run)</w:t>
        </w:r>
      </w:ins>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7"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7C0F2B" w:rsidP="00B600CA">
      <w:pPr>
        <w:pStyle w:val="ListParagraph"/>
        <w:numPr>
          <w:ilvl w:val="0"/>
          <w:numId w:val="1"/>
        </w:numPr>
      </w:pPr>
      <w:hyperlink r:id="rId18" w:history="1">
        <w:r w:rsidR="00B600CA" w:rsidRPr="008C2479">
          <w:rPr>
            <w:rStyle w:val="Hyperlink"/>
          </w:rPr>
          <w:t>http://icl.cs.utk.edu/lapack-for-windows/librar</w:t>
        </w:r>
        <w:r w:rsidR="00B600CA" w:rsidRPr="008C2479">
          <w:rPr>
            <w:rStyle w:val="Hyperlink"/>
          </w:rPr>
          <w:t>i</w:t>
        </w:r>
        <w:r w:rsidR="00B600CA" w:rsidRPr="008C2479">
          <w:rPr>
            <w:rStyle w:val="Hyperlink"/>
          </w:rPr>
          <w:t>es/VisualStudio/3.5.0/Dynamic-MINGW/Win32/liblapack.dll</w:t>
        </w:r>
      </w:hyperlink>
    </w:p>
    <w:p w:rsidR="00B600CA" w:rsidRDefault="007C0F2B" w:rsidP="00B600CA">
      <w:pPr>
        <w:pStyle w:val="ListParagraph"/>
        <w:numPr>
          <w:ilvl w:val="0"/>
          <w:numId w:val="1"/>
        </w:numPr>
      </w:pPr>
      <w:hyperlink r:id="rId19" w:history="1">
        <w:r w:rsidR="00B600CA" w:rsidRPr="008C2479">
          <w:rPr>
            <w:rStyle w:val="Hyperlink"/>
          </w:rPr>
          <w:t>http://icl.cs.utk.edu/lapack-for-windows/libraries/VisualStudio/3.5.0/Dynamic-MINGW/Win32/liblapack.lib</w:t>
        </w:r>
      </w:hyperlink>
    </w:p>
    <w:p w:rsidR="00B600CA" w:rsidRDefault="007C0F2B" w:rsidP="00B600CA">
      <w:pPr>
        <w:pStyle w:val="ListParagraph"/>
        <w:numPr>
          <w:ilvl w:val="0"/>
          <w:numId w:val="1"/>
        </w:numPr>
      </w:pPr>
      <w:hyperlink r:id="rId20" w:history="1">
        <w:r w:rsidR="00B600CA" w:rsidRPr="008C2479">
          <w:rPr>
            <w:rStyle w:val="Hyperlink"/>
          </w:rPr>
          <w:t>http://icl.cs.utk.edu/lapack-for-windows/libraries/VisualStudio/3.5.0/Dynamic-MINGW/Win32/libblas.dll</w:t>
        </w:r>
      </w:hyperlink>
    </w:p>
    <w:p w:rsidR="00B600CA" w:rsidRDefault="007C0F2B" w:rsidP="00B600CA">
      <w:pPr>
        <w:pStyle w:val="ListParagraph"/>
        <w:numPr>
          <w:ilvl w:val="0"/>
          <w:numId w:val="1"/>
        </w:numPr>
      </w:pPr>
      <w:hyperlink r:id="rId21"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2"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w:t>
      </w:r>
      <w:del w:id="42" w:author="Bonnie Jonkman" w:date="2015-03-19T13:43:00Z">
        <w:r w:rsidRPr="007D3D32" w:rsidDel="000B5C28">
          <w:rPr>
            <w:b/>
          </w:rPr>
          <w:delText>08</w:delText>
        </w:r>
      </w:del>
      <w:proofErr w:type="gramStart"/>
      <w:ins w:id="43" w:author="Bonnie Jonkman" w:date="2015-03-19T13:43:00Z">
        <w:r w:rsidR="000B5C28">
          <w:rPr>
            <w:b/>
          </w:rPr>
          <w:t>10</w:t>
        </w:r>
      </w:ins>
      <w:r w:rsidRPr="007D3D32">
        <w:rPr>
          <w:b/>
        </w:rPr>
        <w:t>.00</w:t>
      </w:r>
      <w:proofErr w:type="gramEnd"/>
      <w:del w:id="44" w:author="Bonnie Jonkman" w:date="2015-03-19T13:43:00Z">
        <w:r w:rsidRPr="007D3D32" w:rsidDel="000B5C28">
          <w:rPr>
            <w:b/>
          </w:rPr>
          <w:delText>c</w:delText>
        </w:r>
      </w:del>
      <w:ins w:id="45" w:author="Bonnie Jonkman" w:date="2015-03-19T13:43:00Z">
        <w:r w:rsidR="000B5C28">
          <w:rPr>
            <w:b/>
          </w:rPr>
          <w:t>a</w:t>
        </w:r>
      </w:ins>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81118A" w:rsidP="00E13CD8">
      <w:pPr>
        <w:pStyle w:val="ListParagraph"/>
        <w:numPr>
          <w:ilvl w:val="0"/>
          <w:numId w:val="2"/>
        </w:numPr>
      </w:pPr>
      <w:ins w:id="46" w:author="Bonnie Jonkman" w:date="2015-03-19T13:44:00Z">
        <w:r>
          <w:lastRenderedPageBreak/>
          <w:t xml:space="preserve">Use the preprocessor definition DOUBLE_PRECISION </w:t>
        </w:r>
      </w:ins>
      <w:ins w:id="47" w:author="Bonnie Jonkman" w:date="2015-03-19T13:45:00Z">
        <w:r>
          <w:t>(</w:t>
        </w:r>
      </w:ins>
      <w:del w:id="48" w:author="Bonnie Jonkman" w:date="2015-03-19T13:44:00Z">
        <w:r w:rsidR="00E13CD8" w:rsidDel="0081118A">
          <w:delText xml:space="preserve">Use the DoubPrec.f90 file instead of SingPrec.f90 </w:delText>
        </w:r>
      </w:del>
      <w:del w:id="49" w:author="Bonnie Jonkman" w:date="2015-03-19T13:45:00Z">
        <w:r w:rsidR="00E13CD8" w:rsidDel="0081118A">
          <w:delText xml:space="preserve">from the </w:delText>
        </w:r>
      </w:del>
      <w:ins w:id="50" w:author="Bonnie Jonkman" w:date="2015-03-19T13:45:00Z">
        <w:r>
          <w:t xml:space="preserve">for the </w:t>
        </w:r>
      </w:ins>
      <w:r w:rsidR="00E13CD8">
        <w:t>NWTC Subroutine Library</w:t>
      </w:r>
      <w:ins w:id="51" w:author="Bonnie Jonkman" w:date="2015-03-19T13:45:00Z">
        <w:r>
          <w:t>)</w:t>
        </w:r>
      </w:ins>
      <w:r w:rsidR="00E13CD8">
        <w:t>.</w:t>
      </w:r>
      <w:ins w:id="52" w:author="Bonnie Jonkman" w:date="2015-03-19T13:46:00Z">
        <w:r>
          <w:br/>
        </w:r>
        <w:r>
          <w:rPr>
            <w:noProof/>
          </w:rPr>
          <w:drawing>
            <wp:inline distT="0" distB="0" distL="0" distR="0" wp14:anchorId="1AE01B05" wp14:editId="4C2347E3">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84980"/>
                      </a:xfrm>
                      <a:prstGeom prst="rect">
                        <a:avLst/>
                      </a:prstGeom>
                    </pic:spPr>
                  </pic:pic>
                </a:graphicData>
              </a:graphic>
            </wp:inline>
          </w:drawing>
        </w:r>
      </w:ins>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HydroDyn),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lastRenderedPageBreak/>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5"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fldSimple w:instr=" SEQ Figure \* ARABIC ">
        <w:r w:rsidR="00E7083E">
          <w:rPr>
            <w:noProof/>
          </w:rPr>
          <w:t>6</w:t>
        </w:r>
      </w:fldSimple>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7"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8"/>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53" w:name="_Ref391903082"/>
      <w:bookmarkStart w:id="54" w:name="_Ref391903078"/>
      <w:r>
        <w:lastRenderedPageBreak/>
        <w:t xml:space="preserve">Table </w:t>
      </w:r>
      <w:fldSimple w:instr=" SEQ Table \* ARABIC ">
        <w:r w:rsidR="005415BC">
          <w:rPr>
            <w:noProof/>
          </w:rPr>
          <w:t>1</w:t>
        </w:r>
      </w:fldSimple>
      <w:bookmarkEnd w:id="53"/>
      <w:r>
        <w:t xml:space="preserve">: </w:t>
      </w:r>
      <w:proofErr w:type="gramStart"/>
      <w:r>
        <w:t>Fortran</w:t>
      </w:r>
      <w:proofErr w:type="gramEnd"/>
      <w:r>
        <w:t xml:space="preserve"> Compiling Options</w:t>
      </w:r>
      <w:bookmarkEnd w:id="54"/>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55" w:name="_Ref391976211"/>
      <w:r>
        <w:lastRenderedPageBreak/>
        <w:t>Compiling on Linux or Mac</w:t>
      </w:r>
      <w:bookmarkEnd w:id="55"/>
    </w:p>
    <w:p w:rsidR="005415BC" w:rsidRDefault="005415BC" w:rsidP="005415BC">
      <w:r>
        <w:t>Some of the biggest challenges to compiling on non-Windows® systems come from the MAP</w:t>
      </w:r>
      <w:ins w:id="56" w:author="Bonnie Jonkman" w:date="2015-03-19T13:51:00Z">
        <w:r w:rsidR="0081118A">
          <w:t>++</w:t>
        </w:r>
      </w:ins>
      <w:r>
        <w:t xml:space="preserve"> dynamically linked library and the FAST Registry.</w:t>
      </w:r>
    </w:p>
    <w:p w:rsidR="005415BC" w:rsidRDefault="005415BC" w:rsidP="005415BC">
      <w:r>
        <w:t xml:space="preserve">We have included the source code for the FAST Registry in the </w:t>
      </w:r>
      <w:ins w:id="57" w:author="Bonnie Jonkman" w:date="2015-03-19T13:52:00Z">
        <w:r w:rsidR="0081118A">
          <w:t>&lt;FAST v8&gt;\</w:t>
        </w:r>
      </w:ins>
      <w:r>
        <w:t xml:space="preserve">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del w:id="58" w:author="Bonnie Jonkman" w:date="2015-03-19T13:50:00Z">
        <w:r w:rsidDel="0081118A">
          <w:delText>The MAP library is a little more difficult. Because of some of the third-party libraries compiled in MAP, it is difficult to compile for different systems. If you do not need to actually call MAP, you can compile an empty MAP dll with source files and a makefile in the FAST archive’s Source\dependencies\Blank_MAP_DLL folder. We are working to update MAP so that it is easier to compile on different systems.</w:delText>
        </w:r>
      </w:del>
      <w:ins w:id="59" w:author="Bonnie Jonkman" w:date="2015-03-19T13:50:00Z">
        <w:r w:rsidR="0081118A">
          <w:t>The source files for the MAP</w:t>
        </w:r>
      </w:ins>
      <w:ins w:id="60" w:author="Bonnie Jonkman" w:date="2015-03-19T13:51:00Z">
        <w:r w:rsidR="0081118A">
          <w:t>++</w:t>
        </w:r>
      </w:ins>
      <w:ins w:id="61" w:author="Bonnie Jonkman" w:date="2015-03-19T13:50:00Z">
        <w:r w:rsidR="0081118A">
          <w:t xml:space="preserve"> library are not included in the FAST archive, but are available on the MAP++</w:t>
        </w:r>
      </w:ins>
      <w:ins w:id="62" w:author="Bonnie Jonkman" w:date="2015-03-19T13:51:00Z">
        <w:r w:rsidR="0081118A">
          <w:t xml:space="preserve"> web site: </w:t>
        </w:r>
      </w:ins>
      <w:ins w:id="63" w:author="Bonnie Jonkman" w:date="2015-03-19T13:52:00Z">
        <w:r w:rsidR="0081118A">
          <w:fldChar w:fldCharType="begin"/>
        </w:r>
        <w:r w:rsidR="0081118A">
          <w:instrText xml:space="preserve"> HYPERLINK "</w:instrText>
        </w:r>
        <w:r w:rsidR="0081118A" w:rsidRPr="0081118A">
          <w:instrText>https://nwtc.nrel.gov/MAP</w:instrText>
        </w:r>
        <w:r w:rsidR="0081118A">
          <w:instrText xml:space="preserve">" </w:instrText>
        </w:r>
        <w:r w:rsidR="0081118A">
          <w:fldChar w:fldCharType="separate"/>
        </w:r>
        <w:r w:rsidR="0081118A" w:rsidRPr="000225DF">
          <w:rPr>
            <w:rStyle w:val="Hyperlink"/>
          </w:rPr>
          <w:t>https://nwtc.nrel.gov/MAP</w:t>
        </w:r>
        <w:r w:rsidR="0081118A">
          <w:fldChar w:fldCharType="end"/>
        </w:r>
        <w:r w:rsidR="0081118A">
          <w:t xml:space="preserve"> </w:t>
        </w:r>
      </w:ins>
      <w:ins w:id="64" w:author="Bonnie Jonkman" w:date="2015-03-19T13:53:00Z">
        <w:r w:rsidR="0081118A">
          <w:t xml:space="preserve">. The MAP++ archive contains a </w:t>
        </w:r>
        <w:proofErr w:type="spellStart"/>
        <w:r w:rsidR="0081118A">
          <w:t>makefile</w:t>
        </w:r>
        <w:proofErr w:type="spellEnd"/>
        <w:r w:rsidR="0081118A">
          <w:t xml:space="preserve"> (in the </w:t>
        </w:r>
        <w:proofErr w:type="spellStart"/>
        <w:r w:rsidR="0081118A">
          <w:t>src</w:t>
        </w:r>
        <w:proofErr w:type="spellEnd"/>
        <w:r w:rsidR="0081118A">
          <w:t xml:space="preserve"> folder)</w:t>
        </w:r>
      </w:ins>
      <w:ins w:id="65" w:author="Bonnie Jonkman" w:date="2015-03-19T13:54:00Z">
        <w:r w:rsidR="0081118A">
          <w:t xml:space="preserve"> that can be used to generate the MAP++ library.</w:t>
        </w:r>
      </w:ins>
      <w:bookmarkStart w:id="66" w:name="_GoBack"/>
      <w:bookmarkEnd w:id="66"/>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9"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F2B" w:rsidRDefault="007C0F2B" w:rsidP="000F2F9E">
      <w:pPr>
        <w:spacing w:after="0" w:line="240" w:lineRule="auto"/>
      </w:pPr>
      <w:r>
        <w:separator/>
      </w:r>
    </w:p>
  </w:endnote>
  <w:endnote w:type="continuationSeparator" w:id="0">
    <w:p w:rsidR="007C0F2B" w:rsidRDefault="007C0F2B"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81118A">
          <w:rPr>
            <w:noProof/>
          </w:rPr>
          <w:t>1</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F2B" w:rsidRDefault="007C0F2B" w:rsidP="000F2F9E">
      <w:pPr>
        <w:spacing w:after="0" w:line="240" w:lineRule="auto"/>
      </w:pPr>
      <w:r>
        <w:separator/>
      </w:r>
    </w:p>
  </w:footnote>
  <w:footnote w:type="continuationSeparator" w:id="0">
    <w:p w:rsidR="007C0F2B" w:rsidRDefault="007C0F2B"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B5C28"/>
    <w:rsid w:val="000C050B"/>
    <w:rsid w:val="000F2F9E"/>
    <w:rsid w:val="00105E76"/>
    <w:rsid w:val="00150F1E"/>
    <w:rsid w:val="0016642A"/>
    <w:rsid w:val="00185419"/>
    <w:rsid w:val="001A5655"/>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2619C"/>
    <w:rsid w:val="005415BC"/>
    <w:rsid w:val="005B5C38"/>
    <w:rsid w:val="005D02AB"/>
    <w:rsid w:val="006276AB"/>
    <w:rsid w:val="00685998"/>
    <w:rsid w:val="006A634A"/>
    <w:rsid w:val="00703686"/>
    <w:rsid w:val="007119F4"/>
    <w:rsid w:val="00724EEB"/>
    <w:rsid w:val="00735092"/>
    <w:rsid w:val="00737D9F"/>
    <w:rsid w:val="00764196"/>
    <w:rsid w:val="0077098D"/>
    <w:rsid w:val="007A3DE5"/>
    <w:rsid w:val="007C0F2B"/>
    <w:rsid w:val="007C191F"/>
    <w:rsid w:val="007C4197"/>
    <w:rsid w:val="007C7130"/>
    <w:rsid w:val="007D2043"/>
    <w:rsid w:val="007D3D32"/>
    <w:rsid w:val="0081118A"/>
    <w:rsid w:val="008B260E"/>
    <w:rsid w:val="008B4EE5"/>
    <w:rsid w:val="008E2B0D"/>
    <w:rsid w:val="0090670B"/>
    <w:rsid w:val="0093506D"/>
    <w:rsid w:val="00940C22"/>
    <w:rsid w:val="00975FB3"/>
    <w:rsid w:val="009A49B9"/>
    <w:rsid w:val="009A5197"/>
    <w:rsid w:val="009F37F1"/>
    <w:rsid w:val="00A27A7E"/>
    <w:rsid w:val="00A32564"/>
    <w:rsid w:val="00A53D71"/>
    <w:rsid w:val="00A76BFC"/>
    <w:rsid w:val="00AC33FA"/>
    <w:rsid w:val="00B02578"/>
    <w:rsid w:val="00B23EE0"/>
    <w:rsid w:val="00B272CF"/>
    <w:rsid w:val="00B600CA"/>
    <w:rsid w:val="00BB512C"/>
    <w:rsid w:val="00C1030E"/>
    <w:rsid w:val="00C2117F"/>
    <w:rsid w:val="00C91ACB"/>
    <w:rsid w:val="00CB0C3D"/>
    <w:rsid w:val="00D1607D"/>
    <w:rsid w:val="00D70792"/>
    <w:rsid w:val="00DB6390"/>
    <w:rsid w:val="00DB6F68"/>
    <w:rsid w:val="00DD20FB"/>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yperlink" Target="http://icl.cs.utk.edu/lapack-for-windows/libraries/VisualStudio/3.5.0/Dynamic-MINGW/Win32/liblapack.dl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li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index.html" TargetMode="External"/><Relationship Id="rId25" Type="http://schemas.openxmlformats.org/officeDocument/2006/relationships/hyperlink" Target="http://www.netlib.org/lapack/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cl.cs.utk.edu/lapack-for-windows/libraries/VisualStudio/3.5.0/Dynamic-MINGW/Win32/libblas.dll" TargetMode="External"/><Relationship Id="rId29"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lib"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th.utah.edu/software/lapack.html" TargetMode="External"/><Relationship Id="rId27" Type="http://schemas.openxmlformats.org/officeDocument/2006/relationships/hyperlink" Target="http://icl.cs.utk.edu/lapack-for-windows/lapac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8B206-E9FB-4361-B2D9-5CBFBC307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11</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14327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3</cp:revision>
  <dcterms:created xsi:type="dcterms:W3CDTF">2013-12-09T16:56:00Z</dcterms:created>
  <dcterms:modified xsi:type="dcterms:W3CDTF">2015-03-19T19:54:00Z</dcterms:modified>
</cp:coreProperties>
</file>