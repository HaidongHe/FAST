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w:t>
      </w:r>
      <w:r w:rsidR="000B5C28">
        <w:t>1</w:t>
      </w:r>
      <w:del w:id="0" w:author="Bonnie Jonkman" w:date="2015-08-21T11:11:00Z">
        <w:r w:rsidR="000B5C28" w:rsidDel="0095390A">
          <w:delText>0</w:delText>
        </w:r>
      </w:del>
      <w:ins w:id="1" w:author="Bonnie Jonkman" w:date="2015-08-21T11:11:00Z">
        <w:r w:rsidR="0095390A">
          <w:t>2</w:t>
        </w:r>
      </w:ins>
      <w:r>
        <w:t>.00</w:t>
      </w:r>
      <w:r w:rsidR="000B5C28">
        <w:t>a</w:t>
      </w:r>
      <w:r>
        <w:t>-bjj</w:t>
      </w:r>
    </w:p>
    <w:p w:rsidR="00685998" w:rsidRDefault="00685998" w:rsidP="00685998">
      <w:pPr>
        <w:pStyle w:val="Subtitle"/>
      </w:pPr>
      <w:r>
        <w:t>Bonnie Jonkman</w:t>
      </w:r>
      <w:r>
        <w:br/>
        <w:t>National Renewable Energy Laboratory</w:t>
      </w:r>
      <w:r>
        <w:br/>
      </w:r>
      <w:del w:id="2" w:author="Bonnie Jonkman" w:date="2015-08-21T11:11:00Z">
        <w:r w:rsidR="000B5C28" w:rsidDel="0095390A">
          <w:delText xml:space="preserve">March </w:delText>
        </w:r>
      </w:del>
      <w:ins w:id="3" w:author="Bonnie Jonkman" w:date="2015-09-10T13:15:00Z">
        <w:r w:rsidR="00BC11A7">
          <w:t>September</w:t>
        </w:r>
      </w:ins>
      <w:ins w:id="4" w:author="Bonnie Jonkman" w:date="2015-08-21T11:11:00Z">
        <w:r w:rsidR="0095390A">
          <w:t xml:space="preserve"> </w:t>
        </w:r>
      </w:ins>
      <w:del w:id="5" w:author="Bonnie Jonkman" w:date="2015-08-21T11:11:00Z">
        <w:r w:rsidR="000B5C28" w:rsidDel="0095390A">
          <w:delText>31</w:delText>
        </w:r>
      </w:del>
      <w:ins w:id="6" w:author="Bonnie Jonkman" w:date="2015-08-21T11:11:00Z">
        <w:r w:rsidR="0095390A">
          <w:t>1</w:t>
        </w:r>
      </w:ins>
      <w:ins w:id="7" w:author="Bonnie Jonkman" w:date="2015-09-10T13:15:00Z">
        <w:r w:rsidR="00BC11A7">
          <w:t>0</w:t>
        </w:r>
      </w:ins>
      <w:r w:rsidR="000B5C28">
        <w:t>, 2015</w:t>
      </w:r>
    </w:p>
    <w:p w:rsidR="007C7130" w:rsidRDefault="007C7130" w:rsidP="007C7130">
      <w:pPr>
        <w:pStyle w:val="Heading1"/>
      </w:pPr>
      <w:r>
        <w:t>Introduction</w:t>
      </w:r>
    </w:p>
    <w:p w:rsidR="000B5C28" w:rsidRDefault="000B5C28" w:rsidP="007C7130">
      <w:r>
        <w:t>FAST v8.1</w:t>
      </w:r>
      <w:del w:id="8" w:author="Bonnie Jonkman" w:date="2015-08-21T11:11:00Z">
        <w:r w:rsidDel="0095390A">
          <w:delText>0</w:delText>
        </w:r>
      </w:del>
      <w:ins w:id="9" w:author="Bonnie Jonkman" w:date="2015-08-21T11:11:00Z">
        <w:r w:rsidR="0095390A">
          <w:t>2</w:t>
        </w:r>
      </w:ins>
      <w:r>
        <w:t>.00a-bjj is distributed with executables of both 32-bit and 64-bit Windows applications. Unless you are compiling for a different architecture or are adding functionality to FAST, you should not have to recompile the code.</w:t>
      </w:r>
    </w:p>
    <w:p w:rsidR="003F2CE1" w:rsidRDefault="006C4555" w:rsidP="007C7130">
      <w:r>
        <w:rPr>
          <w:noProof/>
        </w:rPr>
        <mc:AlternateContent>
          <mc:Choice Requires="wpg">
            <w:drawing>
              <wp:anchor distT="0" distB="0" distL="114300" distR="0" simplePos="0" relativeHeight="251661312" behindDoc="0" locked="0" layoutInCell="1" allowOverlap="1" wp14:anchorId="4303FD9F" wp14:editId="0B25A2D1">
                <wp:simplePos x="0" y="0"/>
                <wp:positionH relativeFrom="margin">
                  <wp:align>right</wp:align>
                </wp:positionH>
                <wp:positionV relativeFrom="margin">
                  <wp:align>bottom</wp:align>
                </wp:positionV>
                <wp:extent cx="1752600" cy="5385435"/>
                <wp:effectExtent l="0" t="0" r="0" b="5715"/>
                <wp:wrapSquare wrapText="bothSides"/>
                <wp:docPr id="17" name="Group 17"/>
                <wp:cNvGraphicFramePr/>
                <a:graphic xmlns:a="http://schemas.openxmlformats.org/drawingml/2006/main">
                  <a:graphicData uri="http://schemas.microsoft.com/office/word/2010/wordprocessingGroup">
                    <wpg:wgp>
                      <wpg:cNvGrpSpPr/>
                      <wpg:grpSpPr>
                        <a:xfrm>
                          <a:off x="0" y="0"/>
                          <a:ext cx="1752723" cy="5385435"/>
                          <a:chOff x="48488" y="0"/>
                          <a:chExt cx="1752603" cy="5384323"/>
                        </a:xfrm>
                      </wpg:grpSpPr>
                      <wps:wsp>
                        <wps:cNvPr id="4" name="Text Box 4"/>
                        <wps:cNvSpPr txBox="1"/>
                        <wps:spPr>
                          <a:xfrm>
                            <a:off x="48488" y="5090717"/>
                            <a:ext cx="1752603" cy="293606"/>
                          </a:xfrm>
                          <a:prstGeom prst="rect">
                            <a:avLst/>
                          </a:prstGeom>
                          <a:solidFill>
                            <a:prstClr val="white"/>
                          </a:solidFill>
                          <a:ln>
                            <a:noFill/>
                          </a:ln>
                          <a:effectLst/>
                        </wps:spPr>
                        <wps:txbx>
                          <w:txbxContent>
                            <w:p w:rsidR="007B4FFE" w:rsidRPr="00A15D39" w:rsidRDefault="007B4FFE" w:rsidP="007C3B93">
                              <w:pPr>
                                <w:pStyle w:val="Caption"/>
                                <w:jc w:val="center"/>
                                <w:rPr>
                                  <w:noProof/>
                                </w:rPr>
                              </w:pPr>
                              <w:bookmarkStart w:id="10" w:name="_Ref391898954"/>
                              <w:proofErr w:type="gramStart"/>
                              <w:r>
                                <w:t xml:space="preserve">Figure </w:t>
                              </w:r>
                              <w:r>
                                <w:fldChar w:fldCharType="begin"/>
                              </w:r>
                              <w:r>
                                <w:instrText xml:space="preserve"> SEQ Figure \* ARABIC </w:instrText>
                              </w:r>
                              <w:r>
                                <w:fldChar w:fldCharType="separate"/>
                              </w:r>
                              <w:r>
                                <w:rPr>
                                  <w:noProof/>
                                </w:rPr>
                                <w:t>1</w:t>
                              </w:r>
                              <w:r>
                                <w:rPr>
                                  <w:noProof/>
                                </w:rPr>
                                <w:fldChar w:fldCharType="end"/>
                              </w:r>
                              <w:bookmarkEnd w:id="10"/>
                              <w:r>
                                <w:t>.</w:t>
                              </w:r>
                              <w:proofErr w:type="gramEnd"/>
                              <w:r>
                                <w:t xml:space="preserve"> Source Files in the FAST v8.10.00 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rotWithShape="1">
                          <a:blip r:embed="rId9">
                            <a:extLst>
                              <a:ext uri="{28A0092B-C50C-407E-A947-70E740481C1C}">
                                <a14:useLocalDpi xmlns:a14="http://schemas.microsoft.com/office/drawing/2010/main" val="0"/>
                              </a:ext>
                            </a:extLst>
                          </a:blip>
                          <a:srcRect l="1165" t="12125" r="69345" b="3579"/>
                          <a:stretch/>
                        </pic:blipFill>
                        <pic:spPr bwMode="auto">
                          <a:xfrm>
                            <a:off x="48491" y="0"/>
                            <a:ext cx="1752600" cy="505690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86.8pt;margin-top:0;width:138pt;height:424.05pt;z-index:251661312;mso-wrap-distance-right:0;mso-position-horizontal:right;mso-position-horizontal-relative:margin;mso-position-vertical:bottom;mso-position-vertical-relative:margin;mso-width-relative:margin;mso-height-relative:margin" coordorigin="484" coordsize="17526,5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">
                <v:shapetype id="_x0000_t202" coordsize="21600,21600" o:spt="202" path="m,l,21600r21600,l21600,xe">
                  <v:stroke joinstyle="miter"/>
                  <v:path gradientshapeok="t" o:connecttype="rect"/>
                </v:shapetype>
                <v:shape id="Text Box 4" o:spid="_x0000_s1027" type="#_x0000_t202" style="position:absolute;left:484;top:50907;width:17526;height:2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7B4FFE" w:rsidRPr="00A15D39" w:rsidRDefault="007B4FFE" w:rsidP="007C3B93">
                        <w:pPr>
                          <w:pStyle w:val="Caption"/>
                          <w:jc w:val="center"/>
                          <w:rPr>
                            <w:noProof/>
                          </w:rPr>
                        </w:pPr>
                        <w:bookmarkStart w:id="11" w:name="_Ref391898954"/>
                        <w:proofErr w:type="gramStart"/>
                        <w:r>
                          <w:t xml:space="preserve">Figure </w:t>
                        </w:r>
                        <w:r>
                          <w:fldChar w:fldCharType="begin"/>
                        </w:r>
                        <w:r>
                          <w:instrText xml:space="preserve"> SEQ Figure \* ARABIC </w:instrText>
                        </w:r>
                        <w:r>
                          <w:fldChar w:fldCharType="separate"/>
                        </w:r>
                        <w:r>
                          <w:rPr>
                            <w:noProof/>
                          </w:rPr>
                          <w:t>1</w:t>
                        </w:r>
                        <w:r>
                          <w:rPr>
                            <w:noProof/>
                          </w:rPr>
                          <w:fldChar w:fldCharType="end"/>
                        </w:r>
                        <w:bookmarkEnd w:id="11"/>
                        <w:r>
                          <w:t>.</w:t>
                        </w:r>
                        <w:proofErr w:type="gramEnd"/>
                        <w:r>
                          <w:t xml:space="preserve"> Source Files in the FAST v8.10.00 Visual Studio Project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484;width:17526;height:50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vA4bBAAAA2wAAAA8AAABkcnMvZG93bnJldi54bWxET0tqwzAQ3RdyBzGBbkojxwXTOFFCCCS4&#10;dFU3BxikqW1ijYyl+NPTV4VCd/N439kdJtuKgXrfOFawXiUgiLUzDVcKrp/n51cQPiAbbB2Tgpk8&#10;HPaLhx3mxo38QUMZKhFD2OeooA6hy6X0uiaLfuU64sh9ud5iiLCvpOlxjOG2lWmSZNJiw7Ghxo5O&#10;NelbebcKyiedFm/f8ymZX+x57Nhu3vVFqcfldNyCCDSFf/GfuzBxfga/v8QD5P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vA4bBAAAA2wAAAA8AAAAAAAAAAAAAAAAAnwIA&#10;AGRycy9kb3ducmV2LnhtbFBLBQYAAAAABAAEAPcAAACNAwAAAAA=&#10;">
                  <v:imagedata r:id="rId10" o:title="" croptop="7946f" cropbottom="2346f" cropleft="763f" cropright="45446f"/>
                  <v:path arrowok="t"/>
                </v:shape>
                <w10:wrap type="square" anchorx="margin" anchory="margin"/>
              </v:group>
            </w:pict>
          </mc:Fallback>
        </mc:AlternateContent>
      </w:r>
      <w:r w:rsidR="003F2CE1">
        <w:t>FAST v8.</w:t>
      </w:r>
      <w:r w:rsidR="000B5C28">
        <w:t>1</w:t>
      </w:r>
      <w:del w:id="12" w:author="Bonnie Jonkman" w:date="2015-08-21T11:12:00Z">
        <w:r w:rsidR="000B5C28" w:rsidDel="0095390A">
          <w:delText>0</w:delText>
        </w:r>
      </w:del>
      <w:ins w:id="13" w:author="Bonnie Jonkman" w:date="2015-08-21T11:12:00Z">
        <w:r w:rsidR="0095390A">
          <w:t>2</w:t>
        </w:r>
      </w:ins>
      <w:r w:rsidR="003F2CE1">
        <w:t>.00</w:t>
      </w:r>
      <w:r w:rsidR="000B5C28">
        <w:t>a</w:t>
      </w:r>
      <w:r w:rsidR="003F2CE1">
        <w:t xml:space="preserve">-bjj is distributed with several options for compiling the source code. It contains a Visual Studio project file, a Windows® batch file for Intel Fortran, and a </w:t>
      </w:r>
      <w:proofErr w:type="spellStart"/>
      <w:r w:rsidR="003F2CE1">
        <w:t>makefile</w:t>
      </w:r>
      <w:proofErr w:type="spellEnd"/>
      <w:r w:rsidR="003F2CE1">
        <w:t xml:space="preserve"> for gfortran. The FAST archive contains all of the source files necessary to compile, and the compiling tools are set up with the correct paths to those files.</w:t>
      </w:r>
      <w:r w:rsidR="00394E79">
        <w:t xml:space="preserve"> The tools also set up all the compiling options required to compile FAST.</w:t>
      </w:r>
    </w:p>
    <w:p w:rsidR="007C7130" w:rsidRDefault="007C7130" w:rsidP="007C7130">
      <w:r>
        <w:t>The compiling tools distributed with FAST v8.</w:t>
      </w:r>
      <w:r w:rsidR="000B5C28">
        <w:t>1</w:t>
      </w:r>
      <w:ins w:id="14" w:author="Bonnie Jonkman" w:date="2015-08-21T11:12:00Z">
        <w:r w:rsidR="0095390A">
          <w:t>2</w:t>
        </w:r>
      </w:ins>
      <w:del w:id="15" w:author="Bonnie Jonkman" w:date="2015-08-21T11:12:00Z">
        <w:r w:rsidDel="0095390A">
          <w:delText>0</w:delText>
        </w:r>
      </w:del>
      <w:r>
        <w:t>.00</w:t>
      </w:r>
      <w:r w:rsidR="000B5C28">
        <w:t>a</w:t>
      </w:r>
      <w:r>
        <w:t xml:space="preserve">-bjj were created </w:t>
      </w:r>
      <w:ins w:id="16" w:author="Bonnie Jonkman" w:date="2015-09-10T10:03:00Z">
        <w:r w:rsidR="0038059C">
          <w:t>primarily</w:t>
        </w:r>
      </w:ins>
      <w:ins w:id="17" w:author="Bonnie Jonkman" w:date="2015-09-10T10:02:00Z">
        <w:r w:rsidR="0038059C">
          <w:t xml:space="preserve"> </w:t>
        </w:r>
      </w:ins>
      <w:r>
        <w:t xml:space="preserve">for Windows® systems. However, they can be </w:t>
      </w:r>
      <w:del w:id="18" w:author="Bonnie Jonkman" w:date="2015-09-10T13:16:00Z">
        <w:r w:rsidDel="00CA7DD3">
          <w:delText xml:space="preserve">adapted for </w:delText>
        </w:r>
      </w:del>
      <w:r>
        <w:t>use</w:t>
      </w:r>
      <w:ins w:id="19" w:author="Bonnie Jonkman" w:date="2015-09-10T13:16:00Z">
        <w:r w:rsidR="00CA7DD3">
          <w:t>d</w:t>
        </w:r>
      </w:ins>
      <w:r>
        <w:t xml:space="preserve"> on non-Windows® systems. Please see </w:t>
      </w:r>
      <w:r w:rsidR="000336ED">
        <w:t>“</w:t>
      </w:r>
      <w:r w:rsidR="000336ED">
        <w:rPr>
          <w:highlight w:val="yellow"/>
        </w:rPr>
        <w:fldChar w:fldCharType="begin"/>
      </w:r>
      <w:r w:rsidR="000336ED">
        <w:instrText xml:space="preserve"> REF _Ref391976211 \h </w:instrText>
      </w:r>
      <w:r w:rsidR="000336ED">
        <w:rPr>
          <w:highlight w:val="yellow"/>
        </w:rPr>
      </w:r>
      <w:r w:rsidR="000336ED">
        <w:rPr>
          <w:highlight w:val="yellow"/>
        </w:rPr>
        <w:fldChar w:fldCharType="separate"/>
      </w:r>
      <w:r w:rsidR="00CA7DD3">
        <w:t xml:space="preserve">Compiling and Running on Linux or </w:t>
      </w:r>
      <w:proofErr w:type="gramStart"/>
      <w:r w:rsidR="00CA7DD3">
        <w:t xml:space="preserve">Mac </w:t>
      </w:r>
      <w:proofErr w:type="gramEnd"/>
      <w:del w:id="20" w:author="Bonnie Jonkman" w:date="2015-09-10T10:10:00Z">
        <w:r w:rsidR="000336ED" w:rsidDel="00AF6E08">
          <w:delText>Compiling on Linux or Mac</w:delText>
        </w:r>
      </w:del>
      <w:r w:rsidR="000336ED">
        <w:rPr>
          <w:highlight w:val="yellow"/>
        </w:rPr>
        <w:fldChar w:fldCharType="end"/>
      </w:r>
      <w:r w:rsidR="000336ED">
        <w:t>” at the end of this document</w:t>
      </w:r>
      <w:r>
        <w:t xml:space="preserve"> for </w:t>
      </w:r>
      <w:r w:rsidR="00394E79">
        <w:t xml:space="preserve">some </w:t>
      </w:r>
      <w:r>
        <w:t>suggestions.</w:t>
      </w:r>
    </w:p>
    <w:p w:rsidR="007C7130" w:rsidRDefault="007C7130" w:rsidP="007C7130">
      <w:r>
        <w:t xml:space="preserve">We </w:t>
      </w:r>
      <w:r w:rsidR="00DB6F68">
        <w:t>have developed these instructions with t</w:t>
      </w:r>
      <w:bookmarkStart w:id="21" w:name="_GoBack"/>
      <w:bookmarkEnd w:id="21"/>
      <w:r w:rsidR="00DB6F68">
        <w:t>he following two compilers</w:t>
      </w:r>
      <w:r>
        <w:t>:</w:t>
      </w:r>
    </w:p>
    <w:p w:rsidR="007C7130" w:rsidRDefault="007C7130" w:rsidP="0095390A">
      <w:pPr>
        <w:pStyle w:val="ListParagraph"/>
        <w:numPr>
          <w:ilvl w:val="0"/>
          <w:numId w:val="3"/>
        </w:numPr>
      </w:pPr>
      <w:r>
        <w:t xml:space="preserve">Intel® Visual </w:t>
      </w:r>
      <w:proofErr w:type="gramStart"/>
      <w:r>
        <w:t>Fortran</w:t>
      </w:r>
      <w:proofErr w:type="gramEnd"/>
      <w:r>
        <w:t xml:space="preserve"> </w:t>
      </w:r>
      <w:r w:rsidR="00DB6390">
        <w:t xml:space="preserve">(IVF) </w:t>
      </w:r>
      <w:r>
        <w:t>Composer XE 201</w:t>
      </w:r>
      <w:del w:id="22" w:author="Bonnie Jonkman" w:date="2015-08-21T11:13:00Z">
        <w:r w:rsidDel="0095390A">
          <w:delText>1</w:delText>
        </w:r>
      </w:del>
      <w:ins w:id="23" w:author="Bonnie Jonkman" w:date="2015-08-21T11:13:00Z">
        <w:r w:rsidR="0095390A">
          <w:t>3</w:t>
        </w:r>
      </w:ins>
      <w:ins w:id="24" w:author="Bonnie Jonkman" w:date="2015-08-21T11:29:00Z">
        <w:r w:rsidR="0095390A">
          <w:t xml:space="preserve"> SP1</w:t>
        </w:r>
      </w:ins>
      <w:r w:rsidR="007A3DE5">
        <w:t xml:space="preserve">, version </w:t>
      </w:r>
      <w:ins w:id="25" w:author="Bonnie Jonkman" w:date="2015-08-21T11:13:00Z">
        <w:r w:rsidR="0095390A" w:rsidRPr="0095390A">
          <w:t>14.0.5.239</w:t>
        </w:r>
      </w:ins>
      <w:del w:id="26" w:author="Bonnie Jonkman" w:date="2015-08-21T11:13:00Z">
        <w:r w:rsidR="007A3DE5" w:rsidDel="0095390A">
          <w:delText>12.1.3.300</w:delText>
        </w:r>
      </w:del>
      <w:r>
        <w:br/>
        <w:t>Intel Math Kernel Library (MKL) 1</w:t>
      </w:r>
      <w:del w:id="27" w:author="Bonnie Jonkman" w:date="2015-08-21T11:32:00Z">
        <w:r w:rsidDel="00BC7317">
          <w:delText>0</w:delText>
        </w:r>
      </w:del>
      <w:ins w:id="28" w:author="Bonnie Jonkman" w:date="2015-08-21T11:32:00Z">
        <w:r w:rsidR="00BC7317">
          <w:t>1</w:t>
        </w:r>
      </w:ins>
      <w:r>
        <w:t>.</w:t>
      </w:r>
      <w:del w:id="29" w:author="Bonnie Jonkman" w:date="2015-08-21T11:32:00Z">
        <w:r w:rsidDel="00BC7317">
          <w:delText>3</w:delText>
        </w:r>
      </w:del>
      <w:ins w:id="30" w:author="Bonnie Jonkman" w:date="2015-08-21T11:32:00Z">
        <w:r w:rsidR="00BC7317">
          <w:t>1</w:t>
        </w:r>
      </w:ins>
      <w:r>
        <w:t xml:space="preserve"> Update </w:t>
      </w:r>
      <w:ins w:id="31" w:author="Bonnie Jonkman" w:date="2015-08-21T11:32:00Z">
        <w:r w:rsidR="00BC7317">
          <w:t>4</w:t>
        </w:r>
      </w:ins>
      <w:del w:id="32" w:author="Bonnie Jonkman" w:date="2015-08-21T11:32:00Z">
        <w:r w:rsidDel="00BC7317">
          <w:delText>9</w:delText>
        </w:r>
      </w:del>
      <w:r w:rsidR="00DB6F68">
        <w:br/>
        <w:t xml:space="preserve">Microsoft Visual Studio </w:t>
      </w:r>
      <w:ins w:id="33" w:author="Bonnie Jonkman" w:date="2015-08-21T11:14:00Z">
        <w:r w:rsidR="0095390A">
          <w:t xml:space="preserve">Community </w:t>
        </w:r>
      </w:ins>
      <w:r w:rsidR="00DB6F68">
        <w:t>201</w:t>
      </w:r>
      <w:del w:id="34" w:author="Bonnie Jonkman" w:date="2015-08-21T11:14:00Z">
        <w:r w:rsidR="00DB6F68" w:rsidDel="0095390A">
          <w:delText>0</w:delText>
        </w:r>
      </w:del>
      <w:ins w:id="35" w:author="Bonnie Jonkman" w:date="2015-08-21T11:14:00Z">
        <w:r w:rsidR="0095390A">
          <w:t>3</w:t>
        </w:r>
      </w:ins>
      <w:del w:id="36" w:author="Bonnie Jonkman" w:date="2015-08-21T11:14:00Z">
        <w:r w:rsidR="00DB6F68" w:rsidDel="0095390A">
          <w:delText xml:space="preserve"> Shell</w:delText>
        </w:r>
      </w:del>
      <w:ins w:id="37" w:author="Bonnie Jonkman" w:date="2015-08-21T11:15:00Z">
        <w:r w:rsidR="0095390A">
          <w:t>, Version 12.0.31101.00 Update 4</w:t>
        </w:r>
      </w:ins>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6276AB" w:rsidP="007A3DE5">
      <w:r>
        <w:t>Open “</w:t>
      </w:r>
      <w:proofErr w:type="spellStart"/>
      <w:r w:rsidRPr="006276AB">
        <w:t>FAST_Project</w:t>
      </w:r>
      <w:r>
        <w:t>.vfproj</w:t>
      </w:r>
      <w:proofErr w:type="spellEnd"/>
      <w:r>
        <w:t>” in the Compiling\</w:t>
      </w:r>
      <w:proofErr w:type="spellStart"/>
      <w:r>
        <w:t>VisualStudio</w:t>
      </w:r>
      <w:proofErr w:type="spellEnd"/>
      <w:r>
        <w:t xml:space="preserve"> directory of the FAST v8 archive. This should open a Solution Explorer window that lists all of the source files and Registry input files for FAST</w:t>
      </w:r>
      <w:r w:rsidR="000B5C28">
        <w:t xml:space="preserve"> v8</w:t>
      </w:r>
      <w:r>
        <w:t xml:space="preserve">. See </w:t>
      </w:r>
      <w:r>
        <w:fldChar w:fldCharType="begin"/>
      </w:r>
      <w:r>
        <w:instrText xml:space="preserve"> REF _Ref391898954 \h </w:instrText>
      </w:r>
      <w:r>
        <w:fldChar w:fldCharType="separate"/>
      </w:r>
      <w:r w:rsidR="00AF6E08">
        <w:t xml:space="preserve">Figure </w:t>
      </w:r>
      <w:r w:rsidR="00AF6E08">
        <w:rPr>
          <w:noProof/>
        </w:rPr>
        <w:t>1</w:t>
      </w:r>
      <w:r>
        <w:fldChar w:fldCharType="end"/>
      </w:r>
      <w:r>
        <w:t>.</w:t>
      </w:r>
    </w:p>
    <w:p w:rsidR="006276AB" w:rsidRDefault="006276AB" w:rsidP="006276AB">
      <w:r>
        <w:lastRenderedPageBreak/>
        <w:t xml:space="preserve">Choose </w:t>
      </w:r>
      <w:r w:rsidR="00F063AA">
        <w:t xml:space="preserve">either </w:t>
      </w:r>
      <w:r>
        <w:t>Debug or Release configuration</w:t>
      </w:r>
      <w:r w:rsidR="00F063AA">
        <w:t xml:space="preserve"> </w:t>
      </w:r>
      <w:r>
        <w:t>from the Configuration manager</w:t>
      </w:r>
      <w:r w:rsidR="00F063AA">
        <w:t xml:space="preserve"> (Debug is the default)</w:t>
      </w:r>
      <w:r>
        <w:t xml:space="preserve">, and </w:t>
      </w:r>
      <w:r w:rsidR="00F063AA">
        <w:t>then select “</w:t>
      </w:r>
      <w:r>
        <w:t>Build Solution</w:t>
      </w:r>
      <w:r w:rsidR="00F063AA">
        <w:t>” from the “Build” menu</w:t>
      </w:r>
      <w:r>
        <w:t xml:space="preserve">. This will run the FAST Registry </w:t>
      </w:r>
      <w:ins w:id="38" w:author="Bonnie Jonkman" w:date="2015-08-21T11:36:00Z">
        <w:r w:rsidR="005508BE">
          <w:t xml:space="preserve">(when necessary) </w:t>
        </w:r>
      </w:ins>
      <w:r w:rsidR="00F063AA">
        <w:t xml:space="preserve">to produce the *_Types.f90 files needed in the project </w:t>
      </w:r>
      <w:r>
        <w:t xml:space="preserve">and </w:t>
      </w:r>
      <w:r w:rsidR="00F063AA">
        <w:t xml:space="preserve">then will </w:t>
      </w:r>
      <w:r>
        <w:t xml:space="preserve">compile and link the project. When it has successfully completed, it will place an executable called “FAST_dev_Win32.exe” (Release mode) or “FAST_dev_debug_Win32.exe” (Debug mode) in the </w:t>
      </w:r>
      <w:r w:rsidR="000B5C28">
        <w:t>&lt;</w:t>
      </w:r>
      <w:r>
        <w:t>FAST</w:t>
      </w:r>
      <w:r w:rsidR="000B5C28">
        <w:t xml:space="preserve"> v8&gt;</w:t>
      </w:r>
      <w:r>
        <w:t>\bin folder.</w:t>
      </w:r>
      <w:r w:rsidR="000B5C28">
        <w:t xml:space="preserve"> (Note that if you are using </w:t>
      </w:r>
      <w:ins w:id="39" w:author="Bonnie Jonkman" w:date="2015-08-21T11:36:00Z">
        <w:r w:rsidR="005508BE">
          <w:t xml:space="preserve">Intel Visual </w:t>
        </w:r>
        <w:proofErr w:type="gramStart"/>
        <w:r w:rsidR="005508BE">
          <w:t>Fortran</w:t>
        </w:r>
        <w:proofErr w:type="gramEnd"/>
        <w:r w:rsidR="005508BE">
          <w:t xml:space="preserve"> 2015</w:t>
        </w:r>
      </w:ins>
      <w:del w:id="40" w:author="Bonnie Jonkman" w:date="2015-08-21T11:36:00Z">
        <w:r w:rsidR="000B5C28" w:rsidDel="005508BE">
          <w:delText>Visual Studio 2013</w:delText>
        </w:r>
      </w:del>
      <w:r w:rsidR="000B5C28">
        <w:t xml:space="preserve"> or newer, the executable might be placed in the &lt;FAST8&gt;\Compiling\</w:t>
      </w:r>
      <w:proofErr w:type="spellStart"/>
      <w:r w:rsidR="000B5C28">
        <w:t>VisualStudio</w:t>
      </w:r>
      <w:proofErr w:type="spellEnd"/>
      <w:r w:rsidR="000B5C28">
        <w:t xml:space="preserve"> folder. This is a result of differences in formats between </w:t>
      </w:r>
      <w:ins w:id="41" w:author="Bonnie Jonkman" w:date="2015-08-21T11:37:00Z">
        <w:r w:rsidR="005508BE">
          <w:t xml:space="preserve">versions of Intel </w:t>
        </w:r>
      </w:ins>
      <w:r w:rsidR="000B5C28">
        <w:t xml:space="preserve">Visual </w:t>
      </w:r>
      <w:del w:id="42" w:author="Bonnie Jonkman" w:date="2015-08-21T11:36:00Z">
        <w:r w:rsidR="000B5C28" w:rsidDel="005508BE">
          <w:delText xml:space="preserve">Studio </w:delText>
        </w:r>
      </w:del>
      <w:ins w:id="43" w:author="Bonnie Jonkman" w:date="2015-08-21T11:36:00Z">
        <w:r w:rsidR="005508BE">
          <w:t>Fortran integrations</w:t>
        </w:r>
      </w:ins>
      <w:ins w:id="44" w:author="Bonnie Jonkman" w:date="2015-08-21T11:37:00Z">
        <w:r w:rsidR="005508BE">
          <w:t xml:space="preserve"> with Visual Studio</w:t>
        </w:r>
      </w:ins>
      <w:del w:id="45" w:author="Bonnie Jonkman" w:date="2015-08-21T11:37:00Z">
        <w:r w:rsidR="000B5C28" w:rsidDel="005508BE">
          <w:delText>2010 and 2013</w:delText>
        </w:r>
      </w:del>
      <w:r w:rsidR="000B5C28">
        <w:t>).</w:t>
      </w:r>
    </w:p>
    <w:p w:rsidR="002865D7" w:rsidRDefault="002865D7" w:rsidP="007A3DE5">
      <w:r>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w:t>
      </w:r>
      <w:del w:id="46" w:author="Bonnie Jonkman" w:date="2015-09-10T10:03:00Z">
        <w:r w:rsidDel="0038059C">
          <w:delText xml:space="preserve">solution </w:delText>
        </w:r>
      </w:del>
      <w:ins w:id="47" w:author="Bonnie Jonkman" w:date="2015-09-10T10:03:00Z">
        <w:r w:rsidR="0038059C">
          <w:t xml:space="preserve">project </w:t>
        </w:r>
      </w:ins>
      <w:r>
        <w:t xml:space="preserve">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If you have the Intel compiler without access to MKL, see the </w:t>
      </w:r>
      <w:ins w:id="48" w:author="Bonnie Jonkman" w:date="2015-09-10T10:04:00Z">
        <w:r w:rsidR="0038059C">
          <w:t>“</w:t>
        </w:r>
        <w:r w:rsidR="0038059C">
          <w:fldChar w:fldCharType="begin"/>
        </w:r>
        <w:r w:rsidR="0038059C">
          <w:instrText xml:space="preserve"> REF _Ref429642812 \h </w:instrText>
        </w:r>
      </w:ins>
      <w:r w:rsidR="0038059C">
        <w:fldChar w:fldCharType="separate"/>
      </w:r>
      <w:ins w:id="49" w:author="Bonnie Jonkman" w:date="2015-09-10T10:10:00Z">
        <w:r w:rsidR="00AF6E08">
          <w:t>LAPACK Libraries</w:t>
        </w:r>
      </w:ins>
      <w:ins w:id="50" w:author="Bonnie Jonkman" w:date="2015-09-10T10:04:00Z">
        <w:r w:rsidR="0038059C">
          <w:fldChar w:fldCharType="end"/>
        </w:r>
        <w:r w:rsidR="0038059C">
          <w:t xml:space="preserve">” section of this document, and see </w:t>
        </w:r>
      </w:ins>
      <w:r>
        <w:t xml:space="preserve">instructions at this web site: </w:t>
      </w:r>
      <w:r w:rsidR="007B4FFE">
        <w:fldChar w:fldCharType="begin"/>
      </w:r>
      <w:r w:rsidR="007B4FFE">
        <w:instrText xml:space="preserve"> HYPERLINK "http://icl.cs.utk.edu/lapack-for-windows/lapack/" </w:instrText>
      </w:r>
      <w:ins w:id="51" w:author="Bonnie Jonkman" w:date="2015-09-10T10:10:00Z"/>
      <w:r w:rsidR="007B4FFE">
        <w:fldChar w:fldCharType="separate"/>
      </w:r>
      <w:r w:rsidR="0090670B">
        <w:rPr>
          <w:rStyle w:val="Hyperlink"/>
        </w:rPr>
        <w:t>http://icl.cs.utk.edu/lapack-for-windows/lapack/</w:t>
      </w:r>
      <w:r w:rsidR="007B4FFE">
        <w:rPr>
          <w:rStyle w:val="Hyperlink"/>
        </w:rPr>
        <w:fldChar w:fldCharType="end"/>
      </w:r>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FAST is distributed with a batch file called “Compile_FAST.bat” that will compile the code using I</w:t>
      </w:r>
      <w:r w:rsidR="001214DF">
        <w:t xml:space="preserve">ntel </w:t>
      </w:r>
      <w:r w:rsidRPr="00E050D6">
        <w:t>V</w:t>
      </w:r>
      <w:r w:rsidR="001214DF">
        <w:t xml:space="preserve">isual </w:t>
      </w:r>
      <w:proofErr w:type="gramStart"/>
      <w:r w:rsidRPr="00E050D6">
        <w:t>F</w:t>
      </w:r>
      <w:r w:rsidR="001214DF">
        <w:t>ortran</w:t>
      </w:r>
      <w:proofErr w:type="gramEnd"/>
      <w:r w:rsidR="001214DF">
        <w:t xml:space="preserve"> (IVF) from the command line. However, if you are using IVF for Windows, we recommend using Visual Studio instead of the command prompt to compile.</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52" w:name="_Toc325359538"/>
      <w:bookmarkStart w:id="53" w:name="_Toc352065322"/>
      <w:r>
        <w:t xml:space="preserve">Setting Compiler </w:t>
      </w:r>
      <w:r w:rsidR="001214DF">
        <w:t xml:space="preserve">Environment </w:t>
      </w:r>
      <w:r>
        <w:t>Variables</w:t>
      </w:r>
      <w:bookmarkEnd w:id="52"/>
      <w:bookmarkEnd w:id="53"/>
    </w:p>
    <w:p w:rsidR="005D02AB" w:rsidRPr="005D02AB" w:rsidRDefault="005D02AB" w:rsidP="00E050D6">
      <w:r w:rsidRPr="005D02AB">
        <w:t>In the “Set Compiler Internal Variables” section</w:t>
      </w:r>
      <w:r w:rsidR="001214DF">
        <w:t xml:space="preserve"> of the batch script</w:t>
      </w:r>
      <w:r w:rsidRPr="005D02AB">
        <w:t xml:space="preserve">, you make sure that the proper paths and environment variables are set for the compiler and linker. </w:t>
      </w:r>
      <w:r w:rsidR="00F063AA">
        <w:t>If this</w:t>
      </w:r>
      <w:r w:rsidRPr="005D02AB">
        <w:t xml:space="preserve"> step </w:t>
      </w:r>
      <w:r w:rsidR="00F063AA">
        <w:t>is</w:t>
      </w:r>
      <w:r w:rsidRPr="005D02AB">
        <w:t xml:space="preserve"> not done correctly</w:t>
      </w:r>
      <w:r w:rsidR="00F063AA">
        <w:t xml:space="preserve">, you will not be able to </w:t>
      </w:r>
      <w:r w:rsidR="001214DF">
        <w:t>build the executable</w:t>
      </w:r>
      <w:r w:rsidRPr="005D02AB">
        <w:t xml:space="preserve">.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AF6E08">
        <w:t xml:space="preserve">Figure </w:t>
      </w:r>
      <w:r w:rsidR="00AF6E08">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w:lastRenderedPageBreak/>
        <mc:AlternateContent>
          <mc:Choice Requires="wps">
            <w:drawing>
              <wp:inline distT="0" distB="0" distL="0" distR="0" wp14:anchorId="232920C4" wp14:editId="7BDAC08A">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ins w:id="54" w:author="Bonnie Jonkman" w:date="2015-08-21T11:42:00Z">
                              <w:r w:rsidRPr="001E4DBD">
                                <w:rPr>
                                  <w:rFonts w:ascii="Courier New" w:hAnsi="Courier New" w:cs="Courier New"/>
                                  <w:b/>
                                  <w:color w:val="548DD4" w:themeColor="text2" w:themeTint="99"/>
                                  <w:sz w:val="16"/>
                                  <w:szCs w:val="16"/>
                                </w:rPr>
                                <w:t>C:\Program Files (x86)\Intel\Composer XE 2013 SP1\bin\ipsxe-comp-vars.bat</w:t>
                              </w:r>
                            </w:ins>
                            <w:del w:id="55" w:author="Bonnie Jonkman" w:date="2015-08-21T11:38:00Z">
                              <w:r w:rsidRPr="001214DF" w:rsidDel="005508BE">
                                <w:rPr>
                                  <w:rFonts w:ascii="Courier New" w:hAnsi="Courier New" w:cs="Courier New"/>
                                  <w:b/>
                                  <w:color w:val="548DD4" w:themeColor="text2" w:themeTint="99"/>
                                  <w:sz w:val="16"/>
                                  <w:szCs w:val="16"/>
                                </w:rPr>
                                <w:delText>C:\Program Files (x86)\Intel\Composer XE 2011 SP1\bin\ipsxe-comp-vars.bat</w:delText>
                              </w:r>
                            </w:del>
                            <w:r w:rsidRPr="001214DF">
                              <w:rPr>
                                <w:rFonts w:ascii="Courier New" w:hAnsi="Courier New" w:cs="Courier New"/>
                                <w:b/>
                                <w:color w:val="548DD4" w:themeColor="text2" w:themeTint="99"/>
                                <w:sz w:val="16"/>
                                <w:szCs w:val="16"/>
                              </w:rPr>
                              <w:t>" ia32 vs201</w:t>
                            </w:r>
                            <w:del w:id="56" w:author="Bonnie Jonkman" w:date="2015-08-21T11:38:00Z">
                              <w:r w:rsidRPr="001214DF" w:rsidDel="005508BE">
                                <w:rPr>
                                  <w:rFonts w:ascii="Courier New" w:hAnsi="Courier New" w:cs="Courier New"/>
                                  <w:b/>
                                  <w:color w:val="548DD4" w:themeColor="text2" w:themeTint="99"/>
                                  <w:sz w:val="16"/>
                                  <w:szCs w:val="16"/>
                                </w:rPr>
                                <w:delText>0</w:delText>
                              </w:r>
                            </w:del>
                            <w:ins w:id="57" w:author="Bonnie Jonkman" w:date="2015-08-21T11:38:00Z">
                              <w:r>
                                <w:rPr>
                                  <w:rFonts w:ascii="Courier New" w:hAnsi="Courier New" w:cs="Courier New"/>
                                  <w:b/>
                                  <w:color w:val="548DD4" w:themeColor="text2" w:themeTint="99"/>
                                  <w:sz w:val="16"/>
                                  <w:szCs w:val="16"/>
                                </w:rPr>
                                <w:t>3</w:t>
                              </w:r>
                            </w:ins>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1214DF">
                        <w:rPr>
                          <w:rFonts w:ascii="Courier New" w:hAnsi="Courier New" w:cs="Courier New"/>
                          <w:b/>
                          <w:color w:val="548DD4" w:themeColor="text2" w:themeTint="99"/>
                          <w:sz w:val="16"/>
                          <w:szCs w:val="16"/>
                        </w:rPr>
                        <w:t>"</w:t>
                      </w:r>
                      <w:ins w:id="58" w:author="Bonnie Jonkman" w:date="2015-08-21T11:42:00Z">
                        <w:r w:rsidRPr="001E4DBD">
                          <w:rPr>
                            <w:rFonts w:ascii="Courier New" w:hAnsi="Courier New" w:cs="Courier New"/>
                            <w:b/>
                            <w:color w:val="548DD4" w:themeColor="text2" w:themeTint="99"/>
                            <w:sz w:val="16"/>
                            <w:szCs w:val="16"/>
                          </w:rPr>
                          <w:t>C:\Program Files (x86)\Intel\Composer XE 2013 SP1\bin\ipsxe-comp-vars.bat</w:t>
                        </w:r>
                      </w:ins>
                      <w:del w:id="59" w:author="Bonnie Jonkman" w:date="2015-08-21T11:38:00Z">
                        <w:r w:rsidRPr="001214DF" w:rsidDel="005508BE">
                          <w:rPr>
                            <w:rFonts w:ascii="Courier New" w:hAnsi="Courier New" w:cs="Courier New"/>
                            <w:b/>
                            <w:color w:val="548DD4" w:themeColor="text2" w:themeTint="99"/>
                            <w:sz w:val="16"/>
                            <w:szCs w:val="16"/>
                          </w:rPr>
                          <w:delText>C:\Program Files (x86)\Intel\Composer XE 2011 SP1\bin\ipsxe-comp-vars.bat</w:delText>
                        </w:r>
                      </w:del>
                      <w:r w:rsidRPr="001214DF">
                        <w:rPr>
                          <w:rFonts w:ascii="Courier New" w:hAnsi="Courier New" w:cs="Courier New"/>
                          <w:b/>
                          <w:color w:val="548DD4" w:themeColor="text2" w:themeTint="99"/>
                          <w:sz w:val="16"/>
                          <w:szCs w:val="16"/>
                        </w:rPr>
                        <w:t>" ia32 vs201</w:t>
                      </w:r>
                      <w:del w:id="60" w:author="Bonnie Jonkman" w:date="2015-08-21T11:38:00Z">
                        <w:r w:rsidRPr="001214DF" w:rsidDel="005508BE">
                          <w:rPr>
                            <w:rFonts w:ascii="Courier New" w:hAnsi="Courier New" w:cs="Courier New"/>
                            <w:b/>
                            <w:color w:val="548DD4" w:themeColor="text2" w:themeTint="99"/>
                            <w:sz w:val="16"/>
                            <w:szCs w:val="16"/>
                          </w:rPr>
                          <w:delText>0</w:delText>
                        </w:r>
                      </w:del>
                      <w:ins w:id="61" w:author="Bonnie Jonkman" w:date="2015-08-21T11:38:00Z">
                        <w:r>
                          <w:rPr>
                            <w:rFonts w:ascii="Courier New" w:hAnsi="Courier New" w:cs="Courier New"/>
                            <w:b/>
                            <w:color w:val="548DD4" w:themeColor="text2" w:themeTint="99"/>
                            <w:sz w:val="16"/>
                            <w:szCs w:val="16"/>
                          </w:rPr>
                          <w:t>3</w:t>
                        </w:r>
                      </w:ins>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  NOTE: do not use quotation marks around the path names!!!!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%ROOT_NAME%.exe: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7B4FFE" w:rsidRPr="00DF0294" w:rsidRDefault="007B4FFE" w:rsidP="005D02AB">
                      <w:pPr>
                        <w:pStyle w:val="NRELEquation"/>
                        <w:ind w:left="0"/>
                        <w:rPr>
                          <w:rFonts w:ascii="Courier New" w:hAnsi="Courier New" w:cs="Courier New"/>
                          <w:sz w:val="16"/>
                          <w:szCs w:val="16"/>
                        </w:rPr>
                      </w:pP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7B4FFE" w:rsidRPr="00DF0294" w:rsidRDefault="007B4FFE"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62" w:name="_Ref391902735"/>
      <w:proofErr w:type="gramStart"/>
      <w:r>
        <w:t xml:space="preserve">Figure </w:t>
      </w:r>
      <w:r w:rsidR="0015644C">
        <w:fldChar w:fldCharType="begin"/>
      </w:r>
      <w:r w:rsidR="0015644C">
        <w:instrText xml:space="preserve"> SEQ Figure \* ARABIC </w:instrText>
      </w:r>
      <w:r w:rsidR="0015644C">
        <w:fldChar w:fldCharType="separate"/>
      </w:r>
      <w:r w:rsidR="00AF6E08">
        <w:rPr>
          <w:noProof/>
        </w:rPr>
        <w:t>2</w:t>
      </w:r>
      <w:r w:rsidR="0015644C">
        <w:rPr>
          <w:noProof/>
        </w:rPr>
        <w:fldChar w:fldCharType="end"/>
      </w:r>
      <w:bookmarkEnd w:id="62"/>
      <w:r>
        <w:t>.</w:t>
      </w:r>
      <w:proofErr w:type="gramEnd"/>
      <w:r>
        <w:t xml:space="preserve"> The </w:t>
      </w:r>
      <w:r>
        <w:rPr>
          <w:noProof/>
        </w:rPr>
        <w:t>"Set Compiler Internal Variables section of Compile_FAST.bat</w:t>
      </w:r>
    </w:p>
    <w:p w:rsidR="00BE443C"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(Different versions of the compiler may have more submenus.</w:t>
      </w:r>
      <w:r w:rsidR="00BE443C">
        <w:t>) Note that if the shortcut says “non-compilation mode”, then you likely have a version of Visual Studio without the Intel Fortran integrations installed. You need to have the integrated product for this script to work.</w:t>
      </w:r>
    </w:p>
    <w:p w:rsidR="005D02AB" w:rsidRDefault="005D02AB" w:rsidP="00E050D6">
      <w:r>
        <w:t xml:space="preserve">Right click on the shortcut </w:t>
      </w:r>
      <w:r w:rsidR="00BE443C">
        <w:t xml:space="preserve">to the command prompt </w:t>
      </w:r>
      <w:r>
        <w:t xml:space="preserve">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AF6E08">
        <w:t xml:space="preserve">Figure </w:t>
      </w:r>
      <w:r w:rsidR="00AF6E08">
        <w:rPr>
          <w:noProof/>
        </w:rPr>
        <w:t>3</w:t>
      </w:r>
      <w:r w:rsidR="007C191F">
        <w:fldChar w:fldCharType="end"/>
      </w:r>
      <w:r w:rsidR="00764196">
        <w:t xml:space="preserve"> </w:t>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AF6E08">
        <w:t xml:space="preserve">Figure </w:t>
      </w:r>
      <w:r w:rsidR="00AF6E08">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1E4DBD" w:rsidP="007C191F">
      <w:pPr>
        <w:pStyle w:val="NRELScreenOutput"/>
      </w:pPr>
      <w:ins w:id="63" w:author="Bonnie Jonkman" w:date="2015-08-21T11:42:00Z">
        <w:r w:rsidRPr="001E4DBD">
          <w:t>C:\Windows\SysWOW64\cmd.exe /E</w:t>
        </w:r>
        <w:proofErr w:type="gramStart"/>
        <w:r w:rsidRPr="001E4DBD">
          <w:t>:ON</w:t>
        </w:r>
        <w:proofErr w:type="gramEnd"/>
        <w:r w:rsidRPr="001E4DBD">
          <w:t xml:space="preserve"> /V:ON /K ""C:\Program Files (x86)\Intel\Composer XE 2013 SP1\bin\ipsxe-comp-vars.bat" ia32 vs2013"</w:t>
        </w:r>
        <w:r w:rsidRPr="001E4DBD" w:rsidDel="005508BE">
          <w:t xml:space="preserve"> </w:t>
        </w:r>
      </w:ins>
      <w:del w:id="64" w:author="Bonnie Jonkman" w:date="2015-08-21T11:39:00Z">
        <w:r w:rsidR="001214DF" w:rsidRPr="001214DF" w:rsidDel="005508BE">
          <w:delText>C:\Windows\SysWOW64\cmd.exe /E:ON /V:ON /K ""C:\Program Files (x86)\Intel\Composer XE 2011 SP1\bin\ipsxe-comp-vars.bat" ia32 vs2010"</w:delText>
        </w:r>
      </w:del>
    </w:p>
    <w:p w:rsidR="007C191F" w:rsidRDefault="007C191F" w:rsidP="00E050D6">
      <w:r>
        <w:t>You will need to remove the call to cmd.exe and its switches, leaving you with the name of a batch file (and possibly some of its arguments):</w:t>
      </w:r>
    </w:p>
    <w:p w:rsidR="007C191F" w:rsidRPr="00F264DB" w:rsidRDefault="001E4DBD" w:rsidP="007C191F">
      <w:pPr>
        <w:pStyle w:val="NRELScreenOutput"/>
        <w:rPr>
          <w:sz w:val="16"/>
        </w:rPr>
      </w:pPr>
      <w:ins w:id="65" w:author="Bonnie Jonkman" w:date="2015-08-21T11:43:00Z">
        <w:r w:rsidRPr="001E4DBD">
          <w:rPr>
            <w:sz w:val="16"/>
          </w:rPr>
          <w:t>"C:\Program Files (x86)\Intel\Composer XE 2013 SP1\bin\ipsxe-comp-vars.bat" ia32 vs2013</w:t>
        </w:r>
      </w:ins>
      <w:del w:id="66" w:author="Bonnie Jonkman" w:date="2015-08-21T11:43:00Z">
        <w:r w:rsidR="001214DF" w:rsidRPr="001214DF" w:rsidDel="001E4DBD">
          <w:rPr>
            <w:sz w:val="16"/>
          </w:rPr>
          <w:delText>"C:\Program Files (x86)\Intel\Composer XE 2011 SP1\bin\ipsxe-comp-vars.bat" ia32 vs2010</w:delText>
        </w:r>
      </w:del>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w:lastRenderedPageBreak/>
        <mc:AlternateContent>
          <mc:Choice Requires="wps">
            <w:drawing>
              <wp:inline distT="0" distB="0" distL="0" distR="0" wp14:anchorId="121956F6" wp14:editId="7129D356">
                <wp:extent cx="2862072" cy="3886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072"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4FFE" w:rsidRDefault="007B4FFE" w:rsidP="005D02AB">
                            <w:pPr>
                              <w:keepNext/>
                              <w:jc w:val="center"/>
                            </w:pPr>
                            <w:ins w:id="67" w:author="Bonnie Jonkman" w:date="2015-08-21T11:45:00Z">
                              <w:r>
                                <w:rPr>
                                  <w:noProof/>
                                </w:rPr>
                                <w:drawing>
                                  <wp:inline distT="0" distB="0" distL="0" distR="0" wp14:anchorId="6F102009" wp14:editId="58A9EF48">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ins>
                          </w:p>
                          <w:p w:rsidR="007B4FFE" w:rsidRDefault="007B4FFE" w:rsidP="005D02AB">
                            <w:pPr>
                              <w:pStyle w:val="Caption"/>
                              <w:jc w:val="center"/>
                            </w:pPr>
                            <w:bookmarkStart w:id="68"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68"/>
                            <w:r>
                              <w:t>.</w:t>
                            </w:r>
                            <w:proofErr w:type="gramEnd"/>
                            <w:r>
                              <w:t xml:space="preserve"> </w:t>
                            </w:r>
                            <w:r w:rsidRPr="00307859">
                              <w:t>An example of finding the IVF command prompt shortcut</w:t>
                            </w:r>
                          </w:p>
                          <w:p w:rsidR="007B4FFE" w:rsidRDefault="007B4FFE" w:rsidP="007C3B93">
                            <w:pPr>
                              <w:jc w:val="center"/>
                            </w:pPr>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3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" stroked="f">
                <v:textbox>
                  <w:txbxContent>
                    <w:p w:rsidR="007B4FFE" w:rsidRDefault="007B4FFE" w:rsidP="005D02AB">
                      <w:pPr>
                        <w:keepNext/>
                        <w:jc w:val="center"/>
                      </w:pPr>
                      <w:ins w:id="69" w:author="Bonnie Jonkman" w:date="2015-08-21T11:45:00Z">
                        <w:r>
                          <w:rPr>
                            <w:noProof/>
                          </w:rPr>
                          <w:drawing>
                            <wp:inline distT="0" distB="0" distL="0" distR="0" wp14:anchorId="6F102009" wp14:editId="58A9EF48">
                              <wp:extent cx="2431472" cy="319707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6627"/>
                                      <a:stretch/>
                                    </pic:blipFill>
                                    <pic:spPr bwMode="auto">
                                      <a:xfrm>
                                        <a:off x="0" y="0"/>
                                        <a:ext cx="2433999" cy="3200400"/>
                                      </a:xfrm>
                                      <a:prstGeom prst="rect">
                                        <a:avLst/>
                                      </a:prstGeom>
                                      <a:ln>
                                        <a:noFill/>
                                      </a:ln>
                                      <a:extLst>
                                        <a:ext uri="{53640926-AAD7-44D8-BBD7-CCE9431645EC}">
                                          <a14:shadowObscured xmlns:a14="http://schemas.microsoft.com/office/drawing/2010/main"/>
                                        </a:ext>
                                      </a:extLst>
                                    </pic:spPr>
                                  </pic:pic>
                                </a:graphicData>
                              </a:graphic>
                            </wp:inline>
                          </w:drawing>
                        </w:r>
                      </w:ins>
                    </w:p>
                    <w:p w:rsidR="007B4FFE" w:rsidRDefault="007B4FFE" w:rsidP="005D02AB">
                      <w:pPr>
                        <w:pStyle w:val="Caption"/>
                        <w:jc w:val="center"/>
                      </w:pPr>
                      <w:bookmarkStart w:id="70" w:name="_Ref391902883"/>
                      <w:proofErr w:type="gramStart"/>
                      <w:r>
                        <w:t xml:space="preserve">Figure </w:t>
                      </w:r>
                      <w:r>
                        <w:fldChar w:fldCharType="begin"/>
                      </w:r>
                      <w:r>
                        <w:instrText xml:space="preserve"> SEQ Figure \* ARABIC </w:instrText>
                      </w:r>
                      <w:r>
                        <w:fldChar w:fldCharType="separate"/>
                      </w:r>
                      <w:r>
                        <w:rPr>
                          <w:noProof/>
                        </w:rPr>
                        <w:t>3</w:t>
                      </w:r>
                      <w:r>
                        <w:rPr>
                          <w:noProof/>
                        </w:rPr>
                        <w:fldChar w:fldCharType="end"/>
                      </w:r>
                      <w:bookmarkEnd w:id="70"/>
                      <w:r>
                        <w:t>.</w:t>
                      </w:r>
                      <w:proofErr w:type="gramEnd"/>
                      <w:r>
                        <w:t xml:space="preserve"> </w:t>
                      </w:r>
                      <w:r w:rsidRPr="00307859">
                        <w:t>An example of finding the IVF command prompt shortcut</w:t>
                      </w:r>
                    </w:p>
                    <w:p w:rsidR="007B4FFE" w:rsidRDefault="007B4FFE" w:rsidP="007C3B93">
                      <w:pPr>
                        <w:jc w:val="center"/>
                      </w:pPr>
                    </w:p>
                  </w:txbxContent>
                </v:textbox>
                <w10:anchorlock/>
              </v:shape>
            </w:pict>
          </mc:Fallback>
        </mc:AlternateContent>
      </w:r>
      <w:r>
        <w:rPr>
          <w:noProof/>
        </w:rPr>
        <mc:AlternateContent>
          <mc:Choice Requires="wps">
            <w:drawing>
              <wp:inline distT="0" distB="0" distL="0" distR="0" wp14:anchorId="6C9D7E61" wp14:editId="71063E0E">
                <wp:extent cx="2880360" cy="3886200"/>
                <wp:effectExtent l="0" t="0" r="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388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4FFE" w:rsidRDefault="007B4FFE" w:rsidP="007C191F">
                            <w:pPr>
                              <w:keepNext/>
                              <w:jc w:val="center"/>
                            </w:pPr>
                            <w:ins w:id="71" w:author="Bonnie Jonkman" w:date="2015-08-21T11:42:00Z">
                              <w:r>
                                <w:rPr>
                                  <w:noProof/>
                                </w:rPr>
                                <w:drawing>
                                  <wp:inline distT="0" distB="0" distL="0" distR="0" wp14:anchorId="27F28F81" wp14:editId="1F78121F">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5456" cy="3200400"/>
                                            </a:xfrm>
                                            <a:prstGeom prst="rect">
                                              <a:avLst/>
                                            </a:prstGeom>
                                          </pic:spPr>
                                        </pic:pic>
                                      </a:graphicData>
                                    </a:graphic>
                                  </wp:inline>
                                </w:drawing>
                              </w:r>
                              <w:r>
                                <w:rPr>
                                  <w:noProof/>
                                </w:rPr>
                                <w:t xml:space="preserve"> </w:t>
                              </w:r>
                            </w:ins>
                          </w:p>
                          <w:p w:rsidR="007B4FFE" w:rsidRDefault="007B4FFE" w:rsidP="007C191F">
                            <w:pPr>
                              <w:pStyle w:val="Caption"/>
                              <w:jc w:val="center"/>
                            </w:pPr>
                            <w:bookmarkStart w:id="72"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72"/>
                            <w:r>
                              <w:t>.</w:t>
                            </w:r>
                            <w:proofErr w:type="gramEnd"/>
                            <w:r>
                              <w:t xml:space="preserve"> </w:t>
                            </w:r>
                            <w:r w:rsidRPr="00E16CAC">
                              <w:t>The properties window for an IVF command prompt shortcut</w:t>
                            </w: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" stroked="f">
                <v:textbox inset="3.6pt,,3.6pt">
                  <w:txbxContent>
                    <w:p w:rsidR="007B4FFE" w:rsidRDefault="007B4FFE" w:rsidP="007C191F">
                      <w:pPr>
                        <w:keepNext/>
                        <w:jc w:val="center"/>
                      </w:pPr>
                      <w:ins w:id="73" w:author="Bonnie Jonkman" w:date="2015-08-21T11:42:00Z">
                        <w:r>
                          <w:rPr>
                            <w:noProof/>
                          </w:rPr>
                          <w:drawing>
                            <wp:inline distT="0" distB="0" distL="0" distR="0" wp14:anchorId="27F28F81" wp14:editId="1F78121F">
                              <wp:extent cx="2505456"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5456" cy="3200400"/>
                                      </a:xfrm>
                                      <a:prstGeom prst="rect">
                                        <a:avLst/>
                                      </a:prstGeom>
                                    </pic:spPr>
                                  </pic:pic>
                                </a:graphicData>
                              </a:graphic>
                            </wp:inline>
                          </w:drawing>
                        </w:r>
                        <w:r>
                          <w:rPr>
                            <w:noProof/>
                          </w:rPr>
                          <w:t xml:space="preserve"> </w:t>
                        </w:r>
                      </w:ins>
                    </w:p>
                    <w:p w:rsidR="007B4FFE" w:rsidRDefault="007B4FFE" w:rsidP="007C191F">
                      <w:pPr>
                        <w:pStyle w:val="Caption"/>
                        <w:jc w:val="center"/>
                      </w:pPr>
                      <w:bookmarkStart w:id="74" w:name="_Ref391902893"/>
                      <w:proofErr w:type="gramStart"/>
                      <w:r>
                        <w:t xml:space="preserve">Figure </w:t>
                      </w:r>
                      <w:r>
                        <w:fldChar w:fldCharType="begin"/>
                      </w:r>
                      <w:r>
                        <w:instrText xml:space="preserve"> SEQ Figure \* ARABIC </w:instrText>
                      </w:r>
                      <w:r>
                        <w:fldChar w:fldCharType="separate"/>
                      </w:r>
                      <w:r>
                        <w:rPr>
                          <w:noProof/>
                        </w:rPr>
                        <w:t>4</w:t>
                      </w:r>
                      <w:r>
                        <w:rPr>
                          <w:noProof/>
                        </w:rPr>
                        <w:fldChar w:fldCharType="end"/>
                      </w:r>
                      <w:bookmarkEnd w:id="74"/>
                      <w:r>
                        <w:t>.</w:t>
                      </w:r>
                      <w:proofErr w:type="gramEnd"/>
                      <w:r>
                        <w:t xml:space="preserve"> </w:t>
                      </w:r>
                      <w:r w:rsidRPr="00E16CAC">
                        <w:t>The properties window for an IVF command prompt shortcut</w:t>
                      </w:r>
                    </w:p>
                  </w:txbxContent>
                </v:textbox>
                <w10:anchorlock/>
              </v:shape>
            </w:pict>
          </mc:Fallback>
        </mc:AlternateContent>
      </w:r>
    </w:p>
    <w:p w:rsidR="00F063AA" w:rsidRDefault="00F063AA" w:rsidP="00F063AA">
      <w:pPr>
        <w:pStyle w:val="Heading2"/>
      </w:pPr>
      <w:r>
        <w:t>Running the Batch File</w:t>
      </w:r>
    </w:p>
    <w:p w:rsidR="00F063AA" w:rsidRDefault="00F063AA" w:rsidP="00F063AA">
      <w:r>
        <w:t>After you have modified Compile_FAST.bat, you can run it from the command line by typing</w:t>
      </w:r>
    </w:p>
    <w:p w:rsidR="00F063AA" w:rsidRDefault="00F063AA" w:rsidP="00F063AA">
      <w:pPr>
        <w:pStyle w:val="NRELScreenOutput"/>
      </w:pPr>
      <w:r>
        <w:t>Compile_FAST.bat</w:t>
      </w:r>
    </w:p>
    <w:p w:rsidR="00F063AA" w:rsidRDefault="00F063AA" w:rsidP="00F063AA">
      <w:proofErr w:type="gramStart"/>
      <w:r>
        <w:t>in</w:t>
      </w:r>
      <w:proofErr w:type="gramEnd"/>
      <w:r>
        <w:t xml:space="preserve"> the directory where the batch file is stored. </w:t>
      </w:r>
      <w:r w:rsidR="00E7083E">
        <w:fldChar w:fldCharType="begin"/>
      </w:r>
      <w:r w:rsidR="00E7083E">
        <w:instrText xml:space="preserve"> REF _Ref391980401 \h </w:instrText>
      </w:r>
      <w:r w:rsidR="00E7083E">
        <w:fldChar w:fldCharType="separate"/>
      </w:r>
      <w:r w:rsidR="00AF6E08">
        <w:t xml:space="preserve">Figure </w:t>
      </w:r>
      <w:r w:rsidR="00AF6E08">
        <w:rPr>
          <w:noProof/>
        </w:rPr>
        <w:t>5</w:t>
      </w:r>
      <w:r w:rsidR="00E7083E">
        <w:fldChar w:fldCharType="end"/>
      </w:r>
      <w:r w:rsidR="00764196">
        <w:t xml:space="preserve"> </w:t>
      </w:r>
      <w:r>
        <w:t>shows the screen output after a successful build using Intel® Composer XE 2011. Notice the title of the command window after Compile_FAST.bat has been run.</w:t>
      </w:r>
      <w:r w:rsidRPr="006E1DC6">
        <w:t xml:space="preserve"> </w:t>
      </w:r>
      <w:r>
        <w:t xml:space="preserve">The script that you call in the “Set Compiler Internal Variables” section to set the paths and environment variables for the IVF compiler also modifies the title of the window. </w:t>
      </w:r>
      <w:r w:rsidRPr="007C3B93">
        <w:rPr>
          <w:b/>
        </w:rPr>
        <w:t>If the title does not say anything about the compiler</w:t>
      </w:r>
      <w:r w:rsidR="00BE443C">
        <w:rPr>
          <w:b/>
        </w:rPr>
        <w:t xml:space="preserve"> and Visual Studio versions</w:t>
      </w:r>
      <w:r w:rsidRPr="007C3B93">
        <w:rPr>
          <w:b/>
        </w:rPr>
        <w:t>, please verify that you have modified Compile_FAST.bat correctly.</w:t>
      </w:r>
    </w:p>
    <w:p w:rsidR="00E7083E" w:rsidRDefault="003B2B9B" w:rsidP="00E7083E">
      <w:pPr>
        <w:keepNext/>
      </w:pPr>
      <w:ins w:id="75" w:author="Bonnie Jonkman" w:date="2015-08-21T12:24:00Z">
        <w:r>
          <w:rPr>
            <w:noProof/>
          </w:rPr>
          <w:lastRenderedPageBreak/>
          <w:drawing>
            <wp:inline distT="0" distB="0" distL="0" distR="0" wp14:anchorId="178791CE" wp14:editId="46F142E8">
              <wp:extent cx="5943600" cy="480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801870"/>
                      </a:xfrm>
                      <a:prstGeom prst="rect">
                        <a:avLst/>
                      </a:prstGeom>
                    </pic:spPr>
                  </pic:pic>
                </a:graphicData>
              </a:graphic>
            </wp:inline>
          </w:drawing>
        </w:r>
      </w:ins>
    </w:p>
    <w:p w:rsidR="00F063AA" w:rsidRDefault="00E7083E" w:rsidP="00E7083E">
      <w:pPr>
        <w:pStyle w:val="Caption"/>
        <w:jc w:val="center"/>
      </w:pPr>
      <w:bookmarkStart w:id="76" w:name="_Ref391980401"/>
      <w:bookmarkStart w:id="77" w:name="_Ref391980323"/>
      <w:proofErr w:type="gramStart"/>
      <w:r>
        <w:t xml:space="preserve">Figure </w:t>
      </w:r>
      <w:r w:rsidR="0015644C">
        <w:fldChar w:fldCharType="begin"/>
      </w:r>
      <w:r w:rsidR="0015644C">
        <w:instrText xml:space="preserve"> SEQ Figure \* ARABIC </w:instrText>
      </w:r>
      <w:r w:rsidR="0015644C">
        <w:fldChar w:fldCharType="separate"/>
      </w:r>
      <w:r w:rsidR="00AF6E08">
        <w:rPr>
          <w:noProof/>
        </w:rPr>
        <w:t>5</w:t>
      </w:r>
      <w:r w:rsidR="0015644C">
        <w:rPr>
          <w:noProof/>
        </w:rPr>
        <w:fldChar w:fldCharType="end"/>
      </w:r>
      <w:bookmarkEnd w:id="76"/>
      <w:r>
        <w:t>.</w:t>
      </w:r>
      <w:proofErr w:type="gramEnd"/>
      <w:r>
        <w:t xml:space="preserve"> Screen output from Compile_FAST.bat</w:t>
      </w:r>
      <w:bookmarkEnd w:id="77"/>
      <w:r w:rsidR="000B5C28">
        <w:t>. (Note that the title of the command window indicates that the batch script to set the compiler and linker paths was successfully run)</w: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t>gfortran</w:t>
      </w:r>
      <w:proofErr w:type="gramEnd"/>
      <w:r>
        <w:t xml:space="preserve"> (</w:t>
      </w:r>
      <w:proofErr w:type="spellStart"/>
      <w:r>
        <w:t>gcc</w:t>
      </w:r>
      <w:proofErr w:type="spellEnd"/>
      <w:r>
        <w:t xml:space="preserve">) for Windows will require you to download the LAPACK and BLAS binary files, which you can get here: </w:t>
      </w:r>
      <w:r w:rsidR="007B4FFE">
        <w:fldChar w:fldCharType="begin"/>
      </w:r>
      <w:r w:rsidR="007B4FFE">
        <w:instrText xml:space="preserve"> HYPERLINK "http://icl.cs.utk.edu/lapack-for-windows/index.html" </w:instrText>
      </w:r>
      <w:ins w:id="78" w:author="Bonnie Jonkman" w:date="2015-09-10T10:10:00Z"/>
      <w:r w:rsidR="007B4FFE">
        <w:fldChar w:fldCharType="separate"/>
      </w:r>
      <w:r w:rsidRPr="008C2479">
        <w:rPr>
          <w:rStyle w:val="Hyperlink"/>
        </w:rPr>
        <w:t>http://icl.cs.utk.edu/lapack-for-windows/index.html</w:t>
      </w:r>
      <w:r w:rsidR="007B4FFE">
        <w:rPr>
          <w:rStyle w:val="Hyperlink"/>
        </w:rPr>
        <w:fldChar w:fldCharType="end"/>
      </w:r>
      <w:r>
        <w:t>. For 32-bit Windows, you will need these files</w:t>
      </w:r>
      <w:del w:id="79" w:author="Bonnie Jonkman" w:date="2015-08-21T12:27:00Z">
        <w:r w:rsidDel="003B2B9B">
          <w:rPr>
            <w:rStyle w:val="FootnoteReference"/>
          </w:rPr>
          <w:footnoteReference w:id="1"/>
        </w:r>
      </w:del>
      <w:r>
        <w:t>:</w:t>
      </w:r>
    </w:p>
    <w:p w:rsidR="00B600CA" w:rsidRDefault="007B4FFE" w:rsidP="00B600CA">
      <w:pPr>
        <w:pStyle w:val="ListParagraph"/>
        <w:numPr>
          <w:ilvl w:val="0"/>
          <w:numId w:val="1"/>
        </w:numPr>
      </w:pPr>
      <w:r>
        <w:fldChar w:fldCharType="begin"/>
      </w:r>
      <w:r>
        <w:instrText xml:space="preserve"> HYPERLINK "http://icl.cs.utk.edu/lapack-for-windows/libraries/VisualStudio/3.5.0/Dynamic-MINGW/Win32/liblapack.dll" </w:instrText>
      </w:r>
      <w:ins w:id="82" w:author="Bonnie Jonkman" w:date="2015-09-10T10:10:00Z"/>
      <w:r>
        <w:fldChar w:fldCharType="separate"/>
      </w:r>
      <w:r w:rsidR="00B600CA" w:rsidRPr="008C2479">
        <w:rPr>
          <w:rStyle w:val="Hyperlink"/>
        </w:rPr>
        <w:t>http://icl.cs.utk.edu/lapack-for-windows/libraries/VisualStudio/3.5.0/Dynamic-MINGW/Win32/liblapack.dll</w:t>
      </w:r>
      <w:r>
        <w:rPr>
          <w:rStyle w:val="Hyperlink"/>
        </w:rPr>
        <w:fldChar w:fldCharType="end"/>
      </w:r>
    </w:p>
    <w:p w:rsidR="00B600CA" w:rsidRDefault="007B4FFE" w:rsidP="00B600CA">
      <w:pPr>
        <w:pStyle w:val="ListParagraph"/>
        <w:numPr>
          <w:ilvl w:val="0"/>
          <w:numId w:val="1"/>
        </w:numPr>
      </w:pPr>
      <w:r>
        <w:fldChar w:fldCharType="begin"/>
      </w:r>
      <w:r>
        <w:instrText xml:space="preserve"> HYPERLINK "http://icl.cs.utk.edu/lapack-for-windows/libraries/VisualStudio/3.5.0/Dynamic-MINGW/Win32/liblapack.lib" </w:instrText>
      </w:r>
      <w:ins w:id="83" w:author="Bonnie Jonkman" w:date="2015-09-10T10:10:00Z"/>
      <w:r>
        <w:fldChar w:fldCharType="separate"/>
      </w:r>
      <w:r w:rsidR="00B600CA" w:rsidRPr="008C2479">
        <w:rPr>
          <w:rStyle w:val="Hyperlink"/>
        </w:rPr>
        <w:t>http://icl.cs.utk.edu/lapack-for-windows/libraries/VisualStudio/3.5.0/Dynamic-MINGW/Win32/liblapack.lib</w:t>
      </w:r>
      <w:r>
        <w:rPr>
          <w:rStyle w:val="Hyperlink"/>
        </w:rPr>
        <w:fldChar w:fldCharType="end"/>
      </w:r>
    </w:p>
    <w:p w:rsidR="00B600CA" w:rsidRDefault="007B4FFE" w:rsidP="00B600CA">
      <w:pPr>
        <w:pStyle w:val="ListParagraph"/>
        <w:numPr>
          <w:ilvl w:val="0"/>
          <w:numId w:val="1"/>
        </w:numPr>
      </w:pPr>
      <w:r>
        <w:fldChar w:fldCharType="begin"/>
      </w:r>
      <w:r>
        <w:instrText xml:space="preserve"> HYPERLINK "http://icl.cs.utk.edu/lapack-for-windows/libraries/VisualStudio/3.5.0/Dynamic-MINGW/Win32/libblas.dll" </w:instrText>
      </w:r>
      <w:ins w:id="84" w:author="Bonnie Jonkman" w:date="2015-09-10T10:10:00Z"/>
      <w:r>
        <w:fldChar w:fldCharType="separate"/>
      </w:r>
      <w:r w:rsidR="00B600CA" w:rsidRPr="008C2479">
        <w:rPr>
          <w:rStyle w:val="Hyperlink"/>
        </w:rPr>
        <w:t>http://icl.cs.utk.edu/lapack-for-windows/libraries/VisualStudio/3.5.0/Dynamic-MINGW/Win32/libblas.dll</w:t>
      </w:r>
      <w:r>
        <w:rPr>
          <w:rStyle w:val="Hyperlink"/>
        </w:rPr>
        <w:fldChar w:fldCharType="end"/>
      </w:r>
    </w:p>
    <w:p w:rsidR="00B600CA" w:rsidRDefault="007B4FFE" w:rsidP="00B600CA">
      <w:pPr>
        <w:pStyle w:val="ListParagraph"/>
        <w:numPr>
          <w:ilvl w:val="0"/>
          <w:numId w:val="1"/>
        </w:numPr>
      </w:pPr>
      <w:r>
        <w:lastRenderedPageBreak/>
        <w:fldChar w:fldCharType="begin"/>
      </w:r>
      <w:r>
        <w:instrText xml:space="preserve"> HYPERLINK "http://icl.cs.utk.edu/lapack-for-windows/libraries/VisualStudio/3.5.0/Dynamic-MINGW/Win32/libblas.lib" </w:instrText>
      </w:r>
      <w:ins w:id="85" w:author="Bonnie Jonkman" w:date="2015-09-10T10:10:00Z"/>
      <w:r>
        <w:fldChar w:fldCharType="separate"/>
      </w:r>
      <w:r w:rsidR="00B600CA" w:rsidRPr="008C2479">
        <w:rPr>
          <w:rStyle w:val="Hyperlink"/>
        </w:rPr>
        <w:t>http://icl.cs.utk.edu/lapack-for-windows/libraries/VisualStudio/3.5.0/Dynamic-MINGW/Win32/libblas.lib</w:t>
      </w:r>
      <w:r>
        <w:rPr>
          <w:rStyle w:val="Hyperlink"/>
        </w:rPr>
        <w:fldChar w:fldCharType="end"/>
      </w:r>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r w:rsidR="007B4FFE">
        <w:fldChar w:fldCharType="begin"/>
      </w:r>
      <w:r w:rsidR="007B4FFE">
        <w:instrText xml:space="preserve"> HYPERLINK "http://www.math.utah.edu/software/lapack.html" </w:instrText>
      </w:r>
      <w:ins w:id="86" w:author="Bonnie Jonkman" w:date="2015-09-10T10:10:00Z"/>
      <w:r w:rsidR="007B4FFE">
        <w:fldChar w:fldCharType="separate"/>
      </w:r>
      <w:r w:rsidRPr="008C2479">
        <w:rPr>
          <w:rStyle w:val="Hyperlink"/>
        </w:rPr>
        <w:t>http://www.math.utah.edu/software/lapack.html</w:t>
      </w:r>
      <w:r w:rsidR="007B4FFE">
        <w:rPr>
          <w:rStyle w:val="Hyperlink"/>
        </w:rPr>
        <w:fldChar w:fldCharType="end"/>
      </w:r>
      <w:r>
        <w:t xml:space="preserve">) </w:t>
      </w:r>
    </w:p>
    <w:p w:rsidR="00457FC1" w:rsidRDefault="00457FC1" w:rsidP="00457FC1">
      <w:pPr>
        <w:pStyle w:val="Heading1"/>
      </w:pPr>
      <w:r>
        <w:t>Compiling and Linking Options</w:t>
      </w:r>
    </w:p>
    <w:p w:rsidR="00457FC1" w:rsidRPr="003F2CE1" w:rsidRDefault="00457FC1" w:rsidP="00457FC1">
      <w:r w:rsidRPr="007D3D32">
        <w:rPr>
          <w:b/>
        </w:rPr>
        <w:t xml:space="preserve">The options required </w:t>
      </w:r>
      <w:proofErr w:type="gramStart"/>
      <w:r w:rsidRPr="007D3D32">
        <w:rPr>
          <w:b/>
        </w:rPr>
        <w:t>to compile</w:t>
      </w:r>
      <w:proofErr w:type="gramEnd"/>
      <w:r w:rsidRPr="007D3D32">
        <w:rPr>
          <w:b/>
        </w:rPr>
        <w:t xml:space="preserve"> and link FAST v8.</w:t>
      </w:r>
      <w:r w:rsidR="000B5C28">
        <w:rPr>
          <w:b/>
        </w:rPr>
        <w:t>1</w:t>
      </w:r>
      <w:del w:id="87" w:author="Bonnie Jonkman" w:date="2015-08-21T12:28:00Z">
        <w:r w:rsidR="000B5C28" w:rsidDel="003B2B9B">
          <w:rPr>
            <w:b/>
          </w:rPr>
          <w:delText>0</w:delText>
        </w:r>
      </w:del>
      <w:ins w:id="88" w:author="Bonnie Jonkman" w:date="2015-08-21T12:28:00Z">
        <w:r w:rsidR="003B2B9B">
          <w:rPr>
            <w:b/>
          </w:rPr>
          <w:t>2</w:t>
        </w:r>
      </w:ins>
      <w:r w:rsidRPr="007D3D32">
        <w:rPr>
          <w:b/>
        </w:rPr>
        <w:t>.00</w:t>
      </w:r>
      <w:r w:rsidR="000B5C28">
        <w:rPr>
          <w:b/>
        </w:rPr>
        <w:t>a</w:t>
      </w:r>
      <w:r w:rsidRPr="007D3D32">
        <w:rPr>
          <w:b/>
        </w:rPr>
        <w:t>-bjj are already set in the compiling tools distributed with the code.</w:t>
      </w:r>
      <w:r>
        <w:t xml:space="preserv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AF6E08">
        <w:t xml:space="preserve">Table </w:t>
      </w:r>
      <w:r w:rsidR="00AF6E08">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del w:id="89" w:author="Bonnie Jonkman" w:date="2015-08-21T12:28:00Z">
        <w:r w:rsidDel="003B2B9B">
          <w:delText>_{OS name}</w:delText>
        </w:r>
      </w:del>
      <w:r>
        <w:t>.so to the linking command.</w:t>
      </w:r>
    </w:p>
    <w:p w:rsidR="00457FC1" w:rsidRDefault="00457FC1" w:rsidP="00457FC1">
      <w:pPr>
        <w:pStyle w:val="ListParagraph"/>
        <w:numPr>
          <w:ilvl w:val="0"/>
          <w:numId w:val="5"/>
        </w:numPr>
        <w:tabs>
          <w:tab w:val="right" w:pos="8640"/>
        </w:tabs>
      </w:pPr>
      <w:del w:id="90" w:author="Bonnie Jonkman" w:date="2015-08-21T12:28:00Z">
        <w:r w:rsidDel="003B2B9B">
          <w:delText>SubDyn pl</w:delText>
        </w:r>
      </w:del>
      <w:ins w:id="91" w:author="Bonnie Jonkman" w:date="2015-08-21T12:28:00Z">
        <w:r w:rsidR="003B2B9B">
          <w:t xml:space="preserve">Some part of the code </w:t>
        </w:r>
      </w:ins>
      <w:ins w:id="92" w:author="Bonnie Jonkman" w:date="2015-08-21T12:29:00Z">
        <w:r w:rsidR="003B2B9B">
          <w:t>place</w:t>
        </w:r>
      </w:ins>
      <w:del w:id="93" w:author="Bonnie Jonkman" w:date="2015-08-21T12:28:00Z">
        <w:r w:rsidDel="003B2B9B">
          <w:delText>aces</w:delText>
        </w:r>
      </w:del>
      <w:r>
        <w:t xml:space="preserve"> </w:t>
      </w:r>
      <w:del w:id="94" w:author="Bonnie Jonkman" w:date="2015-08-21T12:29:00Z">
        <w:r w:rsidDel="003B2B9B">
          <w:delText xml:space="preserve">some </w:delText>
        </w:r>
      </w:del>
      <w:del w:id="95" w:author="Bonnie Jonkman" w:date="2015-08-21T12:28:00Z">
        <w:r w:rsidDel="003B2B9B">
          <w:delText xml:space="preserve">large </w:delText>
        </w:r>
      </w:del>
      <w:ins w:id="96" w:author="Bonnie Jonkman" w:date="2015-08-21T12:28:00Z">
        <w:r w:rsidR="003B2B9B">
          <w:t xml:space="preserve">large </w:t>
        </w:r>
      </w:ins>
      <w:ins w:id="97" w:author="Bonnie Jonkman" w:date="2015-08-21T12:29:00Z">
        <w:r w:rsidR="003B2B9B">
          <w:t xml:space="preserve">arrays </w:t>
        </w:r>
      </w:ins>
      <w:del w:id="98" w:author="Bonnie Jonkman" w:date="2015-08-21T12:29:00Z">
        <w:r w:rsidDel="003B2B9B">
          <w:delText xml:space="preserve">matrices </w:delText>
        </w:r>
      </w:del>
      <w:r>
        <w:t xml:space="preserve">on the stack, and we have found that on Win32 systems, we </w:t>
      </w:r>
      <w:r w:rsidR="00BE443C">
        <w:t xml:space="preserve">sometimes </w:t>
      </w:r>
      <w:r>
        <w:t>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r>
      <w:r w:rsidRPr="003B2B9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r>
      <w:r w:rsidRPr="003B2B9B">
        <w:t>(gfortran)</w:t>
      </w:r>
    </w:p>
    <w:p w:rsidR="00457FC1" w:rsidRPr="00C91ACB" w:rsidRDefault="00457FC1" w:rsidP="00457FC1">
      <w:pPr>
        <w:pStyle w:val="ListParagraph"/>
        <w:tabs>
          <w:tab w:val="right" w:pos="8640"/>
        </w:tabs>
      </w:pPr>
    </w:p>
    <w:p w:rsidR="00457FC1" w:rsidRDefault="00457FC1" w:rsidP="003B2B9B">
      <w:pPr>
        <w:rPr>
          <w:lang w:val="en"/>
        </w:rPr>
      </w:pPr>
      <w:r>
        <w:rPr>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BE443C" w:rsidRDefault="0081118A" w:rsidP="007C3B93">
      <w:pPr>
        <w:pStyle w:val="ListParagraph"/>
        <w:keepNext/>
        <w:numPr>
          <w:ilvl w:val="0"/>
          <w:numId w:val="2"/>
        </w:numPr>
      </w:pPr>
      <w:r>
        <w:lastRenderedPageBreak/>
        <w:t xml:space="preserve">Use the preprocessor definition DOUBLE_PRECISION (for the </w:t>
      </w:r>
      <w:r w:rsidR="00E13CD8">
        <w:t>NWTC Subroutine Library</w:t>
      </w:r>
      <w:r>
        <w:t>)</w:t>
      </w:r>
      <w:r w:rsidR="00E13CD8">
        <w:t>.</w:t>
      </w:r>
      <w:r w:rsidR="00BE443C">
        <w:t xml:space="preserve"> This can be done from the command line by adding –DDOUBLE_PRECISION to the compile options, or using the appropriate GUI in Visual Studio (see </w:t>
      </w:r>
      <w:r w:rsidR="00BE443C">
        <w:fldChar w:fldCharType="begin"/>
      </w:r>
      <w:r w:rsidR="00BE443C">
        <w:instrText xml:space="preserve"> REF _Ref415559437 \h </w:instrText>
      </w:r>
      <w:r w:rsidR="00BE443C">
        <w:fldChar w:fldCharType="separate"/>
      </w:r>
      <w:r w:rsidR="00AF6E08">
        <w:t xml:space="preserve">Figure </w:t>
      </w:r>
      <w:r w:rsidR="00AF6E08">
        <w:rPr>
          <w:noProof/>
        </w:rPr>
        <w:t>6</w:t>
      </w:r>
      <w:r w:rsidR="00BE443C">
        <w:fldChar w:fldCharType="end"/>
      </w:r>
      <w:r w:rsidR="00BE443C">
        <w:t>).</w:t>
      </w:r>
    </w:p>
    <w:p w:rsidR="00BE443C" w:rsidRDefault="0081118A" w:rsidP="007C3B93">
      <w:pPr>
        <w:keepNext/>
        <w:ind w:left="360"/>
      </w:pPr>
      <w:r>
        <w:rPr>
          <w:noProof/>
        </w:rPr>
        <w:drawing>
          <wp:inline distT="0" distB="0" distL="0" distR="0" wp14:anchorId="30A0AB87" wp14:editId="1EE12D71">
            <wp:extent cx="5943600" cy="4284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84980"/>
                    </a:xfrm>
                    <a:prstGeom prst="rect">
                      <a:avLst/>
                    </a:prstGeom>
                  </pic:spPr>
                </pic:pic>
              </a:graphicData>
            </a:graphic>
          </wp:inline>
        </w:drawing>
      </w:r>
    </w:p>
    <w:p w:rsidR="00E13CD8" w:rsidRDefault="00BE443C" w:rsidP="007C3B93">
      <w:pPr>
        <w:pStyle w:val="Caption"/>
        <w:ind w:left="360"/>
        <w:jc w:val="center"/>
      </w:pPr>
      <w:bookmarkStart w:id="99" w:name="_Ref415559437"/>
      <w:r>
        <w:t xml:space="preserve">Figure </w:t>
      </w:r>
      <w:r w:rsidR="00B36BF9">
        <w:fldChar w:fldCharType="begin"/>
      </w:r>
      <w:r w:rsidR="00B36BF9">
        <w:instrText xml:space="preserve"> SEQ Figure \* ARABIC </w:instrText>
      </w:r>
      <w:r w:rsidR="00B36BF9">
        <w:fldChar w:fldCharType="separate"/>
      </w:r>
      <w:r w:rsidR="00AF6E08">
        <w:rPr>
          <w:noProof/>
        </w:rPr>
        <w:t>6</w:t>
      </w:r>
      <w:r w:rsidR="00B36BF9">
        <w:rPr>
          <w:noProof/>
        </w:rPr>
        <w:fldChar w:fldCharType="end"/>
      </w:r>
      <w:bookmarkEnd w:id="99"/>
      <w:r>
        <w:t>: Adding preprocessor definitions</w:t>
      </w:r>
      <w:r>
        <w:rPr>
          <w:noProof/>
        </w:rPr>
        <w:t xml:space="preserve"> to a Visual Studio project</w:t>
      </w:r>
    </w:p>
    <w:p w:rsidR="00E13CD8" w:rsidRDefault="003B2B9B" w:rsidP="00E13CD8">
      <w:pPr>
        <w:pStyle w:val="ListParagraph"/>
        <w:numPr>
          <w:ilvl w:val="0"/>
          <w:numId w:val="2"/>
        </w:numPr>
      </w:pPr>
      <w:ins w:id="100" w:author="Bonnie Jonkman" w:date="2015-08-21T12:30:00Z">
        <w:r>
          <w:t xml:space="preserve">Some of the Third Party </w:t>
        </w:r>
        <w:proofErr w:type="gramStart"/>
        <w:r>
          <w:t>code</w:t>
        </w:r>
        <w:proofErr w:type="gramEnd"/>
        <w:r>
          <w:t xml:space="preserve"> we use also require</w:t>
        </w:r>
      </w:ins>
      <w:del w:id="101" w:author="Bonnie Jonkman" w:date="2015-08-21T12:31:00Z">
        <w:r w:rsidR="00E13CD8" w:rsidDel="003B2B9B">
          <w:delText>If you are using the FFTpack routines (i.e., HydroDyn), you will also need to</w:delText>
        </w:r>
      </w:del>
      <w:r w:rsidR="00E13CD8">
        <w:t xml:space="preserve"> set</w:t>
      </w:r>
      <w:ins w:id="102" w:author="Bonnie Jonkman" w:date="2015-08-21T12:31:00Z">
        <w:r>
          <w:t>ting</w:t>
        </w:r>
      </w:ins>
      <w:r w:rsidR="00E13CD8">
        <w:t xml:space="preserve"> the default Real and Double KINDs to 8 and 16 bytes, respectively. (Default REAL must be the same as </w:t>
      </w:r>
      <w:proofErr w:type="spellStart"/>
      <w:r w:rsidR="00E13CD8">
        <w:t>ReKi</w:t>
      </w:r>
      <w:proofErr w:type="spellEnd"/>
      <w:r w:rsidR="00E13CD8">
        <w:t xml:space="preserve"> and Default Double must be the same as </w:t>
      </w:r>
      <w:proofErr w:type="spellStart"/>
      <w:r w:rsidR="00E13CD8">
        <w:t>DbKi</w:t>
      </w:r>
      <w:proofErr w:type="spellEnd"/>
      <w:r w:rsidR="00E13CD8">
        <w:t>.)</w:t>
      </w:r>
    </w:p>
    <w:p w:rsidR="00BE443C" w:rsidRDefault="00E13CD8" w:rsidP="007C3B93">
      <w:pPr>
        <w:pStyle w:val="ListParagraph"/>
        <w:keepNext/>
      </w:pPr>
      <w:r>
        <w:rPr>
          <w:noProof/>
        </w:rPr>
        <w:lastRenderedPageBreak/>
        <w:drawing>
          <wp:inline distT="0" distB="0" distL="0" distR="0" wp14:anchorId="3F9901E5" wp14:editId="6BEA90B8">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41420"/>
                    </a:xfrm>
                    <a:prstGeom prst="rect">
                      <a:avLst/>
                    </a:prstGeom>
                  </pic:spPr>
                </pic:pic>
              </a:graphicData>
            </a:graphic>
          </wp:inline>
        </w:drawing>
      </w:r>
    </w:p>
    <w:p w:rsidR="00E13CD8" w:rsidRPr="008B260E" w:rsidRDefault="00BE443C" w:rsidP="007C3B93">
      <w:pPr>
        <w:pStyle w:val="Caption"/>
        <w:ind w:left="360"/>
        <w:jc w:val="center"/>
      </w:pPr>
      <w:r>
        <w:t xml:space="preserve">Figure </w:t>
      </w:r>
      <w:r w:rsidR="00B36BF9">
        <w:fldChar w:fldCharType="begin"/>
      </w:r>
      <w:r w:rsidR="00B36BF9">
        <w:instrText xml:space="preserve"> SEQ Figure \* ARABIC </w:instrText>
      </w:r>
      <w:r w:rsidR="00B36BF9">
        <w:fldChar w:fldCharType="separate"/>
      </w:r>
      <w:r w:rsidR="00AF6E08">
        <w:rPr>
          <w:noProof/>
        </w:rPr>
        <w:t>7</w:t>
      </w:r>
      <w:r w:rsidR="00B36BF9">
        <w:rPr>
          <w:noProof/>
        </w:rPr>
        <w:fldChar w:fldCharType="end"/>
      </w:r>
      <w:r>
        <w:t>: Changing default real and double sizes in Visual Studio</w:t>
      </w:r>
    </w:p>
    <w:p w:rsidR="0026076F" w:rsidRDefault="0026076F" w:rsidP="0026076F">
      <w:pPr>
        <w:pStyle w:val="Heading2"/>
      </w:pPr>
      <w:bookmarkStart w:id="103" w:name="_Ref429642812"/>
      <w:r>
        <w:t>LAPACK Libraries</w:t>
      </w:r>
      <w:bookmarkEnd w:id="103"/>
    </w:p>
    <w:p w:rsidR="0026076F" w:rsidRDefault="0026076F" w:rsidP="0026076F">
      <w:r>
        <w:t>FAST v8 uses some LAPACK routines (</w:t>
      </w:r>
      <w:r w:rsidR="007B4FFE">
        <w:fldChar w:fldCharType="begin"/>
      </w:r>
      <w:r w:rsidR="007B4FFE">
        <w:instrText xml:space="preserve"> HYPERLINK "http://www.netlib.org/lapack/index.html" </w:instrText>
      </w:r>
      <w:ins w:id="104" w:author="Bonnie Jonkman" w:date="2015-09-10T10:10:00Z"/>
      <w:r w:rsidR="007B4FFE">
        <w:fldChar w:fldCharType="separate"/>
      </w:r>
      <w:r w:rsidRPr="008C2479">
        <w:rPr>
          <w:rStyle w:val="Hyperlink"/>
        </w:rPr>
        <w:t>http://www.netlib.org/lapack/index.html</w:t>
      </w:r>
      <w:r w:rsidR="007B4FFE">
        <w:rPr>
          <w:rStyle w:val="Hyperlink"/>
        </w:rPr>
        <w:fldChar w:fldCharType="end"/>
      </w:r>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t xml:space="preserve">If you are using the Intel compiler, you can use the Intel® Math Kernel Library. To activate MKL, 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lastRenderedPageBreak/>
        <w:drawing>
          <wp:inline distT="0" distB="0" distL="0" distR="0" wp14:anchorId="3FC34E50" wp14:editId="42A030A6">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r w:rsidR="0015644C">
        <w:fldChar w:fldCharType="begin"/>
      </w:r>
      <w:r w:rsidR="0015644C">
        <w:instrText xml:space="preserve"> SEQ Figure \* ARABIC </w:instrText>
      </w:r>
      <w:r w:rsidR="0015644C">
        <w:fldChar w:fldCharType="separate"/>
      </w:r>
      <w:r w:rsidR="00AF6E08">
        <w:rPr>
          <w:noProof/>
        </w:rPr>
        <w:t>8</w:t>
      </w:r>
      <w:r w:rsidR="0015644C">
        <w:rPr>
          <w:noProof/>
        </w:rPr>
        <w:fldChar w:fldCharType="end"/>
      </w:r>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r w:rsidR="007B4FFE">
        <w:fldChar w:fldCharType="begin"/>
      </w:r>
      <w:r w:rsidR="007B4FFE">
        <w:instrText xml:space="preserve"> HYPERLINK "http://icl.cs.utk.edu/lapack-for-windows/lapack/" </w:instrText>
      </w:r>
      <w:ins w:id="105" w:author="Bonnie Jonkman" w:date="2015-09-10T10:10:00Z"/>
      <w:r w:rsidR="007B4FFE">
        <w:fldChar w:fldCharType="separate"/>
      </w:r>
      <w:r w:rsidR="007C4197">
        <w:rPr>
          <w:rStyle w:val="Hyperlink"/>
        </w:rPr>
        <w:t>http://icl.cs.utk.edu/lapack-for-windows/lapack/</w:t>
      </w:r>
      <w:r w:rsidR="007B4FFE">
        <w:rPr>
          <w:rStyle w:val="Hyperlink"/>
        </w:rPr>
        <w:fldChar w:fldCharType="end"/>
      </w:r>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If you choose to compile with the LAPACK source files instead of using the prebuilt libraries (not recommended), you must make sure that default Real and Double KINDs for the LAPACK routines are 4 and 8 bytes, respectively</w:t>
      </w:r>
      <w:r w:rsidR="0003411C">
        <w:t xml:space="preserve"> (</w:t>
      </w:r>
      <w:r w:rsidR="0003411C" w:rsidRPr="00AC33FA">
        <w:rPr>
          <w:i/>
        </w:rPr>
        <w:t>even when compiling FAST in double precision</w:t>
      </w:r>
      <w:r w:rsidR="0003411C">
        <w:t>)</w:t>
      </w:r>
      <w:r>
        <w:t>.</w:t>
      </w:r>
    </w:p>
    <w:p w:rsidR="0026076F" w:rsidRPr="0026076F" w:rsidRDefault="0026076F" w:rsidP="0026076F"/>
    <w:p w:rsidR="00457FC1" w:rsidRDefault="00457FC1" w:rsidP="00457FC1">
      <w:pPr>
        <w:sectPr w:rsidR="00457FC1">
          <w:footerReference w:type="default" r:id="rId17"/>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06" w:name="_Ref391903082"/>
      <w:bookmarkStart w:id="107" w:name="_Ref391903078"/>
      <w:r>
        <w:lastRenderedPageBreak/>
        <w:t xml:space="preserve">Table </w:t>
      </w:r>
      <w:r w:rsidR="0015644C">
        <w:fldChar w:fldCharType="begin"/>
      </w:r>
      <w:r w:rsidR="0015644C">
        <w:instrText xml:space="preserve"> SEQ Table \* ARABIC </w:instrText>
      </w:r>
      <w:r w:rsidR="0015644C">
        <w:fldChar w:fldCharType="separate"/>
      </w:r>
      <w:r w:rsidR="00AF6E08">
        <w:rPr>
          <w:noProof/>
        </w:rPr>
        <w:t>1</w:t>
      </w:r>
      <w:r w:rsidR="0015644C">
        <w:rPr>
          <w:noProof/>
        </w:rPr>
        <w:fldChar w:fldCharType="end"/>
      </w:r>
      <w:bookmarkEnd w:id="106"/>
      <w:r>
        <w:t xml:space="preserve">: </w:t>
      </w:r>
      <w:proofErr w:type="gramStart"/>
      <w:r>
        <w:t>Fortran</w:t>
      </w:r>
      <w:proofErr w:type="gramEnd"/>
      <w:r>
        <w:t xml:space="preserve"> Compiling Options</w:t>
      </w:r>
      <w:bookmarkEnd w:id="107"/>
    </w:p>
    <w:tbl>
      <w:tblPr>
        <w:tblW w:w="0" w:type="auto"/>
        <w:tblInd w:w="78" w:type="dxa"/>
        <w:tblLook w:val="0000" w:firstRow="0" w:lastRow="0" w:firstColumn="0" w:lastColumn="0" w:noHBand="0" w:noVBand="0"/>
      </w:tblPr>
      <w:tblGrid>
        <w:gridCol w:w="3965"/>
        <w:gridCol w:w="1689"/>
        <w:gridCol w:w="2395"/>
        <w:gridCol w:w="2969"/>
        <w:gridCol w:w="2080"/>
      </w:tblGrid>
      <w:tr w:rsidR="00457FC1" w:rsidRPr="00272194" w:rsidTr="0052619C">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4C6382">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 xml:space="preserve">(Linux and </w:t>
            </w:r>
            <w:ins w:id="108" w:author="Bonnie Jonkman" w:date="2015-09-10T10:12:00Z">
              <w:r w:rsidR="004C6382">
                <w:rPr>
                  <w:rFonts w:ascii="Calibri" w:hAnsi="Calibri" w:cs="Calibri"/>
                  <w:b/>
                  <w:bCs/>
                  <w:color w:val="000000"/>
                </w:rPr>
                <w:t xml:space="preserve">Mac </w:t>
              </w:r>
            </w:ins>
            <w:del w:id="109" w:author="Bonnie Jonkman" w:date="2015-09-10T10:08:00Z">
              <w:r w:rsidRPr="00272194" w:rsidDel="0038059C">
                <w:rPr>
                  <w:rFonts w:ascii="Calibri" w:hAnsi="Calibri" w:cs="Calibri"/>
                  <w:b/>
                  <w:bCs/>
                  <w:color w:val="000000"/>
                </w:rPr>
                <w:delText>Mac</w:delText>
              </w:r>
            </w:del>
            <w:ins w:id="110" w:author="Bonnie Jonkman" w:date="2015-09-10T10:08:00Z">
              <w:r w:rsidR="0038059C">
                <w:rPr>
                  <w:rFonts w:ascii="Calibri" w:hAnsi="Calibri" w:cs="Calibri"/>
                  <w:b/>
                  <w:bCs/>
                  <w:color w:val="000000"/>
                </w:rPr>
                <w:t>OS</w:t>
              </w:r>
            </w:ins>
            <w:r w:rsidRPr="00272194">
              <w:rPr>
                <w:rFonts w:ascii="Calibri" w:hAnsi="Calibri" w:cs="Calibri"/>
                <w:b/>
                <w:bCs/>
                <w:color w:val="000000"/>
              </w:rPr>
              <w:t>)</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52619C">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52619C">
            <w:pPr>
              <w:autoSpaceDE w:val="0"/>
              <w:autoSpaceDN w:val="0"/>
              <w:adjustRightInd w:val="0"/>
              <w:spacing w:after="0" w:line="240" w:lineRule="auto"/>
              <w:jc w:val="center"/>
              <w:rPr>
                <w:rFonts w:ascii="Calibri" w:hAnsi="Calibri" w:cs="Calibri"/>
                <w:color w:val="000000"/>
              </w:rPr>
            </w:pP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52619C">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52619C">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p>
        </w:tc>
      </w:tr>
      <w:tr w:rsidR="00457FC1" w:rsidRPr="00272194" w:rsidTr="0052619C">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52619C">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52619C">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52619C">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52619C">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52619C">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52619C">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52619C">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52619C">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52619C">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bookmarkStart w:id="111" w:name="_Ref391976211"/>
      <w:r>
        <w:lastRenderedPageBreak/>
        <w:t xml:space="preserve">Compiling </w:t>
      </w:r>
      <w:ins w:id="112" w:author="Bonnie Jonkman" w:date="2015-09-10T10:34:00Z">
        <w:r w:rsidR="00DA1286">
          <w:t xml:space="preserve">and Running </w:t>
        </w:r>
      </w:ins>
      <w:r>
        <w:t xml:space="preserve">on Linux or </w:t>
      </w:r>
      <w:ins w:id="113" w:author="Bonnie Jonkman" w:date="2015-09-10T10:11:00Z">
        <w:r w:rsidR="009F0B27">
          <w:t xml:space="preserve">Mac </w:t>
        </w:r>
      </w:ins>
      <w:del w:id="114" w:author="Bonnie Jonkman" w:date="2015-09-10T10:10:00Z">
        <w:r w:rsidDel="0038059C">
          <w:delText>Mac</w:delText>
        </w:r>
      </w:del>
      <w:bookmarkEnd w:id="111"/>
      <w:ins w:id="115" w:author="Bonnie Jonkman" w:date="2015-09-10T10:10:00Z">
        <w:r w:rsidR="0038059C">
          <w:t>OS</w:t>
        </w:r>
      </w:ins>
    </w:p>
    <w:p w:rsidR="00CB0687" w:rsidRDefault="00DF6D0C" w:rsidP="00DF6D0C">
      <w:pPr>
        <w:rPr>
          <w:ins w:id="116" w:author="Bonnie Jonkman" w:date="2015-09-10T10:16:00Z"/>
        </w:rPr>
      </w:pPr>
      <w:ins w:id="117" w:author="Bonnie Jonkman" w:date="2015-09-10T13:02:00Z">
        <w:r>
          <w:t xml:space="preserve">The </w:t>
        </w:r>
        <w:proofErr w:type="spellStart"/>
        <w:r>
          <w:t>makefile</w:t>
        </w:r>
        <w:proofErr w:type="spellEnd"/>
        <w:r>
          <w:t xml:space="preserve"> distributed in the &lt;FAST8&gt;/</w:t>
        </w:r>
        <w:proofErr w:type="gramStart"/>
        <w:r>
          <w:t>Compiling</w:t>
        </w:r>
        <w:proofErr w:type="gramEnd"/>
        <w:r>
          <w:t xml:space="preserve"> directory has been tested with Mac OS X and some Linux systems. </w:t>
        </w:r>
      </w:ins>
      <w:ins w:id="118" w:author="Bonnie Jonkman" w:date="2015-09-10T13:03:00Z">
        <w:r>
          <w:t xml:space="preserve">Before compiling the FAST v8 executable, though, </w:t>
        </w:r>
      </w:ins>
      <w:ins w:id="119" w:author="Bonnie Jonkman" w:date="2015-09-10T10:16:00Z">
        <w:r w:rsidR="00CB0687">
          <w:t>you will need to compile a few components.</w:t>
        </w:r>
      </w:ins>
    </w:p>
    <w:p w:rsidR="00CB0687" w:rsidRDefault="00CB0687" w:rsidP="00CB0687">
      <w:pPr>
        <w:pStyle w:val="Heading2"/>
        <w:rPr>
          <w:ins w:id="120" w:author="Bonnie Jonkman" w:date="2015-09-10T10:19:00Z"/>
        </w:rPr>
        <w:pPrChange w:id="121" w:author="Bonnie Jonkman" w:date="2015-09-10T10:20:00Z">
          <w:pPr/>
        </w:pPrChange>
      </w:pPr>
      <w:ins w:id="122" w:author="Bonnie Jonkman" w:date="2015-09-10T10:19:00Z">
        <w:r>
          <w:t>FAST Registry</w:t>
        </w:r>
      </w:ins>
    </w:p>
    <w:p w:rsidR="00B85285" w:rsidRDefault="00CB0687" w:rsidP="005415BC">
      <w:pPr>
        <w:rPr>
          <w:ins w:id="123" w:author="Bonnie Jonkman" w:date="2015-09-10T10:38:00Z"/>
        </w:rPr>
      </w:pPr>
      <w:moveToRangeStart w:id="124" w:author="Bonnie Jonkman" w:date="2015-09-10T10:18:00Z" w:name="move429643636"/>
      <w:moveTo w:id="125" w:author="Bonnie Jonkman" w:date="2015-09-10T10:18:00Z">
        <w:r>
          <w:t>We have included the source code for the FAST Registry in the &lt;FAST8&gt;</w:t>
        </w:r>
      </w:moveTo>
      <w:ins w:id="126" w:author="Bonnie Jonkman" w:date="2015-09-10T10:27:00Z">
        <w:r w:rsidR="00DA1286">
          <w:t>/</w:t>
        </w:r>
      </w:ins>
      <w:moveTo w:id="127" w:author="Bonnie Jonkman" w:date="2015-09-10T10:18:00Z">
        <w:del w:id="128" w:author="Bonnie Jonkman" w:date="2015-09-10T10:27:00Z">
          <w:r w:rsidDel="00DA1286">
            <w:delText>\</w:delText>
          </w:r>
        </w:del>
        <w:r>
          <w:t>Source</w:t>
        </w:r>
        <w:del w:id="129" w:author="Bonnie Jonkman" w:date="2015-09-10T10:27:00Z">
          <w:r w:rsidDel="00DA1286">
            <w:delText>\</w:delText>
          </w:r>
        </w:del>
      </w:moveTo>
      <w:ins w:id="130" w:author="Bonnie Jonkman" w:date="2015-09-10T10:27:00Z">
        <w:r w:rsidR="00DA1286">
          <w:t>/</w:t>
        </w:r>
      </w:ins>
      <w:moveTo w:id="131" w:author="Bonnie Jonkman" w:date="2015-09-10T10:18:00Z">
        <w:r>
          <w:t>dependencies</w:t>
        </w:r>
        <w:del w:id="132" w:author="Bonnie Jonkman" w:date="2015-09-10T10:27:00Z">
          <w:r w:rsidDel="00DA1286">
            <w:delText>\</w:delText>
          </w:r>
        </w:del>
      </w:moveTo>
      <w:ins w:id="133" w:author="Bonnie Jonkman" w:date="2015-09-10T10:27:00Z">
        <w:r w:rsidR="00DA1286">
          <w:t>/</w:t>
        </w:r>
      </w:ins>
      <w:moveTo w:id="134" w:author="Bonnie Jonkman" w:date="2015-09-10T10:18:00Z">
        <w:r>
          <w:t xml:space="preserve">Registry folder. That folder also contains a </w:t>
        </w:r>
        <w:proofErr w:type="spellStart"/>
        <w:r>
          <w:t>makefile</w:t>
        </w:r>
        <w:proofErr w:type="spellEnd"/>
        <w:r>
          <w:t xml:space="preserve"> that will generate the FAST Registry executable using </w:t>
        </w:r>
        <w:proofErr w:type="spellStart"/>
        <w:r>
          <w:t>gcc</w:t>
        </w:r>
        <w:proofErr w:type="spellEnd"/>
        <w:r>
          <w:t>.</w:t>
        </w:r>
      </w:moveTo>
      <w:moveToRangeEnd w:id="124"/>
      <w:ins w:id="135" w:author="Bonnie Jonkman" w:date="2015-09-10T10:18:00Z">
        <w:r>
          <w:t xml:space="preserve"> </w:t>
        </w:r>
      </w:ins>
      <w:ins w:id="136" w:author="Bonnie Jonkman" w:date="2015-09-10T10:38:00Z">
        <w:r w:rsidR="00B85285">
          <w:t xml:space="preserve">In the Registry folder, perform the command </w:t>
        </w:r>
      </w:ins>
    </w:p>
    <w:p w:rsidR="00B85285" w:rsidRDefault="00B85285" w:rsidP="00B85285">
      <w:pPr>
        <w:pStyle w:val="NRELScreenOutput"/>
        <w:rPr>
          <w:ins w:id="137" w:author="Bonnie Jonkman" w:date="2015-09-10T10:38:00Z"/>
        </w:rPr>
        <w:pPrChange w:id="138" w:author="Bonnie Jonkman" w:date="2015-09-10T10:38:00Z">
          <w:pPr/>
        </w:pPrChange>
      </w:pPr>
      <w:proofErr w:type="gramStart"/>
      <w:ins w:id="139" w:author="Bonnie Jonkman" w:date="2015-09-10T10:38:00Z">
        <w:r>
          <w:t>m</w:t>
        </w:r>
      </w:ins>
      <w:ins w:id="140" w:author="Bonnie Jonkman" w:date="2015-09-10T10:19:00Z">
        <w:r w:rsidR="00CB0687">
          <w:t>ake</w:t>
        </w:r>
      </w:ins>
      <w:proofErr w:type="gramEnd"/>
    </w:p>
    <w:p w:rsidR="00CB0687" w:rsidRDefault="00B85285" w:rsidP="005415BC">
      <w:pPr>
        <w:rPr>
          <w:ins w:id="141" w:author="Bonnie Jonkman" w:date="2015-09-10T10:16:00Z"/>
        </w:rPr>
      </w:pPr>
      <w:ins w:id="142" w:author="Bonnie Jonkman" w:date="2015-09-10T10:38:00Z">
        <w:r>
          <w:t xml:space="preserve">This </w:t>
        </w:r>
      </w:ins>
      <w:ins w:id="143" w:author="Bonnie Jonkman" w:date="2015-09-10T10:39:00Z">
        <w:r>
          <w:t xml:space="preserve">command </w:t>
        </w:r>
      </w:ins>
      <w:ins w:id="144" w:author="Bonnie Jonkman" w:date="2015-09-10T10:38:00Z">
        <w:r>
          <w:t xml:space="preserve">will generate </w:t>
        </w:r>
      </w:ins>
      <w:ins w:id="145" w:author="Bonnie Jonkman" w:date="2015-09-10T10:19:00Z">
        <w:r w:rsidR="00CB0687">
          <w:t>an executable named “registry.exe” in the &lt;FAST8&gt;</w:t>
        </w:r>
      </w:ins>
      <w:ins w:id="146" w:author="Bonnie Jonkman" w:date="2015-09-10T10:27:00Z">
        <w:r w:rsidR="00DA1286">
          <w:t>/</w:t>
        </w:r>
      </w:ins>
      <w:ins w:id="147" w:author="Bonnie Jonkman" w:date="2015-09-10T10:19:00Z">
        <w:r w:rsidR="00CB0687">
          <w:t>Source</w:t>
        </w:r>
      </w:ins>
      <w:ins w:id="148" w:author="Bonnie Jonkman" w:date="2015-09-10T10:27:00Z">
        <w:r w:rsidR="00DA1286">
          <w:t>/</w:t>
        </w:r>
      </w:ins>
      <w:ins w:id="149" w:author="Bonnie Jonkman" w:date="2015-09-10T10:19:00Z">
        <w:r w:rsidR="00CB0687">
          <w:t>dependencies folder.</w:t>
        </w:r>
      </w:ins>
    </w:p>
    <w:p w:rsidR="00CB0687" w:rsidRDefault="00CB0687" w:rsidP="00CB0687">
      <w:pPr>
        <w:pStyle w:val="Heading2"/>
        <w:rPr>
          <w:ins w:id="150" w:author="Bonnie Jonkman" w:date="2015-09-10T10:16:00Z"/>
        </w:rPr>
        <w:pPrChange w:id="151" w:author="Bonnie Jonkman" w:date="2015-09-10T10:24:00Z">
          <w:pPr/>
        </w:pPrChange>
      </w:pPr>
      <w:ins w:id="152" w:author="Bonnie Jonkman" w:date="2015-09-10T10:20:00Z">
        <w:r>
          <w:t>MAP++ Library</w:t>
        </w:r>
      </w:ins>
    </w:p>
    <w:p w:rsidR="005415BC" w:rsidDel="00CB0687" w:rsidRDefault="005415BC" w:rsidP="005415BC">
      <w:pPr>
        <w:rPr>
          <w:del w:id="153" w:author="Bonnie Jonkman" w:date="2015-09-10T10:20:00Z"/>
        </w:rPr>
      </w:pPr>
      <w:del w:id="154" w:author="Bonnie Jonkman" w:date="2015-09-10T10:20:00Z">
        <w:r w:rsidDel="00CB0687">
          <w:delText>Some of the biggest challenges to compiling on non-Windows® systems come from the MAP</w:delText>
        </w:r>
        <w:r w:rsidR="0081118A" w:rsidDel="00CB0687">
          <w:delText>++</w:delText>
        </w:r>
        <w:r w:rsidDel="00CB0687">
          <w:delText xml:space="preserve"> dynamically linked library and the FAST Registry.</w:delText>
        </w:r>
      </w:del>
    </w:p>
    <w:p w:rsidR="005415BC" w:rsidDel="00CB0687" w:rsidRDefault="005415BC" w:rsidP="005415BC">
      <w:pPr>
        <w:rPr>
          <w:del w:id="155" w:author="Bonnie Jonkman" w:date="2015-09-10T10:20:00Z"/>
        </w:rPr>
      </w:pPr>
      <w:moveFromRangeStart w:id="156" w:author="Bonnie Jonkman" w:date="2015-09-10T10:18:00Z" w:name="move429643636"/>
      <w:moveFrom w:id="157" w:author="Bonnie Jonkman" w:date="2015-09-10T10:18:00Z">
        <w:r w:rsidDel="00CB0687">
          <w:t xml:space="preserve">We have included the source code for the FAST Registry in the </w:t>
        </w:r>
        <w:r w:rsidR="0081118A" w:rsidDel="00CB0687">
          <w:t>&lt;FAST8&gt;\</w:t>
        </w:r>
        <w:r w:rsidDel="00CB0687">
          <w:t xml:space="preserve">Source\dependencies\Registry folder. That folder also contains a makefile that will generate the FAST </w:t>
        </w:r>
        <w:r w:rsidR="00BE443C" w:rsidDel="00CB0687">
          <w:t xml:space="preserve">Registry </w:t>
        </w:r>
        <w:r w:rsidDel="00CB0687">
          <w:t xml:space="preserve">executable using gcc. </w:t>
        </w:r>
      </w:moveFrom>
      <w:moveFromRangeEnd w:id="156"/>
      <w:del w:id="158" w:author="Bonnie Jonkman" w:date="2015-09-10T10:20:00Z">
        <w:r w:rsidR="00394E79" w:rsidDel="00CB0687">
          <w:delText xml:space="preserve">It has been tested and run on a few Linux and </w:delText>
        </w:r>
      </w:del>
      <w:del w:id="159" w:author="Bonnie Jonkman" w:date="2015-09-10T10:10:00Z">
        <w:r w:rsidR="00394E79" w:rsidDel="00AF6E08">
          <w:delText xml:space="preserve">Mac </w:delText>
        </w:r>
      </w:del>
      <w:del w:id="160" w:author="Bonnie Jonkman" w:date="2015-09-10T10:20:00Z">
        <w:r w:rsidR="00394E79" w:rsidDel="00CB0687">
          <w:delText>systems.</w:delText>
        </w:r>
      </w:del>
    </w:p>
    <w:p w:rsidR="005415BC" w:rsidRDefault="0081118A" w:rsidP="005415BC">
      <w:pPr>
        <w:rPr>
          <w:ins w:id="161" w:author="Bonnie Jonkman" w:date="2015-09-10T10:23:00Z"/>
        </w:rPr>
      </w:pPr>
      <w:r>
        <w:t xml:space="preserve">The source files for the MAP++ library are not included in the FAST archive, but are available on the MAP++ web site: </w:t>
      </w:r>
      <w:r w:rsidR="007B4FFE">
        <w:fldChar w:fldCharType="begin"/>
      </w:r>
      <w:r w:rsidR="007B4FFE">
        <w:instrText xml:space="preserve"> HYPERLINK "https://nwtc.nrel.gov/MAP" </w:instrText>
      </w:r>
      <w:ins w:id="162" w:author="Bonnie Jonkman" w:date="2015-09-10T10:10:00Z"/>
      <w:r w:rsidR="007B4FFE">
        <w:fldChar w:fldCharType="separate"/>
      </w:r>
      <w:r w:rsidRPr="000225DF">
        <w:rPr>
          <w:rStyle w:val="Hyperlink"/>
        </w:rPr>
        <w:t>https://nwtc.nrel.gov/MAP</w:t>
      </w:r>
      <w:r w:rsidR="007B4FFE">
        <w:rPr>
          <w:rStyle w:val="Hyperlink"/>
        </w:rPr>
        <w:fldChar w:fldCharType="end"/>
      </w:r>
      <w:r>
        <w:t xml:space="preserve"> . The MAP++ archive contains a </w:t>
      </w:r>
      <w:proofErr w:type="spellStart"/>
      <w:r>
        <w:t>makefile</w:t>
      </w:r>
      <w:proofErr w:type="spellEnd"/>
      <w:r>
        <w:t xml:space="preserve"> (in </w:t>
      </w:r>
      <w:del w:id="163" w:author="Bonnie Jonkman" w:date="2015-09-10T10:39:00Z">
        <w:r w:rsidDel="00B85285">
          <w:delText xml:space="preserve">the </w:delText>
        </w:r>
      </w:del>
      <w:ins w:id="164" w:author="Bonnie Jonkman" w:date="2015-09-10T10:39:00Z">
        <w:r w:rsidR="00B85285">
          <w:t xml:space="preserve">its </w:t>
        </w:r>
      </w:ins>
      <w:proofErr w:type="spellStart"/>
      <w:r>
        <w:t>src</w:t>
      </w:r>
      <w:proofErr w:type="spellEnd"/>
      <w:r>
        <w:t xml:space="preserve"> folder) that can be used to generate the MAP++ library.</w:t>
      </w:r>
    </w:p>
    <w:p w:rsidR="00CB0687" w:rsidRDefault="000C4482" w:rsidP="005415BC">
      <w:pPr>
        <w:rPr>
          <w:ins w:id="165" w:author="Bonnie Jonkman" w:date="2015-09-10T13:00:00Z"/>
        </w:rPr>
      </w:pPr>
      <w:ins w:id="166" w:author="Bonnie Jonkman" w:date="2015-09-10T12:47:00Z">
        <w:r>
          <w:t xml:space="preserve">Running the “make” command should produce a .so file in the MAP++ </w:t>
        </w:r>
        <w:proofErr w:type="spellStart"/>
        <w:r>
          <w:t>src</w:t>
        </w:r>
        <w:proofErr w:type="spellEnd"/>
        <w:r>
          <w:t xml:space="preserve"> folder. At this writing, the file is called </w:t>
        </w:r>
      </w:ins>
      <w:ins w:id="167" w:author="Bonnie Jonkman" w:date="2015-09-10T12:48:00Z">
        <w:r>
          <w:t xml:space="preserve">“libmap-1.00.00.so”. </w:t>
        </w:r>
      </w:ins>
      <w:ins w:id="168" w:author="Bonnie Jonkman" w:date="2015-09-10T12:52:00Z">
        <w:r>
          <w:t xml:space="preserve">When finished, </w:t>
        </w:r>
      </w:ins>
      <w:ins w:id="169" w:author="Bonnie Jonkman" w:date="2015-09-10T12:49:00Z">
        <w:r>
          <w:t xml:space="preserve">copy </w:t>
        </w:r>
      </w:ins>
      <w:ins w:id="170" w:author="Bonnie Jonkman" w:date="2015-09-10T12:52:00Z">
        <w:r w:rsidR="009F69A2">
          <w:t>libmap-1.00.00.so</w:t>
        </w:r>
      </w:ins>
      <w:ins w:id="171" w:author="Bonnie Jonkman" w:date="2015-09-10T12:49:00Z">
        <w:r>
          <w:t xml:space="preserve"> to </w:t>
        </w:r>
      </w:ins>
      <w:ins w:id="172" w:author="Bonnie Jonkman" w:date="2015-09-10T12:50:00Z">
        <w:r>
          <w:t>the &lt;FAST8&gt;/</w:t>
        </w:r>
      </w:ins>
      <w:ins w:id="173" w:author="Bonnie Jonkman" w:date="2015-09-10T12:51:00Z">
        <w:r>
          <w:t>bin</w:t>
        </w:r>
      </w:ins>
      <w:ins w:id="174" w:author="Bonnie Jonkman" w:date="2015-09-10T12:52:00Z">
        <w:r>
          <w:t xml:space="preserve"> directory.</w:t>
        </w:r>
      </w:ins>
    </w:p>
    <w:p w:rsidR="008F28D2" w:rsidRDefault="008F28D2" w:rsidP="008F28D2">
      <w:pPr>
        <w:rPr>
          <w:ins w:id="175" w:author="Bonnie Jonkman" w:date="2015-09-10T13:01:00Z"/>
        </w:rPr>
        <w:pPrChange w:id="176" w:author="Bonnie Jonkman" w:date="2015-09-10T13:01:00Z">
          <w:pPr>
            <w:pStyle w:val="PlainText"/>
          </w:pPr>
        </w:pPrChange>
      </w:pPr>
      <w:ins w:id="177" w:author="Bonnie Jonkman" w:date="2015-09-10T13:01:00Z">
        <w:r w:rsidRPr="008F28D2">
          <w:rPr>
            <w:highlight w:val="yellow"/>
            <w:rPrChange w:id="178" w:author="Bonnie Jonkman" w:date="2015-09-10T13:02:00Z">
              <w:rPr/>
            </w:rPrChange>
          </w:rPr>
          <w:t>Mike Sprague put this library in /</w:t>
        </w:r>
        <w:proofErr w:type="spellStart"/>
        <w:r w:rsidRPr="008F28D2">
          <w:rPr>
            <w:highlight w:val="yellow"/>
            <w:rPrChange w:id="179" w:author="Bonnie Jonkman" w:date="2015-09-10T13:02:00Z">
              <w:rPr/>
            </w:rPrChange>
          </w:rPr>
          <w:t>usr</w:t>
        </w:r>
        <w:proofErr w:type="spellEnd"/>
        <w:r w:rsidRPr="008F28D2">
          <w:rPr>
            <w:highlight w:val="yellow"/>
            <w:rPrChange w:id="180" w:author="Bonnie Jonkman" w:date="2015-09-10T13:02:00Z">
              <w:rPr/>
            </w:rPrChange>
          </w:rPr>
          <w:t xml:space="preserve">/lib. Not sure it is necessary if we put it in </w:t>
        </w:r>
      </w:ins>
      <w:ins w:id="181" w:author="Bonnie Jonkman" w:date="2015-09-10T13:02:00Z">
        <w:r w:rsidRPr="008F28D2">
          <w:rPr>
            <w:highlight w:val="yellow"/>
            <w:rPrChange w:id="182" w:author="Bonnie Jonkman" w:date="2015-09-10T13:02:00Z">
              <w:rPr/>
            </w:rPrChange>
          </w:rPr>
          <w:t>&lt;FAST8&gt;/bin</w:t>
        </w:r>
      </w:ins>
    </w:p>
    <w:p w:rsidR="008F28D2" w:rsidRDefault="008F28D2" w:rsidP="008F28D2">
      <w:pPr>
        <w:pStyle w:val="NRELScreenOutput"/>
        <w:rPr>
          <w:ins w:id="183" w:author="Bonnie Jonkman" w:date="2015-09-10T13:01:00Z"/>
        </w:rPr>
        <w:pPrChange w:id="184" w:author="Bonnie Jonkman" w:date="2015-09-10T13:01:00Z">
          <w:pPr>
            <w:pStyle w:val="PlainText"/>
          </w:pPr>
        </w:pPrChange>
      </w:pPr>
      <w:proofErr w:type="spellStart"/>
      <w:proofErr w:type="gramStart"/>
      <w:ins w:id="185" w:author="Bonnie Jonkman" w:date="2015-09-10T13:01:00Z">
        <w:r w:rsidRPr="00DF6D0C">
          <w:rPr>
            <w:highlight w:val="yellow"/>
            <w:rPrChange w:id="186" w:author="Bonnie Jonkman" w:date="2015-09-10T13:02:00Z">
              <w:rPr/>
            </w:rPrChange>
          </w:rPr>
          <w:t>sudo</w:t>
        </w:r>
        <w:proofErr w:type="spellEnd"/>
        <w:proofErr w:type="gramEnd"/>
        <w:r w:rsidRPr="00DF6D0C">
          <w:rPr>
            <w:highlight w:val="yellow"/>
            <w:rPrChange w:id="187" w:author="Bonnie Jonkman" w:date="2015-09-10T13:02:00Z">
              <w:rPr/>
            </w:rPrChange>
          </w:rPr>
          <w:t xml:space="preserve"> </w:t>
        </w:r>
        <w:proofErr w:type="spellStart"/>
        <w:r w:rsidRPr="00DF6D0C">
          <w:rPr>
            <w:highlight w:val="yellow"/>
            <w:rPrChange w:id="188" w:author="Bonnie Jonkman" w:date="2015-09-10T13:02:00Z">
              <w:rPr/>
            </w:rPrChange>
          </w:rPr>
          <w:t>cp</w:t>
        </w:r>
        <w:proofErr w:type="spellEnd"/>
        <w:r w:rsidRPr="00DF6D0C">
          <w:rPr>
            <w:highlight w:val="yellow"/>
            <w:rPrChange w:id="189" w:author="Bonnie Jonkman" w:date="2015-09-10T13:02:00Z">
              <w:rPr/>
            </w:rPrChange>
          </w:rPr>
          <w:t xml:space="preserve"> libmap-1.10.00.so /</w:t>
        </w:r>
        <w:proofErr w:type="spellStart"/>
        <w:r w:rsidRPr="00DF6D0C">
          <w:rPr>
            <w:highlight w:val="yellow"/>
            <w:rPrChange w:id="190" w:author="Bonnie Jonkman" w:date="2015-09-10T13:02:00Z">
              <w:rPr/>
            </w:rPrChange>
          </w:rPr>
          <w:t>usr</w:t>
        </w:r>
        <w:proofErr w:type="spellEnd"/>
        <w:r w:rsidRPr="00DF6D0C">
          <w:rPr>
            <w:highlight w:val="yellow"/>
            <w:rPrChange w:id="191" w:author="Bonnie Jonkman" w:date="2015-09-10T13:02:00Z">
              <w:rPr/>
            </w:rPrChange>
          </w:rPr>
          <w:t>/lib</w:t>
        </w:r>
      </w:ins>
    </w:p>
    <w:p w:rsidR="00CB0687" w:rsidRDefault="00CB0687" w:rsidP="00CB0687">
      <w:pPr>
        <w:pStyle w:val="Heading2"/>
        <w:rPr>
          <w:ins w:id="192" w:author="Bonnie Jonkman" w:date="2015-09-10T10:20:00Z"/>
        </w:rPr>
        <w:pPrChange w:id="193" w:author="Bonnie Jonkman" w:date="2015-09-10T10:20:00Z">
          <w:pPr/>
        </w:pPrChange>
      </w:pPr>
      <w:ins w:id="194" w:author="Bonnie Jonkman" w:date="2015-09-10T10:20:00Z">
        <w:r>
          <w:t>FAST</w:t>
        </w:r>
      </w:ins>
      <w:ins w:id="195" w:author="Bonnie Jonkman" w:date="2015-09-10T10:24:00Z">
        <w:r>
          <w:t xml:space="preserve"> Executable</w:t>
        </w:r>
      </w:ins>
    </w:p>
    <w:p w:rsidR="00B85285" w:rsidRDefault="008F28D2" w:rsidP="00B85285">
      <w:pPr>
        <w:rPr>
          <w:ins w:id="196" w:author="Bonnie Jonkman" w:date="2015-09-10T10:38:00Z"/>
        </w:rPr>
      </w:pPr>
      <w:ins w:id="197" w:author="Bonnie Jonkman" w:date="2015-09-10T12:55:00Z">
        <w:r>
          <w:t xml:space="preserve">Before running the FAST v8 </w:t>
        </w:r>
        <w:proofErr w:type="spellStart"/>
        <w:r>
          <w:t>makefile</w:t>
        </w:r>
        <w:proofErr w:type="spellEnd"/>
        <w:r>
          <w:t xml:space="preserve">, make sure you have </w:t>
        </w:r>
      </w:ins>
      <w:ins w:id="198" w:author="Bonnie Jonkman" w:date="2015-09-10T12:56:00Z">
        <w:r>
          <w:t xml:space="preserve">the FAST registry executable and MAP++ library compiled for your operating system. </w:t>
        </w:r>
      </w:ins>
      <w:ins w:id="199" w:author="Bonnie Jonkman" w:date="2015-09-10T10:38:00Z">
        <w:r w:rsidR="00B85285">
          <w:t xml:space="preserve">The FAST Registry executable file will be necessary </w:t>
        </w:r>
      </w:ins>
      <w:ins w:id="200" w:author="Bonnie Jonkman" w:date="2015-09-10T12:57:00Z">
        <w:r>
          <w:t xml:space="preserve">only </w:t>
        </w:r>
      </w:ins>
      <w:ins w:id="201" w:author="Bonnie Jonkman" w:date="2015-09-10T10:38:00Z">
        <w:r w:rsidR="00B85285">
          <w:t xml:space="preserve">if you modify any of the FAST </w:t>
        </w:r>
        <w:proofErr w:type="gramStart"/>
        <w:r w:rsidR="00B85285">
          <w:t>Registry</w:t>
        </w:r>
        <w:proofErr w:type="gramEnd"/>
        <w:r w:rsidR="00B85285">
          <w:t xml:space="preserve"> input files or if you perform the command </w:t>
        </w:r>
      </w:ins>
    </w:p>
    <w:p w:rsidR="00B85285" w:rsidRDefault="00B85285" w:rsidP="00B85285">
      <w:pPr>
        <w:pStyle w:val="NRELScreenOutput"/>
        <w:rPr>
          <w:ins w:id="202" w:author="Bonnie Jonkman" w:date="2015-09-10T10:38:00Z"/>
        </w:rPr>
      </w:pPr>
      <w:proofErr w:type="gramStart"/>
      <w:ins w:id="203" w:author="Bonnie Jonkman" w:date="2015-09-10T10:38:00Z">
        <w:r>
          <w:t>make</w:t>
        </w:r>
        <w:proofErr w:type="gramEnd"/>
        <w:r>
          <w:t xml:space="preserve"> </w:t>
        </w:r>
        <w:proofErr w:type="spellStart"/>
        <w:r>
          <w:t>superclean</w:t>
        </w:r>
        <w:proofErr w:type="spellEnd"/>
      </w:ins>
    </w:p>
    <w:p w:rsidR="00B85285" w:rsidRDefault="00B85285" w:rsidP="00B85285">
      <w:pPr>
        <w:rPr>
          <w:ins w:id="204" w:author="Bonnie Jonkman" w:date="2015-09-10T12:53:00Z"/>
        </w:rPr>
      </w:pPr>
      <w:proofErr w:type="gramStart"/>
      <w:ins w:id="205" w:author="Bonnie Jonkman" w:date="2015-09-10T10:38:00Z">
        <w:r>
          <w:t>for</w:t>
        </w:r>
        <w:proofErr w:type="gramEnd"/>
        <w:r>
          <w:t xml:space="preserve"> creating the FAST executable.</w:t>
        </w:r>
      </w:ins>
    </w:p>
    <w:p w:rsidR="008F28D2" w:rsidRDefault="008F28D2" w:rsidP="00B85285">
      <w:pPr>
        <w:rPr>
          <w:ins w:id="206" w:author="Bonnie Jonkman" w:date="2015-09-10T12:57:00Z"/>
        </w:rPr>
      </w:pPr>
      <w:ins w:id="207" w:author="Bonnie Jonkman" w:date="2015-09-10T12:53:00Z">
        <w:r>
          <w:t xml:space="preserve">The </w:t>
        </w:r>
        <w:proofErr w:type="spellStart"/>
        <w:r>
          <w:t>makefile</w:t>
        </w:r>
        <w:proofErr w:type="spellEnd"/>
        <w:r>
          <w:t xml:space="preserve"> has been set up to link with the file </w:t>
        </w:r>
        <w:proofErr w:type="gramStart"/>
        <w:r>
          <w:t>..</w:t>
        </w:r>
        <w:proofErr w:type="gramEnd"/>
        <w:r>
          <w:t xml:space="preserve">/bin/libmap-1.00.00.so. If this MAP++ library file has been renamed, you will need to edit the </w:t>
        </w:r>
        <w:proofErr w:type="spellStart"/>
        <w:r>
          <w:t>makefile</w:t>
        </w:r>
        <w:proofErr w:type="spellEnd"/>
        <w:r>
          <w:t xml:space="preserve"> accordingly.</w:t>
        </w:r>
      </w:ins>
    </w:p>
    <w:p w:rsidR="008F28D2" w:rsidRDefault="00DF6D0C" w:rsidP="00B85285">
      <w:pPr>
        <w:rPr>
          <w:ins w:id="208" w:author="Bonnie Jonkman" w:date="2015-09-10T12:57:00Z"/>
        </w:rPr>
      </w:pPr>
      <w:ins w:id="209" w:author="Bonnie Jonkman" w:date="2015-09-10T13:04:00Z">
        <w:r>
          <w:t>When the FAST Registry and MAP++ library have been generated</w:t>
        </w:r>
      </w:ins>
      <w:ins w:id="210" w:author="Bonnie Jonkman" w:date="2015-09-10T12:57:00Z">
        <w:r w:rsidR="008F28D2">
          <w:t>, you can run the command</w:t>
        </w:r>
      </w:ins>
    </w:p>
    <w:p w:rsidR="008F28D2" w:rsidRDefault="008F28D2" w:rsidP="008F28D2">
      <w:pPr>
        <w:pStyle w:val="NRELScreenOutput"/>
        <w:rPr>
          <w:ins w:id="211" w:author="Bonnie Jonkman" w:date="2015-09-10T12:58:00Z"/>
        </w:rPr>
      </w:pPr>
      <w:proofErr w:type="gramStart"/>
      <w:ins w:id="212" w:author="Bonnie Jonkman" w:date="2015-09-10T12:58:00Z">
        <w:r>
          <w:t>make</w:t>
        </w:r>
        <w:proofErr w:type="gramEnd"/>
      </w:ins>
    </w:p>
    <w:p w:rsidR="008F28D2" w:rsidRDefault="00DF6D0C" w:rsidP="008F28D2">
      <w:pPr>
        <w:rPr>
          <w:ins w:id="213" w:author="Bonnie Jonkman" w:date="2015-09-10T12:58:00Z"/>
        </w:rPr>
        <w:pPrChange w:id="214" w:author="Bonnie Jonkman" w:date="2015-09-10T12:58:00Z">
          <w:pPr>
            <w:pStyle w:val="NRELScreenOutput"/>
          </w:pPr>
        </w:pPrChange>
      </w:pPr>
      <w:proofErr w:type="gramStart"/>
      <w:ins w:id="215" w:author="Bonnie Jonkman" w:date="2015-09-10T13:05:00Z">
        <w:r>
          <w:t>in</w:t>
        </w:r>
        <w:proofErr w:type="gramEnd"/>
        <w:r>
          <w:t xml:space="preserve"> the &lt;FAST8&gt;\Compiling directory. </w:t>
        </w:r>
      </w:ins>
      <w:ins w:id="216" w:author="Bonnie Jonkman" w:date="2015-09-10T12:58:00Z">
        <w:r w:rsidR="008F28D2">
          <w:t xml:space="preserve">This should generate a file called FAST_glin32 in the &lt;FAST8&gt;/bin directory. If you have set the </w:t>
        </w:r>
        <w:proofErr w:type="spellStart"/>
        <w:r w:rsidR="008F28D2">
          <w:t>makefile</w:t>
        </w:r>
        <w:proofErr w:type="spellEnd"/>
        <w:r w:rsidR="008F28D2">
          <w:t xml:space="preserve"> to compile </w:t>
        </w:r>
      </w:ins>
      <w:ins w:id="217" w:author="Bonnie Jonkman" w:date="2015-09-10T12:59:00Z">
        <w:r w:rsidR="008F28D2">
          <w:t xml:space="preserve">with </w:t>
        </w:r>
      </w:ins>
      <w:ins w:id="218" w:author="Bonnie Jonkman" w:date="2015-09-10T12:58:00Z">
        <w:r w:rsidR="008F28D2">
          <w:t>64-bit</w:t>
        </w:r>
      </w:ins>
      <w:ins w:id="219" w:author="Bonnie Jonkman" w:date="2015-09-10T12:59:00Z">
        <w:r w:rsidR="008F28D2">
          <w:t xml:space="preserve"> addresses, the file will be called FAST_glin64.</w:t>
        </w:r>
      </w:ins>
    </w:p>
    <w:p w:rsidR="00CB0687" w:rsidRDefault="00CB0687" w:rsidP="00CB0687">
      <w:pPr>
        <w:pStyle w:val="Heading2"/>
        <w:rPr>
          <w:ins w:id="220" w:author="Bonnie Jonkman" w:date="2015-09-10T10:21:00Z"/>
        </w:rPr>
        <w:pPrChange w:id="221" w:author="Bonnie Jonkman" w:date="2015-09-10T10:20:00Z">
          <w:pPr/>
        </w:pPrChange>
      </w:pPr>
      <w:ins w:id="222" w:author="Bonnie Jonkman" w:date="2015-09-10T10:21:00Z">
        <w:r>
          <w:lastRenderedPageBreak/>
          <w:t>DISCON: Discrete Controllers in Dynamic</w:t>
        </w:r>
      </w:ins>
      <w:ins w:id="223" w:author="Bonnie Jonkman" w:date="2015-09-10T10:24:00Z">
        <w:r>
          <w:t>ally Loaded</w:t>
        </w:r>
      </w:ins>
      <w:ins w:id="224" w:author="Bonnie Jonkman" w:date="2015-09-10T10:21:00Z">
        <w:r>
          <w:t xml:space="preserve"> Libraries</w:t>
        </w:r>
      </w:ins>
    </w:p>
    <w:p w:rsidR="00CB0687" w:rsidRDefault="00CB0687" w:rsidP="00CB0687">
      <w:pPr>
        <w:rPr>
          <w:ins w:id="225" w:author="Bonnie Jonkman" w:date="2015-09-10T10:28:00Z"/>
        </w:rPr>
        <w:pPrChange w:id="226" w:author="Bonnie Jonkman" w:date="2015-09-10T10:21:00Z">
          <w:pPr/>
        </w:pPrChange>
      </w:pPr>
      <w:ins w:id="227" w:author="Bonnie Jonkman" w:date="2015-09-10T10:21:00Z">
        <w:r>
          <w:t xml:space="preserve">If you wish to </w:t>
        </w:r>
      </w:ins>
      <w:ins w:id="228" w:author="Bonnie Jonkman" w:date="2015-09-10T10:22:00Z">
        <w:r>
          <w:t xml:space="preserve">run any FAST model that uses the DISCON dynamically loaded libraries (e.g., </w:t>
        </w:r>
      </w:ins>
      <w:proofErr w:type="spellStart"/>
      <w:ins w:id="229" w:author="Bonnie Jonkman" w:date="2015-09-10T10:26:00Z">
        <w:r>
          <w:t>Cert</w:t>
        </w:r>
      </w:ins>
      <w:ins w:id="230" w:author="Bonnie Jonkman" w:date="2015-09-10T10:22:00Z">
        <w:r>
          <w:t>Tests</w:t>
        </w:r>
        <w:proofErr w:type="spellEnd"/>
        <w:r>
          <w:t xml:space="preserve"> 18-26), you must compile the control algorithms as a </w:t>
        </w:r>
      </w:ins>
      <w:ins w:id="231" w:author="Bonnie Jonkman" w:date="2015-09-10T10:25:00Z">
        <w:r>
          <w:t>dynamic library (shared object). The DISCON routine is an industry-standard interface (</w:t>
        </w:r>
        <w:proofErr w:type="spellStart"/>
        <w:r>
          <w:t>Gerrad</w:t>
        </w:r>
        <w:proofErr w:type="spellEnd"/>
        <w:r>
          <w:t xml:space="preserve"> Hassan’s Bladed Interface)</w:t>
        </w:r>
      </w:ins>
      <w:ins w:id="232" w:author="Bonnie Jonkman" w:date="2015-09-10T10:26:00Z">
        <w:r>
          <w:t xml:space="preserve">. The source files for each of the controllers used in </w:t>
        </w:r>
        <w:proofErr w:type="spellStart"/>
        <w:r>
          <w:t>CertTests</w:t>
        </w:r>
        <w:proofErr w:type="spellEnd"/>
        <w:r>
          <w:t xml:space="preserve"> 18-26 are in the </w:t>
        </w:r>
        <w:r w:rsidR="00DA1286">
          <w:t>&lt;FAST8&gt;</w:t>
        </w:r>
      </w:ins>
      <w:ins w:id="233" w:author="Bonnie Jonkman" w:date="2015-09-10T10:27:00Z">
        <w:r w:rsidR="00DA1286">
          <w:t>/CertTest/5MW_Baseline/</w:t>
        </w:r>
      </w:ins>
      <w:proofErr w:type="spellStart"/>
      <w:ins w:id="234" w:author="Bonnie Jonkman" w:date="2015-09-10T10:28:00Z">
        <w:r w:rsidR="00DA1286">
          <w:t>ServoData</w:t>
        </w:r>
        <w:proofErr w:type="spellEnd"/>
        <w:r w:rsidR="00DA1286">
          <w:t xml:space="preserve">/Source folder, and a </w:t>
        </w:r>
        <w:proofErr w:type="spellStart"/>
        <w:r w:rsidR="00DA1286">
          <w:t>makefile</w:t>
        </w:r>
        <w:proofErr w:type="spellEnd"/>
        <w:r w:rsidR="00DA1286">
          <w:t xml:space="preserve"> </w:t>
        </w:r>
      </w:ins>
      <w:ins w:id="235" w:author="Bonnie Jonkman" w:date="2015-09-10T10:30:00Z">
        <w:r w:rsidR="00DA1286">
          <w:t>(</w:t>
        </w:r>
        <w:proofErr w:type="spellStart"/>
        <w:r w:rsidR="00DA1286">
          <w:t>makefile_DISCON_DLL</w:t>
        </w:r>
        <w:proofErr w:type="spellEnd"/>
        <w:r w:rsidR="00DA1286">
          <w:t xml:space="preserve">) </w:t>
        </w:r>
      </w:ins>
      <w:ins w:id="236" w:author="Bonnie Jonkman" w:date="2015-09-10T10:28:00Z">
        <w:r w:rsidR="00DA1286">
          <w:t>to compile them is in &lt;FAST8&gt;/Compiling.</w:t>
        </w:r>
      </w:ins>
      <w:ins w:id="237" w:author="Bonnie Jonkman" w:date="2015-09-10T10:29:00Z">
        <w:r w:rsidR="00DA1286">
          <w:t xml:space="preserve"> Running the command</w:t>
        </w:r>
      </w:ins>
    </w:p>
    <w:p w:rsidR="00DA1286" w:rsidRDefault="00DA1286" w:rsidP="00E432F6">
      <w:pPr>
        <w:pStyle w:val="NRELScreenOutput"/>
        <w:rPr>
          <w:ins w:id="238" w:author="Bonnie Jonkman" w:date="2015-09-10T10:31:00Z"/>
        </w:rPr>
        <w:pPrChange w:id="239" w:author="Bonnie Jonkman" w:date="2015-09-10T10:35:00Z">
          <w:pPr/>
        </w:pPrChange>
      </w:pPr>
      <w:proofErr w:type="gramStart"/>
      <w:ins w:id="240" w:author="Bonnie Jonkman" w:date="2015-09-10T10:28:00Z">
        <w:r>
          <w:t>make</w:t>
        </w:r>
        <w:proofErr w:type="gramEnd"/>
        <w:r>
          <w:t xml:space="preserve"> –f </w:t>
        </w:r>
      </w:ins>
      <w:proofErr w:type="spellStart"/>
      <w:ins w:id="241" w:author="Bonnie Jonkman" w:date="2015-09-10T10:29:00Z">
        <w:r>
          <w:t>makefile_DISCON_DLL</w:t>
        </w:r>
      </w:ins>
      <w:proofErr w:type="spellEnd"/>
    </w:p>
    <w:p w:rsidR="00DA1286" w:rsidRDefault="00DA1286" w:rsidP="00CB0687">
      <w:pPr>
        <w:rPr>
          <w:ins w:id="242" w:author="Bonnie Jonkman" w:date="2015-09-10T13:05:00Z"/>
        </w:rPr>
        <w:pPrChange w:id="243" w:author="Bonnie Jonkman" w:date="2015-09-10T10:21:00Z">
          <w:pPr/>
        </w:pPrChange>
      </w:pPr>
      <w:proofErr w:type="gramStart"/>
      <w:ins w:id="244" w:author="Bonnie Jonkman" w:date="2015-09-10T10:32:00Z">
        <w:r>
          <w:t>in</w:t>
        </w:r>
        <w:proofErr w:type="gramEnd"/>
        <w:r>
          <w:t xml:space="preserve"> the Compiling folder </w:t>
        </w:r>
      </w:ins>
      <w:ins w:id="245" w:author="Bonnie Jonkman" w:date="2015-09-10T10:31:00Z">
        <w:r>
          <w:t>will generate a file called DISCON</w:t>
        </w:r>
      </w:ins>
      <w:ins w:id="246" w:author="Bonnie Jonkman" w:date="2015-09-10T13:08:00Z">
        <w:r w:rsidR="00DF6D0C">
          <w:t>_glin32</w:t>
        </w:r>
      </w:ins>
      <w:ins w:id="247" w:author="Bonnie Jonkman" w:date="2015-09-10T10:31:00Z">
        <w:r>
          <w:t>.so in the &lt;FAST8&gt;/CertTest/5MW_Baseline/</w:t>
        </w:r>
        <w:proofErr w:type="spellStart"/>
        <w:r>
          <w:t>ServoData</w:t>
        </w:r>
      </w:ins>
      <w:proofErr w:type="spellEnd"/>
      <w:ins w:id="248" w:author="Bonnie Jonkman" w:date="2015-09-10T10:32:00Z">
        <w:r>
          <w:t xml:space="preserve"> folder</w:t>
        </w:r>
      </w:ins>
      <w:ins w:id="249" w:author="Bonnie Jonkman" w:date="2015-09-10T10:31:00Z">
        <w:r>
          <w:t>.</w:t>
        </w:r>
      </w:ins>
      <w:ins w:id="250" w:author="Bonnie Jonkman" w:date="2015-09-10T10:32:00Z">
        <w:r>
          <w:t xml:space="preserve"> This controller is used for Test 18</w:t>
        </w:r>
      </w:ins>
      <w:ins w:id="251" w:author="Bonnie Jonkman" w:date="2015-09-10T10:34:00Z">
        <w:r>
          <w:t xml:space="preserve"> (and a few others)</w:t>
        </w:r>
      </w:ins>
      <w:ins w:id="252" w:author="Bonnie Jonkman" w:date="2015-09-10T10:32:00Z">
        <w:r>
          <w:t xml:space="preserve">. If you wish to </w:t>
        </w:r>
      </w:ins>
      <w:ins w:id="253" w:author="Bonnie Jonkman" w:date="2015-09-10T10:33:00Z">
        <w:r>
          <w:t xml:space="preserve">compile a different source file, you will need to edit </w:t>
        </w:r>
      </w:ins>
      <w:ins w:id="254" w:author="Bonnie Jonkman" w:date="2015-09-10T10:34:00Z">
        <w:r>
          <w:t>“</w:t>
        </w:r>
      </w:ins>
      <w:proofErr w:type="spellStart"/>
      <w:ins w:id="255" w:author="Bonnie Jonkman" w:date="2015-09-10T10:33:00Z">
        <w:r>
          <w:t>makefile_DISCON_DLL</w:t>
        </w:r>
      </w:ins>
      <w:proofErr w:type="spellEnd"/>
      <w:ins w:id="256" w:author="Bonnie Jonkman" w:date="2015-09-10T10:34:00Z">
        <w:r>
          <w:t>”</w:t>
        </w:r>
      </w:ins>
      <w:ins w:id="257" w:author="Bonnie Jonkman" w:date="2015-09-10T10:33:00Z">
        <w:r>
          <w:t xml:space="preserve"> and modify variables </w:t>
        </w:r>
        <w:r w:rsidRPr="00DA1286">
          <w:rPr>
            <w:b/>
            <w:rPrChange w:id="258" w:author="Bonnie Jonkman" w:date="2015-09-10T10:34:00Z">
              <w:rPr/>
            </w:rPrChange>
          </w:rPr>
          <w:t>SOURCE_FILE</w:t>
        </w:r>
        <w:r>
          <w:t xml:space="preserve"> and </w:t>
        </w:r>
        <w:r w:rsidRPr="00DA1286">
          <w:rPr>
            <w:b/>
            <w:rPrChange w:id="259" w:author="Bonnie Jonkman" w:date="2015-09-10T10:33:00Z">
              <w:rPr/>
            </w:rPrChange>
          </w:rPr>
          <w:t>OUTPUT_NAME</w:t>
        </w:r>
      </w:ins>
      <w:ins w:id="260" w:author="Bonnie Jonkman" w:date="2015-09-10T10:34:00Z">
        <w:r>
          <w:t>.</w:t>
        </w:r>
      </w:ins>
    </w:p>
    <w:p w:rsidR="00DF6D0C" w:rsidRDefault="00DF6D0C" w:rsidP="00CB0687">
      <w:pPr>
        <w:rPr>
          <w:ins w:id="261" w:author="Bonnie Jonkman" w:date="2015-09-10T13:11:00Z"/>
        </w:rPr>
        <w:pPrChange w:id="262" w:author="Bonnie Jonkman" w:date="2015-09-10T10:21:00Z">
          <w:pPr/>
        </w:pPrChange>
      </w:pPr>
      <w:ins w:id="263" w:author="Bonnie Jonkman" w:date="2015-09-10T13:06:00Z">
        <w:r>
          <w:t>When &lt;FAST8&gt;/CertTest/5MW_Baseline/ServoData/DISCON_glin</w:t>
        </w:r>
      </w:ins>
      <w:ins w:id="264" w:author="Bonnie Jonkman" w:date="2015-09-10T13:08:00Z">
        <w:r>
          <w:t>32</w:t>
        </w:r>
      </w:ins>
      <w:ins w:id="265" w:author="Bonnie Jonkman" w:date="2015-09-10T13:06:00Z">
        <w:r>
          <w:t xml:space="preserve">.so has been created, you must open the ServoDyn input file and tell it to read this library. Open </w:t>
        </w:r>
      </w:ins>
      <w:ins w:id="266" w:author="Bonnie Jonkman" w:date="2015-09-10T13:07:00Z">
        <w:r>
          <w:t>the file &lt;FAST8&gt;/CertTest/5MW_Baseline/</w:t>
        </w:r>
        <w:r w:rsidRPr="00DF6D0C">
          <w:t>NRELOffshrBsline5MW_Onshore_ServoDyn.dat</w:t>
        </w:r>
        <w:r>
          <w:t xml:space="preserve"> and change the input parameter “</w:t>
        </w:r>
        <w:proofErr w:type="spellStart"/>
        <w:r w:rsidRPr="00DF6D0C">
          <w:t>DLL_FileName</w:t>
        </w:r>
        <w:proofErr w:type="spellEnd"/>
        <w:r>
          <w:t xml:space="preserve">” to </w:t>
        </w:r>
      </w:ins>
      <w:ins w:id="267" w:author="Bonnie Jonkman" w:date="2015-09-10T13:08:00Z">
        <w:r w:rsidRPr="00DF6D0C">
          <w:t>"</w:t>
        </w:r>
        <w:proofErr w:type="spellStart"/>
        <w:r w:rsidRPr="00DF6D0C">
          <w:t>ServoData</w:t>
        </w:r>
        <w:proofErr w:type="spellEnd"/>
        <w:r w:rsidRPr="00DF6D0C">
          <w:t>/DISCON_</w:t>
        </w:r>
        <w:r>
          <w:t>glin</w:t>
        </w:r>
        <w:r w:rsidRPr="00DF6D0C">
          <w:t>32.dll"</w:t>
        </w:r>
        <w:r>
          <w:t xml:space="preserve">. </w:t>
        </w:r>
      </w:ins>
    </w:p>
    <w:p w:rsidR="00DF6D0C" w:rsidRDefault="00DF6D0C" w:rsidP="00CB0687">
      <w:pPr>
        <w:rPr>
          <w:ins w:id="268" w:author="Bonnie Jonkman" w:date="2015-09-10T10:35:00Z"/>
        </w:rPr>
        <w:pPrChange w:id="269" w:author="Bonnie Jonkman" w:date="2015-09-10T10:21:00Z">
          <w:pPr/>
        </w:pPrChange>
      </w:pPr>
      <w:ins w:id="270" w:author="Bonnie Jonkman" w:date="2015-09-10T13:08:00Z">
        <w:r>
          <w:t>When that is complete, you can run the FAST CertTest 18</w:t>
        </w:r>
      </w:ins>
      <w:ins w:id="271" w:author="Bonnie Jonkman" w:date="2015-09-10T13:09:00Z">
        <w:r>
          <w:t xml:space="preserve"> model on Mac OS X or Linux. </w:t>
        </w:r>
      </w:ins>
      <w:ins w:id="272" w:author="Bonnie Jonkman" w:date="2015-09-10T13:11:00Z">
        <w:r>
          <w:t>For example, i</w:t>
        </w:r>
      </w:ins>
      <w:ins w:id="273" w:author="Bonnie Jonkman" w:date="2015-09-10T13:10:00Z">
        <w:r>
          <w:t>n the &lt;FAST8&gt;/CertTest</w:t>
        </w:r>
      </w:ins>
      <w:ins w:id="274" w:author="Bonnie Jonkman" w:date="2015-09-10T13:11:00Z">
        <w:r>
          <w:t xml:space="preserve"> folder, type:</w:t>
        </w:r>
      </w:ins>
    </w:p>
    <w:p w:rsidR="00DF6D0C" w:rsidRDefault="00DF6D0C" w:rsidP="00DF6D0C">
      <w:pPr>
        <w:pStyle w:val="NRELScreenOutput"/>
        <w:rPr>
          <w:ins w:id="275" w:author="Bonnie Jonkman" w:date="2015-09-10T13:11:00Z"/>
        </w:rPr>
      </w:pPr>
      <w:proofErr w:type="gramStart"/>
      <w:ins w:id="276" w:author="Bonnie Jonkman" w:date="2015-09-10T13:11:00Z">
        <w:r>
          <w:t>..</w:t>
        </w:r>
        <w:proofErr w:type="gramEnd"/>
        <w:r>
          <w:t>/bin/FAST_glin32 Test18.fst</w:t>
        </w:r>
      </w:ins>
    </w:p>
    <w:p w:rsidR="00DF6D0C" w:rsidRDefault="00DF6D0C" w:rsidP="00DF6D0C">
      <w:pPr>
        <w:rPr>
          <w:ins w:id="277" w:author="Bonnie Jonkman" w:date="2015-09-10T13:12:00Z"/>
        </w:rPr>
      </w:pPr>
      <w:ins w:id="278" w:author="Bonnie Jonkman" w:date="2015-09-10T13:12:00Z">
        <w:r>
          <w:t>Note: i</w:t>
        </w:r>
      </w:ins>
      <w:ins w:id="279" w:author="Bonnie Jonkman" w:date="2015-09-10T13:11:00Z">
        <w:r>
          <w:t xml:space="preserve">f you compile a 64-bit version of </w:t>
        </w:r>
      </w:ins>
      <w:ins w:id="280" w:author="Bonnie Jonkman" w:date="2015-09-10T13:12:00Z">
        <w:r>
          <w:t>FAST (i.e., FAST_glin64), you also need to compile a 64-bit version of the DISCON*.so file.</w:t>
        </w:r>
      </w:ins>
    </w:p>
    <w:p w:rsidR="005014DE" w:rsidRDefault="005014DE" w:rsidP="00DF6D0C">
      <w:pPr>
        <w:rPr>
          <w:ins w:id="281" w:author="Bonnie Jonkman" w:date="2015-09-10T13:11:00Z"/>
        </w:rPr>
      </w:pPr>
      <w:ins w:id="282" w:author="Bonnie Jonkman" w:date="2015-09-10T13:12:00Z">
        <w:r w:rsidRPr="00CC6F53">
          <w:rPr>
            <w:highlight w:val="yellow"/>
            <w:rPrChange w:id="283" w:author="Bonnie Jonkman" w:date="2015-09-10T13:14:00Z">
              <w:rPr/>
            </w:rPrChange>
          </w:rPr>
          <w:t xml:space="preserve">Also note that at this time, DISCON.f90 does not compile on Mac OS X with </w:t>
        </w:r>
      </w:ins>
      <w:proofErr w:type="spellStart"/>
      <w:ins w:id="284" w:author="Bonnie Jonkman" w:date="2015-09-10T13:14:00Z">
        <w:r w:rsidRPr="00CC6F53">
          <w:rPr>
            <w:highlight w:val="yellow"/>
            <w:rPrChange w:id="285" w:author="Bonnie Jonkman" w:date="2015-09-10T13:14:00Z">
              <w:rPr/>
            </w:rPrChange>
          </w:rPr>
          <w:t>gcc</w:t>
        </w:r>
        <w:proofErr w:type="spellEnd"/>
        <w:r w:rsidRPr="00CC6F53">
          <w:rPr>
            <w:highlight w:val="yellow"/>
            <w:rPrChange w:id="286" w:author="Bonnie Jonkman" w:date="2015-09-10T13:14:00Z">
              <w:rPr/>
            </w:rPrChange>
          </w:rPr>
          <w:t xml:space="preserve"> version 5.2.0 (</w:t>
        </w:r>
        <w:proofErr w:type="spellStart"/>
        <w:r w:rsidRPr="00CC6F53">
          <w:rPr>
            <w:highlight w:val="yellow"/>
            <w:rPrChange w:id="287" w:author="Bonnie Jonkman" w:date="2015-09-10T13:14:00Z">
              <w:rPr/>
            </w:rPrChange>
          </w:rPr>
          <w:t>MacPorts</w:t>
        </w:r>
        <w:proofErr w:type="spellEnd"/>
        <w:r w:rsidRPr="00CC6F53">
          <w:rPr>
            <w:highlight w:val="yellow"/>
            <w:rPrChange w:id="288" w:author="Bonnie Jonkman" w:date="2015-09-10T13:14:00Z">
              <w:rPr/>
            </w:rPrChange>
          </w:rPr>
          <w:t xml:space="preserve"> gcc5 5.2.0_0)</w:t>
        </w:r>
      </w:ins>
    </w:p>
    <w:p w:rsidR="00E432F6" w:rsidRPr="00DA1286" w:rsidDel="0020311D" w:rsidRDefault="00E432F6" w:rsidP="00DF6D0C">
      <w:pPr>
        <w:rPr>
          <w:del w:id="289" w:author="Bonnie Jonkman" w:date="2015-09-10T13:15:00Z"/>
        </w:rPr>
      </w:pPr>
    </w:p>
    <w:p w:rsidR="005415BC" w:rsidRDefault="00940C22" w:rsidP="005415BC">
      <w:pPr>
        <w:pStyle w:val="Heading1"/>
      </w:pPr>
      <w:r>
        <w:t>Feedback</w:t>
      </w:r>
    </w:p>
    <w:p w:rsidR="005415BC" w:rsidRPr="005415BC" w:rsidRDefault="005415BC" w:rsidP="005415BC">
      <w:r>
        <w:t xml:space="preserve">If you have questions or suggestions for improvements, please use our forums: </w:t>
      </w:r>
      <w:r w:rsidR="007B4FFE">
        <w:fldChar w:fldCharType="begin"/>
      </w:r>
      <w:r w:rsidR="007B4FFE">
        <w:instrText xml:space="preserve"> HYPERLINK "https://wind.nrel.gov/forum/wind/" </w:instrText>
      </w:r>
      <w:ins w:id="290" w:author="Bonnie Jonkman" w:date="2015-09-10T10:10:00Z"/>
      <w:r w:rsidR="007B4FFE">
        <w:fldChar w:fldCharType="separate"/>
      </w:r>
      <w:r>
        <w:rPr>
          <w:rStyle w:val="Hyperlink"/>
        </w:rPr>
        <w:t>https://wind.nrel.gov/forum/wind/</w:t>
      </w:r>
      <w:r w:rsidR="007B4FFE">
        <w:rPr>
          <w:rStyle w:val="Hyperlink"/>
        </w:rPr>
        <w:fldChar w:fldCharType="end"/>
      </w:r>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7F9" w:rsidRDefault="009427F9" w:rsidP="000F2F9E">
      <w:pPr>
        <w:spacing w:after="0" w:line="240" w:lineRule="auto"/>
      </w:pPr>
      <w:r>
        <w:separator/>
      </w:r>
    </w:p>
  </w:endnote>
  <w:endnote w:type="continuationSeparator" w:id="0">
    <w:p w:rsidR="009427F9" w:rsidRDefault="009427F9"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284282"/>
      <w:docPartObj>
        <w:docPartGallery w:val="Page Numbers (Bottom of Page)"/>
        <w:docPartUnique/>
      </w:docPartObj>
    </w:sdtPr>
    <w:sdtEndPr>
      <w:rPr>
        <w:noProof/>
      </w:rPr>
    </w:sdtEndPr>
    <w:sdtContent>
      <w:p w:rsidR="007B4FFE" w:rsidRDefault="007B4FFE">
        <w:pPr>
          <w:pStyle w:val="Footer"/>
          <w:jc w:val="center"/>
        </w:pPr>
        <w:r>
          <w:fldChar w:fldCharType="begin"/>
        </w:r>
        <w:r>
          <w:instrText xml:space="preserve"> PAGE   \* MERGEFORMAT </w:instrText>
        </w:r>
        <w:r>
          <w:fldChar w:fldCharType="separate"/>
        </w:r>
        <w:r w:rsidR="001529F8">
          <w:rPr>
            <w:noProof/>
          </w:rPr>
          <w:t>2</w:t>
        </w:r>
        <w:r>
          <w:rPr>
            <w:noProof/>
          </w:rPr>
          <w:fldChar w:fldCharType="end"/>
        </w:r>
      </w:p>
    </w:sdtContent>
  </w:sdt>
  <w:p w:rsidR="007B4FFE" w:rsidRDefault="007B4F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7F9" w:rsidRDefault="009427F9" w:rsidP="000F2F9E">
      <w:pPr>
        <w:spacing w:after="0" w:line="240" w:lineRule="auto"/>
      </w:pPr>
      <w:r>
        <w:separator/>
      </w:r>
    </w:p>
  </w:footnote>
  <w:footnote w:type="continuationSeparator" w:id="0">
    <w:p w:rsidR="009427F9" w:rsidRDefault="009427F9" w:rsidP="000F2F9E">
      <w:pPr>
        <w:spacing w:after="0" w:line="240" w:lineRule="auto"/>
      </w:pPr>
      <w:r>
        <w:continuationSeparator/>
      </w:r>
    </w:p>
  </w:footnote>
  <w:footnote w:id="1">
    <w:p w:rsidR="007B4FFE" w:rsidDel="003B2B9B" w:rsidRDefault="007B4FFE" w:rsidP="00B600CA">
      <w:pPr>
        <w:pStyle w:val="FootnoteText"/>
        <w:rPr>
          <w:del w:id="80" w:author="Bonnie Jonkman" w:date="2015-08-21T12:27:00Z"/>
        </w:rPr>
      </w:pPr>
      <w:del w:id="81" w:author="Bonnie Jonkman" w:date="2015-08-21T12:27:00Z">
        <w:r w:rsidDel="003B2B9B">
          <w:rPr>
            <w:rStyle w:val="FootnoteReference"/>
          </w:rPr>
          <w:footnoteRef/>
        </w:r>
        <w:r w:rsidDel="003B2B9B">
          <w:delText xml:space="preserve"> At the time of this writing, the web site had typos in the links for liblapack.dll and liblapack.lib; use the links listed here.</w:delText>
        </w:r>
      </w:del>
    </w:p>
  </w:footnote>
  <w:footnote w:id="2">
    <w:p w:rsidR="007B4FFE" w:rsidRDefault="007B4FFE"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13307"/>
    <w:rsid w:val="000336ED"/>
    <w:rsid w:val="0003411C"/>
    <w:rsid w:val="000573C6"/>
    <w:rsid w:val="000B5C28"/>
    <w:rsid w:val="000C050B"/>
    <w:rsid w:val="000C4482"/>
    <w:rsid w:val="000F2F9E"/>
    <w:rsid w:val="00105E76"/>
    <w:rsid w:val="001214DF"/>
    <w:rsid w:val="00150F1E"/>
    <w:rsid w:val="001529F8"/>
    <w:rsid w:val="0015644C"/>
    <w:rsid w:val="0016642A"/>
    <w:rsid w:val="00185419"/>
    <w:rsid w:val="001A5655"/>
    <w:rsid w:val="001C4BA0"/>
    <w:rsid w:val="001E4DBD"/>
    <w:rsid w:val="0020311D"/>
    <w:rsid w:val="00210B3F"/>
    <w:rsid w:val="00224C3D"/>
    <w:rsid w:val="0026076F"/>
    <w:rsid w:val="002717C9"/>
    <w:rsid w:val="00272194"/>
    <w:rsid w:val="002865D7"/>
    <w:rsid w:val="0029047F"/>
    <w:rsid w:val="00303953"/>
    <w:rsid w:val="0038059C"/>
    <w:rsid w:val="00394E79"/>
    <w:rsid w:val="003B2B9B"/>
    <w:rsid w:val="003F2CE1"/>
    <w:rsid w:val="00412D2F"/>
    <w:rsid w:val="0041798E"/>
    <w:rsid w:val="00451EFD"/>
    <w:rsid w:val="00457FC1"/>
    <w:rsid w:val="004765A5"/>
    <w:rsid w:val="00494615"/>
    <w:rsid w:val="004A2C79"/>
    <w:rsid w:val="004C158D"/>
    <w:rsid w:val="004C31ED"/>
    <w:rsid w:val="004C6382"/>
    <w:rsid w:val="005014DE"/>
    <w:rsid w:val="0052619C"/>
    <w:rsid w:val="005415BC"/>
    <w:rsid w:val="005508BE"/>
    <w:rsid w:val="005B5C38"/>
    <w:rsid w:val="005D02AB"/>
    <w:rsid w:val="006276AB"/>
    <w:rsid w:val="00685998"/>
    <w:rsid w:val="006A634A"/>
    <w:rsid w:val="006C4555"/>
    <w:rsid w:val="00703686"/>
    <w:rsid w:val="007119F4"/>
    <w:rsid w:val="00724EEB"/>
    <w:rsid w:val="00735092"/>
    <w:rsid w:val="00737D9F"/>
    <w:rsid w:val="00764196"/>
    <w:rsid w:val="0077098D"/>
    <w:rsid w:val="007A3DE5"/>
    <w:rsid w:val="007B4FFE"/>
    <w:rsid w:val="007C0F2B"/>
    <w:rsid w:val="007C191F"/>
    <w:rsid w:val="007C3B93"/>
    <w:rsid w:val="007C4197"/>
    <w:rsid w:val="007C7130"/>
    <w:rsid w:val="007D2043"/>
    <w:rsid w:val="007D3D32"/>
    <w:rsid w:val="007E7B0D"/>
    <w:rsid w:val="0081118A"/>
    <w:rsid w:val="00874C81"/>
    <w:rsid w:val="008B260E"/>
    <w:rsid w:val="008B2D4D"/>
    <w:rsid w:val="008B4EE5"/>
    <w:rsid w:val="008E2B0D"/>
    <w:rsid w:val="008F28D2"/>
    <w:rsid w:val="0090670B"/>
    <w:rsid w:val="0093506D"/>
    <w:rsid w:val="00940C22"/>
    <w:rsid w:val="009427F9"/>
    <w:rsid w:val="0095390A"/>
    <w:rsid w:val="00967598"/>
    <w:rsid w:val="00975FB3"/>
    <w:rsid w:val="00977801"/>
    <w:rsid w:val="009A49B9"/>
    <w:rsid w:val="009A5197"/>
    <w:rsid w:val="009F0B27"/>
    <w:rsid w:val="009F37F1"/>
    <w:rsid w:val="009F69A2"/>
    <w:rsid w:val="00A27A7E"/>
    <w:rsid w:val="00A32564"/>
    <w:rsid w:val="00A53D71"/>
    <w:rsid w:val="00A76BFC"/>
    <w:rsid w:val="00AC33FA"/>
    <w:rsid w:val="00AF6E08"/>
    <w:rsid w:val="00B02578"/>
    <w:rsid w:val="00B23EE0"/>
    <w:rsid w:val="00B272CF"/>
    <w:rsid w:val="00B36BF9"/>
    <w:rsid w:val="00B600CA"/>
    <w:rsid w:val="00B85285"/>
    <w:rsid w:val="00BB512C"/>
    <w:rsid w:val="00BC11A7"/>
    <w:rsid w:val="00BC7317"/>
    <w:rsid w:val="00BE443C"/>
    <w:rsid w:val="00C1030E"/>
    <w:rsid w:val="00C2117F"/>
    <w:rsid w:val="00C91ACB"/>
    <w:rsid w:val="00CA7DD3"/>
    <w:rsid w:val="00CB0687"/>
    <w:rsid w:val="00CB0C3D"/>
    <w:rsid w:val="00CC6F53"/>
    <w:rsid w:val="00D1607D"/>
    <w:rsid w:val="00D70792"/>
    <w:rsid w:val="00DA1286"/>
    <w:rsid w:val="00DB6390"/>
    <w:rsid w:val="00DB6F68"/>
    <w:rsid w:val="00DD20FB"/>
    <w:rsid w:val="00DE6A04"/>
    <w:rsid w:val="00DF0119"/>
    <w:rsid w:val="00DF6D0C"/>
    <w:rsid w:val="00E050D6"/>
    <w:rsid w:val="00E13CD8"/>
    <w:rsid w:val="00E27641"/>
    <w:rsid w:val="00E432F6"/>
    <w:rsid w:val="00E7083E"/>
    <w:rsid w:val="00E75431"/>
    <w:rsid w:val="00EF40BE"/>
    <w:rsid w:val="00F063AA"/>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 w:type="paragraph" w:styleId="Header">
    <w:name w:val="header"/>
    <w:basedOn w:val="Normal"/>
    <w:link w:val="HeaderChar"/>
    <w:uiPriority w:val="99"/>
    <w:unhideWhenUsed/>
    <w:rsid w:val="009A5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197"/>
  </w:style>
  <w:style w:type="paragraph" w:styleId="Footer">
    <w:name w:val="footer"/>
    <w:basedOn w:val="Normal"/>
    <w:link w:val="FooterChar"/>
    <w:uiPriority w:val="99"/>
    <w:unhideWhenUsed/>
    <w:rsid w:val="009A5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197"/>
  </w:style>
  <w:style w:type="paragraph" w:styleId="PlainText">
    <w:name w:val="Plain Text"/>
    <w:basedOn w:val="Normal"/>
    <w:link w:val="PlainTextChar"/>
    <w:uiPriority w:val="99"/>
    <w:semiHidden/>
    <w:unhideWhenUsed/>
    <w:rsid w:val="008F28D2"/>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8F28D2"/>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16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27B88-2CEA-4FF0-BF99-60358383D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8162</TotalTime>
  <Pages>1</Pages>
  <Words>2801</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3</cp:revision>
  <dcterms:created xsi:type="dcterms:W3CDTF">2013-12-09T16:56:00Z</dcterms:created>
  <dcterms:modified xsi:type="dcterms:W3CDTF">2015-09-15T20:39:00Z</dcterms:modified>
</cp:coreProperties>
</file>