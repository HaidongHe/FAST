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64B095" w14:textId="0F46E04D" w:rsidR="00143EBA" w:rsidRDefault="00D65682" w:rsidP="005847A9">
      <w:pPr>
        <w:pStyle w:val="Title"/>
      </w:pPr>
      <w:proofErr w:type="gramStart"/>
      <w:r>
        <w:t>F</w:t>
      </w:r>
      <w:r w:rsidR="00CA74B5">
        <w:t>AST v8.</w:t>
      </w:r>
      <w:proofErr w:type="gramEnd"/>
      <w:del w:id="0" w:author="Bonnie Jonkman" w:date="2015-04-15T12:42:00Z">
        <w:r w:rsidR="002A6E11" w:rsidDel="00B92E37">
          <w:delText>1</w:delText>
        </w:r>
        <w:r w:rsidR="005D7EC4" w:rsidDel="00B92E37">
          <w:delText>0</w:delText>
        </w:r>
      </w:del>
      <w:ins w:id="1" w:author="Bonnie Jonkman" w:date="2015-04-15T12:42:00Z">
        <w:r w:rsidR="00B92E37">
          <w:t>1</w:t>
        </w:r>
      </w:ins>
      <w:ins w:id="2" w:author="Bonnie Jonkman" w:date="2015-06-06T16:56:00Z">
        <w:r w:rsidR="001A0C92">
          <w:t>2</w:t>
        </w:r>
      </w:ins>
      <w:r w:rsidR="00CA74B5">
        <w:t>.</w:t>
      </w:r>
      <w:r w:rsidR="005D7EC4">
        <w:t>0</w:t>
      </w:r>
      <w:r w:rsidR="00F45A49">
        <w:t>0</w:t>
      </w:r>
      <w:r w:rsidR="00E759ED">
        <w:t>a</w:t>
      </w:r>
      <w:r w:rsidR="005C01C1">
        <w:t>-bjj</w:t>
      </w:r>
    </w:p>
    <w:p w14:paraId="39DA5D69" w14:textId="36CD0FFD" w:rsidR="003A2ABC" w:rsidRPr="00DA5127" w:rsidRDefault="00CA74B5" w:rsidP="00CA74B5">
      <w:pPr>
        <w:pStyle w:val="Subtitle"/>
        <w:rPr>
          <w:sz w:val="32"/>
        </w:rPr>
      </w:pPr>
      <w:r w:rsidRPr="00DA5127">
        <w:rPr>
          <w:sz w:val="32"/>
        </w:rPr>
        <w:t>Bonnie Jonkman</w:t>
      </w:r>
      <w:r w:rsidR="003A2ABC" w:rsidRPr="00DA5127">
        <w:rPr>
          <w:sz w:val="32"/>
        </w:rPr>
        <w:t xml:space="preserve"> and </w:t>
      </w:r>
      <w:r w:rsidR="00CA54DC" w:rsidRPr="00DA5127">
        <w:rPr>
          <w:sz w:val="32"/>
        </w:rPr>
        <w:t>Jason Jonkman</w:t>
      </w:r>
    </w:p>
    <w:p w14:paraId="723288DA" w14:textId="77777777" w:rsidR="00DA5127" w:rsidRDefault="00CA74B5" w:rsidP="00CA74B5">
      <w:pPr>
        <w:pStyle w:val="Subtitle"/>
      </w:pPr>
      <w:r>
        <w:t>National Renewable Energy Laboratory</w:t>
      </w:r>
    </w:p>
    <w:p w14:paraId="2164B096" w14:textId="2CA48864" w:rsidR="00CA74B5" w:rsidRDefault="00322393" w:rsidP="00CA74B5">
      <w:pPr>
        <w:pStyle w:val="Subtitle"/>
      </w:pPr>
      <w:del w:id="3" w:author="Bonnie Jonkman" w:date="2015-08-18T12:20:00Z">
        <w:r w:rsidDel="009A1356">
          <w:delText>April</w:delText>
        </w:r>
        <w:r w:rsidR="002A6E11" w:rsidDel="009A1356">
          <w:delText xml:space="preserve"> </w:delText>
        </w:r>
      </w:del>
      <w:ins w:id="4" w:author="Bonnie Jonkman" w:date="2015-08-18T12:20:00Z">
        <w:r w:rsidR="009A1356">
          <w:t xml:space="preserve">August </w:t>
        </w:r>
      </w:ins>
      <w:r w:rsidR="002A6E11">
        <w:t>1</w:t>
      </w:r>
      <w:ins w:id="5" w:author="Bonnie Jonkman" w:date="2015-08-18T12:20:00Z">
        <w:r w:rsidR="009A1356">
          <w:t>8</w:t>
        </w:r>
      </w:ins>
      <w:r w:rsidR="00F45A49">
        <w:t xml:space="preserve">, </w:t>
      </w:r>
      <w:proofErr w:type="gramStart"/>
      <w:r w:rsidR="00F45A49">
        <w:t>201</w:t>
      </w:r>
      <w:r w:rsidR="002A6E11">
        <w:t>5</w:t>
      </w:r>
      <w:ins w:id="6" w:author="Bonnie Jonkman" w:date="2015-08-18T12:20:00Z">
        <w:r w:rsidR="009A1356">
          <w:t xml:space="preserve">  -</w:t>
        </w:r>
        <w:proofErr w:type="gramEnd"/>
        <w:r w:rsidR="009A1356">
          <w:t xml:space="preserve"> DRAFT VERSION</w:t>
        </w:r>
      </w:ins>
    </w:p>
    <w:p w14:paraId="77888E07" w14:textId="77777777" w:rsidR="00FC4A4F" w:rsidRPr="00FC4A4F" w:rsidRDefault="00FC4A4F" w:rsidP="00FC4A4F"/>
    <w:p w14:paraId="4FEFDF69" w14:textId="77777777" w:rsidR="00834D19" w:rsidRDefault="00834D19" w:rsidP="006C131B">
      <w:pPr>
        <w:sectPr w:rsidR="00834D19">
          <w:footerReference w:type="default" r:id="rId9"/>
          <w:footnotePr>
            <w:numFmt w:val="chicago"/>
          </w:footnotePr>
          <w:pgSz w:w="12240" w:h="15840"/>
          <w:pgMar w:top="1440" w:right="1440" w:bottom="1440" w:left="1440" w:header="720" w:footer="720" w:gutter="0"/>
          <w:cols w:space="720"/>
          <w:docGrid w:linePitch="360"/>
        </w:sectPr>
      </w:pPr>
    </w:p>
    <w:p w14:paraId="2164B098" w14:textId="77777777" w:rsidR="009E13A6" w:rsidRDefault="006C131B" w:rsidP="00992CCA">
      <w:pPr>
        <w:pStyle w:val="Heading1"/>
      </w:pPr>
      <w:bookmarkStart w:id="7" w:name="_Toc425854070"/>
      <w:r>
        <w:lastRenderedPageBreak/>
        <w:t>Table of Contents</w:t>
      </w:r>
      <w:bookmarkEnd w:id="7"/>
    </w:p>
    <w:p w14:paraId="63EC3837" w14:textId="77777777" w:rsidR="0068491E" w:rsidRDefault="006C131B">
      <w:pPr>
        <w:pStyle w:val="TOC1"/>
        <w:tabs>
          <w:tab w:val="right" w:leader="dot" w:pos="9350"/>
        </w:tabs>
        <w:rPr>
          <w:ins w:id="8" w:author="Bonnie Jonkman" w:date="2015-07-28T13:39:00Z"/>
          <w:rFonts w:eastAsiaTheme="minorEastAsia"/>
          <w:noProof/>
        </w:rPr>
      </w:pPr>
      <w:r>
        <w:fldChar w:fldCharType="begin"/>
      </w:r>
      <w:r>
        <w:instrText xml:space="preserve"> TOC \o "1-2" \h \z \u </w:instrText>
      </w:r>
      <w:r>
        <w:fldChar w:fldCharType="separate"/>
      </w:r>
      <w:ins w:id="9" w:author="Bonnie Jonkman" w:date="2015-07-28T13:39:00Z">
        <w:r w:rsidR="0068491E" w:rsidRPr="00146378">
          <w:rPr>
            <w:rStyle w:val="Hyperlink"/>
            <w:noProof/>
          </w:rPr>
          <w:fldChar w:fldCharType="begin"/>
        </w:r>
        <w:r w:rsidR="0068491E" w:rsidRPr="00146378">
          <w:rPr>
            <w:rStyle w:val="Hyperlink"/>
            <w:noProof/>
          </w:rPr>
          <w:instrText xml:space="preserve"> </w:instrText>
        </w:r>
        <w:r w:rsidR="0068491E">
          <w:rPr>
            <w:noProof/>
          </w:rPr>
          <w:instrText>HYPERLINK \l "_Toc425854070"</w:instrText>
        </w:r>
        <w:r w:rsidR="0068491E" w:rsidRPr="00146378">
          <w:rPr>
            <w:rStyle w:val="Hyperlink"/>
            <w:noProof/>
          </w:rPr>
          <w:instrText xml:space="preserve"> </w:instrText>
        </w:r>
        <w:r w:rsidR="0068491E" w:rsidRPr="00146378">
          <w:rPr>
            <w:rStyle w:val="Hyperlink"/>
            <w:noProof/>
          </w:rPr>
          <w:fldChar w:fldCharType="separate"/>
        </w:r>
        <w:r w:rsidR="0068491E" w:rsidRPr="00146378">
          <w:rPr>
            <w:rStyle w:val="Hyperlink"/>
            <w:noProof/>
          </w:rPr>
          <w:t>Table of Contents</w:t>
        </w:r>
        <w:r w:rsidR="0068491E">
          <w:rPr>
            <w:noProof/>
            <w:webHidden/>
          </w:rPr>
          <w:tab/>
        </w:r>
        <w:r w:rsidR="0068491E">
          <w:rPr>
            <w:noProof/>
            <w:webHidden/>
          </w:rPr>
          <w:fldChar w:fldCharType="begin"/>
        </w:r>
        <w:r w:rsidR="0068491E">
          <w:rPr>
            <w:noProof/>
            <w:webHidden/>
          </w:rPr>
          <w:instrText xml:space="preserve"> PAGEREF _Toc425854070 \h </w:instrText>
        </w:r>
      </w:ins>
      <w:r w:rsidR="0068491E">
        <w:rPr>
          <w:noProof/>
          <w:webHidden/>
        </w:rPr>
      </w:r>
      <w:r w:rsidR="0068491E">
        <w:rPr>
          <w:noProof/>
          <w:webHidden/>
        </w:rPr>
        <w:fldChar w:fldCharType="separate"/>
      </w:r>
      <w:ins w:id="10" w:author="Bonnie Jonkman" w:date="2015-07-28T13:39:00Z">
        <w:r w:rsidR="0068491E">
          <w:rPr>
            <w:noProof/>
            <w:webHidden/>
          </w:rPr>
          <w:t>2</w:t>
        </w:r>
        <w:r w:rsidR="0068491E">
          <w:rPr>
            <w:noProof/>
            <w:webHidden/>
          </w:rPr>
          <w:fldChar w:fldCharType="end"/>
        </w:r>
        <w:r w:rsidR="0068491E" w:rsidRPr="00146378">
          <w:rPr>
            <w:rStyle w:val="Hyperlink"/>
            <w:noProof/>
          </w:rPr>
          <w:fldChar w:fldCharType="end"/>
        </w:r>
      </w:ins>
    </w:p>
    <w:p w14:paraId="78357DD4" w14:textId="77777777" w:rsidR="0068491E" w:rsidRDefault="0068491E">
      <w:pPr>
        <w:pStyle w:val="TOC1"/>
        <w:tabs>
          <w:tab w:val="right" w:leader="dot" w:pos="9350"/>
        </w:tabs>
        <w:rPr>
          <w:ins w:id="11" w:author="Bonnie Jonkman" w:date="2015-07-28T13:39:00Z"/>
          <w:rFonts w:eastAsiaTheme="minorEastAsia"/>
          <w:noProof/>
        </w:rPr>
      </w:pPr>
      <w:ins w:id="12" w:author="Bonnie Jonkman" w:date="2015-07-28T13:39:00Z">
        <w:r w:rsidRPr="00146378">
          <w:rPr>
            <w:rStyle w:val="Hyperlink"/>
            <w:noProof/>
          </w:rPr>
          <w:fldChar w:fldCharType="begin"/>
        </w:r>
        <w:r w:rsidRPr="00146378">
          <w:rPr>
            <w:rStyle w:val="Hyperlink"/>
            <w:noProof/>
          </w:rPr>
          <w:instrText xml:space="preserve"> </w:instrText>
        </w:r>
        <w:r>
          <w:rPr>
            <w:noProof/>
          </w:rPr>
          <w:instrText>HYPERLINK \l "_Toc425854071"</w:instrText>
        </w:r>
        <w:r w:rsidRPr="00146378">
          <w:rPr>
            <w:rStyle w:val="Hyperlink"/>
            <w:noProof/>
          </w:rPr>
          <w:instrText xml:space="preserve"> </w:instrText>
        </w:r>
        <w:r w:rsidRPr="00146378">
          <w:rPr>
            <w:rStyle w:val="Hyperlink"/>
            <w:noProof/>
          </w:rPr>
          <w:fldChar w:fldCharType="separate"/>
        </w:r>
        <w:r w:rsidRPr="00146378">
          <w:rPr>
            <w:rStyle w:val="Hyperlink"/>
            <w:noProof/>
          </w:rPr>
          <w:t>Introduction</w:t>
        </w:r>
        <w:r>
          <w:rPr>
            <w:noProof/>
            <w:webHidden/>
          </w:rPr>
          <w:tab/>
        </w:r>
        <w:r>
          <w:rPr>
            <w:noProof/>
            <w:webHidden/>
          </w:rPr>
          <w:fldChar w:fldCharType="begin"/>
        </w:r>
        <w:r>
          <w:rPr>
            <w:noProof/>
            <w:webHidden/>
          </w:rPr>
          <w:instrText xml:space="preserve"> PAGEREF _Toc425854071 \h </w:instrText>
        </w:r>
      </w:ins>
      <w:r>
        <w:rPr>
          <w:noProof/>
          <w:webHidden/>
        </w:rPr>
      </w:r>
      <w:r>
        <w:rPr>
          <w:noProof/>
          <w:webHidden/>
        </w:rPr>
        <w:fldChar w:fldCharType="separate"/>
      </w:r>
      <w:ins w:id="13" w:author="Bonnie Jonkman" w:date="2015-07-28T13:39:00Z">
        <w:r>
          <w:rPr>
            <w:noProof/>
            <w:webHidden/>
          </w:rPr>
          <w:t>3</w:t>
        </w:r>
        <w:r>
          <w:rPr>
            <w:noProof/>
            <w:webHidden/>
          </w:rPr>
          <w:fldChar w:fldCharType="end"/>
        </w:r>
        <w:r w:rsidRPr="00146378">
          <w:rPr>
            <w:rStyle w:val="Hyperlink"/>
            <w:noProof/>
          </w:rPr>
          <w:fldChar w:fldCharType="end"/>
        </w:r>
      </w:ins>
    </w:p>
    <w:p w14:paraId="372924C7" w14:textId="77777777" w:rsidR="0068491E" w:rsidRDefault="0068491E">
      <w:pPr>
        <w:pStyle w:val="TOC1"/>
        <w:tabs>
          <w:tab w:val="right" w:leader="dot" w:pos="9350"/>
        </w:tabs>
        <w:rPr>
          <w:ins w:id="14" w:author="Bonnie Jonkman" w:date="2015-07-28T13:39:00Z"/>
          <w:rFonts w:eastAsiaTheme="minorEastAsia"/>
          <w:noProof/>
        </w:rPr>
      </w:pPr>
      <w:ins w:id="15" w:author="Bonnie Jonkman" w:date="2015-07-28T13:39:00Z">
        <w:r w:rsidRPr="00146378">
          <w:rPr>
            <w:rStyle w:val="Hyperlink"/>
            <w:noProof/>
          </w:rPr>
          <w:fldChar w:fldCharType="begin"/>
        </w:r>
        <w:r w:rsidRPr="00146378">
          <w:rPr>
            <w:rStyle w:val="Hyperlink"/>
            <w:noProof/>
          </w:rPr>
          <w:instrText xml:space="preserve"> </w:instrText>
        </w:r>
        <w:r>
          <w:rPr>
            <w:noProof/>
          </w:rPr>
          <w:instrText>HYPERLINK \l "_Toc425854072"</w:instrText>
        </w:r>
        <w:r w:rsidRPr="00146378">
          <w:rPr>
            <w:rStyle w:val="Hyperlink"/>
            <w:noProof/>
          </w:rPr>
          <w:instrText xml:space="preserve"> </w:instrText>
        </w:r>
        <w:r w:rsidRPr="00146378">
          <w:rPr>
            <w:rStyle w:val="Hyperlink"/>
            <w:noProof/>
          </w:rPr>
          <w:fldChar w:fldCharType="separate"/>
        </w:r>
        <w:r w:rsidRPr="00146378">
          <w:rPr>
            <w:rStyle w:val="Hyperlink"/>
            <w:noProof/>
          </w:rPr>
          <w:t>Major changes in FAST</w:t>
        </w:r>
        <w:r>
          <w:rPr>
            <w:noProof/>
            <w:webHidden/>
          </w:rPr>
          <w:tab/>
        </w:r>
        <w:r>
          <w:rPr>
            <w:noProof/>
            <w:webHidden/>
          </w:rPr>
          <w:fldChar w:fldCharType="begin"/>
        </w:r>
        <w:r>
          <w:rPr>
            <w:noProof/>
            <w:webHidden/>
          </w:rPr>
          <w:instrText xml:space="preserve"> PAGEREF _Toc425854072 \h </w:instrText>
        </w:r>
      </w:ins>
      <w:r>
        <w:rPr>
          <w:noProof/>
          <w:webHidden/>
        </w:rPr>
      </w:r>
      <w:r>
        <w:rPr>
          <w:noProof/>
          <w:webHidden/>
        </w:rPr>
        <w:fldChar w:fldCharType="separate"/>
      </w:r>
      <w:ins w:id="16" w:author="Bonnie Jonkman" w:date="2015-07-28T13:39:00Z">
        <w:r>
          <w:rPr>
            <w:noProof/>
            <w:webHidden/>
          </w:rPr>
          <w:t>8</w:t>
        </w:r>
        <w:r>
          <w:rPr>
            <w:noProof/>
            <w:webHidden/>
          </w:rPr>
          <w:fldChar w:fldCharType="end"/>
        </w:r>
        <w:r w:rsidRPr="00146378">
          <w:rPr>
            <w:rStyle w:val="Hyperlink"/>
            <w:noProof/>
          </w:rPr>
          <w:fldChar w:fldCharType="end"/>
        </w:r>
      </w:ins>
    </w:p>
    <w:p w14:paraId="4074BC63" w14:textId="77777777" w:rsidR="0068491E" w:rsidRDefault="0068491E">
      <w:pPr>
        <w:pStyle w:val="TOC2"/>
        <w:tabs>
          <w:tab w:val="right" w:leader="dot" w:pos="9350"/>
        </w:tabs>
        <w:rPr>
          <w:ins w:id="17" w:author="Bonnie Jonkman" w:date="2015-07-28T13:39:00Z"/>
          <w:rFonts w:eastAsiaTheme="minorEastAsia"/>
          <w:noProof/>
        </w:rPr>
      </w:pPr>
      <w:ins w:id="18" w:author="Bonnie Jonkman" w:date="2015-07-28T13:39:00Z">
        <w:r w:rsidRPr="00146378">
          <w:rPr>
            <w:rStyle w:val="Hyperlink"/>
            <w:noProof/>
          </w:rPr>
          <w:fldChar w:fldCharType="begin"/>
        </w:r>
        <w:r w:rsidRPr="00146378">
          <w:rPr>
            <w:rStyle w:val="Hyperlink"/>
            <w:noProof/>
          </w:rPr>
          <w:instrText xml:space="preserve"> </w:instrText>
        </w:r>
        <w:r>
          <w:rPr>
            <w:noProof/>
          </w:rPr>
          <w:instrText>HYPERLINK \l "_Toc425854073"</w:instrText>
        </w:r>
        <w:r w:rsidRPr="00146378">
          <w:rPr>
            <w:rStyle w:val="Hyperlink"/>
            <w:noProof/>
          </w:rPr>
          <w:instrText xml:space="preserve"> </w:instrText>
        </w:r>
        <w:r w:rsidRPr="00146378">
          <w:rPr>
            <w:rStyle w:val="Hyperlink"/>
            <w:noProof/>
          </w:rPr>
          <w:fldChar w:fldCharType="separate"/>
        </w:r>
        <w:r w:rsidRPr="00146378">
          <w:rPr>
            <w:rStyle w:val="Hyperlink"/>
            <w:noProof/>
          </w:rPr>
          <w:t>v8.12.00a-bjj</w:t>
        </w:r>
        <w:r>
          <w:rPr>
            <w:noProof/>
            <w:webHidden/>
          </w:rPr>
          <w:tab/>
        </w:r>
        <w:r>
          <w:rPr>
            <w:noProof/>
            <w:webHidden/>
          </w:rPr>
          <w:fldChar w:fldCharType="begin"/>
        </w:r>
        <w:r>
          <w:rPr>
            <w:noProof/>
            <w:webHidden/>
          </w:rPr>
          <w:instrText xml:space="preserve"> PAGEREF _Toc425854073 \h </w:instrText>
        </w:r>
      </w:ins>
      <w:r>
        <w:rPr>
          <w:noProof/>
          <w:webHidden/>
        </w:rPr>
      </w:r>
      <w:r>
        <w:rPr>
          <w:noProof/>
          <w:webHidden/>
        </w:rPr>
        <w:fldChar w:fldCharType="separate"/>
      </w:r>
      <w:ins w:id="19" w:author="Bonnie Jonkman" w:date="2015-07-28T13:39:00Z">
        <w:r>
          <w:rPr>
            <w:noProof/>
            <w:webHidden/>
          </w:rPr>
          <w:t>8</w:t>
        </w:r>
        <w:r>
          <w:rPr>
            <w:noProof/>
            <w:webHidden/>
          </w:rPr>
          <w:fldChar w:fldCharType="end"/>
        </w:r>
        <w:r w:rsidRPr="00146378">
          <w:rPr>
            <w:rStyle w:val="Hyperlink"/>
            <w:noProof/>
          </w:rPr>
          <w:fldChar w:fldCharType="end"/>
        </w:r>
      </w:ins>
    </w:p>
    <w:p w14:paraId="596BF07D" w14:textId="77777777" w:rsidR="0068491E" w:rsidRDefault="0068491E">
      <w:pPr>
        <w:pStyle w:val="TOC2"/>
        <w:tabs>
          <w:tab w:val="right" w:leader="dot" w:pos="9350"/>
        </w:tabs>
        <w:rPr>
          <w:ins w:id="20" w:author="Bonnie Jonkman" w:date="2015-07-28T13:39:00Z"/>
          <w:rFonts w:eastAsiaTheme="minorEastAsia"/>
          <w:noProof/>
        </w:rPr>
      </w:pPr>
      <w:ins w:id="21" w:author="Bonnie Jonkman" w:date="2015-07-28T13:39:00Z">
        <w:r w:rsidRPr="00146378">
          <w:rPr>
            <w:rStyle w:val="Hyperlink"/>
            <w:noProof/>
          </w:rPr>
          <w:fldChar w:fldCharType="begin"/>
        </w:r>
        <w:r w:rsidRPr="00146378">
          <w:rPr>
            <w:rStyle w:val="Hyperlink"/>
            <w:noProof/>
          </w:rPr>
          <w:instrText xml:space="preserve"> </w:instrText>
        </w:r>
        <w:r>
          <w:rPr>
            <w:noProof/>
          </w:rPr>
          <w:instrText>HYPERLINK \l "_Toc425854074"</w:instrText>
        </w:r>
        <w:r w:rsidRPr="00146378">
          <w:rPr>
            <w:rStyle w:val="Hyperlink"/>
            <w:noProof/>
          </w:rPr>
          <w:instrText xml:space="preserve"> </w:instrText>
        </w:r>
        <w:r w:rsidRPr="00146378">
          <w:rPr>
            <w:rStyle w:val="Hyperlink"/>
            <w:noProof/>
          </w:rPr>
          <w:fldChar w:fldCharType="separate"/>
        </w:r>
        <w:r w:rsidRPr="00146378">
          <w:rPr>
            <w:rStyle w:val="Hyperlink"/>
            <w:noProof/>
          </w:rPr>
          <w:t>v8.10.00a-bjj</w:t>
        </w:r>
        <w:r>
          <w:rPr>
            <w:noProof/>
            <w:webHidden/>
          </w:rPr>
          <w:tab/>
        </w:r>
        <w:r>
          <w:rPr>
            <w:noProof/>
            <w:webHidden/>
          </w:rPr>
          <w:fldChar w:fldCharType="begin"/>
        </w:r>
        <w:r>
          <w:rPr>
            <w:noProof/>
            <w:webHidden/>
          </w:rPr>
          <w:instrText xml:space="preserve"> PAGEREF _Toc425854074 \h </w:instrText>
        </w:r>
      </w:ins>
      <w:r>
        <w:rPr>
          <w:noProof/>
          <w:webHidden/>
        </w:rPr>
      </w:r>
      <w:r>
        <w:rPr>
          <w:noProof/>
          <w:webHidden/>
        </w:rPr>
        <w:fldChar w:fldCharType="separate"/>
      </w:r>
      <w:ins w:id="22" w:author="Bonnie Jonkman" w:date="2015-07-28T13:39:00Z">
        <w:r>
          <w:rPr>
            <w:noProof/>
            <w:webHidden/>
          </w:rPr>
          <w:t>9</w:t>
        </w:r>
        <w:r>
          <w:rPr>
            <w:noProof/>
            <w:webHidden/>
          </w:rPr>
          <w:fldChar w:fldCharType="end"/>
        </w:r>
        <w:r w:rsidRPr="00146378">
          <w:rPr>
            <w:rStyle w:val="Hyperlink"/>
            <w:noProof/>
          </w:rPr>
          <w:fldChar w:fldCharType="end"/>
        </w:r>
      </w:ins>
    </w:p>
    <w:p w14:paraId="1CF5D30A" w14:textId="77777777" w:rsidR="0068491E" w:rsidRDefault="0068491E">
      <w:pPr>
        <w:pStyle w:val="TOC2"/>
        <w:tabs>
          <w:tab w:val="right" w:leader="dot" w:pos="9350"/>
        </w:tabs>
        <w:rPr>
          <w:ins w:id="23" w:author="Bonnie Jonkman" w:date="2015-07-28T13:39:00Z"/>
          <w:rFonts w:eastAsiaTheme="minorEastAsia"/>
          <w:noProof/>
        </w:rPr>
      </w:pPr>
      <w:ins w:id="24" w:author="Bonnie Jonkman" w:date="2015-07-28T13:39:00Z">
        <w:r w:rsidRPr="00146378">
          <w:rPr>
            <w:rStyle w:val="Hyperlink"/>
            <w:noProof/>
          </w:rPr>
          <w:fldChar w:fldCharType="begin"/>
        </w:r>
        <w:r w:rsidRPr="00146378">
          <w:rPr>
            <w:rStyle w:val="Hyperlink"/>
            <w:noProof/>
          </w:rPr>
          <w:instrText xml:space="preserve"> </w:instrText>
        </w:r>
        <w:r>
          <w:rPr>
            <w:noProof/>
          </w:rPr>
          <w:instrText>HYPERLINK \l "_Toc425854075"</w:instrText>
        </w:r>
        <w:r w:rsidRPr="00146378">
          <w:rPr>
            <w:rStyle w:val="Hyperlink"/>
            <w:noProof/>
          </w:rPr>
          <w:instrText xml:space="preserve"> </w:instrText>
        </w:r>
        <w:r w:rsidRPr="00146378">
          <w:rPr>
            <w:rStyle w:val="Hyperlink"/>
            <w:noProof/>
          </w:rPr>
          <w:fldChar w:fldCharType="separate"/>
        </w:r>
        <w:r w:rsidRPr="00146378">
          <w:rPr>
            <w:rStyle w:val="Hyperlink"/>
            <w:noProof/>
          </w:rPr>
          <w:t>v8.09.00a-bjj</w:t>
        </w:r>
        <w:r>
          <w:rPr>
            <w:noProof/>
            <w:webHidden/>
          </w:rPr>
          <w:tab/>
        </w:r>
        <w:r>
          <w:rPr>
            <w:noProof/>
            <w:webHidden/>
          </w:rPr>
          <w:fldChar w:fldCharType="begin"/>
        </w:r>
        <w:r>
          <w:rPr>
            <w:noProof/>
            <w:webHidden/>
          </w:rPr>
          <w:instrText xml:space="preserve"> PAGEREF _Toc425854075 \h </w:instrText>
        </w:r>
      </w:ins>
      <w:r>
        <w:rPr>
          <w:noProof/>
          <w:webHidden/>
        </w:rPr>
      </w:r>
      <w:r>
        <w:rPr>
          <w:noProof/>
          <w:webHidden/>
        </w:rPr>
        <w:fldChar w:fldCharType="separate"/>
      </w:r>
      <w:ins w:id="25" w:author="Bonnie Jonkman" w:date="2015-07-28T13:39:00Z">
        <w:r>
          <w:rPr>
            <w:noProof/>
            <w:webHidden/>
          </w:rPr>
          <w:t>10</w:t>
        </w:r>
        <w:r>
          <w:rPr>
            <w:noProof/>
            <w:webHidden/>
          </w:rPr>
          <w:fldChar w:fldCharType="end"/>
        </w:r>
        <w:r w:rsidRPr="00146378">
          <w:rPr>
            <w:rStyle w:val="Hyperlink"/>
            <w:noProof/>
          </w:rPr>
          <w:fldChar w:fldCharType="end"/>
        </w:r>
      </w:ins>
    </w:p>
    <w:p w14:paraId="1DADE221" w14:textId="77777777" w:rsidR="0068491E" w:rsidRDefault="0068491E">
      <w:pPr>
        <w:pStyle w:val="TOC2"/>
        <w:tabs>
          <w:tab w:val="right" w:leader="dot" w:pos="9350"/>
        </w:tabs>
        <w:rPr>
          <w:ins w:id="26" w:author="Bonnie Jonkman" w:date="2015-07-28T13:39:00Z"/>
          <w:rFonts w:eastAsiaTheme="minorEastAsia"/>
          <w:noProof/>
        </w:rPr>
      </w:pPr>
      <w:ins w:id="27" w:author="Bonnie Jonkman" w:date="2015-07-28T13:39:00Z">
        <w:r w:rsidRPr="00146378">
          <w:rPr>
            <w:rStyle w:val="Hyperlink"/>
            <w:noProof/>
          </w:rPr>
          <w:fldChar w:fldCharType="begin"/>
        </w:r>
        <w:r w:rsidRPr="00146378">
          <w:rPr>
            <w:rStyle w:val="Hyperlink"/>
            <w:noProof/>
          </w:rPr>
          <w:instrText xml:space="preserve"> </w:instrText>
        </w:r>
        <w:r>
          <w:rPr>
            <w:noProof/>
          </w:rPr>
          <w:instrText>HYPERLINK \l "_Toc425854076"</w:instrText>
        </w:r>
        <w:r w:rsidRPr="00146378">
          <w:rPr>
            <w:rStyle w:val="Hyperlink"/>
            <w:noProof/>
          </w:rPr>
          <w:instrText xml:space="preserve"> </w:instrText>
        </w:r>
        <w:r w:rsidRPr="00146378">
          <w:rPr>
            <w:rStyle w:val="Hyperlink"/>
            <w:noProof/>
          </w:rPr>
          <w:fldChar w:fldCharType="separate"/>
        </w:r>
        <w:r w:rsidRPr="00146378">
          <w:rPr>
            <w:rStyle w:val="Hyperlink"/>
            <w:noProof/>
          </w:rPr>
          <w:t>v8.08.00c-bjj</w:t>
        </w:r>
        <w:r>
          <w:rPr>
            <w:noProof/>
            <w:webHidden/>
          </w:rPr>
          <w:tab/>
        </w:r>
        <w:r>
          <w:rPr>
            <w:noProof/>
            <w:webHidden/>
          </w:rPr>
          <w:fldChar w:fldCharType="begin"/>
        </w:r>
        <w:r>
          <w:rPr>
            <w:noProof/>
            <w:webHidden/>
          </w:rPr>
          <w:instrText xml:space="preserve"> PAGEREF _Toc425854076 \h </w:instrText>
        </w:r>
      </w:ins>
      <w:r>
        <w:rPr>
          <w:noProof/>
          <w:webHidden/>
        </w:rPr>
      </w:r>
      <w:r>
        <w:rPr>
          <w:noProof/>
          <w:webHidden/>
        </w:rPr>
        <w:fldChar w:fldCharType="separate"/>
      </w:r>
      <w:ins w:id="28" w:author="Bonnie Jonkman" w:date="2015-07-28T13:39:00Z">
        <w:r>
          <w:rPr>
            <w:noProof/>
            <w:webHidden/>
          </w:rPr>
          <w:t>10</w:t>
        </w:r>
        <w:r>
          <w:rPr>
            <w:noProof/>
            <w:webHidden/>
          </w:rPr>
          <w:fldChar w:fldCharType="end"/>
        </w:r>
        <w:r w:rsidRPr="00146378">
          <w:rPr>
            <w:rStyle w:val="Hyperlink"/>
            <w:noProof/>
          </w:rPr>
          <w:fldChar w:fldCharType="end"/>
        </w:r>
      </w:ins>
    </w:p>
    <w:p w14:paraId="32C8C802" w14:textId="77777777" w:rsidR="0068491E" w:rsidRDefault="0068491E">
      <w:pPr>
        <w:pStyle w:val="TOC2"/>
        <w:tabs>
          <w:tab w:val="right" w:leader="dot" w:pos="9350"/>
        </w:tabs>
        <w:rPr>
          <w:ins w:id="29" w:author="Bonnie Jonkman" w:date="2015-07-28T13:39:00Z"/>
          <w:rFonts w:eastAsiaTheme="minorEastAsia"/>
          <w:noProof/>
        </w:rPr>
      </w:pPr>
      <w:ins w:id="30" w:author="Bonnie Jonkman" w:date="2015-07-28T13:39:00Z">
        <w:r w:rsidRPr="00146378">
          <w:rPr>
            <w:rStyle w:val="Hyperlink"/>
            <w:noProof/>
          </w:rPr>
          <w:fldChar w:fldCharType="begin"/>
        </w:r>
        <w:r w:rsidRPr="00146378">
          <w:rPr>
            <w:rStyle w:val="Hyperlink"/>
            <w:noProof/>
          </w:rPr>
          <w:instrText xml:space="preserve"> </w:instrText>
        </w:r>
        <w:r>
          <w:rPr>
            <w:noProof/>
          </w:rPr>
          <w:instrText>HYPERLINK \l "_Toc425854077"</w:instrText>
        </w:r>
        <w:r w:rsidRPr="00146378">
          <w:rPr>
            <w:rStyle w:val="Hyperlink"/>
            <w:noProof/>
          </w:rPr>
          <w:instrText xml:space="preserve"> </w:instrText>
        </w:r>
        <w:r w:rsidRPr="00146378">
          <w:rPr>
            <w:rStyle w:val="Hyperlink"/>
            <w:noProof/>
          </w:rPr>
          <w:fldChar w:fldCharType="separate"/>
        </w:r>
        <w:r w:rsidRPr="00146378">
          <w:rPr>
            <w:rStyle w:val="Hyperlink"/>
            <w:noProof/>
          </w:rPr>
          <w:t>v8.03.02b-bjj</w:t>
        </w:r>
        <w:r>
          <w:rPr>
            <w:noProof/>
            <w:webHidden/>
          </w:rPr>
          <w:tab/>
        </w:r>
        <w:r>
          <w:rPr>
            <w:noProof/>
            <w:webHidden/>
          </w:rPr>
          <w:fldChar w:fldCharType="begin"/>
        </w:r>
        <w:r>
          <w:rPr>
            <w:noProof/>
            <w:webHidden/>
          </w:rPr>
          <w:instrText xml:space="preserve"> PAGEREF _Toc425854077 \h </w:instrText>
        </w:r>
      </w:ins>
      <w:r>
        <w:rPr>
          <w:noProof/>
          <w:webHidden/>
        </w:rPr>
      </w:r>
      <w:r>
        <w:rPr>
          <w:noProof/>
          <w:webHidden/>
        </w:rPr>
        <w:fldChar w:fldCharType="separate"/>
      </w:r>
      <w:ins w:id="31" w:author="Bonnie Jonkman" w:date="2015-07-28T13:39:00Z">
        <w:r>
          <w:rPr>
            <w:noProof/>
            <w:webHidden/>
          </w:rPr>
          <w:t>12</w:t>
        </w:r>
        <w:r>
          <w:rPr>
            <w:noProof/>
            <w:webHidden/>
          </w:rPr>
          <w:fldChar w:fldCharType="end"/>
        </w:r>
        <w:r w:rsidRPr="00146378">
          <w:rPr>
            <w:rStyle w:val="Hyperlink"/>
            <w:noProof/>
          </w:rPr>
          <w:fldChar w:fldCharType="end"/>
        </w:r>
      </w:ins>
    </w:p>
    <w:p w14:paraId="5BADBB28" w14:textId="77777777" w:rsidR="0068491E" w:rsidRDefault="0068491E">
      <w:pPr>
        <w:pStyle w:val="TOC1"/>
        <w:tabs>
          <w:tab w:val="right" w:leader="dot" w:pos="9350"/>
        </w:tabs>
        <w:rPr>
          <w:ins w:id="32" w:author="Bonnie Jonkman" w:date="2015-07-28T13:39:00Z"/>
          <w:rFonts w:eastAsiaTheme="minorEastAsia"/>
          <w:noProof/>
        </w:rPr>
      </w:pPr>
      <w:ins w:id="33" w:author="Bonnie Jonkman" w:date="2015-07-28T13:39:00Z">
        <w:r w:rsidRPr="00146378">
          <w:rPr>
            <w:rStyle w:val="Hyperlink"/>
            <w:noProof/>
          </w:rPr>
          <w:fldChar w:fldCharType="begin"/>
        </w:r>
        <w:r w:rsidRPr="00146378">
          <w:rPr>
            <w:rStyle w:val="Hyperlink"/>
            <w:noProof/>
          </w:rPr>
          <w:instrText xml:space="preserve"> </w:instrText>
        </w:r>
        <w:r>
          <w:rPr>
            <w:noProof/>
          </w:rPr>
          <w:instrText>HYPERLINK \l "_Toc425854078"</w:instrText>
        </w:r>
        <w:r w:rsidRPr="00146378">
          <w:rPr>
            <w:rStyle w:val="Hyperlink"/>
            <w:noProof/>
          </w:rPr>
          <w:instrText xml:space="preserve"> </w:instrText>
        </w:r>
        <w:r w:rsidRPr="00146378">
          <w:rPr>
            <w:rStyle w:val="Hyperlink"/>
            <w:noProof/>
          </w:rPr>
          <w:fldChar w:fldCharType="separate"/>
        </w:r>
        <w:r w:rsidRPr="00146378">
          <w:rPr>
            <w:rStyle w:val="Hyperlink"/>
            <w:noProof/>
          </w:rPr>
          <w:t>FAST v8 Input and Output Files</w:t>
        </w:r>
        <w:r>
          <w:rPr>
            <w:noProof/>
            <w:webHidden/>
          </w:rPr>
          <w:tab/>
        </w:r>
        <w:r>
          <w:rPr>
            <w:noProof/>
            <w:webHidden/>
          </w:rPr>
          <w:fldChar w:fldCharType="begin"/>
        </w:r>
        <w:r>
          <w:rPr>
            <w:noProof/>
            <w:webHidden/>
          </w:rPr>
          <w:instrText xml:space="preserve"> PAGEREF _Toc425854078 \h </w:instrText>
        </w:r>
      </w:ins>
      <w:r>
        <w:rPr>
          <w:noProof/>
          <w:webHidden/>
        </w:rPr>
      </w:r>
      <w:r>
        <w:rPr>
          <w:noProof/>
          <w:webHidden/>
        </w:rPr>
        <w:fldChar w:fldCharType="separate"/>
      </w:r>
      <w:ins w:id="34" w:author="Bonnie Jonkman" w:date="2015-07-28T13:39:00Z">
        <w:r>
          <w:rPr>
            <w:noProof/>
            <w:webHidden/>
          </w:rPr>
          <w:t>12</w:t>
        </w:r>
        <w:r>
          <w:rPr>
            <w:noProof/>
            <w:webHidden/>
          </w:rPr>
          <w:fldChar w:fldCharType="end"/>
        </w:r>
        <w:r w:rsidRPr="00146378">
          <w:rPr>
            <w:rStyle w:val="Hyperlink"/>
            <w:noProof/>
          </w:rPr>
          <w:fldChar w:fldCharType="end"/>
        </w:r>
      </w:ins>
    </w:p>
    <w:p w14:paraId="32F1E3D8" w14:textId="77777777" w:rsidR="0068491E" w:rsidRDefault="0068491E">
      <w:pPr>
        <w:pStyle w:val="TOC2"/>
        <w:tabs>
          <w:tab w:val="right" w:leader="dot" w:pos="9350"/>
        </w:tabs>
        <w:rPr>
          <w:ins w:id="35" w:author="Bonnie Jonkman" w:date="2015-07-28T13:39:00Z"/>
          <w:rFonts w:eastAsiaTheme="minorEastAsia"/>
          <w:noProof/>
        </w:rPr>
      </w:pPr>
      <w:ins w:id="36" w:author="Bonnie Jonkman" w:date="2015-07-28T13:39:00Z">
        <w:r w:rsidRPr="00146378">
          <w:rPr>
            <w:rStyle w:val="Hyperlink"/>
            <w:noProof/>
          </w:rPr>
          <w:fldChar w:fldCharType="begin"/>
        </w:r>
        <w:r w:rsidRPr="00146378">
          <w:rPr>
            <w:rStyle w:val="Hyperlink"/>
            <w:noProof/>
          </w:rPr>
          <w:instrText xml:space="preserve"> </w:instrText>
        </w:r>
        <w:r>
          <w:rPr>
            <w:noProof/>
          </w:rPr>
          <w:instrText>HYPERLINK \l "_Toc425854079"</w:instrText>
        </w:r>
        <w:r w:rsidRPr="00146378">
          <w:rPr>
            <w:rStyle w:val="Hyperlink"/>
            <w:noProof/>
          </w:rPr>
          <w:instrText xml:space="preserve"> </w:instrText>
        </w:r>
        <w:r w:rsidRPr="00146378">
          <w:rPr>
            <w:rStyle w:val="Hyperlink"/>
            <w:noProof/>
          </w:rPr>
          <w:fldChar w:fldCharType="separate"/>
        </w:r>
        <w:r w:rsidRPr="00146378">
          <w:rPr>
            <w:rStyle w:val="Hyperlink"/>
            <w:noProof/>
          </w:rPr>
          <w:t>File Naming Conventions</w:t>
        </w:r>
        <w:r>
          <w:rPr>
            <w:noProof/>
            <w:webHidden/>
          </w:rPr>
          <w:tab/>
        </w:r>
        <w:r>
          <w:rPr>
            <w:noProof/>
            <w:webHidden/>
          </w:rPr>
          <w:fldChar w:fldCharType="begin"/>
        </w:r>
        <w:r>
          <w:rPr>
            <w:noProof/>
            <w:webHidden/>
          </w:rPr>
          <w:instrText xml:space="preserve"> PAGEREF _Toc425854079 \h </w:instrText>
        </w:r>
      </w:ins>
      <w:r>
        <w:rPr>
          <w:noProof/>
          <w:webHidden/>
        </w:rPr>
      </w:r>
      <w:r>
        <w:rPr>
          <w:noProof/>
          <w:webHidden/>
        </w:rPr>
        <w:fldChar w:fldCharType="separate"/>
      </w:r>
      <w:ins w:id="37" w:author="Bonnie Jonkman" w:date="2015-07-28T13:39:00Z">
        <w:r>
          <w:rPr>
            <w:noProof/>
            <w:webHidden/>
          </w:rPr>
          <w:t>12</w:t>
        </w:r>
        <w:r>
          <w:rPr>
            <w:noProof/>
            <w:webHidden/>
          </w:rPr>
          <w:fldChar w:fldCharType="end"/>
        </w:r>
        <w:r w:rsidRPr="00146378">
          <w:rPr>
            <w:rStyle w:val="Hyperlink"/>
            <w:noProof/>
          </w:rPr>
          <w:fldChar w:fldCharType="end"/>
        </w:r>
      </w:ins>
    </w:p>
    <w:p w14:paraId="04BEA80B" w14:textId="77777777" w:rsidR="0068491E" w:rsidRDefault="0068491E">
      <w:pPr>
        <w:pStyle w:val="TOC2"/>
        <w:tabs>
          <w:tab w:val="right" w:leader="dot" w:pos="9350"/>
        </w:tabs>
        <w:rPr>
          <w:ins w:id="38" w:author="Bonnie Jonkman" w:date="2015-07-28T13:39:00Z"/>
          <w:rFonts w:eastAsiaTheme="minorEastAsia"/>
          <w:noProof/>
        </w:rPr>
      </w:pPr>
      <w:ins w:id="39" w:author="Bonnie Jonkman" w:date="2015-07-28T13:39:00Z">
        <w:r w:rsidRPr="00146378">
          <w:rPr>
            <w:rStyle w:val="Hyperlink"/>
            <w:noProof/>
          </w:rPr>
          <w:fldChar w:fldCharType="begin"/>
        </w:r>
        <w:r w:rsidRPr="00146378">
          <w:rPr>
            <w:rStyle w:val="Hyperlink"/>
            <w:noProof/>
          </w:rPr>
          <w:instrText xml:space="preserve"> </w:instrText>
        </w:r>
        <w:r>
          <w:rPr>
            <w:noProof/>
          </w:rPr>
          <w:instrText>HYPERLINK \l "_Toc425854080"</w:instrText>
        </w:r>
        <w:r w:rsidRPr="00146378">
          <w:rPr>
            <w:rStyle w:val="Hyperlink"/>
            <w:noProof/>
          </w:rPr>
          <w:instrText xml:space="preserve"> </w:instrText>
        </w:r>
        <w:r w:rsidRPr="00146378">
          <w:rPr>
            <w:rStyle w:val="Hyperlink"/>
            <w:noProof/>
          </w:rPr>
          <w:fldChar w:fldCharType="separate"/>
        </w:r>
        <w:r w:rsidRPr="00146378">
          <w:rPr>
            <w:rStyle w:val="Hyperlink"/>
            <w:noProof/>
          </w:rPr>
          <w:t>Variables Specified in the FAST Primary Input File</w:t>
        </w:r>
        <w:r>
          <w:rPr>
            <w:noProof/>
            <w:webHidden/>
          </w:rPr>
          <w:tab/>
        </w:r>
        <w:r>
          <w:rPr>
            <w:noProof/>
            <w:webHidden/>
          </w:rPr>
          <w:fldChar w:fldCharType="begin"/>
        </w:r>
        <w:r>
          <w:rPr>
            <w:noProof/>
            <w:webHidden/>
          </w:rPr>
          <w:instrText xml:space="preserve"> PAGEREF _Toc425854080 \h </w:instrText>
        </w:r>
      </w:ins>
      <w:r>
        <w:rPr>
          <w:noProof/>
          <w:webHidden/>
        </w:rPr>
      </w:r>
      <w:r>
        <w:rPr>
          <w:noProof/>
          <w:webHidden/>
        </w:rPr>
        <w:fldChar w:fldCharType="separate"/>
      </w:r>
      <w:ins w:id="40" w:author="Bonnie Jonkman" w:date="2015-07-28T13:39:00Z">
        <w:r>
          <w:rPr>
            <w:noProof/>
            <w:webHidden/>
          </w:rPr>
          <w:t>15</w:t>
        </w:r>
        <w:r>
          <w:rPr>
            <w:noProof/>
            <w:webHidden/>
          </w:rPr>
          <w:fldChar w:fldCharType="end"/>
        </w:r>
        <w:r w:rsidRPr="00146378">
          <w:rPr>
            <w:rStyle w:val="Hyperlink"/>
            <w:noProof/>
          </w:rPr>
          <w:fldChar w:fldCharType="end"/>
        </w:r>
      </w:ins>
    </w:p>
    <w:p w14:paraId="214167EB" w14:textId="77777777" w:rsidR="0068491E" w:rsidRDefault="0068491E">
      <w:pPr>
        <w:pStyle w:val="TOC2"/>
        <w:tabs>
          <w:tab w:val="right" w:leader="dot" w:pos="9350"/>
        </w:tabs>
        <w:rPr>
          <w:ins w:id="41" w:author="Bonnie Jonkman" w:date="2015-07-28T13:39:00Z"/>
          <w:rFonts w:eastAsiaTheme="minorEastAsia"/>
          <w:noProof/>
        </w:rPr>
      </w:pPr>
      <w:ins w:id="42" w:author="Bonnie Jonkman" w:date="2015-07-28T13:39:00Z">
        <w:r w:rsidRPr="00146378">
          <w:rPr>
            <w:rStyle w:val="Hyperlink"/>
            <w:noProof/>
          </w:rPr>
          <w:fldChar w:fldCharType="begin"/>
        </w:r>
        <w:r w:rsidRPr="00146378">
          <w:rPr>
            <w:rStyle w:val="Hyperlink"/>
            <w:noProof/>
          </w:rPr>
          <w:instrText xml:space="preserve"> </w:instrText>
        </w:r>
        <w:r>
          <w:rPr>
            <w:noProof/>
          </w:rPr>
          <w:instrText>HYPERLINK \l "_Toc425854081"</w:instrText>
        </w:r>
        <w:r w:rsidRPr="00146378">
          <w:rPr>
            <w:rStyle w:val="Hyperlink"/>
            <w:noProof/>
          </w:rPr>
          <w:instrText xml:space="preserve"> </w:instrText>
        </w:r>
        <w:r w:rsidRPr="00146378">
          <w:rPr>
            <w:rStyle w:val="Hyperlink"/>
            <w:noProof/>
          </w:rPr>
          <w:fldChar w:fldCharType="separate"/>
        </w:r>
        <w:r w:rsidRPr="00146378">
          <w:rPr>
            <w:rStyle w:val="Hyperlink"/>
            <w:noProof/>
          </w:rPr>
          <w:t>Checkpoint Files (Restart Capability)</w:t>
        </w:r>
        <w:r>
          <w:rPr>
            <w:noProof/>
            <w:webHidden/>
          </w:rPr>
          <w:tab/>
        </w:r>
        <w:r>
          <w:rPr>
            <w:noProof/>
            <w:webHidden/>
          </w:rPr>
          <w:fldChar w:fldCharType="begin"/>
        </w:r>
        <w:r>
          <w:rPr>
            <w:noProof/>
            <w:webHidden/>
          </w:rPr>
          <w:instrText xml:space="preserve"> PAGEREF _Toc425854081 \h </w:instrText>
        </w:r>
      </w:ins>
      <w:r>
        <w:rPr>
          <w:noProof/>
          <w:webHidden/>
        </w:rPr>
      </w:r>
      <w:r>
        <w:rPr>
          <w:noProof/>
          <w:webHidden/>
        </w:rPr>
        <w:fldChar w:fldCharType="separate"/>
      </w:r>
      <w:ins w:id="43" w:author="Bonnie Jonkman" w:date="2015-07-28T13:39:00Z">
        <w:r>
          <w:rPr>
            <w:noProof/>
            <w:webHidden/>
          </w:rPr>
          <w:t>20</w:t>
        </w:r>
        <w:r>
          <w:rPr>
            <w:noProof/>
            <w:webHidden/>
          </w:rPr>
          <w:fldChar w:fldCharType="end"/>
        </w:r>
        <w:r w:rsidRPr="00146378">
          <w:rPr>
            <w:rStyle w:val="Hyperlink"/>
            <w:noProof/>
          </w:rPr>
          <w:fldChar w:fldCharType="end"/>
        </w:r>
      </w:ins>
    </w:p>
    <w:p w14:paraId="653C6581" w14:textId="77777777" w:rsidR="0068491E" w:rsidRDefault="0068491E">
      <w:pPr>
        <w:pStyle w:val="TOC1"/>
        <w:tabs>
          <w:tab w:val="right" w:leader="dot" w:pos="9350"/>
        </w:tabs>
        <w:rPr>
          <w:ins w:id="44" w:author="Bonnie Jonkman" w:date="2015-07-28T13:39:00Z"/>
          <w:rFonts w:eastAsiaTheme="minorEastAsia"/>
          <w:noProof/>
        </w:rPr>
      </w:pPr>
      <w:ins w:id="45" w:author="Bonnie Jonkman" w:date="2015-07-28T13:39:00Z">
        <w:r w:rsidRPr="00146378">
          <w:rPr>
            <w:rStyle w:val="Hyperlink"/>
            <w:noProof/>
          </w:rPr>
          <w:fldChar w:fldCharType="begin"/>
        </w:r>
        <w:r w:rsidRPr="00146378">
          <w:rPr>
            <w:rStyle w:val="Hyperlink"/>
            <w:noProof/>
          </w:rPr>
          <w:instrText xml:space="preserve"> </w:instrText>
        </w:r>
        <w:r>
          <w:rPr>
            <w:noProof/>
          </w:rPr>
          <w:instrText>HYPERLINK \l "_Toc425854082"</w:instrText>
        </w:r>
        <w:r w:rsidRPr="00146378">
          <w:rPr>
            <w:rStyle w:val="Hyperlink"/>
            <w:noProof/>
          </w:rPr>
          <w:instrText xml:space="preserve"> </w:instrText>
        </w:r>
        <w:r w:rsidRPr="00146378">
          <w:rPr>
            <w:rStyle w:val="Hyperlink"/>
            <w:noProof/>
          </w:rPr>
          <w:fldChar w:fldCharType="separate"/>
        </w:r>
        <w:r w:rsidRPr="00146378">
          <w:rPr>
            <w:rStyle w:val="Hyperlink"/>
            <w:noProof/>
          </w:rPr>
          <w:t>Converting to FAST v8.12.x</w:t>
        </w:r>
        <w:r>
          <w:rPr>
            <w:noProof/>
            <w:webHidden/>
          </w:rPr>
          <w:tab/>
        </w:r>
        <w:r>
          <w:rPr>
            <w:noProof/>
            <w:webHidden/>
          </w:rPr>
          <w:fldChar w:fldCharType="begin"/>
        </w:r>
        <w:r>
          <w:rPr>
            <w:noProof/>
            <w:webHidden/>
          </w:rPr>
          <w:instrText xml:space="preserve"> PAGEREF _Toc425854082 \h </w:instrText>
        </w:r>
      </w:ins>
      <w:r>
        <w:rPr>
          <w:noProof/>
          <w:webHidden/>
        </w:rPr>
      </w:r>
      <w:r>
        <w:rPr>
          <w:noProof/>
          <w:webHidden/>
        </w:rPr>
        <w:fldChar w:fldCharType="separate"/>
      </w:r>
      <w:ins w:id="46" w:author="Bonnie Jonkman" w:date="2015-07-28T13:39:00Z">
        <w:r>
          <w:rPr>
            <w:noProof/>
            <w:webHidden/>
          </w:rPr>
          <w:t>21</w:t>
        </w:r>
        <w:r>
          <w:rPr>
            <w:noProof/>
            <w:webHidden/>
          </w:rPr>
          <w:fldChar w:fldCharType="end"/>
        </w:r>
        <w:r w:rsidRPr="00146378">
          <w:rPr>
            <w:rStyle w:val="Hyperlink"/>
            <w:noProof/>
          </w:rPr>
          <w:fldChar w:fldCharType="end"/>
        </w:r>
      </w:ins>
    </w:p>
    <w:p w14:paraId="590EFC79" w14:textId="77777777" w:rsidR="0068491E" w:rsidRDefault="0068491E">
      <w:pPr>
        <w:pStyle w:val="TOC2"/>
        <w:tabs>
          <w:tab w:val="right" w:leader="dot" w:pos="9350"/>
        </w:tabs>
        <w:rPr>
          <w:ins w:id="47" w:author="Bonnie Jonkman" w:date="2015-07-28T13:39:00Z"/>
          <w:rFonts w:eastAsiaTheme="minorEastAsia"/>
          <w:noProof/>
        </w:rPr>
      </w:pPr>
      <w:ins w:id="48" w:author="Bonnie Jonkman" w:date="2015-07-28T13:39:00Z">
        <w:r w:rsidRPr="00146378">
          <w:rPr>
            <w:rStyle w:val="Hyperlink"/>
            <w:noProof/>
          </w:rPr>
          <w:fldChar w:fldCharType="begin"/>
        </w:r>
        <w:r w:rsidRPr="00146378">
          <w:rPr>
            <w:rStyle w:val="Hyperlink"/>
            <w:noProof/>
          </w:rPr>
          <w:instrText xml:space="preserve"> </w:instrText>
        </w:r>
        <w:r>
          <w:rPr>
            <w:noProof/>
          </w:rPr>
          <w:instrText>HYPERLINK \l "_Toc425854083"</w:instrText>
        </w:r>
        <w:r w:rsidRPr="00146378">
          <w:rPr>
            <w:rStyle w:val="Hyperlink"/>
            <w:noProof/>
          </w:rPr>
          <w:instrText xml:space="preserve"> </w:instrText>
        </w:r>
        <w:r w:rsidRPr="00146378">
          <w:rPr>
            <w:rStyle w:val="Hyperlink"/>
            <w:noProof/>
          </w:rPr>
          <w:fldChar w:fldCharType="separate"/>
        </w:r>
        <w:r w:rsidRPr="00146378">
          <w:rPr>
            <w:rStyle w:val="Hyperlink"/>
            <w:noProof/>
          </w:rPr>
          <w:t>Summary of Changes to Inputs</w:t>
        </w:r>
        <w:r>
          <w:rPr>
            <w:noProof/>
            <w:webHidden/>
          </w:rPr>
          <w:tab/>
        </w:r>
        <w:r>
          <w:rPr>
            <w:noProof/>
            <w:webHidden/>
          </w:rPr>
          <w:fldChar w:fldCharType="begin"/>
        </w:r>
        <w:r>
          <w:rPr>
            <w:noProof/>
            <w:webHidden/>
          </w:rPr>
          <w:instrText xml:space="preserve"> PAGEREF _Toc425854083 \h </w:instrText>
        </w:r>
      </w:ins>
      <w:r>
        <w:rPr>
          <w:noProof/>
          <w:webHidden/>
        </w:rPr>
      </w:r>
      <w:r>
        <w:rPr>
          <w:noProof/>
          <w:webHidden/>
        </w:rPr>
        <w:fldChar w:fldCharType="separate"/>
      </w:r>
      <w:ins w:id="49" w:author="Bonnie Jonkman" w:date="2015-07-28T13:39:00Z">
        <w:r>
          <w:rPr>
            <w:noProof/>
            <w:webHidden/>
          </w:rPr>
          <w:t>21</w:t>
        </w:r>
        <w:r>
          <w:rPr>
            <w:noProof/>
            <w:webHidden/>
          </w:rPr>
          <w:fldChar w:fldCharType="end"/>
        </w:r>
        <w:r w:rsidRPr="00146378">
          <w:rPr>
            <w:rStyle w:val="Hyperlink"/>
            <w:noProof/>
          </w:rPr>
          <w:fldChar w:fldCharType="end"/>
        </w:r>
      </w:ins>
    </w:p>
    <w:p w14:paraId="2EF89C67" w14:textId="77777777" w:rsidR="0068491E" w:rsidRDefault="0068491E">
      <w:pPr>
        <w:pStyle w:val="TOC2"/>
        <w:tabs>
          <w:tab w:val="right" w:leader="dot" w:pos="9350"/>
        </w:tabs>
        <w:rPr>
          <w:ins w:id="50" w:author="Bonnie Jonkman" w:date="2015-07-28T13:39:00Z"/>
          <w:rFonts w:eastAsiaTheme="minorEastAsia"/>
          <w:noProof/>
        </w:rPr>
      </w:pPr>
      <w:ins w:id="51" w:author="Bonnie Jonkman" w:date="2015-07-28T13:39:00Z">
        <w:r w:rsidRPr="00146378">
          <w:rPr>
            <w:rStyle w:val="Hyperlink"/>
            <w:noProof/>
          </w:rPr>
          <w:fldChar w:fldCharType="begin"/>
        </w:r>
        <w:r w:rsidRPr="00146378">
          <w:rPr>
            <w:rStyle w:val="Hyperlink"/>
            <w:noProof/>
          </w:rPr>
          <w:instrText xml:space="preserve"> </w:instrText>
        </w:r>
        <w:r>
          <w:rPr>
            <w:noProof/>
          </w:rPr>
          <w:instrText>HYPERLINK \l "_Toc425854084"</w:instrText>
        </w:r>
        <w:r w:rsidRPr="00146378">
          <w:rPr>
            <w:rStyle w:val="Hyperlink"/>
            <w:noProof/>
          </w:rPr>
          <w:instrText xml:space="preserve"> </w:instrText>
        </w:r>
        <w:r w:rsidRPr="00146378">
          <w:rPr>
            <w:rStyle w:val="Hyperlink"/>
            <w:noProof/>
          </w:rPr>
          <w:fldChar w:fldCharType="separate"/>
        </w:r>
        <w:r w:rsidRPr="00146378">
          <w:rPr>
            <w:rStyle w:val="Hyperlink"/>
            <w:noProof/>
          </w:rPr>
          <w:t>MATLAB Conversion Scripts</w:t>
        </w:r>
        <w:r>
          <w:rPr>
            <w:noProof/>
            <w:webHidden/>
          </w:rPr>
          <w:tab/>
        </w:r>
        <w:r>
          <w:rPr>
            <w:noProof/>
            <w:webHidden/>
          </w:rPr>
          <w:fldChar w:fldCharType="begin"/>
        </w:r>
        <w:r>
          <w:rPr>
            <w:noProof/>
            <w:webHidden/>
          </w:rPr>
          <w:instrText xml:space="preserve"> PAGEREF _Toc425854084 \h </w:instrText>
        </w:r>
      </w:ins>
      <w:r>
        <w:rPr>
          <w:noProof/>
          <w:webHidden/>
        </w:rPr>
      </w:r>
      <w:r>
        <w:rPr>
          <w:noProof/>
          <w:webHidden/>
        </w:rPr>
        <w:fldChar w:fldCharType="separate"/>
      </w:r>
      <w:ins w:id="52" w:author="Bonnie Jonkman" w:date="2015-07-28T13:39:00Z">
        <w:r>
          <w:rPr>
            <w:noProof/>
            <w:webHidden/>
          </w:rPr>
          <w:t>24</w:t>
        </w:r>
        <w:r>
          <w:rPr>
            <w:noProof/>
            <w:webHidden/>
          </w:rPr>
          <w:fldChar w:fldCharType="end"/>
        </w:r>
        <w:r w:rsidRPr="00146378">
          <w:rPr>
            <w:rStyle w:val="Hyperlink"/>
            <w:noProof/>
          </w:rPr>
          <w:fldChar w:fldCharType="end"/>
        </w:r>
      </w:ins>
    </w:p>
    <w:p w14:paraId="1294EB38" w14:textId="77777777" w:rsidR="0068491E" w:rsidRDefault="0068491E">
      <w:pPr>
        <w:pStyle w:val="TOC1"/>
        <w:tabs>
          <w:tab w:val="right" w:leader="dot" w:pos="9350"/>
        </w:tabs>
        <w:rPr>
          <w:ins w:id="53" w:author="Bonnie Jonkman" w:date="2015-07-28T13:39:00Z"/>
          <w:rFonts w:eastAsiaTheme="minorEastAsia"/>
          <w:noProof/>
        </w:rPr>
      </w:pPr>
      <w:ins w:id="54" w:author="Bonnie Jonkman" w:date="2015-07-28T13:39:00Z">
        <w:r w:rsidRPr="00146378">
          <w:rPr>
            <w:rStyle w:val="Hyperlink"/>
            <w:noProof/>
          </w:rPr>
          <w:fldChar w:fldCharType="begin"/>
        </w:r>
        <w:r w:rsidRPr="00146378">
          <w:rPr>
            <w:rStyle w:val="Hyperlink"/>
            <w:noProof/>
          </w:rPr>
          <w:instrText xml:space="preserve"> </w:instrText>
        </w:r>
        <w:r>
          <w:rPr>
            <w:noProof/>
          </w:rPr>
          <w:instrText>HYPERLINK \l "_Toc425854085"</w:instrText>
        </w:r>
        <w:r w:rsidRPr="00146378">
          <w:rPr>
            <w:rStyle w:val="Hyperlink"/>
            <w:noProof/>
          </w:rPr>
          <w:instrText xml:space="preserve"> </w:instrText>
        </w:r>
        <w:r w:rsidRPr="00146378">
          <w:rPr>
            <w:rStyle w:val="Hyperlink"/>
            <w:noProof/>
          </w:rPr>
          <w:fldChar w:fldCharType="separate"/>
        </w:r>
        <w:r w:rsidRPr="00146378">
          <w:rPr>
            <w:rStyle w:val="Hyperlink"/>
            <w:noProof/>
          </w:rPr>
          <w:t>Running FAST</w:t>
        </w:r>
        <w:r>
          <w:rPr>
            <w:noProof/>
            <w:webHidden/>
          </w:rPr>
          <w:tab/>
        </w:r>
        <w:r>
          <w:rPr>
            <w:noProof/>
            <w:webHidden/>
          </w:rPr>
          <w:fldChar w:fldCharType="begin"/>
        </w:r>
        <w:r>
          <w:rPr>
            <w:noProof/>
            <w:webHidden/>
          </w:rPr>
          <w:instrText xml:space="preserve"> PAGEREF _Toc425854085 \h </w:instrText>
        </w:r>
      </w:ins>
      <w:r>
        <w:rPr>
          <w:noProof/>
          <w:webHidden/>
        </w:rPr>
      </w:r>
      <w:r>
        <w:rPr>
          <w:noProof/>
          <w:webHidden/>
        </w:rPr>
        <w:fldChar w:fldCharType="separate"/>
      </w:r>
      <w:ins w:id="55" w:author="Bonnie Jonkman" w:date="2015-07-28T13:39:00Z">
        <w:r>
          <w:rPr>
            <w:noProof/>
            <w:webHidden/>
          </w:rPr>
          <w:t>26</w:t>
        </w:r>
        <w:r>
          <w:rPr>
            <w:noProof/>
            <w:webHidden/>
          </w:rPr>
          <w:fldChar w:fldCharType="end"/>
        </w:r>
        <w:r w:rsidRPr="00146378">
          <w:rPr>
            <w:rStyle w:val="Hyperlink"/>
            <w:noProof/>
          </w:rPr>
          <w:fldChar w:fldCharType="end"/>
        </w:r>
      </w:ins>
    </w:p>
    <w:p w14:paraId="761087FA" w14:textId="77777777" w:rsidR="0068491E" w:rsidRDefault="0068491E">
      <w:pPr>
        <w:pStyle w:val="TOC2"/>
        <w:tabs>
          <w:tab w:val="right" w:leader="dot" w:pos="9350"/>
        </w:tabs>
        <w:rPr>
          <w:ins w:id="56" w:author="Bonnie Jonkman" w:date="2015-07-28T13:39:00Z"/>
          <w:rFonts w:eastAsiaTheme="minorEastAsia"/>
          <w:noProof/>
        </w:rPr>
      </w:pPr>
      <w:ins w:id="57" w:author="Bonnie Jonkman" w:date="2015-07-28T13:39:00Z">
        <w:r w:rsidRPr="00146378">
          <w:rPr>
            <w:rStyle w:val="Hyperlink"/>
            <w:noProof/>
          </w:rPr>
          <w:fldChar w:fldCharType="begin"/>
        </w:r>
        <w:r w:rsidRPr="00146378">
          <w:rPr>
            <w:rStyle w:val="Hyperlink"/>
            <w:noProof/>
          </w:rPr>
          <w:instrText xml:space="preserve"> </w:instrText>
        </w:r>
        <w:r>
          <w:rPr>
            <w:noProof/>
          </w:rPr>
          <w:instrText>HYPERLINK \l "_Toc425854086"</w:instrText>
        </w:r>
        <w:r w:rsidRPr="00146378">
          <w:rPr>
            <w:rStyle w:val="Hyperlink"/>
            <w:noProof/>
          </w:rPr>
          <w:instrText xml:space="preserve"> </w:instrText>
        </w:r>
        <w:r w:rsidRPr="00146378">
          <w:rPr>
            <w:rStyle w:val="Hyperlink"/>
            <w:noProof/>
          </w:rPr>
          <w:fldChar w:fldCharType="separate"/>
        </w:r>
        <w:r w:rsidRPr="00146378">
          <w:rPr>
            <w:rStyle w:val="Hyperlink"/>
            <w:noProof/>
          </w:rPr>
          <w:t>Normal Simulation: Starting FAST from an input file</w:t>
        </w:r>
        <w:r>
          <w:rPr>
            <w:noProof/>
            <w:webHidden/>
          </w:rPr>
          <w:tab/>
        </w:r>
        <w:r>
          <w:rPr>
            <w:noProof/>
            <w:webHidden/>
          </w:rPr>
          <w:fldChar w:fldCharType="begin"/>
        </w:r>
        <w:r>
          <w:rPr>
            <w:noProof/>
            <w:webHidden/>
          </w:rPr>
          <w:instrText xml:space="preserve"> PAGEREF _Toc425854086 \h </w:instrText>
        </w:r>
      </w:ins>
      <w:r>
        <w:rPr>
          <w:noProof/>
          <w:webHidden/>
        </w:rPr>
      </w:r>
      <w:r>
        <w:rPr>
          <w:noProof/>
          <w:webHidden/>
        </w:rPr>
        <w:fldChar w:fldCharType="separate"/>
      </w:r>
      <w:ins w:id="58" w:author="Bonnie Jonkman" w:date="2015-07-28T13:39:00Z">
        <w:r>
          <w:rPr>
            <w:noProof/>
            <w:webHidden/>
          </w:rPr>
          <w:t>26</w:t>
        </w:r>
        <w:r>
          <w:rPr>
            <w:noProof/>
            <w:webHidden/>
          </w:rPr>
          <w:fldChar w:fldCharType="end"/>
        </w:r>
        <w:r w:rsidRPr="00146378">
          <w:rPr>
            <w:rStyle w:val="Hyperlink"/>
            <w:noProof/>
          </w:rPr>
          <w:fldChar w:fldCharType="end"/>
        </w:r>
      </w:ins>
    </w:p>
    <w:p w14:paraId="733D6A58" w14:textId="77777777" w:rsidR="0068491E" w:rsidRDefault="0068491E">
      <w:pPr>
        <w:pStyle w:val="TOC2"/>
        <w:tabs>
          <w:tab w:val="right" w:leader="dot" w:pos="9350"/>
        </w:tabs>
        <w:rPr>
          <w:ins w:id="59" w:author="Bonnie Jonkman" w:date="2015-07-28T13:39:00Z"/>
          <w:rFonts w:eastAsiaTheme="minorEastAsia"/>
          <w:noProof/>
        </w:rPr>
      </w:pPr>
      <w:ins w:id="60" w:author="Bonnie Jonkman" w:date="2015-07-28T13:39:00Z">
        <w:r w:rsidRPr="00146378">
          <w:rPr>
            <w:rStyle w:val="Hyperlink"/>
            <w:noProof/>
          </w:rPr>
          <w:fldChar w:fldCharType="begin"/>
        </w:r>
        <w:r w:rsidRPr="00146378">
          <w:rPr>
            <w:rStyle w:val="Hyperlink"/>
            <w:noProof/>
          </w:rPr>
          <w:instrText xml:space="preserve"> </w:instrText>
        </w:r>
        <w:r>
          <w:rPr>
            <w:noProof/>
          </w:rPr>
          <w:instrText>HYPERLINK \l "_Toc425854087"</w:instrText>
        </w:r>
        <w:r w:rsidRPr="00146378">
          <w:rPr>
            <w:rStyle w:val="Hyperlink"/>
            <w:noProof/>
          </w:rPr>
          <w:instrText xml:space="preserve"> </w:instrText>
        </w:r>
        <w:r w:rsidRPr="00146378">
          <w:rPr>
            <w:rStyle w:val="Hyperlink"/>
            <w:noProof/>
          </w:rPr>
          <w:fldChar w:fldCharType="separate"/>
        </w:r>
        <w:r w:rsidRPr="00146378">
          <w:rPr>
            <w:rStyle w:val="Hyperlink"/>
            <w:noProof/>
          </w:rPr>
          <w:t>Restart: Starting FAST from a checkpoint file</w:t>
        </w:r>
        <w:r>
          <w:rPr>
            <w:noProof/>
            <w:webHidden/>
          </w:rPr>
          <w:tab/>
        </w:r>
        <w:r>
          <w:rPr>
            <w:noProof/>
            <w:webHidden/>
          </w:rPr>
          <w:fldChar w:fldCharType="begin"/>
        </w:r>
        <w:r>
          <w:rPr>
            <w:noProof/>
            <w:webHidden/>
          </w:rPr>
          <w:instrText xml:space="preserve"> PAGEREF _Toc425854087 \h </w:instrText>
        </w:r>
      </w:ins>
      <w:r>
        <w:rPr>
          <w:noProof/>
          <w:webHidden/>
        </w:rPr>
      </w:r>
      <w:r>
        <w:rPr>
          <w:noProof/>
          <w:webHidden/>
        </w:rPr>
        <w:fldChar w:fldCharType="separate"/>
      </w:r>
      <w:ins w:id="61" w:author="Bonnie Jonkman" w:date="2015-07-28T13:39:00Z">
        <w:r>
          <w:rPr>
            <w:noProof/>
            <w:webHidden/>
          </w:rPr>
          <w:t>26</w:t>
        </w:r>
        <w:r>
          <w:rPr>
            <w:noProof/>
            <w:webHidden/>
          </w:rPr>
          <w:fldChar w:fldCharType="end"/>
        </w:r>
        <w:r w:rsidRPr="00146378">
          <w:rPr>
            <w:rStyle w:val="Hyperlink"/>
            <w:noProof/>
          </w:rPr>
          <w:fldChar w:fldCharType="end"/>
        </w:r>
      </w:ins>
    </w:p>
    <w:p w14:paraId="16259ACC" w14:textId="77777777" w:rsidR="0068491E" w:rsidRDefault="0068491E">
      <w:pPr>
        <w:pStyle w:val="TOC2"/>
        <w:tabs>
          <w:tab w:val="right" w:leader="dot" w:pos="9350"/>
        </w:tabs>
        <w:rPr>
          <w:ins w:id="62" w:author="Bonnie Jonkman" w:date="2015-07-28T13:39:00Z"/>
          <w:rFonts w:eastAsiaTheme="minorEastAsia"/>
          <w:noProof/>
        </w:rPr>
      </w:pPr>
      <w:ins w:id="63" w:author="Bonnie Jonkman" w:date="2015-07-28T13:39:00Z">
        <w:r w:rsidRPr="00146378">
          <w:rPr>
            <w:rStyle w:val="Hyperlink"/>
            <w:noProof/>
          </w:rPr>
          <w:fldChar w:fldCharType="begin"/>
        </w:r>
        <w:r w:rsidRPr="00146378">
          <w:rPr>
            <w:rStyle w:val="Hyperlink"/>
            <w:noProof/>
          </w:rPr>
          <w:instrText xml:space="preserve"> </w:instrText>
        </w:r>
        <w:r>
          <w:rPr>
            <w:noProof/>
          </w:rPr>
          <w:instrText>HYPERLINK \l "_Toc425854088"</w:instrText>
        </w:r>
        <w:r w:rsidRPr="00146378">
          <w:rPr>
            <w:rStyle w:val="Hyperlink"/>
            <w:noProof/>
          </w:rPr>
          <w:instrText xml:space="preserve"> </w:instrText>
        </w:r>
        <w:r w:rsidRPr="00146378">
          <w:rPr>
            <w:rStyle w:val="Hyperlink"/>
            <w:noProof/>
          </w:rPr>
          <w:fldChar w:fldCharType="separate"/>
        </w:r>
        <w:r w:rsidRPr="00146378">
          <w:rPr>
            <w:rStyle w:val="Hyperlink"/>
            <w:noProof/>
          </w:rPr>
          <w:t>Modeling Tips</w:t>
        </w:r>
        <w:r>
          <w:rPr>
            <w:noProof/>
            <w:webHidden/>
          </w:rPr>
          <w:tab/>
        </w:r>
        <w:r>
          <w:rPr>
            <w:noProof/>
            <w:webHidden/>
          </w:rPr>
          <w:fldChar w:fldCharType="begin"/>
        </w:r>
        <w:r>
          <w:rPr>
            <w:noProof/>
            <w:webHidden/>
          </w:rPr>
          <w:instrText xml:space="preserve"> PAGEREF _Toc425854088 \h </w:instrText>
        </w:r>
      </w:ins>
      <w:r>
        <w:rPr>
          <w:noProof/>
          <w:webHidden/>
        </w:rPr>
      </w:r>
      <w:r>
        <w:rPr>
          <w:noProof/>
          <w:webHidden/>
        </w:rPr>
        <w:fldChar w:fldCharType="separate"/>
      </w:r>
      <w:ins w:id="64" w:author="Bonnie Jonkman" w:date="2015-07-28T13:39:00Z">
        <w:r>
          <w:rPr>
            <w:noProof/>
            <w:webHidden/>
          </w:rPr>
          <w:t>27</w:t>
        </w:r>
        <w:r>
          <w:rPr>
            <w:noProof/>
            <w:webHidden/>
          </w:rPr>
          <w:fldChar w:fldCharType="end"/>
        </w:r>
        <w:r w:rsidRPr="00146378">
          <w:rPr>
            <w:rStyle w:val="Hyperlink"/>
            <w:noProof/>
          </w:rPr>
          <w:fldChar w:fldCharType="end"/>
        </w:r>
      </w:ins>
    </w:p>
    <w:p w14:paraId="3BB03C15" w14:textId="77777777" w:rsidR="0068491E" w:rsidRDefault="0068491E">
      <w:pPr>
        <w:pStyle w:val="TOC2"/>
        <w:tabs>
          <w:tab w:val="right" w:leader="dot" w:pos="9350"/>
        </w:tabs>
        <w:rPr>
          <w:ins w:id="65" w:author="Bonnie Jonkman" w:date="2015-07-28T13:39:00Z"/>
          <w:rFonts w:eastAsiaTheme="minorEastAsia"/>
          <w:noProof/>
        </w:rPr>
      </w:pPr>
      <w:ins w:id="66" w:author="Bonnie Jonkman" w:date="2015-07-28T13:39:00Z">
        <w:r w:rsidRPr="00146378">
          <w:rPr>
            <w:rStyle w:val="Hyperlink"/>
            <w:noProof/>
          </w:rPr>
          <w:fldChar w:fldCharType="begin"/>
        </w:r>
        <w:r w:rsidRPr="00146378">
          <w:rPr>
            <w:rStyle w:val="Hyperlink"/>
            <w:noProof/>
          </w:rPr>
          <w:instrText xml:space="preserve"> </w:instrText>
        </w:r>
        <w:r>
          <w:rPr>
            <w:noProof/>
          </w:rPr>
          <w:instrText>HYPERLINK \l "_Toc425854089"</w:instrText>
        </w:r>
        <w:r w:rsidRPr="00146378">
          <w:rPr>
            <w:rStyle w:val="Hyperlink"/>
            <w:noProof/>
          </w:rPr>
          <w:instrText xml:space="preserve"> </w:instrText>
        </w:r>
        <w:r w:rsidRPr="00146378">
          <w:rPr>
            <w:rStyle w:val="Hyperlink"/>
            <w:noProof/>
          </w:rPr>
          <w:fldChar w:fldCharType="separate"/>
        </w:r>
        <w:r w:rsidRPr="00146378">
          <w:rPr>
            <w:rStyle w:val="Hyperlink"/>
            <w:noProof/>
          </w:rPr>
          <w:t>Certification Tests</w:t>
        </w:r>
        <w:r>
          <w:rPr>
            <w:noProof/>
            <w:webHidden/>
          </w:rPr>
          <w:tab/>
        </w:r>
        <w:r>
          <w:rPr>
            <w:noProof/>
            <w:webHidden/>
          </w:rPr>
          <w:fldChar w:fldCharType="begin"/>
        </w:r>
        <w:r>
          <w:rPr>
            <w:noProof/>
            <w:webHidden/>
          </w:rPr>
          <w:instrText xml:space="preserve"> PAGEREF _Toc425854089 \h </w:instrText>
        </w:r>
      </w:ins>
      <w:r>
        <w:rPr>
          <w:noProof/>
          <w:webHidden/>
        </w:rPr>
      </w:r>
      <w:r>
        <w:rPr>
          <w:noProof/>
          <w:webHidden/>
        </w:rPr>
        <w:fldChar w:fldCharType="separate"/>
      </w:r>
      <w:ins w:id="67" w:author="Bonnie Jonkman" w:date="2015-07-28T13:39:00Z">
        <w:r>
          <w:rPr>
            <w:noProof/>
            <w:webHidden/>
          </w:rPr>
          <w:t>27</w:t>
        </w:r>
        <w:r>
          <w:rPr>
            <w:noProof/>
            <w:webHidden/>
          </w:rPr>
          <w:fldChar w:fldCharType="end"/>
        </w:r>
        <w:r w:rsidRPr="00146378">
          <w:rPr>
            <w:rStyle w:val="Hyperlink"/>
            <w:noProof/>
          </w:rPr>
          <w:fldChar w:fldCharType="end"/>
        </w:r>
      </w:ins>
    </w:p>
    <w:p w14:paraId="72FDBF67" w14:textId="77777777" w:rsidR="0068491E" w:rsidRDefault="0068491E">
      <w:pPr>
        <w:pStyle w:val="TOC1"/>
        <w:tabs>
          <w:tab w:val="right" w:leader="dot" w:pos="9350"/>
        </w:tabs>
        <w:rPr>
          <w:ins w:id="68" w:author="Bonnie Jonkman" w:date="2015-07-28T13:39:00Z"/>
          <w:rFonts w:eastAsiaTheme="minorEastAsia"/>
          <w:noProof/>
        </w:rPr>
      </w:pPr>
      <w:ins w:id="69" w:author="Bonnie Jonkman" w:date="2015-07-28T13:39:00Z">
        <w:r w:rsidRPr="00146378">
          <w:rPr>
            <w:rStyle w:val="Hyperlink"/>
            <w:noProof/>
          </w:rPr>
          <w:fldChar w:fldCharType="begin"/>
        </w:r>
        <w:r w:rsidRPr="00146378">
          <w:rPr>
            <w:rStyle w:val="Hyperlink"/>
            <w:noProof/>
          </w:rPr>
          <w:instrText xml:space="preserve"> </w:instrText>
        </w:r>
        <w:r>
          <w:rPr>
            <w:noProof/>
          </w:rPr>
          <w:instrText>HYPERLINK \l "_Toc425854090"</w:instrText>
        </w:r>
        <w:r w:rsidRPr="00146378">
          <w:rPr>
            <w:rStyle w:val="Hyperlink"/>
            <w:noProof/>
          </w:rPr>
          <w:instrText xml:space="preserve"> </w:instrText>
        </w:r>
        <w:r w:rsidRPr="00146378">
          <w:rPr>
            <w:rStyle w:val="Hyperlink"/>
            <w:noProof/>
          </w:rPr>
          <w:fldChar w:fldCharType="separate"/>
        </w:r>
        <w:r w:rsidRPr="00146378">
          <w:rPr>
            <w:rStyle w:val="Hyperlink"/>
            <w:noProof/>
          </w:rPr>
          <w:t>Compiling FAST</w:t>
        </w:r>
        <w:r>
          <w:rPr>
            <w:noProof/>
            <w:webHidden/>
          </w:rPr>
          <w:tab/>
        </w:r>
        <w:r>
          <w:rPr>
            <w:noProof/>
            <w:webHidden/>
          </w:rPr>
          <w:fldChar w:fldCharType="begin"/>
        </w:r>
        <w:r>
          <w:rPr>
            <w:noProof/>
            <w:webHidden/>
          </w:rPr>
          <w:instrText xml:space="preserve"> PAGEREF _Toc425854090 \h </w:instrText>
        </w:r>
      </w:ins>
      <w:r>
        <w:rPr>
          <w:noProof/>
          <w:webHidden/>
        </w:rPr>
      </w:r>
      <w:r>
        <w:rPr>
          <w:noProof/>
          <w:webHidden/>
        </w:rPr>
        <w:fldChar w:fldCharType="separate"/>
      </w:r>
      <w:ins w:id="70" w:author="Bonnie Jonkman" w:date="2015-07-28T13:39:00Z">
        <w:r>
          <w:rPr>
            <w:noProof/>
            <w:webHidden/>
          </w:rPr>
          <w:t>28</w:t>
        </w:r>
        <w:r>
          <w:rPr>
            <w:noProof/>
            <w:webHidden/>
          </w:rPr>
          <w:fldChar w:fldCharType="end"/>
        </w:r>
        <w:r w:rsidRPr="00146378">
          <w:rPr>
            <w:rStyle w:val="Hyperlink"/>
            <w:noProof/>
          </w:rPr>
          <w:fldChar w:fldCharType="end"/>
        </w:r>
      </w:ins>
    </w:p>
    <w:p w14:paraId="0BA4C117" w14:textId="77777777" w:rsidR="0068491E" w:rsidRDefault="0068491E">
      <w:pPr>
        <w:pStyle w:val="TOC1"/>
        <w:tabs>
          <w:tab w:val="right" w:leader="dot" w:pos="9350"/>
        </w:tabs>
        <w:rPr>
          <w:ins w:id="71" w:author="Bonnie Jonkman" w:date="2015-07-28T13:39:00Z"/>
          <w:rFonts w:eastAsiaTheme="minorEastAsia"/>
          <w:noProof/>
        </w:rPr>
      </w:pPr>
      <w:ins w:id="72" w:author="Bonnie Jonkman" w:date="2015-07-28T13:39:00Z">
        <w:r w:rsidRPr="00146378">
          <w:rPr>
            <w:rStyle w:val="Hyperlink"/>
            <w:noProof/>
          </w:rPr>
          <w:fldChar w:fldCharType="begin"/>
        </w:r>
        <w:r w:rsidRPr="00146378">
          <w:rPr>
            <w:rStyle w:val="Hyperlink"/>
            <w:noProof/>
          </w:rPr>
          <w:instrText xml:space="preserve"> </w:instrText>
        </w:r>
        <w:r>
          <w:rPr>
            <w:noProof/>
          </w:rPr>
          <w:instrText>HYPERLINK \l "_Toc425854091"</w:instrText>
        </w:r>
        <w:r w:rsidRPr="00146378">
          <w:rPr>
            <w:rStyle w:val="Hyperlink"/>
            <w:noProof/>
          </w:rPr>
          <w:instrText xml:space="preserve"> </w:instrText>
        </w:r>
        <w:r w:rsidRPr="00146378">
          <w:rPr>
            <w:rStyle w:val="Hyperlink"/>
            <w:noProof/>
          </w:rPr>
          <w:fldChar w:fldCharType="separate"/>
        </w:r>
        <w:r w:rsidRPr="00146378">
          <w:rPr>
            <w:rStyle w:val="Hyperlink"/>
            <w:noProof/>
          </w:rPr>
          <w:t>FAST v8 Interface to Simulink</w:t>
        </w:r>
        <w:r>
          <w:rPr>
            <w:noProof/>
            <w:webHidden/>
          </w:rPr>
          <w:tab/>
        </w:r>
        <w:r>
          <w:rPr>
            <w:noProof/>
            <w:webHidden/>
          </w:rPr>
          <w:fldChar w:fldCharType="begin"/>
        </w:r>
        <w:r>
          <w:rPr>
            <w:noProof/>
            <w:webHidden/>
          </w:rPr>
          <w:instrText xml:space="preserve"> PAGEREF _Toc425854091 \h </w:instrText>
        </w:r>
      </w:ins>
      <w:r>
        <w:rPr>
          <w:noProof/>
          <w:webHidden/>
        </w:rPr>
      </w:r>
      <w:r>
        <w:rPr>
          <w:noProof/>
          <w:webHidden/>
        </w:rPr>
        <w:fldChar w:fldCharType="separate"/>
      </w:r>
      <w:ins w:id="73" w:author="Bonnie Jonkman" w:date="2015-07-28T13:39:00Z">
        <w:r>
          <w:rPr>
            <w:noProof/>
            <w:webHidden/>
          </w:rPr>
          <w:t>29</w:t>
        </w:r>
        <w:r>
          <w:rPr>
            <w:noProof/>
            <w:webHidden/>
          </w:rPr>
          <w:fldChar w:fldCharType="end"/>
        </w:r>
        <w:r w:rsidRPr="00146378">
          <w:rPr>
            <w:rStyle w:val="Hyperlink"/>
            <w:noProof/>
          </w:rPr>
          <w:fldChar w:fldCharType="end"/>
        </w:r>
      </w:ins>
    </w:p>
    <w:p w14:paraId="4A904DC5" w14:textId="77777777" w:rsidR="0068491E" w:rsidRDefault="0068491E">
      <w:pPr>
        <w:pStyle w:val="TOC2"/>
        <w:tabs>
          <w:tab w:val="right" w:leader="dot" w:pos="9350"/>
        </w:tabs>
        <w:rPr>
          <w:ins w:id="74" w:author="Bonnie Jonkman" w:date="2015-07-28T13:39:00Z"/>
          <w:rFonts w:eastAsiaTheme="minorEastAsia"/>
          <w:noProof/>
        </w:rPr>
      </w:pPr>
      <w:ins w:id="75" w:author="Bonnie Jonkman" w:date="2015-07-28T13:39:00Z">
        <w:r w:rsidRPr="00146378">
          <w:rPr>
            <w:rStyle w:val="Hyperlink"/>
            <w:noProof/>
          </w:rPr>
          <w:fldChar w:fldCharType="begin"/>
        </w:r>
        <w:r w:rsidRPr="00146378">
          <w:rPr>
            <w:rStyle w:val="Hyperlink"/>
            <w:noProof/>
          </w:rPr>
          <w:instrText xml:space="preserve"> </w:instrText>
        </w:r>
        <w:r>
          <w:rPr>
            <w:noProof/>
          </w:rPr>
          <w:instrText>HYPERLINK \l "_Toc425854092"</w:instrText>
        </w:r>
        <w:r w:rsidRPr="00146378">
          <w:rPr>
            <w:rStyle w:val="Hyperlink"/>
            <w:noProof/>
          </w:rPr>
          <w:instrText xml:space="preserve"> </w:instrText>
        </w:r>
        <w:r w:rsidRPr="00146378">
          <w:rPr>
            <w:rStyle w:val="Hyperlink"/>
            <w:noProof/>
          </w:rPr>
          <w:fldChar w:fldCharType="separate"/>
        </w:r>
        <w:r w:rsidRPr="00146378">
          <w:rPr>
            <w:rStyle w:val="Hyperlink"/>
            <w:noProof/>
          </w:rPr>
          <w:t>Major Changes Between the FAST v7 and v8 Interfaces to Simulink</w:t>
        </w:r>
        <w:r>
          <w:rPr>
            <w:noProof/>
            <w:webHidden/>
          </w:rPr>
          <w:tab/>
        </w:r>
        <w:r>
          <w:rPr>
            <w:noProof/>
            <w:webHidden/>
          </w:rPr>
          <w:fldChar w:fldCharType="begin"/>
        </w:r>
        <w:r>
          <w:rPr>
            <w:noProof/>
            <w:webHidden/>
          </w:rPr>
          <w:instrText xml:space="preserve"> PAGEREF _Toc425854092 \h </w:instrText>
        </w:r>
      </w:ins>
      <w:r>
        <w:rPr>
          <w:noProof/>
          <w:webHidden/>
        </w:rPr>
      </w:r>
      <w:r>
        <w:rPr>
          <w:noProof/>
          <w:webHidden/>
        </w:rPr>
        <w:fldChar w:fldCharType="separate"/>
      </w:r>
      <w:ins w:id="76" w:author="Bonnie Jonkman" w:date="2015-07-28T13:39:00Z">
        <w:r>
          <w:rPr>
            <w:noProof/>
            <w:webHidden/>
          </w:rPr>
          <w:t>29</w:t>
        </w:r>
        <w:r>
          <w:rPr>
            <w:noProof/>
            <w:webHidden/>
          </w:rPr>
          <w:fldChar w:fldCharType="end"/>
        </w:r>
        <w:r w:rsidRPr="00146378">
          <w:rPr>
            <w:rStyle w:val="Hyperlink"/>
            <w:noProof/>
          </w:rPr>
          <w:fldChar w:fldCharType="end"/>
        </w:r>
      </w:ins>
    </w:p>
    <w:p w14:paraId="1D04642C" w14:textId="77777777" w:rsidR="0068491E" w:rsidRDefault="0068491E">
      <w:pPr>
        <w:pStyle w:val="TOC2"/>
        <w:tabs>
          <w:tab w:val="right" w:leader="dot" w:pos="9350"/>
        </w:tabs>
        <w:rPr>
          <w:ins w:id="77" w:author="Bonnie Jonkman" w:date="2015-07-28T13:39:00Z"/>
          <w:rFonts w:eastAsiaTheme="minorEastAsia"/>
          <w:noProof/>
        </w:rPr>
      </w:pPr>
      <w:ins w:id="78" w:author="Bonnie Jonkman" w:date="2015-07-28T13:39:00Z">
        <w:r w:rsidRPr="00146378">
          <w:rPr>
            <w:rStyle w:val="Hyperlink"/>
            <w:noProof/>
          </w:rPr>
          <w:fldChar w:fldCharType="begin"/>
        </w:r>
        <w:r w:rsidRPr="00146378">
          <w:rPr>
            <w:rStyle w:val="Hyperlink"/>
            <w:noProof/>
          </w:rPr>
          <w:instrText xml:space="preserve"> </w:instrText>
        </w:r>
        <w:r>
          <w:rPr>
            <w:noProof/>
          </w:rPr>
          <w:instrText>HYPERLINK \l "_Toc425854093"</w:instrText>
        </w:r>
        <w:r w:rsidRPr="00146378">
          <w:rPr>
            <w:rStyle w:val="Hyperlink"/>
            <w:noProof/>
          </w:rPr>
          <w:instrText xml:space="preserve"> </w:instrText>
        </w:r>
        <w:r w:rsidRPr="00146378">
          <w:rPr>
            <w:rStyle w:val="Hyperlink"/>
            <w:noProof/>
          </w:rPr>
          <w:fldChar w:fldCharType="separate"/>
        </w:r>
        <w:r w:rsidRPr="00146378">
          <w:rPr>
            <w:rStyle w:val="Hyperlink"/>
            <w:noProof/>
          </w:rPr>
          <w:t>Definition of the FAST v8 Interface to Simulink</w:t>
        </w:r>
        <w:r>
          <w:rPr>
            <w:noProof/>
            <w:webHidden/>
          </w:rPr>
          <w:tab/>
        </w:r>
        <w:r>
          <w:rPr>
            <w:noProof/>
            <w:webHidden/>
          </w:rPr>
          <w:fldChar w:fldCharType="begin"/>
        </w:r>
        <w:r>
          <w:rPr>
            <w:noProof/>
            <w:webHidden/>
          </w:rPr>
          <w:instrText xml:space="preserve"> PAGEREF _Toc425854093 \h </w:instrText>
        </w:r>
      </w:ins>
      <w:r>
        <w:rPr>
          <w:noProof/>
          <w:webHidden/>
        </w:rPr>
      </w:r>
      <w:r>
        <w:rPr>
          <w:noProof/>
          <w:webHidden/>
        </w:rPr>
        <w:fldChar w:fldCharType="separate"/>
      </w:r>
      <w:ins w:id="79" w:author="Bonnie Jonkman" w:date="2015-07-28T13:39:00Z">
        <w:r>
          <w:rPr>
            <w:noProof/>
            <w:webHidden/>
          </w:rPr>
          <w:t>29</w:t>
        </w:r>
        <w:r>
          <w:rPr>
            <w:noProof/>
            <w:webHidden/>
          </w:rPr>
          <w:fldChar w:fldCharType="end"/>
        </w:r>
        <w:r w:rsidRPr="00146378">
          <w:rPr>
            <w:rStyle w:val="Hyperlink"/>
            <w:noProof/>
          </w:rPr>
          <w:fldChar w:fldCharType="end"/>
        </w:r>
      </w:ins>
    </w:p>
    <w:p w14:paraId="4C83AB26" w14:textId="77777777" w:rsidR="0068491E" w:rsidRDefault="0068491E">
      <w:pPr>
        <w:pStyle w:val="TOC2"/>
        <w:tabs>
          <w:tab w:val="right" w:leader="dot" w:pos="9350"/>
        </w:tabs>
        <w:rPr>
          <w:ins w:id="80" w:author="Bonnie Jonkman" w:date="2015-07-28T13:39:00Z"/>
          <w:rFonts w:eastAsiaTheme="minorEastAsia"/>
          <w:noProof/>
        </w:rPr>
      </w:pPr>
      <w:ins w:id="81" w:author="Bonnie Jonkman" w:date="2015-07-28T13:39:00Z">
        <w:r w:rsidRPr="00146378">
          <w:rPr>
            <w:rStyle w:val="Hyperlink"/>
            <w:noProof/>
          </w:rPr>
          <w:fldChar w:fldCharType="begin"/>
        </w:r>
        <w:r w:rsidRPr="00146378">
          <w:rPr>
            <w:rStyle w:val="Hyperlink"/>
            <w:noProof/>
          </w:rPr>
          <w:instrText xml:space="preserve"> </w:instrText>
        </w:r>
        <w:r>
          <w:rPr>
            <w:noProof/>
          </w:rPr>
          <w:instrText>HYPERLINK \l "_Toc425854094"</w:instrText>
        </w:r>
        <w:r w:rsidRPr="00146378">
          <w:rPr>
            <w:rStyle w:val="Hyperlink"/>
            <w:noProof/>
          </w:rPr>
          <w:instrText xml:space="preserve"> </w:instrText>
        </w:r>
        <w:r w:rsidRPr="00146378">
          <w:rPr>
            <w:rStyle w:val="Hyperlink"/>
            <w:noProof/>
          </w:rPr>
          <w:fldChar w:fldCharType="separate"/>
        </w:r>
        <w:r w:rsidRPr="00146378">
          <w:rPr>
            <w:rStyle w:val="Hyperlink"/>
            <w:noProof/>
          </w:rPr>
          <w:t>Converting FAST v7 Simulink Models to FAST v8</w:t>
        </w:r>
        <w:r>
          <w:rPr>
            <w:noProof/>
            <w:webHidden/>
          </w:rPr>
          <w:tab/>
        </w:r>
        <w:r>
          <w:rPr>
            <w:noProof/>
            <w:webHidden/>
          </w:rPr>
          <w:fldChar w:fldCharType="begin"/>
        </w:r>
        <w:r>
          <w:rPr>
            <w:noProof/>
            <w:webHidden/>
          </w:rPr>
          <w:instrText xml:space="preserve"> PAGEREF _Toc425854094 \h </w:instrText>
        </w:r>
      </w:ins>
      <w:r>
        <w:rPr>
          <w:noProof/>
          <w:webHidden/>
        </w:rPr>
      </w:r>
      <w:r>
        <w:rPr>
          <w:noProof/>
          <w:webHidden/>
        </w:rPr>
        <w:fldChar w:fldCharType="separate"/>
      </w:r>
      <w:ins w:id="82" w:author="Bonnie Jonkman" w:date="2015-07-28T13:39:00Z">
        <w:r>
          <w:rPr>
            <w:noProof/>
            <w:webHidden/>
          </w:rPr>
          <w:t>32</w:t>
        </w:r>
        <w:r>
          <w:rPr>
            <w:noProof/>
            <w:webHidden/>
          </w:rPr>
          <w:fldChar w:fldCharType="end"/>
        </w:r>
        <w:r w:rsidRPr="00146378">
          <w:rPr>
            <w:rStyle w:val="Hyperlink"/>
            <w:noProof/>
          </w:rPr>
          <w:fldChar w:fldCharType="end"/>
        </w:r>
      </w:ins>
    </w:p>
    <w:p w14:paraId="7249AF5D" w14:textId="77777777" w:rsidR="0068491E" w:rsidRDefault="0068491E">
      <w:pPr>
        <w:pStyle w:val="TOC2"/>
        <w:tabs>
          <w:tab w:val="right" w:leader="dot" w:pos="9350"/>
        </w:tabs>
        <w:rPr>
          <w:ins w:id="83" w:author="Bonnie Jonkman" w:date="2015-07-28T13:39:00Z"/>
          <w:rFonts w:eastAsiaTheme="minorEastAsia"/>
          <w:noProof/>
        </w:rPr>
      </w:pPr>
      <w:ins w:id="84" w:author="Bonnie Jonkman" w:date="2015-07-28T13:39:00Z">
        <w:r w:rsidRPr="00146378">
          <w:rPr>
            <w:rStyle w:val="Hyperlink"/>
            <w:noProof/>
          </w:rPr>
          <w:fldChar w:fldCharType="begin"/>
        </w:r>
        <w:r w:rsidRPr="00146378">
          <w:rPr>
            <w:rStyle w:val="Hyperlink"/>
            <w:noProof/>
          </w:rPr>
          <w:instrText xml:space="preserve"> </w:instrText>
        </w:r>
        <w:r>
          <w:rPr>
            <w:noProof/>
          </w:rPr>
          <w:instrText>HYPERLINK \l "_Toc425854095"</w:instrText>
        </w:r>
        <w:r w:rsidRPr="00146378">
          <w:rPr>
            <w:rStyle w:val="Hyperlink"/>
            <w:noProof/>
          </w:rPr>
          <w:instrText xml:space="preserve"> </w:instrText>
        </w:r>
        <w:r w:rsidRPr="00146378">
          <w:rPr>
            <w:rStyle w:val="Hyperlink"/>
            <w:noProof/>
          </w:rPr>
          <w:fldChar w:fldCharType="separate"/>
        </w:r>
        <w:r w:rsidRPr="00146378">
          <w:rPr>
            <w:rStyle w:val="Hyperlink"/>
            <w:noProof/>
          </w:rPr>
          <w:t>Running FAST in Simulink</w:t>
        </w:r>
        <w:r>
          <w:rPr>
            <w:noProof/>
            <w:webHidden/>
          </w:rPr>
          <w:tab/>
        </w:r>
        <w:r>
          <w:rPr>
            <w:noProof/>
            <w:webHidden/>
          </w:rPr>
          <w:fldChar w:fldCharType="begin"/>
        </w:r>
        <w:r>
          <w:rPr>
            <w:noProof/>
            <w:webHidden/>
          </w:rPr>
          <w:instrText xml:space="preserve"> PAGEREF _Toc425854095 \h </w:instrText>
        </w:r>
      </w:ins>
      <w:r>
        <w:rPr>
          <w:noProof/>
          <w:webHidden/>
        </w:rPr>
      </w:r>
      <w:r>
        <w:rPr>
          <w:noProof/>
          <w:webHidden/>
        </w:rPr>
        <w:fldChar w:fldCharType="separate"/>
      </w:r>
      <w:ins w:id="85" w:author="Bonnie Jonkman" w:date="2015-07-28T13:39:00Z">
        <w:r>
          <w:rPr>
            <w:noProof/>
            <w:webHidden/>
          </w:rPr>
          <w:t>33</w:t>
        </w:r>
        <w:r>
          <w:rPr>
            <w:noProof/>
            <w:webHidden/>
          </w:rPr>
          <w:fldChar w:fldCharType="end"/>
        </w:r>
        <w:r w:rsidRPr="00146378">
          <w:rPr>
            <w:rStyle w:val="Hyperlink"/>
            <w:noProof/>
          </w:rPr>
          <w:fldChar w:fldCharType="end"/>
        </w:r>
      </w:ins>
    </w:p>
    <w:p w14:paraId="0FD96578" w14:textId="77777777" w:rsidR="0068491E" w:rsidRDefault="0068491E">
      <w:pPr>
        <w:pStyle w:val="TOC2"/>
        <w:tabs>
          <w:tab w:val="right" w:leader="dot" w:pos="9350"/>
        </w:tabs>
        <w:rPr>
          <w:ins w:id="86" w:author="Bonnie Jonkman" w:date="2015-07-28T13:39:00Z"/>
          <w:rFonts w:eastAsiaTheme="minorEastAsia"/>
          <w:noProof/>
        </w:rPr>
      </w:pPr>
      <w:ins w:id="87" w:author="Bonnie Jonkman" w:date="2015-07-28T13:39:00Z">
        <w:r w:rsidRPr="00146378">
          <w:rPr>
            <w:rStyle w:val="Hyperlink"/>
            <w:noProof/>
          </w:rPr>
          <w:fldChar w:fldCharType="begin"/>
        </w:r>
        <w:r w:rsidRPr="00146378">
          <w:rPr>
            <w:rStyle w:val="Hyperlink"/>
            <w:noProof/>
          </w:rPr>
          <w:instrText xml:space="preserve"> </w:instrText>
        </w:r>
        <w:r>
          <w:rPr>
            <w:noProof/>
          </w:rPr>
          <w:instrText>HYPERLINK \l "_Toc425854096"</w:instrText>
        </w:r>
        <w:r w:rsidRPr="00146378">
          <w:rPr>
            <w:rStyle w:val="Hyperlink"/>
            <w:noProof/>
          </w:rPr>
          <w:instrText xml:space="preserve"> </w:instrText>
        </w:r>
        <w:r w:rsidRPr="00146378">
          <w:rPr>
            <w:rStyle w:val="Hyperlink"/>
            <w:noProof/>
          </w:rPr>
          <w:fldChar w:fldCharType="separate"/>
        </w:r>
        <w:r w:rsidRPr="00146378">
          <w:rPr>
            <w:rStyle w:val="Hyperlink"/>
            <w:noProof/>
          </w:rPr>
          <w:t>Compiling FAST for Simulink</w:t>
        </w:r>
        <w:r>
          <w:rPr>
            <w:noProof/>
            <w:webHidden/>
          </w:rPr>
          <w:tab/>
        </w:r>
        <w:r>
          <w:rPr>
            <w:noProof/>
            <w:webHidden/>
          </w:rPr>
          <w:fldChar w:fldCharType="begin"/>
        </w:r>
        <w:r>
          <w:rPr>
            <w:noProof/>
            <w:webHidden/>
          </w:rPr>
          <w:instrText xml:space="preserve"> PAGEREF _Toc425854096 \h </w:instrText>
        </w:r>
      </w:ins>
      <w:r>
        <w:rPr>
          <w:noProof/>
          <w:webHidden/>
        </w:rPr>
      </w:r>
      <w:r>
        <w:rPr>
          <w:noProof/>
          <w:webHidden/>
        </w:rPr>
        <w:fldChar w:fldCharType="separate"/>
      </w:r>
      <w:ins w:id="88" w:author="Bonnie Jonkman" w:date="2015-07-28T13:39:00Z">
        <w:r>
          <w:rPr>
            <w:noProof/>
            <w:webHidden/>
          </w:rPr>
          <w:t>35</w:t>
        </w:r>
        <w:r>
          <w:rPr>
            <w:noProof/>
            <w:webHidden/>
          </w:rPr>
          <w:fldChar w:fldCharType="end"/>
        </w:r>
        <w:r w:rsidRPr="00146378">
          <w:rPr>
            <w:rStyle w:val="Hyperlink"/>
            <w:noProof/>
          </w:rPr>
          <w:fldChar w:fldCharType="end"/>
        </w:r>
      </w:ins>
    </w:p>
    <w:p w14:paraId="2216689D" w14:textId="77777777" w:rsidR="0068491E" w:rsidRDefault="0068491E">
      <w:pPr>
        <w:pStyle w:val="TOC1"/>
        <w:tabs>
          <w:tab w:val="right" w:leader="dot" w:pos="9350"/>
        </w:tabs>
        <w:rPr>
          <w:ins w:id="89" w:author="Bonnie Jonkman" w:date="2015-07-28T13:39:00Z"/>
          <w:rFonts w:eastAsiaTheme="minorEastAsia"/>
          <w:noProof/>
        </w:rPr>
      </w:pPr>
      <w:ins w:id="90" w:author="Bonnie Jonkman" w:date="2015-07-28T13:39:00Z">
        <w:r w:rsidRPr="00146378">
          <w:rPr>
            <w:rStyle w:val="Hyperlink"/>
            <w:noProof/>
          </w:rPr>
          <w:fldChar w:fldCharType="begin"/>
        </w:r>
        <w:r w:rsidRPr="00146378">
          <w:rPr>
            <w:rStyle w:val="Hyperlink"/>
            <w:noProof/>
          </w:rPr>
          <w:instrText xml:space="preserve"> </w:instrText>
        </w:r>
        <w:r>
          <w:rPr>
            <w:noProof/>
          </w:rPr>
          <w:instrText>HYPERLINK \l "_Toc425854097"</w:instrText>
        </w:r>
        <w:r w:rsidRPr="00146378">
          <w:rPr>
            <w:rStyle w:val="Hyperlink"/>
            <w:noProof/>
          </w:rPr>
          <w:instrText xml:space="preserve"> </w:instrText>
        </w:r>
        <w:r w:rsidRPr="00146378">
          <w:rPr>
            <w:rStyle w:val="Hyperlink"/>
            <w:noProof/>
          </w:rPr>
          <w:fldChar w:fldCharType="separate"/>
        </w:r>
        <w:r w:rsidRPr="00146378">
          <w:rPr>
            <w:rStyle w:val="Hyperlink"/>
            <w:noProof/>
          </w:rPr>
          <w:t>Future Work</w:t>
        </w:r>
        <w:r>
          <w:rPr>
            <w:noProof/>
            <w:webHidden/>
          </w:rPr>
          <w:tab/>
        </w:r>
        <w:r>
          <w:rPr>
            <w:noProof/>
            <w:webHidden/>
          </w:rPr>
          <w:fldChar w:fldCharType="begin"/>
        </w:r>
        <w:r>
          <w:rPr>
            <w:noProof/>
            <w:webHidden/>
          </w:rPr>
          <w:instrText xml:space="preserve"> PAGEREF _Toc425854097 \h </w:instrText>
        </w:r>
      </w:ins>
      <w:r>
        <w:rPr>
          <w:noProof/>
          <w:webHidden/>
        </w:rPr>
      </w:r>
      <w:r>
        <w:rPr>
          <w:noProof/>
          <w:webHidden/>
        </w:rPr>
        <w:fldChar w:fldCharType="separate"/>
      </w:r>
      <w:ins w:id="91" w:author="Bonnie Jonkman" w:date="2015-07-28T13:39:00Z">
        <w:r>
          <w:rPr>
            <w:noProof/>
            <w:webHidden/>
          </w:rPr>
          <w:t>38</w:t>
        </w:r>
        <w:r>
          <w:rPr>
            <w:noProof/>
            <w:webHidden/>
          </w:rPr>
          <w:fldChar w:fldCharType="end"/>
        </w:r>
        <w:r w:rsidRPr="00146378">
          <w:rPr>
            <w:rStyle w:val="Hyperlink"/>
            <w:noProof/>
          </w:rPr>
          <w:fldChar w:fldCharType="end"/>
        </w:r>
      </w:ins>
    </w:p>
    <w:p w14:paraId="50B81578" w14:textId="77777777" w:rsidR="0068491E" w:rsidRDefault="0068491E">
      <w:pPr>
        <w:pStyle w:val="TOC1"/>
        <w:tabs>
          <w:tab w:val="right" w:leader="dot" w:pos="9350"/>
        </w:tabs>
        <w:rPr>
          <w:ins w:id="92" w:author="Bonnie Jonkman" w:date="2015-07-28T13:39:00Z"/>
          <w:rFonts w:eastAsiaTheme="minorEastAsia"/>
          <w:noProof/>
        </w:rPr>
      </w:pPr>
      <w:ins w:id="93" w:author="Bonnie Jonkman" w:date="2015-07-28T13:39:00Z">
        <w:r w:rsidRPr="00146378">
          <w:rPr>
            <w:rStyle w:val="Hyperlink"/>
            <w:noProof/>
          </w:rPr>
          <w:fldChar w:fldCharType="begin"/>
        </w:r>
        <w:r w:rsidRPr="00146378">
          <w:rPr>
            <w:rStyle w:val="Hyperlink"/>
            <w:noProof/>
          </w:rPr>
          <w:instrText xml:space="preserve"> </w:instrText>
        </w:r>
        <w:r>
          <w:rPr>
            <w:noProof/>
          </w:rPr>
          <w:instrText>HYPERLINK \l "_Toc425854098"</w:instrText>
        </w:r>
        <w:r w:rsidRPr="00146378">
          <w:rPr>
            <w:rStyle w:val="Hyperlink"/>
            <w:noProof/>
          </w:rPr>
          <w:instrText xml:space="preserve"> </w:instrText>
        </w:r>
        <w:r w:rsidRPr="00146378">
          <w:rPr>
            <w:rStyle w:val="Hyperlink"/>
            <w:noProof/>
          </w:rPr>
          <w:fldChar w:fldCharType="separate"/>
        </w:r>
        <w:r w:rsidRPr="00146378">
          <w:rPr>
            <w:rStyle w:val="Hyperlink"/>
            <w:noProof/>
          </w:rPr>
          <w:t>Feedback</w:t>
        </w:r>
        <w:r>
          <w:rPr>
            <w:noProof/>
            <w:webHidden/>
          </w:rPr>
          <w:tab/>
        </w:r>
        <w:r>
          <w:rPr>
            <w:noProof/>
            <w:webHidden/>
          </w:rPr>
          <w:fldChar w:fldCharType="begin"/>
        </w:r>
        <w:r>
          <w:rPr>
            <w:noProof/>
            <w:webHidden/>
          </w:rPr>
          <w:instrText xml:space="preserve"> PAGEREF _Toc425854098 \h </w:instrText>
        </w:r>
      </w:ins>
      <w:r>
        <w:rPr>
          <w:noProof/>
          <w:webHidden/>
        </w:rPr>
      </w:r>
      <w:r>
        <w:rPr>
          <w:noProof/>
          <w:webHidden/>
        </w:rPr>
        <w:fldChar w:fldCharType="separate"/>
      </w:r>
      <w:ins w:id="94" w:author="Bonnie Jonkman" w:date="2015-07-28T13:39:00Z">
        <w:r>
          <w:rPr>
            <w:noProof/>
            <w:webHidden/>
          </w:rPr>
          <w:t>38</w:t>
        </w:r>
        <w:r>
          <w:rPr>
            <w:noProof/>
            <w:webHidden/>
          </w:rPr>
          <w:fldChar w:fldCharType="end"/>
        </w:r>
        <w:r w:rsidRPr="00146378">
          <w:rPr>
            <w:rStyle w:val="Hyperlink"/>
            <w:noProof/>
          </w:rPr>
          <w:fldChar w:fldCharType="end"/>
        </w:r>
      </w:ins>
    </w:p>
    <w:p w14:paraId="411C6C8B" w14:textId="77777777" w:rsidR="0068491E" w:rsidRDefault="0068491E">
      <w:pPr>
        <w:pStyle w:val="TOC1"/>
        <w:tabs>
          <w:tab w:val="right" w:leader="dot" w:pos="9350"/>
        </w:tabs>
        <w:rPr>
          <w:ins w:id="95" w:author="Bonnie Jonkman" w:date="2015-07-28T13:39:00Z"/>
          <w:rFonts w:eastAsiaTheme="minorEastAsia"/>
          <w:noProof/>
        </w:rPr>
      </w:pPr>
      <w:ins w:id="96" w:author="Bonnie Jonkman" w:date="2015-07-28T13:39:00Z">
        <w:r w:rsidRPr="00146378">
          <w:rPr>
            <w:rStyle w:val="Hyperlink"/>
            <w:noProof/>
          </w:rPr>
          <w:fldChar w:fldCharType="begin"/>
        </w:r>
        <w:r w:rsidRPr="00146378">
          <w:rPr>
            <w:rStyle w:val="Hyperlink"/>
            <w:noProof/>
          </w:rPr>
          <w:instrText xml:space="preserve"> </w:instrText>
        </w:r>
        <w:r>
          <w:rPr>
            <w:noProof/>
          </w:rPr>
          <w:instrText>HYPERLINK \l "_Toc425854099"</w:instrText>
        </w:r>
        <w:r w:rsidRPr="00146378">
          <w:rPr>
            <w:rStyle w:val="Hyperlink"/>
            <w:noProof/>
          </w:rPr>
          <w:instrText xml:space="preserve"> </w:instrText>
        </w:r>
        <w:r w:rsidRPr="00146378">
          <w:rPr>
            <w:rStyle w:val="Hyperlink"/>
            <w:noProof/>
          </w:rPr>
          <w:fldChar w:fldCharType="separate"/>
        </w:r>
        <w:r w:rsidRPr="00146378">
          <w:rPr>
            <w:rStyle w:val="Hyperlink"/>
            <w:noProof/>
          </w:rPr>
          <w:t>Appendix A: Example FAST v8.12.* Input File</w:t>
        </w:r>
        <w:r>
          <w:rPr>
            <w:noProof/>
            <w:webHidden/>
          </w:rPr>
          <w:tab/>
        </w:r>
        <w:r>
          <w:rPr>
            <w:noProof/>
            <w:webHidden/>
          </w:rPr>
          <w:fldChar w:fldCharType="begin"/>
        </w:r>
        <w:r>
          <w:rPr>
            <w:noProof/>
            <w:webHidden/>
          </w:rPr>
          <w:instrText xml:space="preserve"> PAGEREF _Toc425854099 \h </w:instrText>
        </w:r>
      </w:ins>
      <w:r>
        <w:rPr>
          <w:noProof/>
          <w:webHidden/>
        </w:rPr>
      </w:r>
      <w:r>
        <w:rPr>
          <w:noProof/>
          <w:webHidden/>
        </w:rPr>
        <w:fldChar w:fldCharType="separate"/>
      </w:r>
      <w:ins w:id="97" w:author="Bonnie Jonkman" w:date="2015-07-28T13:39:00Z">
        <w:r>
          <w:rPr>
            <w:noProof/>
            <w:webHidden/>
          </w:rPr>
          <w:t>39</w:t>
        </w:r>
        <w:r>
          <w:rPr>
            <w:noProof/>
            <w:webHidden/>
          </w:rPr>
          <w:fldChar w:fldCharType="end"/>
        </w:r>
        <w:r w:rsidRPr="00146378">
          <w:rPr>
            <w:rStyle w:val="Hyperlink"/>
            <w:noProof/>
          </w:rPr>
          <w:fldChar w:fldCharType="end"/>
        </w:r>
      </w:ins>
    </w:p>
    <w:p w14:paraId="5B6F6969" w14:textId="77777777" w:rsidR="009B7C07" w:rsidDel="008462CD" w:rsidRDefault="009B7C07">
      <w:pPr>
        <w:pStyle w:val="TOC1"/>
        <w:tabs>
          <w:tab w:val="right" w:leader="dot" w:pos="9350"/>
        </w:tabs>
        <w:rPr>
          <w:del w:id="98" w:author="Bonnie Jonkman" w:date="2015-04-22T12:48:00Z"/>
          <w:rFonts w:eastAsiaTheme="minorEastAsia"/>
          <w:noProof/>
        </w:rPr>
      </w:pPr>
      <w:del w:id="99" w:author="Bonnie Jonkman" w:date="2015-04-22T12:48:00Z">
        <w:r w:rsidRPr="008462CD" w:rsidDel="008462CD">
          <w:rPr>
            <w:rStyle w:val="Hyperlink"/>
            <w:noProof/>
          </w:rPr>
          <w:delText>Table of Contents</w:delText>
        </w:r>
        <w:r w:rsidDel="008462CD">
          <w:rPr>
            <w:noProof/>
            <w:webHidden/>
          </w:rPr>
          <w:tab/>
        </w:r>
        <w:r w:rsidR="00DB55A3" w:rsidDel="008462CD">
          <w:rPr>
            <w:noProof/>
            <w:webHidden/>
          </w:rPr>
          <w:delText>2</w:delText>
        </w:r>
      </w:del>
    </w:p>
    <w:p w14:paraId="5C2BC566" w14:textId="77777777" w:rsidR="009B7C07" w:rsidDel="008462CD" w:rsidRDefault="009B7C07">
      <w:pPr>
        <w:pStyle w:val="TOC1"/>
        <w:tabs>
          <w:tab w:val="right" w:leader="dot" w:pos="9350"/>
        </w:tabs>
        <w:rPr>
          <w:del w:id="100" w:author="Bonnie Jonkman" w:date="2015-04-22T12:48:00Z"/>
          <w:rFonts w:eastAsiaTheme="minorEastAsia"/>
          <w:noProof/>
        </w:rPr>
      </w:pPr>
      <w:del w:id="101" w:author="Bonnie Jonkman" w:date="2015-04-22T12:48:00Z">
        <w:r w:rsidRPr="008462CD" w:rsidDel="008462CD">
          <w:rPr>
            <w:rStyle w:val="Hyperlink"/>
            <w:noProof/>
          </w:rPr>
          <w:delText>Introduction</w:delText>
        </w:r>
        <w:r w:rsidDel="008462CD">
          <w:rPr>
            <w:noProof/>
            <w:webHidden/>
          </w:rPr>
          <w:tab/>
        </w:r>
        <w:r w:rsidR="00DB55A3" w:rsidDel="008462CD">
          <w:rPr>
            <w:noProof/>
            <w:webHidden/>
          </w:rPr>
          <w:delText>3</w:delText>
        </w:r>
      </w:del>
    </w:p>
    <w:p w14:paraId="1640B53F" w14:textId="77777777" w:rsidR="009B7C07" w:rsidDel="008462CD" w:rsidRDefault="009B7C07">
      <w:pPr>
        <w:pStyle w:val="TOC1"/>
        <w:tabs>
          <w:tab w:val="right" w:leader="dot" w:pos="9350"/>
        </w:tabs>
        <w:rPr>
          <w:del w:id="102" w:author="Bonnie Jonkman" w:date="2015-04-22T12:48:00Z"/>
          <w:rFonts w:eastAsiaTheme="minorEastAsia"/>
          <w:noProof/>
        </w:rPr>
      </w:pPr>
      <w:del w:id="103" w:author="Bonnie Jonkman" w:date="2015-04-22T12:48:00Z">
        <w:r w:rsidRPr="008462CD" w:rsidDel="008462CD">
          <w:rPr>
            <w:rStyle w:val="Hyperlink"/>
            <w:noProof/>
          </w:rPr>
          <w:delText>Major changes in FAST</w:delText>
        </w:r>
        <w:r w:rsidDel="008462CD">
          <w:rPr>
            <w:noProof/>
            <w:webHidden/>
          </w:rPr>
          <w:tab/>
        </w:r>
        <w:r w:rsidR="00DB55A3" w:rsidDel="008462CD">
          <w:rPr>
            <w:noProof/>
            <w:webHidden/>
          </w:rPr>
          <w:delText>8</w:delText>
        </w:r>
      </w:del>
    </w:p>
    <w:p w14:paraId="4B75E789" w14:textId="77777777" w:rsidR="009B7C07" w:rsidDel="008462CD" w:rsidRDefault="009B7C07">
      <w:pPr>
        <w:pStyle w:val="TOC2"/>
        <w:tabs>
          <w:tab w:val="right" w:leader="dot" w:pos="9350"/>
        </w:tabs>
        <w:rPr>
          <w:del w:id="104" w:author="Bonnie Jonkman" w:date="2015-04-22T12:48:00Z"/>
          <w:rFonts w:eastAsiaTheme="minorEastAsia"/>
          <w:noProof/>
        </w:rPr>
      </w:pPr>
      <w:del w:id="105" w:author="Bonnie Jonkman" w:date="2015-04-22T12:48:00Z">
        <w:r w:rsidRPr="008462CD" w:rsidDel="008462CD">
          <w:rPr>
            <w:rStyle w:val="Hyperlink"/>
            <w:noProof/>
          </w:rPr>
          <w:delText>v8.11.00a-bjj</w:delText>
        </w:r>
        <w:r w:rsidDel="008462CD">
          <w:rPr>
            <w:noProof/>
            <w:webHidden/>
          </w:rPr>
          <w:tab/>
        </w:r>
        <w:r w:rsidR="00DB55A3" w:rsidDel="008462CD">
          <w:rPr>
            <w:noProof/>
            <w:webHidden/>
          </w:rPr>
          <w:delText>8</w:delText>
        </w:r>
      </w:del>
    </w:p>
    <w:p w14:paraId="05404EB6" w14:textId="77777777" w:rsidR="009B7C07" w:rsidDel="008462CD" w:rsidRDefault="009B7C07">
      <w:pPr>
        <w:pStyle w:val="TOC2"/>
        <w:tabs>
          <w:tab w:val="right" w:leader="dot" w:pos="9350"/>
        </w:tabs>
        <w:rPr>
          <w:del w:id="106" w:author="Bonnie Jonkman" w:date="2015-04-22T12:48:00Z"/>
          <w:rFonts w:eastAsiaTheme="minorEastAsia"/>
          <w:noProof/>
        </w:rPr>
      </w:pPr>
      <w:del w:id="107" w:author="Bonnie Jonkman" w:date="2015-04-22T12:48:00Z">
        <w:r w:rsidRPr="008462CD" w:rsidDel="008462CD">
          <w:rPr>
            <w:rStyle w:val="Hyperlink"/>
            <w:noProof/>
          </w:rPr>
          <w:delText>v8.10.00a-bjj</w:delText>
        </w:r>
        <w:r w:rsidDel="008462CD">
          <w:rPr>
            <w:noProof/>
            <w:webHidden/>
          </w:rPr>
          <w:tab/>
        </w:r>
        <w:r w:rsidR="00DB55A3" w:rsidDel="008462CD">
          <w:rPr>
            <w:noProof/>
            <w:webHidden/>
          </w:rPr>
          <w:delText>8</w:delText>
        </w:r>
      </w:del>
    </w:p>
    <w:p w14:paraId="0F184ABA" w14:textId="77777777" w:rsidR="009B7C07" w:rsidDel="008462CD" w:rsidRDefault="009B7C07">
      <w:pPr>
        <w:pStyle w:val="TOC2"/>
        <w:tabs>
          <w:tab w:val="right" w:leader="dot" w:pos="9350"/>
        </w:tabs>
        <w:rPr>
          <w:del w:id="108" w:author="Bonnie Jonkman" w:date="2015-04-22T12:48:00Z"/>
          <w:rFonts w:eastAsiaTheme="minorEastAsia"/>
          <w:noProof/>
        </w:rPr>
      </w:pPr>
      <w:del w:id="109" w:author="Bonnie Jonkman" w:date="2015-04-22T12:48:00Z">
        <w:r w:rsidRPr="008462CD" w:rsidDel="008462CD">
          <w:rPr>
            <w:rStyle w:val="Hyperlink"/>
            <w:noProof/>
          </w:rPr>
          <w:delText>v8.09.00a-bjj</w:delText>
        </w:r>
        <w:r w:rsidDel="008462CD">
          <w:rPr>
            <w:noProof/>
            <w:webHidden/>
          </w:rPr>
          <w:tab/>
        </w:r>
        <w:r w:rsidR="00DB55A3" w:rsidDel="008462CD">
          <w:rPr>
            <w:noProof/>
            <w:webHidden/>
          </w:rPr>
          <w:delText>10</w:delText>
        </w:r>
      </w:del>
    </w:p>
    <w:p w14:paraId="31F7744C" w14:textId="77777777" w:rsidR="009B7C07" w:rsidDel="008462CD" w:rsidRDefault="009B7C07">
      <w:pPr>
        <w:pStyle w:val="TOC2"/>
        <w:tabs>
          <w:tab w:val="right" w:leader="dot" w:pos="9350"/>
        </w:tabs>
        <w:rPr>
          <w:del w:id="110" w:author="Bonnie Jonkman" w:date="2015-04-22T12:48:00Z"/>
          <w:rFonts w:eastAsiaTheme="minorEastAsia"/>
          <w:noProof/>
        </w:rPr>
      </w:pPr>
      <w:del w:id="111" w:author="Bonnie Jonkman" w:date="2015-04-22T12:48:00Z">
        <w:r w:rsidRPr="008462CD" w:rsidDel="008462CD">
          <w:rPr>
            <w:rStyle w:val="Hyperlink"/>
            <w:noProof/>
          </w:rPr>
          <w:delText>v8.08.00c-bjj</w:delText>
        </w:r>
        <w:r w:rsidDel="008462CD">
          <w:rPr>
            <w:noProof/>
            <w:webHidden/>
          </w:rPr>
          <w:tab/>
        </w:r>
        <w:r w:rsidR="00DB55A3" w:rsidDel="008462CD">
          <w:rPr>
            <w:noProof/>
            <w:webHidden/>
          </w:rPr>
          <w:delText>10</w:delText>
        </w:r>
      </w:del>
    </w:p>
    <w:p w14:paraId="7D356052" w14:textId="77777777" w:rsidR="009B7C07" w:rsidDel="008462CD" w:rsidRDefault="009B7C07">
      <w:pPr>
        <w:pStyle w:val="TOC2"/>
        <w:tabs>
          <w:tab w:val="right" w:leader="dot" w:pos="9350"/>
        </w:tabs>
        <w:rPr>
          <w:del w:id="112" w:author="Bonnie Jonkman" w:date="2015-04-22T12:48:00Z"/>
          <w:rFonts w:eastAsiaTheme="minorEastAsia"/>
          <w:noProof/>
        </w:rPr>
      </w:pPr>
      <w:del w:id="113" w:author="Bonnie Jonkman" w:date="2015-04-22T12:48:00Z">
        <w:r w:rsidRPr="008462CD" w:rsidDel="008462CD">
          <w:rPr>
            <w:rStyle w:val="Hyperlink"/>
            <w:noProof/>
          </w:rPr>
          <w:delText>v8.03.02b-bjj</w:delText>
        </w:r>
        <w:r w:rsidDel="008462CD">
          <w:rPr>
            <w:noProof/>
            <w:webHidden/>
          </w:rPr>
          <w:tab/>
        </w:r>
      </w:del>
      <w:del w:id="114" w:author="Bonnie Jonkman" w:date="2015-04-22T12:46:00Z">
        <w:r w:rsidDel="00DB55A3">
          <w:rPr>
            <w:noProof/>
            <w:webHidden/>
          </w:rPr>
          <w:delText>11</w:delText>
        </w:r>
      </w:del>
    </w:p>
    <w:p w14:paraId="03BD2C65" w14:textId="77777777" w:rsidR="009B7C07" w:rsidDel="008462CD" w:rsidRDefault="009B7C07">
      <w:pPr>
        <w:pStyle w:val="TOC1"/>
        <w:tabs>
          <w:tab w:val="right" w:leader="dot" w:pos="9350"/>
        </w:tabs>
        <w:rPr>
          <w:del w:id="115" w:author="Bonnie Jonkman" w:date="2015-04-22T12:48:00Z"/>
          <w:rFonts w:eastAsiaTheme="minorEastAsia"/>
          <w:noProof/>
        </w:rPr>
      </w:pPr>
      <w:del w:id="116" w:author="Bonnie Jonkman" w:date="2015-04-22T12:48:00Z">
        <w:r w:rsidRPr="008462CD" w:rsidDel="008462CD">
          <w:rPr>
            <w:rStyle w:val="Hyperlink"/>
            <w:noProof/>
          </w:rPr>
          <w:delText>FAST v8 Input and Output Files</w:delText>
        </w:r>
        <w:r w:rsidDel="008462CD">
          <w:rPr>
            <w:noProof/>
            <w:webHidden/>
          </w:rPr>
          <w:tab/>
        </w:r>
        <w:r w:rsidR="00DB55A3" w:rsidDel="008462CD">
          <w:rPr>
            <w:noProof/>
            <w:webHidden/>
          </w:rPr>
          <w:delText>12</w:delText>
        </w:r>
      </w:del>
    </w:p>
    <w:p w14:paraId="0B5CC2E3" w14:textId="77777777" w:rsidR="009B7C07" w:rsidDel="008462CD" w:rsidRDefault="009B7C07">
      <w:pPr>
        <w:pStyle w:val="TOC2"/>
        <w:tabs>
          <w:tab w:val="right" w:leader="dot" w:pos="9350"/>
        </w:tabs>
        <w:rPr>
          <w:del w:id="117" w:author="Bonnie Jonkman" w:date="2015-04-22T12:48:00Z"/>
          <w:rFonts w:eastAsiaTheme="minorEastAsia"/>
          <w:noProof/>
        </w:rPr>
      </w:pPr>
      <w:del w:id="118" w:author="Bonnie Jonkman" w:date="2015-04-22T12:48:00Z">
        <w:r w:rsidRPr="008462CD" w:rsidDel="008462CD">
          <w:rPr>
            <w:rStyle w:val="Hyperlink"/>
            <w:noProof/>
          </w:rPr>
          <w:delText>File Naming Conventions</w:delText>
        </w:r>
        <w:r w:rsidDel="008462CD">
          <w:rPr>
            <w:noProof/>
            <w:webHidden/>
          </w:rPr>
          <w:tab/>
        </w:r>
        <w:r w:rsidR="00DB55A3" w:rsidDel="008462CD">
          <w:rPr>
            <w:noProof/>
            <w:webHidden/>
          </w:rPr>
          <w:delText>12</w:delText>
        </w:r>
      </w:del>
    </w:p>
    <w:p w14:paraId="00AD27AE" w14:textId="77777777" w:rsidR="009B7C07" w:rsidDel="008462CD" w:rsidRDefault="009B7C07">
      <w:pPr>
        <w:pStyle w:val="TOC2"/>
        <w:tabs>
          <w:tab w:val="right" w:leader="dot" w:pos="9350"/>
        </w:tabs>
        <w:rPr>
          <w:del w:id="119" w:author="Bonnie Jonkman" w:date="2015-04-22T12:48:00Z"/>
          <w:rFonts w:eastAsiaTheme="minorEastAsia"/>
          <w:noProof/>
        </w:rPr>
      </w:pPr>
      <w:del w:id="120" w:author="Bonnie Jonkman" w:date="2015-04-22T12:48:00Z">
        <w:r w:rsidRPr="008462CD" w:rsidDel="008462CD">
          <w:rPr>
            <w:rStyle w:val="Hyperlink"/>
            <w:noProof/>
          </w:rPr>
          <w:delText>Variables Specified in the FAST Primary Input File</w:delText>
        </w:r>
        <w:r w:rsidDel="008462CD">
          <w:rPr>
            <w:noProof/>
            <w:webHidden/>
          </w:rPr>
          <w:tab/>
        </w:r>
      </w:del>
      <w:del w:id="121" w:author="Bonnie Jonkman" w:date="2015-04-22T12:46:00Z">
        <w:r w:rsidDel="00DB55A3">
          <w:rPr>
            <w:noProof/>
            <w:webHidden/>
          </w:rPr>
          <w:delText>14</w:delText>
        </w:r>
      </w:del>
    </w:p>
    <w:p w14:paraId="0DD7EDF2" w14:textId="77777777" w:rsidR="009B7C07" w:rsidDel="008462CD" w:rsidRDefault="009B7C07">
      <w:pPr>
        <w:pStyle w:val="TOC2"/>
        <w:tabs>
          <w:tab w:val="right" w:leader="dot" w:pos="9350"/>
        </w:tabs>
        <w:rPr>
          <w:del w:id="122" w:author="Bonnie Jonkman" w:date="2015-04-22T12:48:00Z"/>
          <w:rFonts w:eastAsiaTheme="minorEastAsia"/>
          <w:noProof/>
        </w:rPr>
      </w:pPr>
      <w:del w:id="123" w:author="Bonnie Jonkman" w:date="2015-04-22T12:48:00Z">
        <w:r w:rsidRPr="008462CD" w:rsidDel="008462CD">
          <w:rPr>
            <w:rStyle w:val="Hyperlink"/>
            <w:noProof/>
          </w:rPr>
          <w:delText>Checkpoint Files (Restart Capability)</w:delText>
        </w:r>
        <w:r w:rsidDel="008462CD">
          <w:rPr>
            <w:noProof/>
            <w:webHidden/>
          </w:rPr>
          <w:tab/>
        </w:r>
      </w:del>
      <w:del w:id="124" w:author="Bonnie Jonkman" w:date="2015-04-22T12:46:00Z">
        <w:r w:rsidDel="00DB55A3">
          <w:rPr>
            <w:noProof/>
            <w:webHidden/>
          </w:rPr>
          <w:delText>19</w:delText>
        </w:r>
      </w:del>
    </w:p>
    <w:p w14:paraId="2FD00514" w14:textId="77777777" w:rsidR="009B7C07" w:rsidDel="008462CD" w:rsidRDefault="009B7C07">
      <w:pPr>
        <w:pStyle w:val="TOC1"/>
        <w:tabs>
          <w:tab w:val="right" w:leader="dot" w:pos="9350"/>
        </w:tabs>
        <w:rPr>
          <w:del w:id="125" w:author="Bonnie Jonkman" w:date="2015-04-22T12:48:00Z"/>
          <w:rFonts w:eastAsiaTheme="minorEastAsia"/>
          <w:noProof/>
        </w:rPr>
      </w:pPr>
      <w:del w:id="126" w:author="Bonnie Jonkman" w:date="2015-04-22T12:48:00Z">
        <w:r w:rsidRPr="008462CD" w:rsidDel="008462CD">
          <w:rPr>
            <w:rStyle w:val="Hyperlink"/>
            <w:noProof/>
          </w:rPr>
          <w:delText>Converting to FAST v8.10.x</w:delText>
        </w:r>
        <w:r w:rsidDel="008462CD">
          <w:rPr>
            <w:noProof/>
            <w:webHidden/>
          </w:rPr>
          <w:tab/>
        </w:r>
      </w:del>
      <w:del w:id="127" w:author="Bonnie Jonkman" w:date="2015-04-22T12:46:00Z">
        <w:r w:rsidDel="00DB55A3">
          <w:rPr>
            <w:noProof/>
            <w:webHidden/>
          </w:rPr>
          <w:delText>20</w:delText>
        </w:r>
      </w:del>
    </w:p>
    <w:p w14:paraId="5A5F9D07" w14:textId="77777777" w:rsidR="009B7C07" w:rsidDel="008462CD" w:rsidRDefault="009B7C07">
      <w:pPr>
        <w:pStyle w:val="TOC2"/>
        <w:tabs>
          <w:tab w:val="right" w:leader="dot" w:pos="9350"/>
        </w:tabs>
        <w:rPr>
          <w:del w:id="128" w:author="Bonnie Jonkman" w:date="2015-04-22T12:48:00Z"/>
          <w:rFonts w:eastAsiaTheme="minorEastAsia"/>
          <w:noProof/>
        </w:rPr>
      </w:pPr>
      <w:del w:id="129" w:author="Bonnie Jonkman" w:date="2015-04-22T12:48:00Z">
        <w:r w:rsidRPr="008462CD" w:rsidDel="008462CD">
          <w:rPr>
            <w:rStyle w:val="Hyperlink"/>
            <w:noProof/>
          </w:rPr>
          <w:delText>Summary of Changes to Inputs</w:delText>
        </w:r>
        <w:r w:rsidDel="008462CD">
          <w:rPr>
            <w:noProof/>
            <w:webHidden/>
          </w:rPr>
          <w:tab/>
        </w:r>
      </w:del>
      <w:del w:id="130" w:author="Bonnie Jonkman" w:date="2015-04-22T12:46:00Z">
        <w:r w:rsidDel="00DB55A3">
          <w:rPr>
            <w:noProof/>
            <w:webHidden/>
          </w:rPr>
          <w:delText>20</w:delText>
        </w:r>
      </w:del>
    </w:p>
    <w:p w14:paraId="2118060D" w14:textId="77777777" w:rsidR="009B7C07" w:rsidDel="008462CD" w:rsidRDefault="009B7C07">
      <w:pPr>
        <w:pStyle w:val="TOC2"/>
        <w:tabs>
          <w:tab w:val="right" w:leader="dot" w:pos="9350"/>
        </w:tabs>
        <w:rPr>
          <w:del w:id="131" w:author="Bonnie Jonkman" w:date="2015-04-22T12:48:00Z"/>
          <w:rFonts w:eastAsiaTheme="minorEastAsia"/>
          <w:noProof/>
        </w:rPr>
      </w:pPr>
      <w:del w:id="132" w:author="Bonnie Jonkman" w:date="2015-04-22T12:48:00Z">
        <w:r w:rsidRPr="008462CD" w:rsidDel="008462CD">
          <w:rPr>
            <w:rStyle w:val="Hyperlink"/>
            <w:noProof/>
          </w:rPr>
          <w:delText>MATLAB Conversion Scripts</w:delText>
        </w:r>
        <w:r w:rsidDel="008462CD">
          <w:rPr>
            <w:noProof/>
            <w:webHidden/>
          </w:rPr>
          <w:tab/>
        </w:r>
      </w:del>
      <w:del w:id="133" w:author="Bonnie Jonkman" w:date="2015-04-22T12:46:00Z">
        <w:r w:rsidDel="00DB55A3">
          <w:rPr>
            <w:noProof/>
            <w:webHidden/>
          </w:rPr>
          <w:delText>22</w:delText>
        </w:r>
      </w:del>
    </w:p>
    <w:p w14:paraId="31ACDD1E" w14:textId="77777777" w:rsidR="009B7C07" w:rsidDel="008462CD" w:rsidRDefault="009B7C07">
      <w:pPr>
        <w:pStyle w:val="TOC1"/>
        <w:tabs>
          <w:tab w:val="right" w:leader="dot" w:pos="9350"/>
        </w:tabs>
        <w:rPr>
          <w:del w:id="134" w:author="Bonnie Jonkman" w:date="2015-04-22T12:48:00Z"/>
          <w:rFonts w:eastAsiaTheme="minorEastAsia"/>
          <w:noProof/>
        </w:rPr>
      </w:pPr>
      <w:del w:id="135" w:author="Bonnie Jonkman" w:date="2015-04-22T12:48:00Z">
        <w:r w:rsidRPr="008462CD" w:rsidDel="008462CD">
          <w:rPr>
            <w:rStyle w:val="Hyperlink"/>
            <w:noProof/>
          </w:rPr>
          <w:delText>Running FAST</w:delText>
        </w:r>
        <w:r w:rsidDel="008462CD">
          <w:rPr>
            <w:noProof/>
            <w:webHidden/>
          </w:rPr>
          <w:tab/>
        </w:r>
      </w:del>
      <w:del w:id="136" w:author="Bonnie Jonkman" w:date="2015-04-22T12:46:00Z">
        <w:r w:rsidDel="00DB55A3">
          <w:rPr>
            <w:noProof/>
            <w:webHidden/>
          </w:rPr>
          <w:delText>24</w:delText>
        </w:r>
      </w:del>
    </w:p>
    <w:p w14:paraId="4FAB8ACF" w14:textId="77777777" w:rsidR="009B7C07" w:rsidDel="008462CD" w:rsidRDefault="009B7C07">
      <w:pPr>
        <w:pStyle w:val="TOC2"/>
        <w:tabs>
          <w:tab w:val="right" w:leader="dot" w:pos="9350"/>
        </w:tabs>
        <w:rPr>
          <w:del w:id="137" w:author="Bonnie Jonkman" w:date="2015-04-22T12:48:00Z"/>
          <w:rFonts w:eastAsiaTheme="minorEastAsia"/>
          <w:noProof/>
        </w:rPr>
      </w:pPr>
      <w:del w:id="138" w:author="Bonnie Jonkman" w:date="2015-04-22T12:48:00Z">
        <w:r w:rsidRPr="008462CD" w:rsidDel="008462CD">
          <w:rPr>
            <w:rStyle w:val="Hyperlink"/>
            <w:noProof/>
          </w:rPr>
          <w:delText>Normal Simulation: Starting FAST from an input file</w:delText>
        </w:r>
        <w:r w:rsidDel="008462CD">
          <w:rPr>
            <w:noProof/>
            <w:webHidden/>
          </w:rPr>
          <w:tab/>
        </w:r>
      </w:del>
      <w:del w:id="139" w:author="Bonnie Jonkman" w:date="2015-04-22T12:46:00Z">
        <w:r w:rsidDel="00DB55A3">
          <w:rPr>
            <w:noProof/>
            <w:webHidden/>
          </w:rPr>
          <w:delText>24</w:delText>
        </w:r>
      </w:del>
    </w:p>
    <w:p w14:paraId="02F908E9" w14:textId="77777777" w:rsidR="009B7C07" w:rsidDel="008462CD" w:rsidRDefault="009B7C07">
      <w:pPr>
        <w:pStyle w:val="TOC2"/>
        <w:tabs>
          <w:tab w:val="right" w:leader="dot" w:pos="9350"/>
        </w:tabs>
        <w:rPr>
          <w:del w:id="140" w:author="Bonnie Jonkman" w:date="2015-04-22T12:48:00Z"/>
          <w:rFonts w:eastAsiaTheme="minorEastAsia"/>
          <w:noProof/>
        </w:rPr>
      </w:pPr>
      <w:del w:id="141" w:author="Bonnie Jonkman" w:date="2015-04-22T12:48:00Z">
        <w:r w:rsidRPr="008462CD" w:rsidDel="008462CD">
          <w:rPr>
            <w:rStyle w:val="Hyperlink"/>
            <w:noProof/>
          </w:rPr>
          <w:delText>Restart: Starting FAST from a checkpoint file</w:delText>
        </w:r>
        <w:r w:rsidDel="008462CD">
          <w:rPr>
            <w:noProof/>
            <w:webHidden/>
          </w:rPr>
          <w:tab/>
        </w:r>
      </w:del>
      <w:del w:id="142" w:author="Bonnie Jonkman" w:date="2015-04-22T12:46:00Z">
        <w:r w:rsidDel="00DB55A3">
          <w:rPr>
            <w:noProof/>
            <w:webHidden/>
          </w:rPr>
          <w:delText>25</w:delText>
        </w:r>
      </w:del>
    </w:p>
    <w:p w14:paraId="26D780BA" w14:textId="77777777" w:rsidR="009B7C07" w:rsidDel="008462CD" w:rsidRDefault="009B7C07">
      <w:pPr>
        <w:pStyle w:val="TOC2"/>
        <w:tabs>
          <w:tab w:val="right" w:leader="dot" w:pos="9350"/>
        </w:tabs>
        <w:rPr>
          <w:del w:id="143" w:author="Bonnie Jonkman" w:date="2015-04-22T12:48:00Z"/>
          <w:rFonts w:eastAsiaTheme="minorEastAsia"/>
          <w:noProof/>
        </w:rPr>
      </w:pPr>
      <w:del w:id="144" w:author="Bonnie Jonkman" w:date="2015-04-22T12:48:00Z">
        <w:r w:rsidRPr="008462CD" w:rsidDel="008462CD">
          <w:rPr>
            <w:rStyle w:val="Hyperlink"/>
            <w:noProof/>
          </w:rPr>
          <w:delText>Modeling Tips</w:delText>
        </w:r>
        <w:r w:rsidDel="008462CD">
          <w:rPr>
            <w:noProof/>
            <w:webHidden/>
          </w:rPr>
          <w:tab/>
        </w:r>
      </w:del>
      <w:del w:id="145" w:author="Bonnie Jonkman" w:date="2015-04-22T12:46:00Z">
        <w:r w:rsidDel="00DB55A3">
          <w:rPr>
            <w:noProof/>
            <w:webHidden/>
          </w:rPr>
          <w:delText>25</w:delText>
        </w:r>
      </w:del>
    </w:p>
    <w:p w14:paraId="34722E40" w14:textId="77777777" w:rsidR="009B7C07" w:rsidDel="008462CD" w:rsidRDefault="009B7C07">
      <w:pPr>
        <w:pStyle w:val="TOC2"/>
        <w:tabs>
          <w:tab w:val="right" w:leader="dot" w:pos="9350"/>
        </w:tabs>
        <w:rPr>
          <w:del w:id="146" w:author="Bonnie Jonkman" w:date="2015-04-22T12:48:00Z"/>
          <w:rFonts w:eastAsiaTheme="minorEastAsia"/>
          <w:noProof/>
        </w:rPr>
      </w:pPr>
      <w:del w:id="147" w:author="Bonnie Jonkman" w:date="2015-04-22T12:48:00Z">
        <w:r w:rsidRPr="008462CD" w:rsidDel="008462CD">
          <w:rPr>
            <w:rStyle w:val="Hyperlink"/>
            <w:noProof/>
          </w:rPr>
          <w:delText>Certification Tests</w:delText>
        </w:r>
        <w:r w:rsidDel="008462CD">
          <w:rPr>
            <w:noProof/>
            <w:webHidden/>
          </w:rPr>
          <w:tab/>
        </w:r>
        <w:r w:rsidR="00DB55A3" w:rsidDel="008462CD">
          <w:rPr>
            <w:noProof/>
            <w:webHidden/>
          </w:rPr>
          <w:delText>26</w:delText>
        </w:r>
      </w:del>
    </w:p>
    <w:p w14:paraId="1B650D17" w14:textId="77777777" w:rsidR="009B7C07" w:rsidDel="008462CD" w:rsidRDefault="009B7C07">
      <w:pPr>
        <w:pStyle w:val="TOC1"/>
        <w:tabs>
          <w:tab w:val="right" w:leader="dot" w:pos="9350"/>
        </w:tabs>
        <w:rPr>
          <w:del w:id="148" w:author="Bonnie Jonkman" w:date="2015-04-22T12:48:00Z"/>
          <w:rFonts w:eastAsiaTheme="minorEastAsia"/>
          <w:noProof/>
        </w:rPr>
      </w:pPr>
      <w:del w:id="149" w:author="Bonnie Jonkman" w:date="2015-04-22T12:48:00Z">
        <w:r w:rsidRPr="008462CD" w:rsidDel="008462CD">
          <w:rPr>
            <w:rStyle w:val="Hyperlink"/>
            <w:noProof/>
          </w:rPr>
          <w:delText>Compiling</w:delText>
        </w:r>
        <w:r w:rsidDel="008462CD">
          <w:rPr>
            <w:noProof/>
            <w:webHidden/>
          </w:rPr>
          <w:tab/>
        </w:r>
      </w:del>
      <w:del w:id="150" w:author="Bonnie Jonkman" w:date="2015-04-22T12:46:00Z">
        <w:r w:rsidDel="00DB55A3">
          <w:rPr>
            <w:noProof/>
            <w:webHidden/>
          </w:rPr>
          <w:delText>26</w:delText>
        </w:r>
      </w:del>
    </w:p>
    <w:p w14:paraId="0EB3FBE8" w14:textId="77777777" w:rsidR="009B7C07" w:rsidDel="008462CD" w:rsidRDefault="009B7C07">
      <w:pPr>
        <w:pStyle w:val="TOC1"/>
        <w:tabs>
          <w:tab w:val="right" w:leader="dot" w:pos="9350"/>
        </w:tabs>
        <w:rPr>
          <w:del w:id="151" w:author="Bonnie Jonkman" w:date="2015-04-22T12:48:00Z"/>
          <w:rFonts w:eastAsiaTheme="minorEastAsia"/>
          <w:noProof/>
        </w:rPr>
      </w:pPr>
      <w:del w:id="152" w:author="Bonnie Jonkman" w:date="2015-04-22T12:48:00Z">
        <w:r w:rsidRPr="008462CD" w:rsidDel="008462CD">
          <w:rPr>
            <w:rStyle w:val="Hyperlink"/>
            <w:noProof/>
          </w:rPr>
          <w:delText>FAST v8 Interface to Simulink</w:delText>
        </w:r>
        <w:r w:rsidDel="008462CD">
          <w:rPr>
            <w:noProof/>
            <w:webHidden/>
          </w:rPr>
          <w:tab/>
        </w:r>
      </w:del>
      <w:del w:id="153" w:author="Bonnie Jonkman" w:date="2015-04-22T12:46:00Z">
        <w:r w:rsidDel="00DB55A3">
          <w:rPr>
            <w:noProof/>
            <w:webHidden/>
          </w:rPr>
          <w:delText>27</w:delText>
        </w:r>
      </w:del>
    </w:p>
    <w:p w14:paraId="29D3B0E0" w14:textId="77777777" w:rsidR="009B7C07" w:rsidDel="008462CD" w:rsidRDefault="009B7C07">
      <w:pPr>
        <w:pStyle w:val="TOC2"/>
        <w:tabs>
          <w:tab w:val="right" w:leader="dot" w:pos="9350"/>
        </w:tabs>
        <w:rPr>
          <w:del w:id="154" w:author="Bonnie Jonkman" w:date="2015-04-22T12:48:00Z"/>
          <w:rFonts w:eastAsiaTheme="minorEastAsia"/>
          <w:noProof/>
        </w:rPr>
      </w:pPr>
      <w:del w:id="155" w:author="Bonnie Jonkman" w:date="2015-04-22T12:48:00Z">
        <w:r w:rsidRPr="008462CD" w:rsidDel="008462CD">
          <w:rPr>
            <w:rStyle w:val="Hyperlink"/>
            <w:noProof/>
          </w:rPr>
          <w:delText>Major Changes Between the FAST v7 and v8 Interfaces to Simulink</w:delText>
        </w:r>
        <w:r w:rsidDel="008462CD">
          <w:rPr>
            <w:noProof/>
            <w:webHidden/>
          </w:rPr>
          <w:tab/>
        </w:r>
        <w:r w:rsidR="00DB55A3" w:rsidDel="008462CD">
          <w:rPr>
            <w:noProof/>
            <w:webHidden/>
          </w:rPr>
          <w:delText>28</w:delText>
        </w:r>
      </w:del>
    </w:p>
    <w:p w14:paraId="393540B1" w14:textId="77777777" w:rsidR="009B7C07" w:rsidDel="008462CD" w:rsidRDefault="009B7C07">
      <w:pPr>
        <w:pStyle w:val="TOC2"/>
        <w:tabs>
          <w:tab w:val="right" w:leader="dot" w:pos="9350"/>
        </w:tabs>
        <w:rPr>
          <w:del w:id="156" w:author="Bonnie Jonkman" w:date="2015-04-22T12:48:00Z"/>
          <w:rFonts w:eastAsiaTheme="minorEastAsia"/>
          <w:noProof/>
        </w:rPr>
      </w:pPr>
      <w:del w:id="157" w:author="Bonnie Jonkman" w:date="2015-04-22T12:48:00Z">
        <w:r w:rsidRPr="008462CD" w:rsidDel="008462CD">
          <w:rPr>
            <w:rStyle w:val="Hyperlink"/>
            <w:noProof/>
          </w:rPr>
          <w:delText>Definition of the FAST v8 Interface to Simulink</w:delText>
        </w:r>
        <w:r w:rsidDel="008462CD">
          <w:rPr>
            <w:noProof/>
            <w:webHidden/>
          </w:rPr>
          <w:tab/>
        </w:r>
      </w:del>
      <w:del w:id="158" w:author="Bonnie Jonkman" w:date="2015-04-22T12:46:00Z">
        <w:r w:rsidDel="00DB55A3">
          <w:rPr>
            <w:noProof/>
            <w:webHidden/>
          </w:rPr>
          <w:delText>28</w:delText>
        </w:r>
      </w:del>
    </w:p>
    <w:p w14:paraId="4AFF8C6F" w14:textId="77777777" w:rsidR="009B7C07" w:rsidDel="008462CD" w:rsidRDefault="009B7C07">
      <w:pPr>
        <w:pStyle w:val="TOC2"/>
        <w:tabs>
          <w:tab w:val="right" w:leader="dot" w:pos="9350"/>
        </w:tabs>
        <w:rPr>
          <w:del w:id="159" w:author="Bonnie Jonkman" w:date="2015-04-22T12:48:00Z"/>
          <w:rFonts w:eastAsiaTheme="minorEastAsia"/>
          <w:noProof/>
        </w:rPr>
      </w:pPr>
      <w:del w:id="160" w:author="Bonnie Jonkman" w:date="2015-04-22T12:48:00Z">
        <w:r w:rsidRPr="008462CD" w:rsidDel="008462CD">
          <w:rPr>
            <w:rStyle w:val="Hyperlink"/>
            <w:noProof/>
          </w:rPr>
          <w:delText>Converting FAST v7 Simulink Models to FAST v8</w:delText>
        </w:r>
        <w:r w:rsidDel="008462CD">
          <w:rPr>
            <w:noProof/>
            <w:webHidden/>
          </w:rPr>
          <w:tab/>
        </w:r>
      </w:del>
      <w:del w:id="161" w:author="Bonnie Jonkman" w:date="2015-04-22T12:46:00Z">
        <w:r w:rsidDel="00DB55A3">
          <w:rPr>
            <w:noProof/>
            <w:webHidden/>
          </w:rPr>
          <w:delText>31</w:delText>
        </w:r>
      </w:del>
    </w:p>
    <w:p w14:paraId="48BB58C3" w14:textId="77777777" w:rsidR="009B7C07" w:rsidDel="008462CD" w:rsidRDefault="009B7C07">
      <w:pPr>
        <w:pStyle w:val="TOC2"/>
        <w:tabs>
          <w:tab w:val="right" w:leader="dot" w:pos="9350"/>
        </w:tabs>
        <w:rPr>
          <w:del w:id="162" w:author="Bonnie Jonkman" w:date="2015-04-22T12:48:00Z"/>
          <w:rFonts w:eastAsiaTheme="minorEastAsia"/>
          <w:noProof/>
        </w:rPr>
      </w:pPr>
      <w:del w:id="163" w:author="Bonnie Jonkman" w:date="2015-04-22T12:48:00Z">
        <w:r w:rsidRPr="008462CD" w:rsidDel="008462CD">
          <w:rPr>
            <w:rStyle w:val="Hyperlink"/>
            <w:noProof/>
          </w:rPr>
          <w:delText>Running FAST in Simulink</w:delText>
        </w:r>
        <w:r w:rsidDel="008462CD">
          <w:rPr>
            <w:noProof/>
            <w:webHidden/>
          </w:rPr>
          <w:tab/>
        </w:r>
      </w:del>
      <w:del w:id="164" w:author="Bonnie Jonkman" w:date="2015-04-22T12:46:00Z">
        <w:r w:rsidDel="00DB55A3">
          <w:rPr>
            <w:noProof/>
            <w:webHidden/>
          </w:rPr>
          <w:delText>32</w:delText>
        </w:r>
      </w:del>
    </w:p>
    <w:p w14:paraId="564913E5" w14:textId="77777777" w:rsidR="009B7C07" w:rsidDel="008462CD" w:rsidRDefault="009B7C07">
      <w:pPr>
        <w:pStyle w:val="TOC2"/>
        <w:tabs>
          <w:tab w:val="right" w:leader="dot" w:pos="9350"/>
        </w:tabs>
        <w:rPr>
          <w:del w:id="165" w:author="Bonnie Jonkman" w:date="2015-04-22T12:48:00Z"/>
          <w:rFonts w:eastAsiaTheme="minorEastAsia"/>
          <w:noProof/>
        </w:rPr>
      </w:pPr>
      <w:del w:id="166" w:author="Bonnie Jonkman" w:date="2015-04-22T12:48:00Z">
        <w:r w:rsidRPr="008462CD" w:rsidDel="008462CD">
          <w:rPr>
            <w:rStyle w:val="Hyperlink"/>
            <w:noProof/>
          </w:rPr>
          <w:delText>Compiling FAST for Simulink</w:delText>
        </w:r>
        <w:r w:rsidDel="008462CD">
          <w:rPr>
            <w:noProof/>
            <w:webHidden/>
          </w:rPr>
          <w:tab/>
        </w:r>
      </w:del>
      <w:del w:id="167" w:author="Bonnie Jonkman" w:date="2015-04-22T12:46:00Z">
        <w:r w:rsidDel="00DB55A3">
          <w:rPr>
            <w:noProof/>
            <w:webHidden/>
          </w:rPr>
          <w:delText>34</w:delText>
        </w:r>
      </w:del>
    </w:p>
    <w:p w14:paraId="4C8D16FA" w14:textId="77777777" w:rsidR="009B7C07" w:rsidDel="008462CD" w:rsidRDefault="009B7C07">
      <w:pPr>
        <w:pStyle w:val="TOC1"/>
        <w:tabs>
          <w:tab w:val="right" w:leader="dot" w:pos="9350"/>
        </w:tabs>
        <w:rPr>
          <w:del w:id="168" w:author="Bonnie Jonkman" w:date="2015-04-22T12:48:00Z"/>
          <w:rFonts w:eastAsiaTheme="minorEastAsia"/>
          <w:noProof/>
        </w:rPr>
      </w:pPr>
      <w:del w:id="169" w:author="Bonnie Jonkman" w:date="2015-04-22T12:48:00Z">
        <w:r w:rsidRPr="008462CD" w:rsidDel="008462CD">
          <w:rPr>
            <w:rStyle w:val="Hyperlink"/>
            <w:noProof/>
          </w:rPr>
          <w:delText>Future Work</w:delText>
        </w:r>
        <w:r w:rsidDel="008462CD">
          <w:rPr>
            <w:noProof/>
            <w:webHidden/>
          </w:rPr>
          <w:tab/>
        </w:r>
      </w:del>
      <w:del w:id="170" w:author="Bonnie Jonkman" w:date="2015-04-22T12:46:00Z">
        <w:r w:rsidDel="00DB55A3">
          <w:rPr>
            <w:noProof/>
            <w:webHidden/>
          </w:rPr>
          <w:delText>37</w:delText>
        </w:r>
      </w:del>
    </w:p>
    <w:p w14:paraId="5BB7460B" w14:textId="77777777" w:rsidR="009B7C07" w:rsidDel="008462CD" w:rsidRDefault="009B7C07">
      <w:pPr>
        <w:pStyle w:val="TOC1"/>
        <w:tabs>
          <w:tab w:val="right" w:leader="dot" w:pos="9350"/>
        </w:tabs>
        <w:rPr>
          <w:del w:id="171" w:author="Bonnie Jonkman" w:date="2015-04-22T12:48:00Z"/>
          <w:rFonts w:eastAsiaTheme="minorEastAsia"/>
          <w:noProof/>
        </w:rPr>
      </w:pPr>
      <w:del w:id="172" w:author="Bonnie Jonkman" w:date="2015-04-22T12:48:00Z">
        <w:r w:rsidRPr="008462CD" w:rsidDel="008462CD">
          <w:rPr>
            <w:rStyle w:val="Hyperlink"/>
            <w:noProof/>
          </w:rPr>
          <w:delText>Feedback</w:delText>
        </w:r>
        <w:r w:rsidDel="008462CD">
          <w:rPr>
            <w:noProof/>
            <w:webHidden/>
          </w:rPr>
          <w:tab/>
        </w:r>
      </w:del>
      <w:del w:id="173" w:author="Bonnie Jonkman" w:date="2015-04-22T12:46:00Z">
        <w:r w:rsidDel="00DB55A3">
          <w:rPr>
            <w:noProof/>
            <w:webHidden/>
          </w:rPr>
          <w:delText>37</w:delText>
        </w:r>
      </w:del>
    </w:p>
    <w:p w14:paraId="2106E9F1" w14:textId="77777777" w:rsidR="009B7C07" w:rsidDel="008462CD" w:rsidRDefault="009B7C07">
      <w:pPr>
        <w:pStyle w:val="TOC1"/>
        <w:tabs>
          <w:tab w:val="right" w:leader="dot" w:pos="9350"/>
        </w:tabs>
        <w:rPr>
          <w:del w:id="174" w:author="Bonnie Jonkman" w:date="2015-04-22T12:48:00Z"/>
          <w:rFonts w:eastAsiaTheme="minorEastAsia"/>
          <w:noProof/>
        </w:rPr>
      </w:pPr>
      <w:del w:id="175" w:author="Bonnie Jonkman" w:date="2015-04-22T12:48:00Z">
        <w:r w:rsidRPr="008462CD" w:rsidDel="008462CD">
          <w:rPr>
            <w:rStyle w:val="Hyperlink"/>
            <w:noProof/>
          </w:rPr>
          <w:delText>Appendix A: Example FAST v8.11.* Input File</w:delText>
        </w:r>
        <w:r w:rsidDel="008462CD">
          <w:rPr>
            <w:noProof/>
            <w:webHidden/>
          </w:rPr>
          <w:tab/>
        </w:r>
      </w:del>
      <w:del w:id="176" w:author="Bonnie Jonkman" w:date="2015-04-22T12:46:00Z">
        <w:r w:rsidDel="00DB55A3">
          <w:rPr>
            <w:noProof/>
            <w:webHidden/>
          </w:rPr>
          <w:delText>38</w:delText>
        </w:r>
      </w:del>
    </w:p>
    <w:p w14:paraId="2164B0D4" w14:textId="77777777" w:rsidR="009E13A6" w:rsidRPr="006C131B" w:rsidRDefault="006C131B" w:rsidP="006C131B">
      <w:pPr>
        <w:sectPr w:rsidR="009E13A6" w:rsidRPr="006C131B">
          <w:footnotePr>
            <w:numFmt w:val="chicago"/>
          </w:footnotePr>
          <w:pgSz w:w="12240" w:h="15840"/>
          <w:pgMar w:top="1440" w:right="1440" w:bottom="1440" w:left="1440" w:header="720" w:footer="720" w:gutter="0"/>
          <w:cols w:space="720"/>
          <w:docGrid w:linePitch="360"/>
        </w:sectPr>
      </w:pPr>
      <w:r>
        <w:fldChar w:fldCharType="end"/>
      </w:r>
    </w:p>
    <w:p w14:paraId="2164B0D5" w14:textId="77777777" w:rsidR="00C13750" w:rsidRDefault="00C13750" w:rsidP="00992CCA">
      <w:pPr>
        <w:pStyle w:val="Heading1"/>
      </w:pPr>
      <w:bookmarkStart w:id="177" w:name="_Toc425854071"/>
      <w:r>
        <w:lastRenderedPageBreak/>
        <w:t>Introduction</w:t>
      </w:r>
      <w:bookmarkEnd w:id="177"/>
    </w:p>
    <w:p w14:paraId="2164B0D6" w14:textId="39AE3D15" w:rsidR="00ED3F28" w:rsidRDefault="00CA74B5" w:rsidP="00ED3F28">
      <w:r>
        <w:t xml:space="preserve">This document is designed to guide you through </w:t>
      </w:r>
      <w:r w:rsidR="00E42E58">
        <w:t xml:space="preserve">some of </w:t>
      </w:r>
      <w:r>
        <w:t xml:space="preserve">the changes that </w:t>
      </w:r>
      <w:r w:rsidR="00E7113A">
        <w:t xml:space="preserve">the </w:t>
      </w:r>
      <w:r>
        <w:t xml:space="preserve">FAST </w:t>
      </w:r>
      <w:r w:rsidR="00E7113A">
        <w:t xml:space="preserve">wind turbine computer-aided engineering (CAE) tool </w:t>
      </w:r>
      <w:r>
        <w:t>is undergoing. FAST v8.</w:t>
      </w:r>
      <w:r w:rsidR="009A3075">
        <w:t>10</w:t>
      </w:r>
      <w:r>
        <w:t>.0</w:t>
      </w:r>
      <w:r w:rsidR="00944CB5">
        <w:t>0</w:t>
      </w:r>
      <w:r w:rsidR="009A3075">
        <w:t>a</w:t>
      </w:r>
      <w:r>
        <w:t xml:space="preserve">-bjj is the </w:t>
      </w:r>
      <w:r w:rsidR="009A3075">
        <w:t xml:space="preserve">fourth </w:t>
      </w:r>
      <w:r w:rsidR="00B63F27">
        <w:t xml:space="preserve">public </w:t>
      </w:r>
      <w:r>
        <w:t xml:space="preserve">release of FAST under the </w:t>
      </w:r>
      <w:hyperlink r:id="rId10" w:history="1">
        <w:r w:rsidRPr="00966397">
          <w:rPr>
            <w:rStyle w:val="Hyperlink"/>
          </w:rPr>
          <w:t>new modularization framework</w:t>
        </w:r>
      </w:hyperlink>
      <w:r>
        <w:t xml:space="preserve"> developed at NREL. </w:t>
      </w:r>
      <w:r w:rsidR="00B63F27">
        <w:t xml:space="preserve">The architecture of FAST v8 is entirely different </w:t>
      </w:r>
      <w:r w:rsidR="00254699">
        <w:t>from</w:t>
      </w:r>
      <w:r w:rsidR="00B63F27">
        <w:t xml:space="preserve"> FAST v7.02.00d-bjj. These differences are </w:t>
      </w:r>
      <w:r w:rsidR="00966397">
        <w:t>highlighted</w:t>
      </w:r>
      <w:r w:rsidR="00B63F27">
        <w:t xml:space="preserve"> in </w:t>
      </w:r>
      <w:r w:rsidR="00B63F27">
        <w:fldChar w:fldCharType="begin"/>
      </w:r>
      <w:r w:rsidR="00B63F27">
        <w:instrText xml:space="preserve"> REF _Ref368594244 \h </w:instrText>
      </w:r>
      <w:r w:rsidR="00B63F27">
        <w:fldChar w:fldCharType="separate"/>
      </w:r>
      <w:r w:rsidR="008462CD">
        <w:t xml:space="preserve">Figure </w:t>
      </w:r>
      <w:r w:rsidR="008462CD">
        <w:rPr>
          <w:noProof/>
        </w:rPr>
        <w:t>1</w:t>
      </w:r>
      <w:r w:rsidR="00B63F27">
        <w:fldChar w:fldCharType="end"/>
      </w:r>
      <w:r w:rsidR="00B63F27">
        <w:t>.</w:t>
      </w:r>
      <w:r w:rsidR="00ED3F28" w:rsidRPr="00ED3F28">
        <w:t xml:space="preserve"> </w:t>
      </w:r>
    </w:p>
    <w:p w14:paraId="2164B0D7" w14:textId="0A7E0AFF" w:rsidR="00ED3F28" w:rsidRDefault="00ED3F28" w:rsidP="00ED3F28">
      <w:r>
        <w:t xml:space="preserve">The modules of FAST (AeroDyn, HydroDyn, etc.) correspond to different physical domains of the coupled aero-hydro-servo-elastic solution, most of which are separated by spatial boundaries. </w:t>
      </w:r>
      <w:r>
        <w:fldChar w:fldCharType="begin"/>
      </w:r>
      <w:r>
        <w:instrText xml:space="preserve"> REF _Ref368606255 \h </w:instrText>
      </w:r>
      <w:r>
        <w:fldChar w:fldCharType="separate"/>
      </w:r>
      <w:r w:rsidR="008462CD">
        <w:t xml:space="preserve">Figure </w:t>
      </w:r>
      <w:r w:rsidR="008462CD">
        <w:rPr>
          <w:noProof/>
        </w:rPr>
        <w:t>2</w:t>
      </w:r>
      <w:r>
        <w:fldChar w:fldCharType="end"/>
      </w:r>
      <w:r>
        <w:t xml:space="preserve"> shows the control volumes associated with each module for fixed-bottom offshore wind turbines. </w:t>
      </w:r>
      <w:r w:rsidR="00C341C9">
        <w:t xml:space="preserve">Though not shown, loading from surface ice on fixed-bottom offshore wind turbines is optionally available through the IceFloe or IceDyn modules. </w:t>
      </w:r>
      <w:r>
        <w:t xml:space="preserve">For land-based wind turbines, the HydroDyn hydrodynamics module </w:t>
      </w:r>
      <w:r w:rsidR="00C341C9">
        <w:t xml:space="preserve">and ice modules </w:t>
      </w:r>
      <w:r>
        <w:t xml:space="preserve">would not be used and the SubDyn multi-member substructure structural-dynamics module is optional. </w:t>
      </w:r>
      <w:r>
        <w:fldChar w:fldCharType="begin"/>
      </w:r>
      <w:r>
        <w:instrText xml:space="preserve"> REF _Ref368606394 \h </w:instrText>
      </w:r>
      <w:r>
        <w:fldChar w:fldCharType="separate"/>
      </w:r>
      <w:r w:rsidR="008462CD">
        <w:t xml:space="preserve">Figure </w:t>
      </w:r>
      <w:r w:rsidR="008462CD">
        <w:rPr>
          <w:noProof/>
        </w:rPr>
        <w:t>3</w:t>
      </w:r>
      <w:r>
        <w:fldChar w:fldCharType="end"/>
      </w:r>
      <w:r>
        <w:t xml:space="preserve"> shows the control volumes associated with each module for floating offshore wind turbines.</w:t>
      </w:r>
    </w:p>
    <w:p w14:paraId="2164B0D8" w14:textId="6C6A16C8" w:rsidR="00B1172F" w:rsidRDefault="00AC1E7D" w:rsidP="00B1172F">
      <w:r>
        <w:t>While FAST v8 has many features not found in FAST v7, several</w:t>
      </w:r>
      <w:r w:rsidR="00B1172F">
        <w:t xml:space="preserve"> features of </w:t>
      </w:r>
      <w:hyperlink r:id="rId11" w:history="1">
        <w:r w:rsidR="00B1172F" w:rsidRPr="00CA74B5">
          <w:rPr>
            <w:rStyle w:val="Hyperlink"/>
          </w:rPr>
          <w:t>FAST v7.02.00d-bjj</w:t>
        </w:r>
      </w:hyperlink>
      <w:r w:rsidR="00B1172F">
        <w:t xml:space="preserve"> have not yet been added to FAST v8, so we will continue to support both versions of the software (FAST v7 and FAST v8) until FAST v8 </w:t>
      </w:r>
      <w:r w:rsidR="001E2045">
        <w:t>completely replaces FAST v7</w:t>
      </w:r>
      <w:r w:rsidR="00B1172F">
        <w:t xml:space="preserve">. </w:t>
      </w:r>
      <w:r w:rsidR="00B1172F">
        <w:fldChar w:fldCharType="begin"/>
      </w:r>
      <w:r w:rsidR="00B1172F">
        <w:instrText xml:space="preserve"> REF _Ref368603146 \h </w:instrText>
      </w:r>
      <w:r w:rsidR="00B1172F">
        <w:fldChar w:fldCharType="separate"/>
      </w:r>
      <w:r w:rsidR="008462CD">
        <w:t xml:space="preserve">Table </w:t>
      </w:r>
      <w:r w:rsidR="008462CD">
        <w:rPr>
          <w:noProof/>
        </w:rPr>
        <w:t>1</w:t>
      </w:r>
      <w:r w:rsidR="00B1172F">
        <w:fldChar w:fldCharType="end"/>
      </w:r>
      <w:r w:rsidR="00B1172F">
        <w:t xml:space="preserve"> summarizes the different features available in each version.</w:t>
      </w:r>
    </w:p>
    <w:p w14:paraId="2164B0D9" w14:textId="77777777" w:rsidR="000D16ED" w:rsidRDefault="000D16ED" w:rsidP="00CA74B5"/>
    <w:p w14:paraId="2164B0DA" w14:textId="11E69678" w:rsidR="009733A8" w:rsidRDefault="003318D6" w:rsidP="007231E1">
      <w:pPr>
        <w:keepNext/>
        <w:jc w:val="center"/>
      </w:pPr>
      <w:r>
        <w:lastRenderedPageBreak/>
        <w:t xml:space="preserve"> </w:t>
      </w:r>
      <w:r w:rsidR="00526596">
        <w:rPr>
          <w:noProof/>
          <w:sz w:val="16"/>
          <w:szCs w:val="16"/>
        </w:rPr>
        <w:drawing>
          <wp:inline distT="0" distB="0" distL="0" distR="0" wp14:anchorId="56272B58" wp14:editId="3D76AA9E">
            <wp:extent cx="5903580" cy="77724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Tarchitecture.png"/>
                    <pic:cNvPicPr/>
                  </pic:nvPicPr>
                  <pic:blipFill rotWithShape="1">
                    <a:blip r:embed="rId12">
                      <a:extLst>
                        <a:ext uri="{28A0092B-C50C-407E-A947-70E740481C1C}">
                          <a14:useLocalDpi xmlns:a14="http://schemas.microsoft.com/office/drawing/2010/main" val="0"/>
                        </a:ext>
                      </a:extLst>
                    </a:blip>
                    <a:srcRect t="805"/>
                    <a:stretch/>
                  </pic:blipFill>
                  <pic:spPr bwMode="auto">
                    <a:xfrm>
                      <a:off x="0" y="0"/>
                      <a:ext cx="5903580" cy="7772400"/>
                    </a:xfrm>
                    <a:prstGeom prst="rect">
                      <a:avLst/>
                    </a:prstGeom>
                    <a:ln>
                      <a:noFill/>
                    </a:ln>
                    <a:extLst>
                      <a:ext uri="{53640926-AAD7-44D8-BBD7-CCE9431645EC}">
                        <a14:shadowObscured xmlns:a14="http://schemas.microsoft.com/office/drawing/2010/main"/>
                      </a:ext>
                    </a:extLst>
                  </pic:spPr>
                </pic:pic>
              </a:graphicData>
            </a:graphic>
          </wp:inline>
        </w:drawing>
      </w:r>
    </w:p>
    <w:p w14:paraId="2164B0DB" w14:textId="77777777" w:rsidR="000D16ED" w:rsidRDefault="009733A8" w:rsidP="009733A8">
      <w:pPr>
        <w:pStyle w:val="Caption"/>
        <w:jc w:val="center"/>
      </w:pPr>
      <w:bookmarkStart w:id="178" w:name="_Ref368594244"/>
      <w:r>
        <w:t xml:space="preserve">Figure </w:t>
      </w:r>
      <w:fldSimple w:instr=" SEQ Figure \* ARABIC ">
        <w:r w:rsidR="008462CD">
          <w:rPr>
            <w:noProof/>
          </w:rPr>
          <w:t>1</w:t>
        </w:r>
      </w:fldSimple>
      <w:bookmarkEnd w:id="178"/>
      <w:r>
        <w:t xml:space="preserve">: Architectural </w:t>
      </w:r>
      <w:r w:rsidR="003318D6">
        <w:t>c</w:t>
      </w:r>
      <w:r>
        <w:t xml:space="preserve">omparison </w:t>
      </w:r>
      <w:r w:rsidR="003318D6">
        <w:t>of</w:t>
      </w:r>
      <w:r>
        <w:t xml:space="preserve"> FAST 7 and FAST 8</w:t>
      </w:r>
    </w:p>
    <w:p w14:paraId="2164B0DC" w14:textId="4D309A97" w:rsidR="000D16ED" w:rsidRDefault="000D16ED" w:rsidP="000D16ED">
      <w:pPr>
        <w:keepNext/>
        <w:jc w:val="center"/>
      </w:pPr>
      <w:r>
        <w:object w:dxaOrig="13365" w:dyaOrig="7066" w14:anchorId="2164B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65pt;height:244.35pt" o:ole="" o:bordertopcolor="black" o:borderleftcolor="black" o:borderbottomcolor="black" o:borderrightcolor="black" fillcolor="#e6e6e6">
            <v:imagedata r:id="rId13" o:title=""/>
            <w10:bordertop type="single" width="8"/>
            <w10:borderleft type="single" width="8"/>
            <w10:borderbottom type="single" width="8"/>
            <w10:borderright type="single" width="8"/>
          </v:shape>
          <o:OLEObject Type="Embed" ProgID="Visio.Drawing.11" ShapeID="_x0000_i1025" DrawAspect="Content" ObjectID="_1501406024" r:id="rId14"/>
        </w:object>
      </w:r>
    </w:p>
    <w:p w14:paraId="2164B0DD" w14:textId="77777777" w:rsidR="000D16ED" w:rsidRDefault="000D16ED" w:rsidP="000D16ED">
      <w:pPr>
        <w:pStyle w:val="Caption"/>
        <w:jc w:val="center"/>
      </w:pPr>
      <w:bookmarkStart w:id="179" w:name="_Ref368606255"/>
      <w:r>
        <w:t xml:space="preserve">Figure </w:t>
      </w:r>
      <w:fldSimple w:instr=" SEQ Figure \* ARABIC ">
        <w:r w:rsidR="008462CD">
          <w:rPr>
            <w:noProof/>
          </w:rPr>
          <w:t>2</w:t>
        </w:r>
      </w:fldSimple>
      <w:bookmarkEnd w:id="179"/>
      <w:r>
        <w:t>: FAST control volumes for fixed-bottom systems</w:t>
      </w:r>
      <w:r w:rsidR="00AC1E7D">
        <w:t xml:space="preserve"> (</w:t>
      </w:r>
      <w:r w:rsidR="00845AC5">
        <w:t xml:space="preserve">surface </w:t>
      </w:r>
      <w:r w:rsidR="00AC1E7D">
        <w:t>ice not shown)</w:t>
      </w:r>
    </w:p>
    <w:p w14:paraId="2164B0DE" w14:textId="77777777" w:rsidR="000D16ED" w:rsidRDefault="000D16ED" w:rsidP="000D16ED"/>
    <w:p w14:paraId="2164B0DF" w14:textId="3CF8F3C9" w:rsidR="000D16ED" w:rsidRDefault="00725E3F" w:rsidP="000D16ED">
      <w:pPr>
        <w:keepNext/>
        <w:jc w:val="center"/>
      </w:pPr>
      <w:r w:rsidRPr="00725E3F">
        <w:rPr>
          <w:noProof/>
        </w:rPr>
        <w:drawing>
          <wp:inline distT="0" distB="0" distL="0" distR="0" wp14:anchorId="1823BBD4" wp14:editId="140F945B">
            <wp:extent cx="5943600" cy="31578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clrChange>
                        <a:clrFrom>
                          <a:srgbClr val="E6E6E6"/>
                        </a:clrFrom>
                        <a:clrTo>
                          <a:srgbClr val="E6E6E6">
                            <a:alpha val="0"/>
                          </a:srgbClr>
                        </a:clrTo>
                      </a:clrChange>
                    </a:blip>
                    <a:stretch>
                      <a:fillRect/>
                    </a:stretch>
                  </pic:blipFill>
                  <pic:spPr>
                    <a:xfrm>
                      <a:off x="0" y="0"/>
                      <a:ext cx="5943600" cy="3157855"/>
                    </a:xfrm>
                    <a:prstGeom prst="rect">
                      <a:avLst/>
                    </a:prstGeom>
                  </pic:spPr>
                </pic:pic>
              </a:graphicData>
            </a:graphic>
          </wp:inline>
        </w:drawing>
      </w:r>
    </w:p>
    <w:p w14:paraId="2164B0E0" w14:textId="77777777" w:rsidR="000D16ED" w:rsidRDefault="000D16ED" w:rsidP="000D16ED">
      <w:pPr>
        <w:pStyle w:val="Caption"/>
        <w:jc w:val="center"/>
      </w:pPr>
      <w:bookmarkStart w:id="180" w:name="_Ref368606394"/>
      <w:r>
        <w:t xml:space="preserve">Figure </w:t>
      </w:r>
      <w:fldSimple w:instr=" SEQ Figure \* ARABIC ">
        <w:r w:rsidR="008462CD">
          <w:rPr>
            <w:noProof/>
          </w:rPr>
          <w:t>3</w:t>
        </w:r>
      </w:fldSimple>
      <w:bookmarkEnd w:id="180"/>
      <w:r>
        <w:t>: FAST control volumes for floating systems</w:t>
      </w:r>
    </w:p>
    <w:p w14:paraId="2164B0E1" w14:textId="77777777" w:rsidR="00CE6C50" w:rsidRDefault="00CE6C50" w:rsidP="00CE6C50">
      <w:r>
        <w:br w:type="page"/>
      </w:r>
    </w:p>
    <w:p w14:paraId="2164B0E2" w14:textId="1C03477E" w:rsidR="00960E61" w:rsidRDefault="00960E61" w:rsidP="00AC31AB">
      <w:pPr>
        <w:pStyle w:val="Caption"/>
        <w:keepNext/>
        <w:jc w:val="center"/>
      </w:pPr>
      <w:bookmarkStart w:id="181" w:name="_Ref368603146"/>
      <w:r>
        <w:lastRenderedPageBreak/>
        <w:t xml:space="preserve">Table </w:t>
      </w:r>
      <w:fldSimple w:instr=" SEQ Table \* ARABIC ">
        <w:r w:rsidR="008462CD">
          <w:rPr>
            <w:noProof/>
          </w:rPr>
          <w:t>1</w:t>
        </w:r>
      </w:fldSimple>
      <w:bookmarkEnd w:id="181"/>
      <w:r>
        <w:t>: Comparison of features between FAST v7 and v8</w:t>
      </w:r>
    </w:p>
    <w:tbl>
      <w:tblPr>
        <w:tblW w:w="8980" w:type="dxa"/>
        <w:tblInd w:w="93" w:type="dxa"/>
        <w:tblLook w:val="04A0" w:firstRow="1" w:lastRow="0" w:firstColumn="1" w:lastColumn="0" w:noHBand="0" w:noVBand="1"/>
      </w:tblPr>
      <w:tblGrid>
        <w:gridCol w:w="7060"/>
        <w:gridCol w:w="960"/>
        <w:gridCol w:w="960"/>
      </w:tblGrid>
      <w:tr w:rsidR="0032059E" w:rsidRPr="0032059E" w14:paraId="2164B0E6" w14:textId="77777777" w:rsidTr="0032059E">
        <w:trPr>
          <w:trHeight w:val="315"/>
        </w:trPr>
        <w:tc>
          <w:tcPr>
            <w:tcW w:w="7060" w:type="dxa"/>
            <w:tcBorders>
              <w:top w:val="nil"/>
              <w:left w:val="nil"/>
              <w:bottom w:val="nil"/>
              <w:right w:val="nil"/>
            </w:tcBorders>
            <w:shd w:val="clear" w:color="000000" w:fill="FFFFFF"/>
            <w:noWrap/>
            <w:vAlign w:val="bottom"/>
            <w:hideMark/>
          </w:tcPr>
          <w:p w14:paraId="2164B0E3" w14:textId="77777777"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Aerodynamics (AeroDyn and InflowWind)</w:t>
            </w:r>
          </w:p>
        </w:tc>
        <w:tc>
          <w:tcPr>
            <w:tcW w:w="960" w:type="dxa"/>
            <w:tcBorders>
              <w:top w:val="nil"/>
              <w:left w:val="nil"/>
              <w:bottom w:val="nil"/>
              <w:right w:val="nil"/>
            </w:tcBorders>
            <w:shd w:val="clear" w:color="000000" w:fill="FFFFFF"/>
            <w:noWrap/>
            <w:vAlign w:val="bottom"/>
            <w:hideMark/>
          </w:tcPr>
          <w:p w14:paraId="2164B0E4" w14:textId="77777777"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0E5" w14:textId="77777777"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32059E" w:rsidRPr="0032059E" w14:paraId="2164B0EA"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0E7" w14:textId="77777777"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0E8" w14:textId="77777777"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0E9" w14:textId="3023B210" w:rsidR="0032059E" w:rsidRPr="0032059E" w:rsidRDefault="0032059E" w:rsidP="00F22E64">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del w:id="182" w:author="Bonnie Jonkman" w:date="2015-06-11T14:13:00Z">
              <w:r w:rsidR="001A5D50" w:rsidDel="00F22E64">
                <w:rPr>
                  <w:rFonts w:ascii="Calibri" w:eastAsia="Times New Roman" w:hAnsi="Calibri" w:cs="Times New Roman"/>
                  <w:b/>
                  <w:bCs/>
                  <w:color w:val="000000"/>
                </w:rPr>
                <w:delText>10</w:delText>
              </w:r>
            </w:del>
            <w:ins w:id="183" w:author="Bonnie Jonkman" w:date="2015-06-11T14:13:00Z">
              <w:r w:rsidR="00F22E64">
                <w:rPr>
                  <w:rFonts w:ascii="Calibri" w:eastAsia="Times New Roman" w:hAnsi="Calibri" w:cs="Times New Roman"/>
                  <w:b/>
                  <w:bCs/>
                  <w:color w:val="000000"/>
                </w:rPr>
                <w:t>12</w:t>
              </w:r>
            </w:ins>
          </w:p>
        </w:tc>
      </w:tr>
      <w:tr w:rsidR="0032059E" w:rsidRPr="0032059E" w14:paraId="2164B0EE"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EB"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Quasi-steady or dynamic wake</w:t>
            </w:r>
          </w:p>
        </w:tc>
        <w:tc>
          <w:tcPr>
            <w:tcW w:w="960" w:type="dxa"/>
            <w:tcBorders>
              <w:top w:val="nil"/>
              <w:left w:val="nil"/>
              <w:bottom w:val="nil"/>
              <w:right w:val="nil"/>
            </w:tcBorders>
            <w:shd w:val="clear" w:color="000000" w:fill="FFFFFF"/>
            <w:noWrap/>
            <w:vAlign w:val="bottom"/>
            <w:hideMark/>
          </w:tcPr>
          <w:p w14:paraId="2164B0EC"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ED"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2"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EF"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Steady or unsteady airfoil aerodynamics</w:t>
            </w:r>
          </w:p>
        </w:tc>
        <w:tc>
          <w:tcPr>
            <w:tcW w:w="960" w:type="dxa"/>
            <w:tcBorders>
              <w:top w:val="nil"/>
              <w:left w:val="nil"/>
              <w:bottom w:val="nil"/>
              <w:right w:val="nil"/>
            </w:tcBorders>
            <w:shd w:val="clear" w:color="000000" w:fill="FFFFFF"/>
            <w:noWrap/>
            <w:vAlign w:val="bottom"/>
            <w:hideMark/>
          </w:tcPr>
          <w:p w14:paraId="2164B0F0"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1"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6"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3"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shadow for downwind rotors</w:t>
            </w:r>
          </w:p>
        </w:tc>
        <w:tc>
          <w:tcPr>
            <w:tcW w:w="960" w:type="dxa"/>
            <w:tcBorders>
              <w:top w:val="nil"/>
              <w:left w:val="nil"/>
              <w:bottom w:val="nil"/>
              <w:right w:val="nil"/>
            </w:tcBorders>
            <w:shd w:val="clear" w:color="000000" w:fill="FFFFFF"/>
            <w:noWrap/>
            <w:vAlign w:val="bottom"/>
            <w:hideMark/>
          </w:tcPr>
          <w:p w14:paraId="2164B0F4"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5"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A"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7"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influence for upwind rotors</w:t>
            </w:r>
          </w:p>
        </w:tc>
        <w:tc>
          <w:tcPr>
            <w:tcW w:w="960" w:type="dxa"/>
            <w:tcBorders>
              <w:top w:val="nil"/>
              <w:left w:val="nil"/>
              <w:bottom w:val="nil"/>
              <w:right w:val="nil"/>
            </w:tcBorders>
            <w:shd w:val="clear" w:color="000000" w:fill="FFFFFF"/>
            <w:noWrap/>
            <w:vAlign w:val="bottom"/>
            <w:hideMark/>
          </w:tcPr>
          <w:p w14:paraId="2164B0F8"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9"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E"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B"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drag loading</w:t>
            </w:r>
          </w:p>
        </w:tc>
        <w:tc>
          <w:tcPr>
            <w:tcW w:w="960" w:type="dxa"/>
            <w:tcBorders>
              <w:top w:val="nil"/>
              <w:left w:val="nil"/>
              <w:bottom w:val="nil"/>
              <w:right w:val="nil"/>
            </w:tcBorders>
            <w:shd w:val="clear" w:color="000000" w:fill="FFFFFF"/>
            <w:noWrap/>
            <w:vAlign w:val="bottom"/>
            <w:hideMark/>
          </w:tcPr>
          <w:p w14:paraId="2164B0FC"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0FD"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102"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F"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Tail-fin aerodynamic loading</w:t>
            </w:r>
          </w:p>
        </w:tc>
        <w:tc>
          <w:tcPr>
            <w:tcW w:w="960" w:type="dxa"/>
            <w:tcBorders>
              <w:top w:val="nil"/>
              <w:left w:val="nil"/>
              <w:bottom w:val="nil"/>
              <w:right w:val="nil"/>
            </w:tcBorders>
            <w:shd w:val="clear" w:color="000000" w:fill="FFFFFF"/>
            <w:noWrap/>
            <w:vAlign w:val="bottom"/>
            <w:hideMark/>
          </w:tcPr>
          <w:p w14:paraId="2164B100"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1"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14:paraId="2164B106"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03"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"Hub-height", TurbSim, and GH Bladed wind file formats</w:t>
            </w:r>
          </w:p>
        </w:tc>
        <w:tc>
          <w:tcPr>
            <w:tcW w:w="960" w:type="dxa"/>
            <w:tcBorders>
              <w:top w:val="nil"/>
              <w:left w:val="nil"/>
              <w:bottom w:val="nil"/>
              <w:right w:val="nil"/>
            </w:tcBorders>
            <w:shd w:val="clear" w:color="000000" w:fill="FFFFFF"/>
            <w:noWrap/>
            <w:vAlign w:val="bottom"/>
            <w:hideMark/>
          </w:tcPr>
          <w:p w14:paraId="2164B104"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5"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DF0A19" w:rsidRPr="0032059E" w14:paraId="17CCB9A5" w14:textId="77777777" w:rsidTr="0032059E">
        <w:trPr>
          <w:trHeight w:val="300"/>
          <w:ins w:id="184" w:author="Bonnie Jonkman" w:date="2015-04-24T10:08:00Z"/>
        </w:trPr>
        <w:tc>
          <w:tcPr>
            <w:tcW w:w="7060" w:type="dxa"/>
            <w:tcBorders>
              <w:top w:val="nil"/>
              <w:left w:val="single" w:sz="8" w:space="0" w:color="auto"/>
              <w:bottom w:val="nil"/>
              <w:right w:val="nil"/>
            </w:tcBorders>
            <w:shd w:val="clear" w:color="000000" w:fill="BFBFBF"/>
            <w:noWrap/>
            <w:vAlign w:val="bottom"/>
          </w:tcPr>
          <w:p w14:paraId="32B611F7" w14:textId="2864E304" w:rsidR="00DF0A19" w:rsidRPr="0032059E" w:rsidRDefault="00DF0A19" w:rsidP="004106F7">
            <w:pPr>
              <w:spacing w:after="0" w:line="240" w:lineRule="auto"/>
              <w:rPr>
                <w:ins w:id="185" w:author="Bonnie Jonkman" w:date="2015-04-24T10:08:00Z"/>
                <w:rFonts w:ascii="Calibri" w:eastAsia="Times New Roman" w:hAnsi="Calibri" w:cs="Times New Roman"/>
              </w:rPr>
            </w:pPr>
            <w:ins w:id="186" w:author="Bonnie Jonkman" w:date="2015-04-24T10:08:00Z">
              <w:r w:rsidRPr="0032059E">
                <w:rPr>
                  <w:rFonts w:ascii="Calibri" w:eastAsia="Times New Roman" w:hAnsi="Calibri" w:cs="Times New Roman"/>
                </w:rPr>
                <w:t xml:space="preserve">•  </w:t>
              </w:r>
            </w:ins>
            <w:ins w:id="187" w:author="Bonnie Jonkman" w:date="2015-07-09T12:41:00Z">
              <w:r w:rsidR="004106F7">
                <w:rPr>
                  <w:rFonts w:ascii="Calibri" w:eastAsia="Times New Roman" w:hAnsi="Calibri" w:cs="Times New Roman"/>
                </w:rPr>
                <w:t>HAWC wind format</w:t>
              </w:r>
            </w:ins>
          </w:p>
        </w:tc>
        <w:tc>
          <w:tcPr>
            <w:tcW w:w="960" w:type="dxa"/>
            <w:tcBorders>
              <w:top w:val="nil"/>
              <w:left w:val="nil"/>
              <w:bottom w:val="nil"/>
              <w:right w:val="nil"/>
            </w:tcBorders>
            <w:shd w:val="clear" w:color="000000" w:fill="FFFFFF"/>
            <w:noWrap/>
            <w:vAlign w:val="bottom"/>
          </w:tcPr>
          <w:p w14:paraId="0DDC0241" w14:textId="1AC5CB71" w:rsidR="00DF0A19" w:rsidRPr="0032059E" w:rsidRDefault="00DF0A19" w:rsidP="0032059E">
            <w:pPr>
              <w:spacing w:after="0" w:line="240" w:lineRule="auto"/>
              <w:jc w:val="center"/>
              <w:rPr>
                <w:ins w:id="188" w:author="Bonnie Jonkman" w:date="2015-04-24T10:08:00Z"/>
                <w:rFonts w:ascii="Wingdings" w:eastAsia="Times New Roman" w:hAnsi="Wingdings" w:cs="Times New Roman"/>
              </w:rPr>
            </w:pPr>
            <w:ins w:id="189" w:author="Bonnie Jonkman" w:date="2015-04-24T10:09:00Z">
              <w:r w:rsidRPr="001C051D">
                <w:rPr>
                  <w:rFonts w:ascii="Calibri" w:eastAsia="Times New Roman" w:hAnsi="Calibri" w:cs="Times New Roman"/>
                </w:rPr>
                <w:t> </w:t>
              </w:r>
            </w:ins>
          </w:p>
        </w:tc>
        <w:tc>
          <w:tcPr>
            <w:tcW w:w="960" w:type="dxa"/>
            <w:tcBorders>
              <w:top w:val="nil"/>
              <w:left w:val="nil"/>
              <w:bottom w:val="nil"/>
              <w:right w:val="single" w:sz="8" w:space="0" w:color="auto"/>
            </w:tcBorders>
            <w:shd w:val="clear" w:color="000000" w:fill="FFFFFF"/>
            <w:noWrap/>
            <w:vAlign w:val="bottom"/>
          </w:tcPr>
          <w:p w14:paraId="4C4F4311" w14:textId="55DA0E3C" w:rsidR="00DF0A19" w:rsidRPr="001C051D" w:rsidRDefault="00DF0A19" w:rsidP="0032059E">
            <w:pPr>
              <w:spacing w:after="0" w:line="240" w:lineRule="auto"/>
              <w:jc w:val="center"/>
              <w:rPr>
                <w:ins w:id="190" w:author="Bonnie Jonkman" w:date="2015-04-24T10:08:00Z"/>
                <w:rFonts w:ascii="Calibri" w:eastAsia="Times New Roman" w:hAnsi="Calibri" w:cs="Times New Roman"/>
              </w:rPr>
            </w:pPr>
            <w:ins w:id="191" w:author="Bonnie Jonkman" w:date="2015-04-24T10:09:00Z">
              <w:r w:rsidRPr="0032059E">
                <w:rPr>
                  <w:rFonts w:ascii="Wingdings" w:eastAsia="Times New Roman" w:hAnsi="Wingdings" w:cs="Times New Roman"/>
                </w:rPr>
                <w:t></w:t>
              </w:r>
            </w:ins>
          </w:p>
        </w:tc>
      </w:tr>
      <w:tr w:rsidR="0032059E" w:rsidRPr="0032059E" w14:paraId="2164B10A"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07"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Other wind formats</w:t>
            </w:r>
          </w:p>
        </w:tc>
        <w:tc>
          <w:tcPr>
            <w:tcW w:w="960" w:type="dxa"/>
            <w:tcBorders>
              <w:top w:val="nil"/>
              <w:left w:val="nil"/>
              <w:bottom w:val="nil"/>
              <w:right w:val="nil"/>
            </w:tcBorders>
            <w:shd w:val="clear" w:color="000000" w:fill="FFFFFF"/>
            <w:noWrap/>
            <w:vAlign w:val="bottom"/>
            <w:hideMark/>
          </w:tcPr>
          <w:p w14:paraId="2164B108"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9"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106F7" w:rsidRPr="0032059E" w14:paraId="3B2AA67E" w14:textId="77777777" w:rsidTr="0032059E">
        <w:trPr>
          <w:trHeight w:val="315"/>
          <w:ins w:id="192" w:author="Bonnie Jonkman" w:date="2015-07-09T12:41:00Z"/>
        </w:trPr>
        <w:tc>
          <w:tcPr>
            <w:tcW w:w="7060" w:type="dxa"/>
            <w:tcBorders>
              <w:top w:val="nil"/>
              <w:left w:val="single" w:sz="8" w:space="0" w:color="auto"/>
              <w:bottom w:val="single" w:sz="8" w:space="0" w:color="auto"/>
              <w:right w:val="nil"/>
            </w:tcBorders>
            <w:shd w:val="clear" w:color="000000" w:fill="BFBFBF"/>
            <w:noWrap/>
            <w:vAlign w:val="bottom"/>
          </w:tcPr>
          <w:p w14:paraId="39273655" w14:textId="24A4B52C" w:rsidR="004106F7" w:rsidRPr="0032059E" w:rsidRDefault="004106F7" w:rsidP="0032059E">
            <w:pPr>
              <w:spacing w:after="0" w:line="240" w:lineRule="auto"/>
              <w:rPr>
                <w:ins w:id="193" w:author="Bonnie Jonkman" w:date="2015-07-09T12:41:00Z"/>
                <w:rFonts w:ascii="Calibri" w:eastAsia="Times New Roman" w:hAnsi="Calibri" w:cs="Times New Roman"/>
              </w:rPr>
            </w:pPr>
            <w:ins w:id="194" w:author="Bonnie Jonkman" w:date="2015-07-09T12:41:00Z">
              <w:r w:rsidRPr="0032059E">
                <w:rPr>
                  <w:rFonts w:ascii="Calibri" w:eastAsia="Times New Roman" w:hAnsi="Calibri" w:cs="Times New Roman"/>
                </w:rPr>
                <w:t xml:space="preserve">•  </w:t>
              </w:r>
              <w:r>
                <w:rPr>
                  <w:rFonts w:ascii="Calibri" w:eastAsia="Times New Roman" w:hAnsi="Calibri" w:cs="Times New Roman"/>
                </w:rPr>
                <w:t>Wind propagates in arbitrary directions</w:t>
              </w:r>
            </w:ins>
          </w:p>
        </w:tc>
        <w:tc>
          <w:tcPr>
            <w:tcW w:w="960" w:type="dxa"/>
            <w:tcBorders>
              <w:top w:val="nil"/>
              <w:left w:val="nil"/>
              <w:bottom w:val="single" w:sz="8" w:space="0" w:color="auto"/>
              <w:right w:val="nil"/>
            </w:tcBorders>
            <w:shd w:val="clear" w:color="000000" w:fill="FFFFFF"/>
            <w:noWrap/>
            <w:vAlign w:val="bottom"/>
          </w:tcPr>
          <w:p w14:paraId="305C237C" w14:textId="7DDE64F6" w:rsidR="004106F7" w:rsidRPr="0032059E" w:rsidRDefault="004106F7" w:rsidP="0032059E">
            <w:pPr>
              <w:spacing w:after="0" w:line="240" w:lineRule="auto"/>
              <w:jc w:val="center"/>
              <w:rPr>
                <w:ins w:id="195" w:author="Bonnie Jonkman" w:date="2015-07-09T12:41:00Z"/>
                <w:rFonts w:ascii="Wingdings" w:eastAsia="Times New Roman" w:hAnsi="Wingdings" w:cs="Times New Roman"/>
              </w:rPr>
            </w:pPr>
            <w:ins w:id="196" w:author="Bonnie Jonkman" w:date="2015-07-09T12:41:00Z">
              <w:r w:rsidRPr="001C051D">
                <w:rPr>
                  <w:rFonts w:ascii="Calibri" w:eastAsia="Times New Roman" w:hAnsi="Calibri" w:cs="Times New Roman"/>
                </w:rPr>
                <w:t> </w:t>
              </w:r>
            </w:ins>
          </w:p>
        </w:tc>
        <w:tc>
          <w:tcPr>
            <w:tcW w:w="960" w:type="dxa"/>
            <w:tcBorders>
              <w:top w:val="nil"/>
              <w:left w:val="nil"/>
              <w:bottom w:val="single" w:sz="8" w:space="0" w:color="auto"/>
              <w:right w:val="single" w:sz="8" w:space="0" w:color="auto"/>
            </w:tcBorders>
            <w:shd w:val="clear" w:color="000000" w:fill="FFFFFF"/>
            <w:noWrap/>
            <w:vAlign w:val="bottom"/>
          </w:tcPr>
          <w:p w14:paraId="59CA2642" w14:textId="57D4353D" w:rsidR="004106F7" w:rsidRPr="001C051D" w:rsidRDefault="004106F7" w:rsidP="0032059E">
            <w:pPr>
              <w:spacing w:after="0" w:line="240" w:lineRule="auto"/>
              <w:jc w:val="center"/>
              <w:rPr>
                <w:ins w:id="197" w:author="Bonnie Jonkman" w:date="2015-07-09T12:41:00Z"/>
                <w:rFonts w:ascii="Calibri" w:eastAsia="Times New Roman" w:hAnsi="Calibri" w:cs="Times New Roman"/>
              </w:rPr>
            </w:pPr>
            <w:ins w:id="198" w:author="Bonnie Jonkman" w:date="2015-07-09T12:41:00Z">
              <w:r w:rsidRPr="0032059E">
                <w:rPr>
                  <w:rFonts w:ascii="Wingdings" w:eastAsia="Times New Roman" w:hAnsi="Wingdings" w:cs="Times New Roman"/>
                </w:rPr>
                <w:t></w:t>
              </w:r>
            </w:ins>
          </w:p>
        </w:tc>
      </w:tr>
      <w:tr w:rsidR="004106F7" w:rsidRPr="0032059E" w14:paraId="2164B10E" w14:textId="77777777"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10B"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Aeroacoustics (noise)</w:t>
            </w:r>
          </w:p>
        </w:tc>
        <w:tc>
          <w:tcPr>
            <w:tcW w:w="960" w:type="dxa"/>
            <w:tcBorders>
              <w:top w:val="nil"/>
              <w:left w:val="nil"/>
              <w:bottom w:val="single" w:sz="8" w:space="0" w:color="auto"/>
              <w:right w:val="nil"/>
            </w:tcBorders>
            <w:shd w:val="clear" w:color="000000" w:fill="FFFFFF"/>
            <w:noWrap/>
            <w:vAlign w:val="bottom"/>
            <w:hideMark/>
          </w:tcPr>
          <w:p w14:paraId="2164B10C"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10D"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106F7" w:rsidRPr="0032059E" w14:paraId="2164B113" w14:textId="77777777" w:rsidTr="0032059E">
        <w:trPr>
          <w:trHeight w:val="315"/>
        </w:trPr>
        <w:tc>
          <w:tcPr>
            <w:tcW w:w="7060" w:type="dxa"/>
            <w:tcBorders>
              <w:top w:val="nil"/>
              <w:left w:val="nil"/>
              <w:bottom w:val="nil"/>
              <w:right w:val="nil"/>
            </w:tcBorders>
            <w:shd w:val="clear" w:color="000000" w:fill="FFFFFF"/>
            <w:noWrap/>
            <w:vAlign w:val="bottom"/>
            <w:hideMark/>
          </w:tcPr>
          <w:p w14:paraId="2164B10F" w14:textId="77777777" w:rsidR="004106F7" w:rsidRDefault="004106F7" w:rsidP="0032059E">
            <w:pPr>
              <w:spacing w:after="0" w:line="240" w:lineRule="auto"/>
              <w:rPr>
                <w:rFonts w:ascii="Calibri" w:eastAsia="Times New Roman" w:hAnsi="Calibri" w:cs="Times New Roman"/>
                <w:b/>
                <w:bCs/>
                <w:color w:val="000000"/>
              </w:rPr>
            </w:pPr>
          </w:p>
          <w:p w14:paraId="2164B110" w14:textId="77777777" w:rsidR="004106F7" w:rsidRPr="0032059E" w:rsidRDefault="004106F7"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Hydrodynamics (HydroDyn</w:t>
            </w:r>
            <w:r>
              <w:rPr>
                <w:rFonts w:ascii="Calibri" w:eastAsia="Times New Roman" w:hAnsi="Calibri" w:cs="Times New Roman"/>
                <w:b/>
                <w:bCs/>
                <w:color w:val="000000"/>
              </w:rPr>
              <w:t>, IceFloe, and IceDyn</w:t>
            </w:r>
            <w:r w:rsidRPr="0032059E">
              <w:rPr>
                <w:rFonts w:ascii="Calibri" w:eastAsia="Times New Roman" w:hAnsi="Calibri" w:cs="Times New Roman"/>
                <w:b/>
                <w:bCs/>
                <w:color w:val="000000"/>
              </w:rPr>
              <w:t>)</w:t>
            </w:r>
          </w:p>
        </w:tc>
        <w:tc>
          <w:tcPr>
            <w:tcW w:w="960" w:type="dxa"/>
            <w:tcBorders>
              <w:top w:val="nil"/>
              <w:left w:val="nil"/>
              <w:bottom w:val="nil"/>
              <w:right w:val="nil"/>
            </w:tcBorders>
            <w:shd w:val="clear" w:color="000000" w:fill="FFFFFF"/>
            <w:noWrap/>
            <w:vAlign w:val="bottom"/>
            <w:hideMark/>
          </w:tcPr>
          <w:p w14:paraId="2164B111" w14:textId="77777777" w:rsidR="004106F7" w:rsidRPr="0032059E" w:rsidRDefault="004106F7"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12" w14:textId="77777777" w:rsidR="004106F7" w:rsidRPr="0032059E" w:rsidRDefault="004106F7"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4106F7" w:rsidRPr="0032059E" w14:paraId="2164B117"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14" w14:textId="77777777" w:rsidR="004106F7" w:rsidRPr="0032059E" w:rsidRDefault="004106F7"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15" w14:textId="77777777" w:rsidR="004106F7" w:rsidRPr="0032059E" w:rsidRDefault="004106F7"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16" w14:textId="21F2E82E" w:rsidR="004106F7" w:rsidRPr="0032059E" w:rsidRDefault="004106F7" w:rsidP="00F22E64">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del w:id="199" w:author="Bonnie Jonkman" w:date="2015-06-11T14:13:00Z">
              <w:r w:rsidDel="00F22E64">
                <w:rPr>
                  <w:rFonts w:ascii="Calibri" w:eastAsia="Times New Roman" w:hAnsi="Calibri" w:cs="Times New Roman"/>
                  <w:b/>
                  <w:bCs/>
                  <w:color w:val="000000"/>
                </w:rPr>
                <w:delText>10</w:delText>
              </w:r>
            </w:del>
            <w:ins w:id="200" w:author="Bonnie Jonkman" w:date="2015-06-11T14:13:00Z">
              <w:r>
                <w:rPr>
                  <w:rFonts w:ascii="Calibri" w:eastAsia="Times New Roman" w:hAnsi="Calibri" w:cs="Times New Roman"/>
                  <w:b/>
                  <w:bCs/>
                  <w:color w:val="000000"/>
                </w:rPr>
                <w:t>12</w:t>
              </w:r>
            </w:ins>
          </w:p>
        </w:tc>
      </w:tr>
      <w:tr w:rsidR="004106F7" w:rsidRPr="0032059E" w14:paraId="2164B11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18" w14:textId="77777777" w:rsidR="004106F7" w:rsidRPr="0032059E" w:rsidRDefault="004106F7" w:rsidP="00C020F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First-order</w:t>
            </w:r>
            <w:r w:rsidRPr="0032059E">
              <w:rPr>
                <w:rFonts w:ascii="Calibri" w:eastAsia="Times New Roman" w:hAnsi="Calibri" w:cs="Times New Roman"/>
              </w:rPr>
              <w:t xml:space="preserve"> regular or irregular waves</w:t>
            </w:r>
          </w:p>
        </w:tc>
        <w:tc>
          <w:tcPr>
            <w:tcW w:w="960" w:type="dxa"/>
            <w:tcBorders>
              <w:top w:val="nil"/>
              <w:left w:val="nil"/>
              <w:bottom w:val="nil"/>
              <w:right w:val="nil"/>
            </w:tcBorders>
            <w:shd w:val="clear" w:color="000000" w:fill="FFFFFF"/>
            <w:noWrap/>
            <w:vAlign w:val="bottom"/>
            <w:hideMark/>
          </w:tcPr>
          <w:p w14:paraId="2164B119"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1A"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1F" w14:textId="77777777" w:rsidTr="009E13A6">
        <w:trPr>
          <w:trHeight w:val="300"/>
        </w:trPr>
        <w:tc>
          <w:tcPr>
            <w:tcW w:w="7060" w:type="dxa"/>
            <w:tcBorders>
              <w:top w:val="nil"/>
              <w:left w:val="single" w:sz="8" w:space="0" w:color="auto"/>
              <w:bottom w:val="nil"/>
              <w:right w:val="nil"/>
            </w:tcBorders>
            <w:shd w:val="clear" w:color="000000" w:fill="BFBFBF"/>
            <w:noWrap/>
            <w:vAlign w:val="bottom"/>
            <w:hideMark/>
          </w:tcPr>
          <w:p w14:paraId="2164B11C" w14:textId="77777777" w:rsidR="004106F7" w:rsidRPr="0032059E" w:rsidRDefault="004106F7" w:rsidP="00C020F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Second-order difference- and sum-frequency wave terms</w:t>
            </w:r>
          </w:p>
        </w:tc>
        <w:tc>
          <w:tcPr>
            <w:tcW w:w="960" w:type="dxa"/>
            <w:tcBorders>
              <w:top w:val="nil"/>
              <w:left w:val="nil"/>
              <w:bottom w:val="nil"/>
              <w:right w:val="nil"/>
            </w:tcBorders>
            <w:shd w:val="clear" w:color="000000" w:fill="FFFFFF"/>
            <w:noWrap/>
            <w:vAlign w:val="bottom"/>
            <w:hideMark/>
          </w:tcPr>
          <w:p w14:paraId="2164B11D" w14:textId="77777777" w:rsidR="004106F7" w:rsidRPr="0032059E" w:rsidRDefault="004106F7" w:rsidP="009E13A6">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1E" w14:textId="77777777" w:rsidR="004106F7" w:rsidRPr="0032059E" w:rsidRDefault="004106F7" w:rsidP="009E13A6">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2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0" w14:textId="77777777" w:rsidR="004106F7" w:rsidRPr="0032059E" w:rsidRDefault="004106F7" w:rsidP="00C020FB">
            <w:pPr>
              <w:spacing w:after="0" w:line="240" w:lineRule="auto"/>
              <w:rPr>
                <w:rFonts w:ascii="Calibri" w:eastAsia="Times New Roman" w:hAnsi="Calibri" w:cs="Times New Roman"/>
              </w:rPr>
            </w:pPr>
            <w:r w:rsidRPr="0032059E">
              <w:rPr>
                <w:rFonts w:ascii="Calibri" w:eastAsia="Times New Roman" w:hAnsi="Calibri" w:cs="Times New Roman"/>
              </w:rPr>
              <w:t>•  White-noise waves</w:t>
            </w:r>
          </w:p>
        </w:tc>
        <w:tc>
          <w:tcPr>
            <w:tcW w:w="960" w:type="dxa"/>
            <w:tcBorders>
              <w:top w:val="nil"/>
              <w:left w:val="nil"/>
              <w:bottom w:val="nil"/>
              <w:right w:val="nil"/>
            </w:tcBorders>
            <w:shd w:val="clear" w:color="000000" w:fill="FFFFFF"/>
            <w:noWrap/>
            <w:vAlign w:val="bottom"/>
            <w:hideMark/>
          </w:tcPr>
          <w:p w14:paraId="2164B121"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22"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27"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24"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Wave directional spreading</w:t>
            </w:r>
          </w:p>
        </w:tc>
        <w:tc>
          <w:tcPr>
            <w:tcW w:w="960" w:type="dxa"/>
            <w:tcBorders>
              <w:top w:val="nil"/>
              <w:left w:val="nil"/>
              <w:bottom w:val="nil"/>
              <w:right w:val="nil"/>
            </w:tcBorders>
            <w:shd w:val="clear" w:color="000000" w:fill="FFFFFF"/>
            <w:noWrap/>
            <w:vAlign w:val="bottom"/>
          </w:tcPr>
          <w:p w14:paraId="2164B125" w14:textId="77777777" w:rsidR="004106F7" w:rsidRPr="0032059E" w:rsidRDefault="004106F7" w:rsidP="008A0BA3">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26" w14:textId="77777777" w:rsidR="004106F7" w:rsidRPr="0032059E" w:rsidRDefault="004106F7" w:rsidP="008A0BA3">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2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8"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Wave stretching</w:t>
            </w:r>
          </w:p>
        </w:tc>
        <w:tc>
          <w:tcPr>
            <w:tcW w:w="960" w:type="dxa"/>
            <w:tcBorders>
              <w:top w:val="nil"/>
              <w:left w:val="nil"/>
              <w:bottom w:val="nil"/>
              <w:right w:val="nil"/>
            </w:tcBorders>
            <w:shd w:val="clear" w:color="000000" w:fill="FFFFFF"/>
            <w:noWrap/>
            <w:vAlign w:val="bottom"/>
            <w:hideMark/>
          </w:tcPr>
          <w:p w14:paraId="2164B129"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2A"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106F7" w:rsidRPr="0032059E" w14:paraId="2164B12F"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C"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Externally generated wave data</w:t>
            </w:r>
          </w:p>
        </w:tc>
        <w:tc>
          <w:tcPr>
            <w:tcW w:w="960" w:type="dxa"/>
            <w:tcBorders>
              <w:top w:val="nil"/>
              <w:left w:val="nil"/>
              <w:bottom w:val="nil"/>
              <w:right w:val="nil"/>
            </w:tcBorders>
            <w:shd w:val="clear" w:color="000000" w:fill="FFFFFF"/>
            <w:noWrap/>
            <w:vAlign w:val="bottom"/>
            <w:hideMark/>
          </w:tcPr>
          <w:p w14:paraId="2164B12D"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2E" w14:textId="77777777" w:rsidR="004106F7" w:rsidRPr="00B214CB"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106F7" w:rsidRPr="0032059E" w14:paraId="2164B13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0"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Sea current</w:t>
            </w:r>
          </w:p>
        </w:tc>
        <w:tc>
          <w:tcPr>
            <w:tcW w:w="960" w:type="dxa"/>
            <w:tcBorders>
              <w:top w:val="nil"/>
              <w:left w:val="nil"/>
              <w:bottom w:val="nil"/>
              <w:right w:val="nil"/>
            </w:tcBorders>
            <w:shd w:val="clear" w:color="000000" w:fill="FFFFFF"/>
            <w:noWrap/>
            <w:vAlign w:val="bottom"/>
            <w:hideMark/>
          </w:tcPr>
          <w:p w14:paraId="2164B131"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32"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37"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4" w14:textId="77777777" w:rsidR="004106F7" w:rsidRPr="0032059E" w:rsidRDefault="004106F7"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Strip theory</w:t>
            </w:r>
            <w:r w:rsidRPr="0032059E">
              <w:rPr>
                <w:rFonts w:ascii="Calibri" w:eastAsia="Times New Roman" w:hAnsi="Calibri" w:cs="Times New Roman"/>
              </w:rPr>
              <w:t xml:space="preserve"> for central member</w:t>
            </w:r>
          </w:p>
        </w:tc>
        <w:tc>
          <w:tcPr>
            <w:tcW w:w="960" w:type="dxa"/>
            <w:tcBorders>
              <w:top w:val="nil"/>
              <w:left w:val="nil"/>
              <w:bottom w:val="nil"/>
              <w:right w:val="nil"/>
            </w:tcBorders>
            <w:shd w:val="clear" w:color="000000" w:fill="FFFFFF"/>
            <w:noWrap/>
            <w:vAlign w:val="bottom"/>
            <w:hideMark/>
          </w:tcPr>
          <w:p w14:paraId="2164B135"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36"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3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8" w14:textId="77777777" w:rsidR="004106F7" w:rsidRPr="0032059E" w:rsidRDefault="004106F7"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Strip theory</w:t>
            </w:r>
            <w:r w:rsidRPr="0032059E">
              <w:rPr>
                <w:rFonts w:ascii="Calibri" w:eastAsia="Times New Roman" w:hAnsi="Calibri" w:cs="Times New Roman"/>
              </w:rPr>
              <w:t xml:space="preserve"> for multiple intersecting members</w:t>
            </w:r>
          </w:p>
        </w:tc>
        <w:tc>
          <w:tcPr>
            <w:tcW w:w="960" w:type="dxa"/>
            <w:tcBorders>
              <w:top w:val="nil"/>
              <w:left w:val="nil"/>
              <w:bottom w:val="nil"/>
              <w:right w:val="nil"/>
            </w:tcBorders>
            <w:shd w:val="clear" w:color="000000" w:fill="FFFFFF"/>
            <w:noWrap/>
            <w:vAlign w:val="bottom"/>
            <w:hideMark/>
          </w:tcPr>
          <w:p w14:paraId="2164B139"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3A"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3F"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3C" w14:textId="77777777" w:rsidR="004106F7" w:rsidRPr="0032059E" w:rsidRDefault="004106F7"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Distributed static buoyancy</w:t>
            </w:r>
          </w:p>
        </w:tc>
        <w:tc>
          <w:tcPr>
            <w:tcW w:w="960" w:type="dxa"/>
            <w:tcBorders>
              <w:top w:val="nil"/>
              <w:left w:val="nil"/>
              <w:bottom w:val="nil"/>
              <w:right w:val="nil"/>
            </w:tcBorders>
            <w:shd w:val="clear" w:color="000000" w:fill="FFFFFF"/>
            <w:noWrap/>
            <w:vAlign w:val="bottom"/>
          </w:tcPr>
          <w:p w14:paraId="2164B13D" w14:textId="77777777" w:rsidR="004106F7" w:rsidRPr="001C051D" w:rsidRDefault="004106F7"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3E"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43"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40" w14:textId="77777777" w:rsidR="004106F7" w:rsidRPr="0032059E" w:rsidRDefault="004106F7"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Concentrated loads on member ends</w:t>
            </w:r>
          </w:p>
        </w:tc>
        <w:tc>
          <w:tcPr>
            <w:tcW w:w="960" w:type="dxa"/>
            <w:tcBorders>
              <w:top w:val="nil"/>
              <w:left w:val="nil"/>
              <w:bottom w:val="nil"/>
              <w:right w:val="nil"/>
            </w:tcBorders>
            <w:shd w:val="clear" w:color="000000" w:fill="FFFFFF"/>
            <w:noWrap/>
            <w:vAlign w:val="bottom"/>
          </w:tcPr>
          <w:p w14:paraId="2164B141" w14:textId="77777777" w:rsidR="004106F7" w:rsidRPr="001C051D" w:rsidRDefault="004106F7"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42"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47"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4"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inclined and tapered members</w:t>
            </w:r>
          </w:p>
        </w:tc>
        <w:tc>
          <w:tcPr>
            <w:tcW w:w="960" w:type="dxa"/>
            <w:tcBorders>
              <w:top w:val="nil"/>
              <w:left w:val="nil"/>
              <w:bottom w:val="nil"/>
              <w:right w:val="nil"/>
            </w:tcBorders>
            <w:shd w:val="clear" w:color="000000" w:fill="FFFFFF"/>
            <w:noWrap/>
            <w:vAlign w:val="bottom"/>
            <w:hideMark/>
          </w:tcPr>
          <w:p w14:paraId="2164B145"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6"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4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8"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flooded and ballasted members</w:t>
            </w:r>
          </w:p>
        </w:tc>
        <w:tc>
          <w:tcPr>
            <w:tcW w:w="960" w:type="dxa"/>
            <w:tcBorders>
              <w:top w:val="nil"/>
              <w:left w:val="nil"/>
              <w:bottom w:val="nil"/>
              <w:right w:val="nil"/>
            </w:tcBorders>
            <w:shd w:val="clear" w:color="000000" w:fill="FFFFFF"/>
            <w:noWrap/>
            <w:vAlign w:val="bottom"/>
            <w:hideMark/>
          </w:tcPr>
          <w:p w14:paraId="2164B149"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A"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4F"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C"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marine growth</w:t>
            </w:r>
          </w:p>
        </w:tc>
        <w:tc>
          <w:tcPr>
            <w:tcW w:w="960" w:type="dxa"/>
            <w:tcBorders>
              <w:top w:val="nil"/>
              <w:left w:val="nil"/>
              <w:bottom w:val="nil"/>
              <w:right w:val="nil"/>
            </w:tcBorders>
            <w:shd w:val="clear" w:color="000000" w:fill="FFFFFF"/>
            <w:noWrap/>
            <w:vAlign w:val="bottom"/>
            <w:hideMark/>
          </w:tcPr>
          <w:p w14:paraId="2164B14D"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E"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5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50" w14:textId="77777777" w:rsidR="004106F7" w:rsidRPr="0032059E" w:rsidRDefault="004106F7" w:rsidP="00C020FB">
            <w:pPr>
              <w:spacing w:after="0" w:line="240" w:lineRule="auto"/>
              <w:rPr>
                <w:rFonts w:ascii="Calibri" w:eastAsia="Times New Roman" w:hAnsi="Calibri" w:cs="Times New Roman"/>
              </w:rPr>
            </w:pPr>
            <w:r w:rsidRPr="0032059E">
              <w:rPr>
                <w:rFonts w:ascii="Calibri" w:eastAsia="Times New Roman" w:hAnsi="Calibri" w:cs="Times New Roman"/>
              </w:rPr>
              <w:t>•  First-order potential flow (</w:t>
            </w:r>
            <w:r>
              <w:rPr>
                <w:rFonts w:ascii="Calibri" w:eastAsia="Times New Roman" w:hAnsi="Calibri" w:cs="Times New Roman"/>
              </w:rPr>
              <w:t>via</w:t>
            </w:r>
            <w:r w:rsidRPr="0032059E">
              <w:rPr>
                <w:rFonts w:ascii="Calibri" w:eastAsia="Times New Roman" w:hAnsi="Calibri" w:cs="Times New Roman"/>
              </w:rPr>
              <w:t xml:space="preserve"> WAMIT)</w:t>
            </w:r>
          </w:p>
        </w:tc>
        <w:tc>
          <w:tcPr>
            <w:tcW w:w="960" w:type="dxa"/>
            <w:tcBorders>
              <w:top w:val="nil"/>
              <w:left w:val="nil"/>
              <w:bottom w:val="nil"/>
              <w:right w:val="nil"/>
            </w:tcBorders>
            <w:shd w:val="clear" w:color="000000" w:fill="FFFFFF"/>
            <w:noWrap/>
            <w:vAlign w:val="bottom"/>
            <w:hideMark/>
          </w:tcPr>
          <w:p w14:paraId="2164B151"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52"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57" w14:textId="77777777" w:rsidTr="009E13A6">
        <w:trPr>
          <w:trHeight w:val="300"/>
        </w:trPr>
        <w:tc>
          <w:tcPr>
            <w:tcW w:w="7060" w:type="dxa"/>
            <w:tcBorders>
              <w:top w:val="nil"/>
              <w:left w:val="single" w:sz="8" w:space="0" w:color="auto"/>
              <w:bottom w:val="nil"/>
              <w:right w:val="nil"/>
            </w:tcBorders>
            <w:shd w:val="clear" w:color="000000" w:fill="BFBFBF"/>
            <w:noWrap/>
            <w:vAlign w:val="bottom"/>
            <w:hideMark/>
          </w:tcPr>
          <w:p w14:paraId="2164B154" w14:textId="77777777" w:rsidR="004106F7" w:rsidRPr="0032059E" w:rsidRDefault="004106F7" w:rsidP="00980C9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Second</w:t>
            </w:r>
            <w:r w:rsidRPr="0032059E">
              <w:rPr>
                <w:rFonts w:ascii="Calibri" w:eastAsia="Times New Roman" w:hAnsi="Calibri" w:cs="Times New Roman"/>
              </w:rPr>
              <w:t xml:space="preserve">-order </w:t>
            </w:r>
            <w:r>
              <w:rPr>
                <w:rFonts w:ascii="Calibri" w:eastAsia="Times New Roman" w:hAnsi="Calibri" w:cs="Times New Roman"/>
              </w:rPr>
              <w:t>diff.- and sum-frequency potential-flow terms (via WAMIT)</w:t>
            </w:r>
          </w:p>
        </w:tc>
        <w:tc>
          <w:tcPr>
            <w:tcW w:w="960" w:type="dxa"/>
            <w:tcBorders>
              <w:top w:val="nil"/>
              <w:left w:val="nil"/>
              <w:bottom w:val="nil"/>
              <w:right w:val="nil"/>
            </w:tcBorders>
            <w:shd w:val="clear" w:color="000000" w:fill="FFFFFF"/>
            <w:noWrap/>
            <w:vAlign w:val="bottom"/>
            <w:hideMark/>
          </w:tcPr>
          <w:p w14:paraId="2164B155" w14:textId="77777777" w:rsidR="004106F7" w:rsidRPr="0032059E" w:rsidRDefault="004106F7" w:rsidP="009E13A6">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56" w14:textId="77777777" w:rsidR="004106F7" w:rsidRPr="0032059E" w:rsidRDefault="004106F7" w:rsidP="009E13A6">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5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58"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time-domain convolution</w:t>
            </w:r>
          </w:p>
        </w:tc>
        <w:tc>
          <w:tcPr>
            <w:tcW w:w="960" w:type="dxa"/>
            <w:tcBorders>
              <w:top w:val="nil"/>
              <w:left w:val="nil"/>
              <w:bottom w:val="nil"/>
              <w:right w:val="nil"/>
            </w:tcBorders>
            <w:shd w:val="clear" w:color="000000" w:fill="FFFFFF"/>
            <w:noWrap/>
            <w:vAlign w:val="bottom"/>
            <w:hideMark/>
          </w:tcPr>
          <w:p w14:paraId="2164B159"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5A"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5F"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5C"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linear state-space form</w:t>
            </w:r>
          </w:p>
        </w:tc>
        <w:tc>
          <w:tcPr>
            <w:tcW w:w="960" w:type="dxa"/>
            <w:tcBorders>
              <w:top w:val="nil"/>
              <w:left w:val="nil"/>
              <w:bottom w:val="nil"/>
              <w:right w:val="nil"/>
            </w:tcBorders>
            <w:shd w:val="clear" w:color="000000" w:fill="FFFFFF"/>
            <w:noWrap/>
            <w:vAlign w:val="bottom"/>
          </w:tcPr>
          <w:p w14:paraId="2164B15D"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5E"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63" w14:textId="77777777" w:rsidTr="00F94BAE">
        <w:trPr>
          <w:trHeight w:val="315"/>
        </w:trPr>
        <w:tc>
          <w:tcPr>
            <w:tcW w:w="7060" w:type="dxa"/>
            <w:tcBorders>
              <w:top w:val="nil"/>
              <w:left w:val="single" w:sz="8" w:space="0" w:color="auto"/>
              <w:bottom w:val="single" w:sz="8" w:space="0" w:color="auto"/>
              <w:right w:val="nil"/>
            </w:tcBorders>
            <w:shd w:val="clear" w:color="000000" w:fill="BFBFBF"/>
            <w:noWrap/>
            <w:vAlign w:val="bottom"/>
          </w:tcPr>
          <w:p w14:paraId="2164B160" w14:textId="77777777" w:rsidR="004106F7" w:rsidRPr="0032059E" w:rsidRDefault="004106F7" w:rsidP="004A0A8F">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Quasi-steady and dynamic surface-ice loading</w:t>
            </w:r>
          </w:p>
        </w:tc>
        <w:tc>
          <w:tcPr>
            <w:tcW w:w="960" w:type="dxa"/>
            <w:tcBorders>
              <w:top w:val="nil"/>
              <w:left w:val="nil"/>
              <w:bottom w:val="single" w:sz="8" w:space="0" w:color="auto"/>
              <w:right w:val="nil"/>
            </w:tcBorders>
            <w:shd w:val="clear" w:color="000000" w:fill="FFFFFF"/>
            <w:noWrap/>
            <w:vAlign w:val="bottom"/>
          </w:tcPr>
          <w:p w14:paraId="2164B161"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single" w:sz="8" w:space="0" w:color="auto"/>
              <w:right w:val="single" w:sz="8" w:space="0" w:color="auto"/>
            </w:tcBorders>
            <w:shd w:val="clear" w:color="000000" w:fill="FFFFFF"/>
            <w:noWrap/>
            <w:vAlign w:val="bottom"/>
          </w:tcPr>
          <w:p w14:paraId="2164B162"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bl>
    <w:p w14:paraId="2164B164" w14:textId="77777777"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32059E" w14:paraId="2164B168" w14:textId="77777777" w:rsidTr="0032059E">
        <w:trPr>
          <w:trHeight w:val="315"/>
        </w:trPr>
        <w:tc>
          <w:tcPr>
            <w:tcW w:w="7060" w:type="dxa"/>
            <w:tcBorders>
              <w:top w:val="nil"/>
              <w:left w:val="nil"/>
              <w:bottom w:val="nil"/>
              <w:right w:val="nil"/>
            </w:tcBorders>
            <w:shd w:val="clear" w:color="000000" w:fill="FFFFFF"/>
            <w:noWrap/>
            <w:vAlign w:val="bottom"/>
            <w:hideMark/>
          </w:tcPr>
          <w:p w14:paraId="2164B165" w14:textId="77777777"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lastRenderedPageBreak/>
              <w:t>Control and Electrical System (Servo) Dynamics (ServoDyn)</w:t>
            </w:r>
          </w:p>
        </w:tc>
        <w:tc>
          <w:tcPr>
            <w:tcW w:w="960" w:type="dxa"/>
            <w:tcBorders>
              <w:top w:val="nil"/>
              <w:left w:val="nil"/>
              <w:bottom w:val="nil"/>
              <w:right w:val="nil"/>
            </w:tcBorders>
            <w:shd w:val="clear" w:color="000000" w:fill="FFFFFF"/>
            <w:noWrap/>
            <w:vAlign w:val="bottom"/>
            <w:hideMark/>
          </w:tcPr>
          <w:p w14:paraId="2164B166" w14:textId="77777777"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67" w14:textId="77777777"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4A0A8F" w:rsidRPr="0032059E" w14:paraId="2164B16C"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69" w14:textId="77777777"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6A" w14:textId="77777777" w:rsidR="004A0A8F" w:rsidRPr="0032059E" w:rsidRDefault="004A0A8F"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6B" w14:textId="143DA01C" w:rsidR="004A0A8F" w:rsidRPr="0032059E" w:rsidRDefault="004A0A8F" w:rsidP="00F22E64">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del w:id="201" w:author="Bonnie Jonkman" w:date="2015-06-11T14:13:00Z">
              <w:r w:rsidR="001A5D50" w:rsidDel="00F22E64">
                <w:rPr>
                  <w:rFonts w:ascii="Calibri" w:eastAsia="Times New Roman" w:hAnsi="Calibri" w:cs="Times New Roman"/>
                  <w:b/>
                  <w:bCs/>
                  <w:color w:val="000000"/>
                </w:rPr>
                <w:delText>10</w:delText>
              </w:r>
            </w:del>
            <w:ins w:id="202" w:author="Bonnie Jonkman" w:date="2015-06-11T14:13:00Z">
              <w:r w:rsidR="00F22E64">
                <w:rPr>
                  <w:rFonts w:ascii="Calibri" w:eastAsia="Times New Roman" w:hAnsi="Calibri" w:cs="Times New Roman"/>
                  <w:b/>
                  <w:bCs/>
                  <w:color w:val="000000"/>
                </w:rPr>
                <w:t>12</w:t>
              </w:r>
            </w:ins>
          </w:p>
        </w:tc>
      </w:tr>
      <w:tr w:rsidR="004A0A8F" w:rsidRPr="0032059E" w14:paraId="2164B17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6D"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Blade-pitch control</w:t>
            </w:r>
          </w:p>
        </w:tc>
        <w:tc>
          <w:tcPr>
            <w:tcW w:w="960" w:type="dxa"/>
            <w:tcBorders>
              <w:top w:val="nil"/>
              <w:left w:val="nil"/>
              <w:bottom w:val="nil"/>
              <w:right w:val="nil"/>
            </w:tcBorders>
            <w:shd w:val="clear" w:color="000000" w:fill="FFFFFF"/>
            <w:noWrap/>
            <w:vAlign w:val="bottom"/>
            <w:hideMark/>
          </w:tcPr>
          <w:p w14:paraId="2164B16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6F"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pitch maneuvers</w:t>
            </w:r>
          </w:p>
        </w:tc>
        <w:tc>
          <w:tcPr>
            <w:tcW w:w="960" w:type="dxa"/>
            <w:tcBorders>
              <w:top w:val="nil"/>
              <w:left w:val="nil"/>
              <w:bottom w:val="nil"/>
              <w:right w:val="nil"/>
            </w:tcBorders>
            <w:shd w:val="clear" w:color="000000" w:fill="FFFFFF"/>
            <w:noWrap/>
            <w:vAlign w:val="bottom"/>
            <w:hideMark/>
          </w:tcPr>
          <w:p w14:paraId="2164B17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3"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8"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Generator models</w:t>
            </w:r>
          </w:p>
        </w:tc>
        <w:tc>
          <w:tcPr>
            <w:tcW w:w="960" w:type="dxa"/>
            <w:tcBorders>
              <w:top w:val="nil"/>
              <w:left w:val="nil"/>
              <w:bottom w:val="nil"/>
              <w:right w:val="nil"/>
            </w:tcBorders>
            <w:shd w:val="clear" w:color="000000" w:fill="FFFFFF"/>
            <w:noWrap/>
            <w:vAlign w:val="bottom"/>
            <w:hideMark/>
          </w:tcPr>
          <w:p w14:paraId="2164B17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7"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C"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9"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Torque control</w:t>
            </w:r>
          </w:p>
        </w:tc>
        <w:tc>
          <w:tcPr>
            <w:tcW w:w="960" w:type="dxa"/>
            <w:tcBorders>
              <w:top w:val="nil"/>
              <w:left w:val="nil"/>
              <w:bottom w:val="nil"/>
              <w:right w:val="nil"/>
            </w:tcBorders>
            <w:shd w:val="clear" w:color="000000" w:fill="FFFFFF"/>
            <w:noWrap/>
            <w:vAlign w:val="bottom"/>
            <w:hideMark/>
          </w:tcPr>
          <w:p w14:paraId="2164B17A"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B"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D"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High-speed shaft brake</w:t>
            </w:r>
          </w:p>
        </w:tc>
        <w:tc>
          <w:tcPr>
            <w:tcW w:w="960" w:type="dxa"/>
            <w:tcBorders>
              <w:top w:val="nil"/>
              <w:left w:val="nil"/>
              <w:bottom w:val="nil"/>
              <w:right w:val="nil"/>
            </w:tcBorders>
            <w:shd w:val="clear" w:color="000000" w:fill="FFFFFF"/>
            <w:noWrap/>
            <w:vAlign w:val="bottom"/>
            <w:hideMark/>
          </w:tcPr>
          <w:p w14:paraId="2164B17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F" w14:textId="35AD4CE6" w:rsidR="004A0A8F" w:rsidRPr="0032059E" w:rsidRDefault="001A5D50" w:rsidP="008F3D10">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Nacelle-yaw control</w:t>
            </w:r>
          </w:p>
        </w:tc>
        <w:tc>
          <w:tcPr>
            <w:tcW w:w="960" w:type="dxa"/>
            <w:tcBorders>
              <w:top w:val="nil"/>
              <w:left w:val="nil"/>
              <w:bottom w:val="nil"/>
              <w:right w:val="nil"/>
            </w:tcBorders>
            <w:shd w:val="clear" w:color="000000" w:fill="FFFFFF"/>
            <w:noWrap/>
            <w:vAlign w:val="bottom"/>
            <w:hideMark/>
          </w:tcPr>
          <w:p w14:paraId="2164B18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3"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8"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yaw maneuvers</w:t>
            </w:r>
          </w:p>
        </w:tc>
        <w:tc>
          <w:tcPr>
            <w:tcW w:w="960" w:type="dxa"/>
            <w:tcBorders>
              <w:top w:val="nil"/>
              <w:left w:val="nil"/>
              <w:bottom w:val="nil"/>
              <w:right w:val="nil"/>
            </w:tcBorders>
            <w:shd w:val="clear" w:color="000000" w:fill="FFFFFF"/>
            <w:noWrap/>
            <w:vAlign w:val="bottom"/>
            <w:hideMark/>
          </w:tcPr>
          <w:p w14:paraId="2164B18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7"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C"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9"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Blade-tip brakes</w:t>
            </w:r>
          </w:p>
        </w:tc>
        <w:tc>
          <w:tcPr>
            <w:tcW w:w="960" w:type="dxa"/>
            <w:tcBorders>
              <w:top w:val="nil"/>
              <w:left w:val="nil"/>
              <w:bottom w:val="nil"/>
              <w:right w:val="nil"/>
            </w:tcBorders>
            <w:shd w:val="clear" w:color="000000" w:fill="FFFFFF"/>
            <w:noWrap/>
            <w:vAlign w:val="bottom"/>
            <w:hideMark/>
          </w:tcPr>
          <w:p w14:paraId="2164B18A"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B" w14:textId="77777777"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F6EDE" w:rsidRPr="0032059E" w14:paraId="12A9BA60"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62E7A108" w14:textId="72447A30" w:rsidR="004F6EDE" w:rsidRPr="0032059E" w:rsidRDefault="004F6EDE" w:rsidP="004F6ED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Nacelle-based tuned-mass dampers</w:t>
            </w:r>
          </w:p>
        </w:tc>
        <w:tc>
          <w:tcPr>
            <w:tcW w:w="960" w:type="dxa"/>
            <w:tcBorders>
              <w:top w:val="nil"/>
              <w:left w:val="nil"/>
              <w:bottom w:val="nil"/>
              <w:right w:val="nil"/>
            </w:tcBorders>
            <w:shd w:val="clear" w:color="000000" w:fill="FFFFFF"/>
            <w:noWrap/>
            <w:vAlign w:val="bottom"/>
          </w:tcPr>
          <w:p w14:paraId="6B1993B5" w14:textId="77777777" w:rsidR="004F6EDE" w:rsidRPr="0032059E" w:rsidRDefault="004F6EDE" w:rsidP="0032059E">
            <w:pPr>
              <w:spacing w:after="0" w:line="240" w:lineRule="auto"/>
              <w:jc w:val="center"/>
              <w:rPr>
                <w:rFonts w:ascii="Wingdings" w:eastAsia="Times New Roman" w:hAnsi="Wingdings" w:cs="Times New Roman"/>
              </w:rPr>
            </w:pPr>
          </w:p>
        </w:tc>
        <w:tc>
          <w:tcPr>
            <w:tcW w:w="960" w:type="dxa"/>
            <w:tcBorders>
              <w:top w:val="nil"/>
              <w:left w:val="nil"/>
              <w:bottom w:val="nil"/>
              <w:right w:val="single" w:sz="8" w:space="0" w:color="auto"/>
            </w:tcBorders>
            <w:shd w:val="clear" w:color="000000" w:fill="FFFFFF"/>
            <w:noWrap/>
            <w:vAlign w:val="bottom"/>
          </w:tcPr>
          <w:p w14:paraId="4F4484DC" w14:textId="3904E574" w:rsidR="004F6EDE" w:rsidRPr="0032059E" w:rsidRDefault="004F6ED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D"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GH Bladed DLL interface</w:t>
            </w:r>
            <w:r>
              <w:rPr>
                <w:rStyle w:val="FootnoteReference"/>
                <w:rFonts w:ascii="Calibri" w:eastAsia="Times New Roman" w:hAnsi="Calibri" w:cs="Times New Roman"/>
              </w:rPr>
              <w:footnoteReference w:id="1"/>
            </w:r>
          </w:p>
        </w:tc>
        <w:tc>
          <w:tcPr>
            <w:tcW w:w="960" w:type="dxa"/>
            <w:tcBorders>
              <w:top w:val="nil"/>
              <w:left w:val="nil"/>
              <w:bottom w:val="nil"/>
              <w:right w:val="nil"/>
            </w:tcBorders>
            <w:shd w:val="clear" w:color="000000" w:fill="FFFFFF"/>
            <w:noWrap/>
            <w:vAlign w:val="bottom"/>
            <w:hideMark/>
          </w:tcPr>
          <w:p w14:paraId="2164B18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F"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9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Simulink interface</w:t>
            </w:r>
          </w:p>
        </w:tc>
        <w:tc>
          <w:tcPr>
            <w:tcW w:w="960" w:type="dxa"/>
            <w:tcBorders>
              <w:top w:val="nil"/>
              <w:left w:val="nil"/>
              <w:bottom w:val="nil"/>
              <w:right w:val="nil"/>
            </w:tcBorders>
            <w:shd w:val="clear" w:color="000000" w:fill="FFFFFF"/>
            <w:noWrap/>
            <w:vAlign w:val="bottom"/>
            <w:hideMark/>
          </w:tcPr>
          <w:p w14:paraId="2164B19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93" w14:textId="546BD617" w:rsidR="004A0A8F" w:rsidRPr="0032059E" w:rsidRDefault="001A5D50"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8" w14:textId="77777777"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19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LabVIEW interface</w:t>
            </w:r>
          </w:p>
        </w:tc>
        <w:tc>
          <w:tcPr>
            <w:tcW w:w="960" w:type="dxa"/>
            <w:tcBorders>
              <w:top w:val="nil"/>
              <w:left w:val="nil"/>
              <w:bottom w:val="single" w:sz="8" w:space="0" w:color="auto"/>
              <w:right w:val="nil"/>
            </w:tcBorders>
            <w:shd w:val="clear" w:color="000000" w:fill="FFFFFF"/>
            <w:noWrap/>
            <w:vAlign w:val="bottom"/>
            <w:hideMark/>
          </w:tcPr>
          <w:p w14:paraId="2164B19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197" w14:textId="77777777"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725E3F" w:rsidRPr="001C051D" w14:paraId="2164B19D" w14:textId="77777777" w:rsidTr="00C86181">
        <w:trPr>
          <w:trHeight w:val="315"/>
        </w:trPr>
        <w:tc>
          <w:tcPr>
            <w:tcW w:w="8980" w:type="dxa"/>
            <w:gridSpan w:val="3"/>
            <w:tcBorders>
              <w:top w:val="nil"/>
              <w:left w:val="nil"/>
              <w:bottom w:val="nil"/>
              <w:right w:val="nil"/>
            </w:tcBorders>
            <w:shd w:val="clear" w:color="000000" w:fill="FFFFFF"/>
            <w:noWrap/>
            <w:vAlign w:val="bottom"/>
            <w:hideMark/>
          </w:tcPr>
          <w:p w14:paraId="7482D6B8" w14:textId="77777777" w:rsidR="00725E3F" w:rsidRDefault="00725E3F" w:rsidP="004A0A8F">
            <w:pPr>
              <w:spacing w:after="0" w:line="240" w:lineRule="auto"/>
              <w:rPr>
                <w:rFonts w:ascii="Calibri" w:eastAsia="Times New Roman" w:hAnsi="Calibri" w:cs="Times New Roman"/>
                <w:b/>
                <w:bCs/>
                <w:color w:val="000000"/>
              </w:rPr>
            </w:pPr>
          </w:p>
          <w:p w14:paraId="2164B19C" w14:textId="42AF1D79" w:rsidR="00725E3F" w:rsidRPr="001C051D" w:rsidRDefault="00725E3F" w:rsidP="00AB4AC5">
            <w:pPr>
              <w:spacing w:after="0" w:line="240" w:lineRule="auto"/>
              <w:rPr>
                <w:rFonts w:ascii="Calibri" w:eastAsia="Times New Roman" w:hAnsi="Calibri" w:cs="Times New Roman"/>
                <w:color w:val="000000"/>
              </w:rPr>
            </w:pPr>
            <w:r w:rsidRPr="001C051D">
              <w:rPr>
                <w:rFonts w:ascii="Calibri" w:eastAsia="Times New Roman" w:hAnsi="Calibri" w:cs="Times New Roman"/>
                <w:b/>
                <w:bCs/>
                <w:color w:val="000000"/>
              </w:rPr>
              <w:t>Structural Dynamics (ElastoDyn, SubDyn, MAP</w:t>
            </w:r>
            <w:r>
              <w:rPr>
                <w:rFonts w:ascii="Calibri" w:eastAsia="Times New Roman" w:hAnsi="Calibri" w:cs="Times New Roman"/>
                <w:b/>
                <w:bCs/>
                <w:color w:val="000000"/>
              </w:rPr>
              <w:t>++, MoorDyn, and FEAMooring</w:t>
            </w:r>
            <w:r w:rsidRPr="001C051D">
              <w:rPr>
                <w:rFonts w:ascii="Calibri" w:eastAsia="Times New Roman" w:hAnsi="Calibri" w:cs="Times New Roman"/>
                <w:b/>
                <w:bCs/>
                <w:color w:val="000000"/>
              </w:rPr>
              <w:t>)</w:t>
            </w:r>
          </w:p>
        </w:tc>
      </w:tr>
      <w:tr w:rsidR="004A0A8F" w:rsidRPr="001C051D" w14:paraId="2164B1A1" w14:textId="77777777"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9E"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9F" w14:textId="77777777"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A0" w14:textId="3FDCAABB" w:rsidR="004A0A8F" w:rsidRPr="001C051D" w:rsidRDefault="004A0A8F" w:rsidP="00F22E64">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w:t>
            </w:r>
            <w:del w:id="203" w:author="Bonnie Jonkman" w:date="2015-06-11T14:13:00Z">
              <w:r w:rsidR="001A5D50" w:rsidDel="00F22E64">
                <w:rPr>
                  <w:rFonts w:ascii="Calibri" w:eastAsia="Times New Roman" w:hAnsi="Calibri" w:cs="Times New Roman"/>
                  <w:b/>
                  <w:bCs/>
                  <w:color w:val="000000"/>
                </w:rPr>
                <w:delText>10</w:delText>
              </w:r>
            </w:del>
            <w:ins w:id="204" w:author="Bonnie Jonkman" w:date="2015-06-11T14:13:00Z">
              <w:r w:rsidR="00F22E64">
                <w:rPr>
                  <w:rFonts w:ascii="Calibri" w:eastAsia="Times New Roman" w:hAnsi="Calibri" w:cs="Times New Roman"/>
                  <w:b/>
                  <w:bCs/>
                  <w:color w:val="000000"/>
                </w:rPr>
                <w:t>12</w:t>
              </w:r>
            </w:ins>
          </w:p>
        </w:tc>
      </w:tr>
      <w:tr w:rsidR="004A0A8F" w:rsidRPr="001C051D" w14:paraId="2164B1A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xml:space="preserve">•  Blade-bending </w:t>
            </w:r>
            <w:r w:rsidR="008F1D42">
              <w:rPr>
                <w:rFonts w:ascii="Calibri" w:eastAsia="Times New Roman" w:hAnsi="Calibri" w:cs="Times New Roman"/>
              </w:rPr>
              <w:t>degrees-of-freedom (</w:t>
            </w:r>
            <w:r w:rsidRPr="001C051D">
              <w:rPr>
                <w:rFonts w:ascii="Calibri" w:eastAsia="Times New Roman" w:hAnsi="Calibri" w:cs="Times New Roman"/>
              </w:rPr>
              <w:t>DOFs</w:t>
            </w:r>
            <w:r w:rsidR="008F1D42">
              <w:rPr>
                <w:rFonts w:ascii="Calibri" w:eastAsia="Times New Roman" w:hAnsi="Calibri" w:cs="Times New Roman"/>
              </w:rPr>
              <w:t>)</w:t>
            </w:r>
          </w:p>
        </w:tc>
        <w:tc>
          <w:tcPr>
            <w:tcW w:w="960" w:type="dxa"/>
            <w:tcBorders>
              <w:top w:val="nil"/>
              <w:left w:val="nil"/>
              <w:bottom w:val="nil"/>
              <w:right w:val="nil"/>
            </w:tcBorders>
            <w:shd w:val="clear" w:color="000000" w:fill="FFFFFF"/>
            <w:noWrap/>
            <w:vAlign w:val="bottom"/>
            <w:hideMark/>
          </w:tcPr>
          <w:p w14:paraId="2164B1A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A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6"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Rotor</w:t>
            </w:r>
            <w:r>
              <w:rPr>
                <w:rFonts w:ascii="Calibri" w:eastAsia="Times New Roman" w:hAnsi="Calibri" w:cs="Times New Roman"/>
              </w:rPr>
              <w:t>-</w:t>
            </w:r>
            <w:r w:rsidRPr="001C051D">
              <w:rPr>
                <w:rFonts w:ascii="Calibri" w:eastAsia="Times New Roman" w:hAnsi="Calibri" w:cs="Times New Roman"/>
              </w:rPr>
              <w:t>teeter DOF</w:t>
            </w:r>
          </w:p>
        </w:tc>
        <w:tc>
          <w:tcPr>
            <w:tcW w:w="960" w:type="dxa"/>
            <w:tcBorders>
              <w:top w:val="nil"/>
              <w:left w:val="nil"/>
              <w:bottom w:val="nil"/>
              <w:right w:val="nil"/>
            </w:tcBorders>
            <w:shd w:val="clear" w:color="000000" w:fill="FFFFFF"/>
            <w:noWrap/>
            <w:vAlign w:val="bottom"/>
            <w:hideMark/>
          </w:tcPr>
          <w:p w14:paraId="2164B1A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A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Generator azimuth and drivetrain torsion DOFs</w:t>
            </w:r>
          </w:p>
        </w:tc>
        <w:tc>
          <w:tcPr>
            <w:tcW w:w="960" w:type="dxa"/>
            <w:tcBorders>
              <w:top w:val="nil"/>
              <w:left w:val="nil"/>
              <w:bottom w:val="nil"/>
              <w:right w:val="nil"/>
            </w:tcBorders>
            <w:shd w:val="clear" w:color="000000" w:fill="FFFFFF"/>
            <w:noWrap/>
            <w:vAlign w:val="bottom"/>
            <w:hideMark/>
          </w:tcPr>
          <w:p w14:paraId="2164B1A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Nacelle-yaw DOF</w:t>
            </w:r>
          </w:p>
        </w:tc>
        <w:tc>
          <w:tcPr>
            <w:tcW w:w="960" w:type="dxa"/>
            <w:tcBorders>
              <w:top w:val="nil"/>
              <w:left w:val="nil"/>
              <w:bottom w:val="nil"/>
              <w:right w:val="nil"/>
            </w:tcBorders>
            <w:shd w:val="clear" w:color="000000" w:fill="FFFFFF"/>
            <w:noWrap/>
            <w:vAlign w:val="bottom"/>
            <w:hideMark/>
          </w:tcPr>
          <w:p w14:paraId="2164B1AF"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Tower-bending DOFs</w:t>
            </w:r>
          </w:p>
        </w:tc>
        <w:tc>
          <w:tcPr>
            <w:tcW w:w="960" w:type="dxa"/>
            <w:tcBorders>
              <w:top w:val="nil"/>
              <w:left w:val="nil"/>
              <w:bottom w:val="nil"/>
              <w:right w:val="nil"/>
            </w:tcBorders>
            <w:shd w:val="clear" w:color="000000" w:fill="FFFFFF"/>
            <w:noWrap/>
            <w:vAlign w:val="bottom"/>
            <w:hideMark/>
          </w:tcPr>
          <w:p w14:paraId="2164B1B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Rigid-body platform DOFs</w:t>
            </w:r>
          </w:p>
        </w:tc>
        <w:tc>
          <w:tcPr>
            <w:tcW w:w="960" w:type="dxa"/>
            <w:tcBorders>
              <w:top w:val="nil"/>
              <w:left w:val="nil"/>
              <w:bottom w:val="nil"/>
              <w:right w:val="nil"/>
            </w:tcBorders>
            <w:shd w:val="clear" w:color="000000" w:fill="FFFFFF"/>
            <w:noWrap/>
            <w:vAlign w:val="bottom"/>
            <w:hideMark/>
          </w:tcPr>
          <w:p w14:paraId="2164B1B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Furling DOFs</w:t>
            </w:r>
          </w:p>
        </w:tc>
        <w:tc>
          <w:tcPr>
            <w:tcW w:w="960" w:type="dxa"/>
            <w:tcBorders>
              <w:top w:val="nil"/>
              <w:left w:val="nil"/>
              <w:bottom w:val="nil"/>
              <w:right w:val="nil"/>
            </w:tcBorders>
            <w:shd w:val="clear" w:color="000000" w:fill="FFFFFF"/>
            <w:noWrap/>
            <w:vAlign w:val="bottom"/>
            <w:hideMark/>
          </w:tcPr>
          <w:p w14:paraId="2164B1B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14:paraId="2164B1C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Fixed-bottom multi-member substructure DOFs</w:t>
            </w:r>
          </w:p>
        </w:tc>
        <w:tc>
          <w:tcPr>
            <w:tcW w:w="960" w:type="dxa"/>
            <w:tcBorders>
              <w:top w:val="nil"/>
              <w:left w:val="nil"/>
              <w:bottom w:val="nil"/>
              <w:right w:val="nil"/>
            </w:tcBorders>
            <w:shd w:val="clear" w:color="000000" w:fill="FFFFFF"/>
            <w:noWrap/>
            <w:vAlign w:val="bottom"/>
            <w:hideMark/>
          </w:tcPr>
          <w:p w14:paraId="2164B1BF"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C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C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Gravitational loading</w:t>
            </w:r>
          </w:p>
        </w:tc>
        <w:tc>
          <w:tcPr>
            <w:tcW w:w="960" w:type="dxa"/>
            <w:tcBorders>
              <w:top w:val="nil"/>
              <w:left w:val="nil"/>
              <w:bottom w:val="nil"/>
              <w:right w:val="nil"/>
            </w:tcBorders>
            <w:shd w:val="clear" w:color="000000" w:fill="FFFFFF"/>
            <w:noWrap/>
            <w:vAlign w:val="bottom"/>
            <w:hideMark/>
          </w:tcPr>
          <w:p w14:paraId="2164B1C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C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Gearbox friction</w:t>
            </w:r>
          </w:p>
        </w:tc>
        <w:tc>
          <w:tcPr>
            <w:tcW w:w="960" w:type="dxa"/>
            <w:tcBorders>
              <w:top w:val="nil"/>
              <w:left w:val="nil"/>
              <w:bottom w:val="nil"/>
              <w:right w:val="nil"/>
            </w:tcBorders>
            <w:shd w:val="clear" w:color="000000" w:fill="FFFFFF"/>
            <w:noWrap/>
            <w:vAlign w:val="bottom"/>
            <w:hideMark/>
          </w:tcPr>
          <w:p w14:paraId="2164B1C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8" w14:textId="530A7F7A" w:rsidR="004A0A8F" w:rsidRPr="001C051D" w:rsidRDefault="00CC7BFB" w:rsidP="008F3D10">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1C051D" w14:paraId="2164B1C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independent mooring lines solved quasi-statically</w:t>
            </w:r>
          </w:p>
        </w:tc>
        <w:tc>
          <w:tcPr>
            <w:tcW w:w="960" w:type="dxa"/>
            <w:tcBorders>
              <w:top w:val="nil"/>
              <w:left w:val="nil"/>
              <w:bottom w:val="nil"/>
              <w:right w:val="nil"/>
            </w:tcBorders>
            <w:shd w:val="clear" w:color="000000" w:fill="FFFFFF"/>
            <w:noWrap/>
            <w:vAlign w:val="bottom"/>
            <w:hideMark/>
          </w:tcPr>
          <w:p w14:paraId="2164B1C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D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multi-segmented mooring lines solved quasi-statically</w:t>
            </w:r>
          </w:p>
        </w:tc>
        <w:tc>
          <w:tcPr>
            <w:tcW w:w="960" w:type="dxa"/>
            <w:tcBorders>
              <w:top w:val="nil"/>
              <w:left w:val="nil"/>
              <w:bottom w:val="nil"/>
              <w:right w:val="nil"/>
            </w:tcBorders>
            <w:shd w:val="clear" w:color="000000" w:fill="FFFFFF"/>
            <w:noWrap/>
            <w:vAlign w:val="bottom"/>
            <w:hideMark/>
          </w:tcPr>
          <w:p w14:paraId="2164B1CF"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D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D5" w14:textId="77777777" w:rsidTr="001C051D">
        <w:trPr>
          <w:trHeight w:val="300"/>
        </w:trPr>
        <w:tc>
          <w:tcPr>
            <w:tcW w:w="7060" w:type="dxa"/>
            <w:tcBorders>
              <w:top w:val="nil"/>
              <w:left w:val="single" w:sz="8" w:space="0" w:color="auto"/>
              <w:bottom w:val="nil"/>
              <w:right w:val="nil"/>
            </w:tcBorders>
            <w:shd w:val="clear" w:color="000000" w:fill="BFBFBF"/>
            <w:noWrap/>
            <w:vAlign w:val="bottom"/>
          </w:tcPr>
          <w:p w14:paraId="2164B1D2"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xml:space="preserve">•  </w:t>
            </w:r>
            <w:r>
              <w:rPr>
                <w:rFonts w:ascii="Calibri" w:eastAsia="Times New Roman" w:hAnsi="Calibri" w:cs="Times New Roman"/>
              </w:rPr>
              <w:t>Mooring dynamics</w:t>
            </w:r>
          </w:p>
        </w:tc>
        <w:tc>
          <w:tcPr>
            <w:tcW w:w="960" w:type="dxa"/>
            <w:tcBorders>
              <w:top w:val="nil"/>
              <w:left w:val="nil"/>
              <w:bottom w:val="nil"/>
              <w:right w:val="nil"/>
            </w:tcBorders>
            <w:shd w:val="clear" w:color="000000" w:fill="FFFFFF"/>
            <w:noWrap/>
            <w:vAlign w:val="bottom"/>
          </w:tcPr>
          <w:p w14:paraId="2164B1D3"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D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D9" w14:textId="77777777"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1D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Earthquake excitation</w:t>
            </w:r>
          </w:p>
        </w:tc>
        <w:tc>
          <w:tcPr>
            <w:tcW w:w="960" w:type="dxa"/>
            <w:tcBorders>
              <w:top w:val="nil"/>
              <w:left w:val="nil"/>
              <w:bottom w:val="single" w:sz="8" w:space="0" w:color="auto"/>
              <w:right w:val="nil"/>
            </w:tcBorders>
            <w:shd w:val="clear" w:color="000000" w:fill="FFFFFF"/>
            <w:noWrap/>
            <w:vAlign w:val="bottom"/>
            <w:hideMark/>
          </w:tcPr>
          <w:p w14:paraId="2164B1D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1D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bl>
    <w:p w14:paraId="2164B1DA" w14:textId="77777777"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1C051D" w14:paraId="2164B1DE" w14:textId="77777777" w:rsidTr="001C051D">
        <w:trPr>
          <w:trHeight w:val="315"/>
        </w:trPr>
        <w:tc>
          <w:tcPr>
            <w:tcW w:w="7060" w:type="dxa"/>
            <w:tcBorders>
              <w:top w:val="nil"/>
              <w:left w:val="nil"/>
              <w:bottom w:val="nil"/>
              <w:right w:val="nil"/>
            </w:tcBorders>
            <w:shd w:val="clear" w:color="000000" w:fill="FFFFFF"/>
            <w:noWrap/>
            <w:vAlign w:val="bottom"/>
            <w:hideMark/>
          </w:tcPr>
          <w:p w14:paraId="2164B1DB"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lastRenderedPageBreak/>
              <w:t>General</w:t>
            </w:r>
          </w:p>
        </w:tc>
        <w:tc>
          <w:tcPr>
            <w:tcW w:w="960" w:type="dxa"/>
            <w:tcBorders>
              <w:top w:val="nil"/>
              <w:left w:val="nil"/>
              <w:bottom w:val="nil"/>
              <w:right w:val="nil"/>
            </w:tcBorders>
            <w:shd w:val="clear" w:color="000000" w:fill="FFFFFF"/>
            <w:noWrap/>
            <w:vAlign w:val="bottom"/>
            <w:hideMark/>
          </w:tcPr>
          <w:p w14:paraId="2164B1DC"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DD"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14:paraId="2164B1E2" w14:textId="77777777"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DF"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E0" w14:textId="77777777"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E1" w14:textId="6F84C78D" w:rsidR="004A0A8F" w:rsidRPr="001C051D" w:rsidRDefault="004A0A8F" w:rsidP="00F22E64">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w:t>
            </w:r>
            <w:r w:rsidR="001A5D50">
              <w:rPr>
                <w:rFonts w:ascii="Calibri" w:eastAsia="Times New Roman" w:hAnsi="Calibri" w:cs="Times New Roman"/>
                <w:b/>
                <w:bCs/>
                <w:color w:val="000000"/>
              </w:rPr>
              <w:t>1</w:t>
            </w:r>
            <w:del w:id="205" w:author="Bonnie Jonkman" w:date="2015-04-22T12:35:00Z">
              <w:r w:rsidR="001A5D50" w:rsidDel="009B7C07">
                <w:rPr>
                  <w:rFonts w:ascii="Calibri" w:eastAsia="Times New Roman" w:hAnsi="Calibri" w:cs="Times New Roman"/>
                  <w:b/>
                  <w:bCs/>
                  <w:color w:val="000000"/>
                </w:rPr>
                <w:delText>0</w:delText>
              </w:r>
            </w:del>
            <w:ins w:id="206" w:author="Bonnie Jonkman" w:date="2015-06-11T14:13:00Z">
              <w:r w:rsidR="00F22E64">
                <w:rPr>
                  <w:rFonts w:ascii="Calibri" w:eastAsia="Times New Roman" w:hAnsi="Calibri" w:cs="Times New Roman"/>
                  <w:b/>
                  <w:bCs/>
                  <w:color w:val="000000"/>
                </w:rPr>
                <w:t>2</w:t>
              </w:r>
            </w:ins>
          </w:p>
        </w:tc>
      </w:tr>
      <w:tr w:rsidR="004A0A8F" w:rsidRPr="001C051D" w14:paraId="2164B1E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Time marching</w:t>
            </w:r>
          </w:p>
        </w:tc>
        <w:tc>
          <w:tcPr>
            <w:tcW w:w="960" w:type="dxa"/>
            <w:tcBorders>
              <w:top w:val="nil"/>
              <w:left w:val="nil"/>
              <w:bottom w:val="nil"/>
              <w:right w:val="nil"/>
            </w:tcBorders>
            <w:shd w:val="clear" w:color="000000" w:fill="FFFFFF"/>
            <w:noWrap/>
            <w:vAlign w:val="bottom"/>
            <w:hideMark/>
          </w:tcPr>
          <w:p w14:paraId="2164B1E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E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7"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Operating-point determination</w:t>
            </w:r>
          </w:p>
        </w:tc>
        <w:tc>
          <w:tcPr>
            <w:tcW w:w="960" w:type="dxa"/>
            <w:tcBorders>
              <w:top w:val="nil"/>
              <w:left w:val="nil"/>
              <w:bottom w:val="nil"/>
              <w:right w:val="nil"/>
            </w:tcBorders>
            <w:shd w:val="clear" w:color="000000" w:fill="FFFFFF"/>
            <w:noWrap/>
            <w:vAlign w:val="bottom"/>
            <w:hideMark/>
          </w:tcPr>
          <w:p w14:paraId="2164B1E8"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9"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14:paraId="2164B1E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Linearization</w:t>
            </w:r>
          </w:p>
        </w:tc>
        <w:tc>
          <w:tcPr>
            <w:tcW w:w="960" w:type="dxa"/>
            <w:tcBorders>
              <w:top w:val="nil"/>
              <w:left w:val="nil"/>
              <w:bottom w:val="nil"/>
              <w:right w:val="nil"/>
            </w:tcBorders>
            <w:shd w:val="clear" w:color="000000" w:fill="FFFFFF"/>
            <w:noWrap/>
            <w:vAlign w:val="bottom"/>
            <w:hideMark/>
          </w:tcPr>
          <w:p w14:paraId="2164B1E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D"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14:paraId="2164B1F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FAST-to-ADAMS preprocessor</w:t>
            </w:r>
          </w:p>
        </w:tc>
        <w:tc>
          <w:tcPr>
            <w:tcW w:w="960" w:type="dxa"/>
            <w:tcBorders>
              <w:top w:val="nil"/>
              <w:left w:val="nil"/>
              <w:bottom w:val="nil"/>
              <w:right w:val="nil"/>
            </w:tcBorders>
            <w:shd w:val="clear" w:color="000000" w:fill="FFFFFF"/>
            <w:noWrap/>
            <w:vAlign w:val="bottom"/>
            <w:hideMark/>
          </w:tcPr>
          <w:p w14:paraId="2164B1F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F1"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14:paraId="2164B1F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Follows the new FAST modularization framework</w:t>
            </w:r>
          </w:p>
        </w:tc>
        <w:tc>
          <w:tcPr>
            <w:tcW w:w="960" w:type="dxa"/>
            <w:tcBorders>
              <w:top w:val="nil"/>
              <w:left w:val="nil"/>
              <w:bottom w:val="nil"/>
              <w:right w:val="nil"/>
            </w:tcBorders>
            <w:shd w:val="clear" w:color="000000" w:fill="FFFFFF"/>
            <w:noWrap/>
            <w:vAlign w:val="bottom"/>
            <w:hideMark/>
          </w:tcPr>
          <w:p w14:paraId="2164B1F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F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F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7"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Structural and control routines separated from driver code</w:t>
            </w:r>
          </w:p>
        </w:tc>
        <w:tc>
          <w:tcPr>
            <w:tcW w:w="960" w:type="dxa"/>
            <w:tcBorders>
              <w:top w:val="nil"/>
              <w:left w:val="nil"/>
              <w:bottom w:val="nil"/>
              <w:right w:val="nil"/>
            </w:tcBorders>
            <w:shd w:val="clear" w:color="000000" w:fill="FFFFFF"/>
            <w:noWrap/>
            <w:vAlign w:val="bottom"/>
            <w:hideMark/>
          </w:tcPr>
          <w:p w14:paraId="2164B1F8"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F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F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time steps between modules</w:t>
            </w:r>
          </w:p>
        </w:tc>
        <w:tc>
          <w:tcPr>
            <w:tcW w:w="960" w:type="dxa"/>
            <w:tcBorders>
              <w:top w:val="nil"/>
              <w:left w:val="nil"/>
              <w:bottom w:val="nil"/>
              <w:right w:val="nil"/>
            </w:tcBorders>
            <w:shd w:val="clear" w:color="000000" w:fill="FFFFFF"/>
            <w:noWrap/>
            <w:vAlign w:val="bottom"/>
            <w:hideMark/>
          </w:tcPr>
          <w:p w14:paraId="2164B1F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2"/>
            </w:r>
          </w:p>
        </w:tc>
        <w:tc>
          <w:tcPr>
            <w:tcW w:w="960" w:type="dxa"/>
            <w:tcBorders>
              <w:top w:val="nil"/>
              <w:left w:val="nil"/>
              <w:bottom w:val="nil"/>
              <w:right w:val="single" w:sz="8" w:space="0" w:color="auto"/>
            </w:tcBorders>
            <w:shd w:val="clear" w:color="000000" w:fill="FFFFFF"/>
            <w:noWrap/>
            <w:vAlign w:val="bottom"/>
            <w:hideMark/>
          </w:tcPr>
          <w:p w14:paraId="2164B1FD"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r w:rsidRPr="00AC31AB">
              <w:rPr>
                <w:rStyle w:val="FootnoteReference"/>
                <w:rFonts w:eastAsia="Times New Roman" w:cs="Times New Roman"/>
                <w:color w:val="000000"/>
              </w:rPr>
              <w:footnoteReference w:id="3"/>
            </w:r>
          </w:p>
        </w:tc>
      </w:tr>
      <w:tr w:rsidR="004A0A8F" w:rsidRPr="001C051D" w14:paraId="2164B20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spatial discretization between modules</w:t>
            </w:r>
          </w:p>
        </w:tc>
        <w:tc>
          <w:tcPr>
            <w:tcW w:w="960" w:type="dxa"/>
            <w:tcBorders>
              <w:top w:val="nil"/>
              <w:left w:val="nil"/>
              <w:bottom w:val="nil"/>
              <w:right w:val="nil"/>
            </w:tcBorders>
            <w:shd w:val="clear" w:color="000000" w:fill="FFFFFF"/>
            <w:noWrap/>
            <w:vAlign w:val="bottom"/>
            <w:hideMark/>
          </w:tcPr>
          <w:p w14:paraId="2164B20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201"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0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3"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Multiple integration options</w:t>
            </w:r>
          </w:p>
        </w:tc>
        <w:tc>
          <w:tcPr>
            <w:tcW w:w="960" w:type="dxa"/>
            <w:tcBorders>
              <w:top w:val="nil"/>
              <w:left w:val="nil"/>
              <w:bottom w:val="nil"/>
              <w:right w:val="nil"/>
            </w:tcBorders>
            <w:shd w:val="clear" w:color="000000" w:fill="FFFFFF"/>
            <w:noWrap/>
            <w:vAlign w:val="bottom"/>
            <w:hideMark/>
          </w:tcPr>
          <w:p w14:paraId="2164B204"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14:paraId="2164B20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0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7"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Loose coupling with predictor-corrector across modules</w:t>
            </w:r>
          </w:p>
        </w:tc>
        <w:tc>
          <w:tcPr>
            <w:tcW w:w="960" w:type="dxa"/>
            <w:tcBorders>
              <w:top w:val="nil"/>
              <w:left w:val="nil"/>
              <w:bottom w:val="nil"/>
              <w:right w:val="nil"/>
            </w:tcBorders>
            <w:shd w:val="clear" w:color="000000" w:fill="FFFFFF"/>
            <w:noWrap/>
            <w:vAlign w:val="bottom"/>
            <w:hideMark/>
          </w:tcPr>
          <w:p w14:paraId="2164B208" w14:textId="77777777" w:rsidR="004A0A8F" w:rsidRPr="001C051D" w:rsidRDefault="004A0A8F" w:rsidP="00F43F8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4"/>
            </w:r>
          </w:p>
        </w:tc>
        <w:tc>
          <w:tcPr>
            <w:tcW w:w="960" w:type="dxa"/>
            <w:tcBorders>
              <w:top w:val="nil"/>
              <w:left w:val="nil"/>
              <w:bottom w:val="nil"/>
              <w:right w:val="single" w:sz="8" w:space="0" w:color="auto"/>
            </w:tcBorders>
            <w:shd w:val="clear" w:color="000000" w:fill="FFFFFF"/>
            <w:noWrap/>
            <w:vAlign w:val="bottom"/>
            <w:hideMark/>
          </w:tcPr>
          <w:p w14:paraId="2164B20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9B7C07" w:rsidRPr="001C051D" w14:paraId="356FE278" w14:textId="77777777" w:rsidTr="001C051D">
        <w:trPr>
          <w:trHeight w:val="300"/>
          <w:ins w:id="207" w:author="Bonnie Jonkman" w:date="2015-04-22T12:35:00Z"/>
        </w:trPr>
        <w:tc>
          <w:tcPr>
            <w:tcW w:w="7060" w:type="dxa"/>
            <w:tcBorders>
              <w:top w:val="nil"/>
              <w:left w:val="single" w:sz="8" w:space="0" w:color="auto"/>
              <w:bottom w:val="nil"/>
              <w:right w:val="nil"/>
            </w:tcBorders>
            <w:shd w:val="clear" w:color="000000" w:fill="BFBFBF"/>
            <w:noWrap/>
            <w:vAlign w:val="bottom"/>
          </w:tcPr>
          <w:p w14:paraId="426CC4B7" w14:textId="0565B713" w:rsidR="009B7C07" w:rsidRPr="001C051D" w:rsidRDefault="009B7C07" w:rsidP="001C051D">
            <w:pPr>
              <w:spacing w:after="0" w:line="240" w:lineRule="auto"/>
              <w:rPr>
                <w:ins w:id="208" w:author="Bonnie Jonkman" w:date="2015-04-22T12:35:00Z"/>
                <w:rFonts w:ascii="Calibri" w:eastAsia="Times New Roman" w:hAnsi="Calibri" w:cs="Times New Roman"/>
                <w:color w:val="000000"/>
              </w:rPr>
            </w:pPr>
            <w:ins w:id="209" w:author="Bonnie Jonkman" w:date="2015-04-22T12:35:00Z">
              <w:r w:rsidRPr="001C051D">
                <w:rPr>
                  <w:rFonts w:ascii="Calibri" w:eastAsia="Times New Roman" w:hAnsi="Calibri" w:cs="Times New Roman"/>
                  <w:color w:val="000000"/>
                </w:rPr>
                <w:t xml:space="preserve">•  </w:t>
              </w:r>
              <w:r>
                <w:rPr>
                  <w:rFonts w:ascii="Calibri" w:eastAsia="Times New Roman" w:hAnsi="Calibri" w:cs="Times New Roman"/>
                  <w:color w:val="000000"/>
                </w:rPr>
                <w:t>Restart capability</w:t>
              </w:r>
            </w:ins>
          </w:p>
        </w:tc>
        <w:tc>
          <w:tcPr>
            <w:tcW w:w="960" w:type="dxa"/>
            <w:tcBorders>
              <w:top w:val="nil"/>
              <w:left w:val="nil"/>
              <w:bottom w:val="nil"/>
              <w:right w:val="nil"/>
            </w:tcBorders>
            <w:shd w:val="clear" w:color="000000" w:fill="FFFFFF"/>
            <w:noWrap/>
            <w:vAlign w:val="bottom"/>
          </w:tcPr>
          <w:p w14:paraId="61C36BC8" w14:textId="3A5550AE" w:rsidR="009B7C07" w:rsidRPr="001C051D" w:rsidRDefault="009B7C07" w:rsidP="001C051D">
            <w:pPr>
              <w:spacing w:after="0" w:line="240" w:lineRule="auto"/>
              <w:jc w:val="center"/>
              <w:rPr>
                <w:ins w:id="210" w:author="Bonnie Jonkman" w:date="2015-04-22T12:35:00Z"/>
                <w:rFonts w:ascii="Wingdings" w:eastAsia="Times New Roman" w:hAnsi="Wingdings" w:cs="Times New Roman"/>
                <w:color w:val="000000"/>
              </w:rPr>
            </w:pPr>
            <w:ins w:id="211" w:author="Bonnie Jonkman" w:date="2015-04-22T12:35:00Z">
              <w:r w:rsidRPr="001C051D">
                <w:rPr>
                  <w:rFonts w:ascii="Calibri" w:eastAsia="Times New Roman" w:hAnsi="Calibri" w:cs="Times New Roman"/>
                  <w:color w:val="000000"/>
                </w:rPr>
                <w:t> </w:t>
              </w:r>
            </w:ins>
          </w:p>
        </w:tc>
        <w:tc>
          <w:tcPr>
            <w:tcW w:w="960" w:type="dxa"/>
            <w:tcBorders>
              <w:top w:val="nil"/>
              <w:left w:val="nil"/>
              <w:bottom w:val="nil"/>
              <w:right w:val="single" w:sz="8" w:space="0" w:color="auto"/>
            </w:tcBorders>
            <w:shd w:val="clear" w:color="000000" w:fill="FFFFFF"/>
            <w:noWrap/>
            <w:vAlign w:val="bottom"/>
          </w:tcPr>
          <w:p w14:paraId="210AC68D" w14:textId="7604EFB6" w:rsidR="009B7C07" w:rsidRPr="001C051D" w:rsidRDefault="009B7C07" w:rsidP="009B0BC2">
            <w:pPr>
              <w:spacing w:after="0" w:line="240" w:lineRule="auto"/>
              <w:jc w:val="center"/>
              <w:rPr>
                <w:ins w:id="212" w:author="Bonnie Jonkman" w:date="2015-04-22T12:35:00Z"/>
                <w:rFonts w:ascii="Wingdings" w:eastAsia="Times New Roman" w:hAnsi="Wingdings" w:cs="Times New Roman"/>
              </w:rPr>
            </w:pPr>
            <w:ins w:id="213" w:author="Bonnie Jonkman" w:date="2015-04-22T12:35:00Z">
              <w:r w:rsidRPr="001C051D">
                <w:rPr>
                  <w:rFonts w:ascii="Wingdings" w:eastAsia="Times New Roman" w:hAnsi="Wingdings" w:cs="Times New Roman"/>
                </w:rPr>
                <w:t></w:t>
              </w:r>
            </w:ins>
          </w:p>
        </w:tc>
      </w:tr>
      <w:tr w:rsidR="004A0A8F" w:rsidRPr="001C051D" w14:paraId="2164B20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Both 32-bit and 64-bit applications available</w:t>
            </w:r>
          </w:p>
        </w:tc>
        <w:tc>
          <w:tcPr>
            <w:tcW w:w="960" w:type="dxa"/>
            <w:tcBorders>
              <w:top w:val="nil"/>
              <w:left w:val="nil"/>
              <w:bottom w:val="nil"/>
              <w:right w:val="nil"/>
            </w:tcBorders>
            <w:shd w:val="clear" w:color="000000" w:fill="FFFFFF"/>
            <w:noWrap/>
            <w:vAlign w:val="bottom"/>
            <w:hideMark/>
          </w:tcPr>
          <w:p w14:paraId="2164B20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0D" w14:textId="77777777" w:rsidR="004A0A8F" w:rsidRPr="001C051D" w:rsidRDefault="004A0A8F" w:rsidP="009B0BC2">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Supports both Windows and Linux operating systems</w:t>
            </w:r>
          </w:p>
        </w:tc>
        <w:tc>
          <w:tcPr>
            <w:tcW w:w="960" w:type="dxa"/>
            <w:tcBorders>
              <w:top w:val="nil"/>
              <w:left w:val="nil"/>
              <w:bottom w:val="nil"/>
              <w:right w:val="nil"/>
            </w:tcBorders>
            <w:shd w:val="clear" w:color="000000" w:fill="FFFFFF"/>
            <w:noWrap/>
            <w:vAlign w:val="bottom"/>
            <w:hideMark/>
          </w:tcPr>
          <w:p w14:paraId="2164B21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11"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1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Optimized for efficiency</w:t>
            </w:r>
          </w:p>
        </w:tc>
        <w:tc>
          <w:tcPr>
            <w:tcW w:w="960" w:type="dxa"/>
            <w:tcBorders>
              <w:top w:val="nil"/>
              <w:left w:val="nil"/>
              <w:bottom w:val="nil"/>
              <w:right w:val="nil"/>
            </w:tcBorders>
            <w:shd w:val="clear" w:color="000000" w:fill="FFFFFF"/>
            <w:noWrap/>
            <w:vAlign w:val="bottom"/>
            <w:hideMark/>
          </w:tcPr>
          <w:p w14:paraId="2164B21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15" w14:textId="77777777" w:rsidR="004A0A8F" w:rsidRPr="001C051D" w:rsidRDefault="004A0A8F" w:rsidP="00F43F8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14:paraId="2164B21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17"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Supports mixed Fortran/C</w:t>
            </w:r>
          </w:p>
        </w:tc>
        <w:tc>
          <w:tcPr>
            <w:tcW w:w="960" w:type="dxa"/>
            <w:tcBorders>
              <w:top w:val="nil"/>
              <w:left w:val="nil"/>
              <w:bottom w:val="nil"/>
              <w:right w:val="nil"/>
            </w:tcBorders>
            <w:shd w:val="clear" w:color="000000" w:fill="FFFFFF"/>
            <w:noWrap/>
            <w:vAlign w:val="bottom"/>
            <w:hideMark/>
          </w:tcPr>
          <w:p w14:paraId="2164B218"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14:paraId="2164B21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E" w14:textId="77777777"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21B"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Compiles with gfortran</w:t>
            </w:r>
          </w:p>
        </w:tc>
        <w:tc>
          <w:tcPr>
            <w:tcW w:w="960" w:type="dxa"/>
            <w:tcBorders>
              <w:top w:val="nil"/>
              <w:left w:val="nil"/>
              <w:bottom w:val="single" w:sz="8" w:space="0" w:color="auto"/>
              <w:right w:val="nil"/>
            </w:tcBorders>
            <w:shd w:val="clear" w:color="000000" w:fill="FFFFFF"/>
            <w:noWrap/>
            <w:vAlign w:val="bottom"/>
            <w:hideMark/>
          </w:tcPr>
          <w:p w14:paraId="2164B21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21D" w14:textId="012AB918" w:rsidR="004A0A8F" w:rsidRPr="001C051D" w:rsidRDefault="004A0A8F" w:rsidP="00A037C3">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del w:id="214" w:author="Bonnie Jonkman" w:date="2015-06-11T14:07:00Z">
              <w:r w:rsidR="008F3D10" w:rsidRPr="00AC31AB" w:rsidDel="00A037C3">
                <w:rPr>
                  <w:rStyle w:val="FootnoteReference"/>
                  <w:rFonts w:eastAsia="Times New Roman" w:cs="Times New Roman"/>
                  <w:color w:val="000000"/>
                </w:rPr>
                <w:footnoteReference w:id="5"/>
              </w:r>
            </w:del>
          </w:p>
        </w:tc>
      </w:tr>
    </w:tbl>
    <w:p w14:paraId="2164B220" w14:textId="77777777" w:rsidR="008274A4" w:rsidRDefault="00CA74B5" w:rsidP="00992CCA">
      <w:pPr>
        <w:pStyle w:val="Heading1"/>
        <w:rPr>
          <w:ins w:id="217" w:author="Bonnie Jonkman" w:date="2015-04-15T12:42:00Z"/>
        </w:rPr>
      </w:pPr>
      <w:bookmarkStart w:id="218" w:name="_Ref412116144"/>
      <w:bookmarkStart w:id="219" w:name="_Toc425854072"/>
      <w:r>
        <w:t>Major changes</w:t>
      </w:r>
      <w:r w:rsidR="008274A4">
        <w:t xml:space="preserve"> in FAST</w:t>
      </w:r>
      <w:bookmarkEnd w:id="218"/>
      <w:bookmarkEnd w:id="219"/>
    </w:p>
    <w:p w14:paraId="7FB9A931" w14:textId="7F56270E" w:rsidR="00B92E37" w:rsidRDefault="00B92E37" w:rsidP="00B92E37">
      <w:pPr>
        <w:pStyle w:val="Heading2"/>
        <w:rPr>
          <w:ins w:id="220" w:author="Bonnie Jonkman" w:date="2015-04-15T12:42:00Z"/>
        </w:rPr>
      </w:pPr>
      <w:bookmarkStart w:id="221" w:name="_Toc425854073"/>
      <w:ins w:id="222" w:author="Bonnie Jonkman" w:date="2015-04-15T12:42:00Z">
        <w:r>
          <w:t>v8.1</w:t>
        </w:r>
      </w:ins>
      <w:ins w:id="223" w:author="Bonnie Jonkman" w:date="2015-06-06T16:56:00Z">
        <w:r w:rsidR="001A0C92">
          <w:t>2</w:t>
        </w:r>
      </w:ins>
      <w:ins w:id="224" w:author="Bonnie Jonkman" w:date="2015-04-15T12:42:00Z">
        <w:r>
          <w:t>.00a-bjj</w:t>
        </w:r>
        <w:bookmarkEnd w:id="221"/>
      </w:ins>
    </w:p>
    <w:p w14:paraId="31E3881B" w14:textId="740E23AA" w:rsidR="00B92E37" w:rsidRDefault="00B92E37" w:rsidP="00B92E37">
      <w:pPr>
        <w:pStyle w:val="ListParagraph"/>
        <w:numPr>
          <w:ilvl w:val="0"/>
          <w:numId w:val="6"/>
        </w:numPr>
        <w:rPr>
          <w:ins w:id="225" w:author="Bonnie Jonkman" w:date="2015-04-24T10:07:00Z"/>
        </w:rPr>
      </w:pPr>
      <w:ins w:id="226" w:author="Bonnie Jonkman" w:date="2015-04-15T12:43:00Z">
        <w:r>
          <w:t>We added checkpoint-restart capability.</w:t>
        </w:r>
      </w:ins>
    </w:p>
    <w:p w14:paraId="08A5DF33" w14:textId="5E705EBF" w:rsidR="00DF0A19" w:rsidRDefault="00DF0A19" w:rsidP="00B92E37">
      <w:pPr>
        <w:pStyle w:val="ListParagraph"/>
        <w:numPr>
          <w:ilvl w:val="0"/>
          <w:numId w:val="6"/>
        </w:numPr>
        <w:rPr>
          <w:ins w:id="227" w:author="Bonnie Jonkman" w:date="2015-08-18T12:18:00Z"/>
        </w:rPr>
      </w:pPr>
      <w:ins w:id="228" w:author="Bonnie Jonkman" w:date="2015-04-24T10:07:00Z">
        <w:r>
          <w:t>InflowWind now has its own input file and is a module in the FAST glue code instead of a submodule in AeroDyn.</w:t>
        </w:r>
      </w:ins>
    </w:p>
    <w:p w14:paraId="04099543" w14:textId="3B48F201" w:rsidR="00BE1CEA" w:rsidRDefault="00BE1CEA" w:rsidP="00B92E37">
      <w:pPr>
        <w:pStyle w:val="ListParagraph"/>
        <w:numPr>
          <w:ilvl w:val="0"/>
          <w:numId w:val="6"/>
        </w:numPr>
        <w:rPr>
          <w:ins w:id="229" w:author="Bonnie Jonkman" w:date="2015-08-18T12:18:00Z"/>
        </w:rPr>
      </w:pPr>
      <w:ins w:id="230" w:author="Bonnie Jonkman" w:date="2015-08-18T12:18:00Z">
        <w:r>
          <w:t>Added HAWC-format wind files to InflowWind</w:t>
        </w:r>
      </w:ins>
    </w:p>
    <w:p w14:paraId="7EAFD9F1" w14:textId="5195605F" w:rsidR="00BE1CEA" w:rsidRDefault="00BE1CEA" w:rsidP="00B92E37">
      <w:pPr>
        <w:pStyle w:val="ListParagraph"/>
        <w:numPr>
          <w:ilvl w:val="0"/>
          <w:numId w:val="6"/>
        </w:numPr>
        <w:rPr>
          <w:ins w:id="231" w:author="Bonnie Jonkman" w:date="2015-06-06T16:56:00Z"/>
        </w:rPr>
      </w:pPr>
      <w:ins w:id="232" w:author="Bonnie Jonkman" w:date="2015-08-18T12:18:00Z">
        <w:r>
          <w:t xml:space="preserve">Added integrations for </w:t>
        </w:r>
      </w:ins>
      <w:ins w:id="233" w:author="Bonnie Jonkman" w:date="2015-08-18T12:19:00Z">
        <w:r>
          <w:t xml:space="preserve">the </w:t>
        </w:r>
      </w:ins>
      <w:ins w:id="234" w:author="Bonnie Jonkman" w:date="2015-08-18T12:18:00Z">
        <w:r>
          <w:t>FAST v8-OpenFOAM interface</w:t>
        </w:r>
      </w:ins>
    </w:p>
    <w:p w14:paraId="27254C28" w14:textId="5F3FF6B0" w:rsidR="001A0C92" w:rsidRDefault="001A0C92" w:rsidP="00B92E37">
      <w:pPr>
        <w:pStyle w:val="ListParagraph"/>
        <w:numPr>
          <w:ilvl w:val="0"/>
          <w:numId w:val="6"/>
        </w:numPr>
        <w:rPr>
          <w:ins w:id="235" w:author="Bonnie Jonkman" w:date="2015-08-04T13:58:00Z"/>
        </w:rPr>
      </w:pPr>
      <w:ins w:id="236" w:author="Bonnie Jonkman" w:date="2015-06-06T16:56:00Z">
        <w:r>
          <w:t>We added AeroDyn v15 in addition to AeroDyn 14. We will remove AeroDyn v14 after AeroDyn v15</w:t>
        </w:r>
      </w:ins>
      <w:ins w:id="237" w:author="Bonnie Jonkman" w:date="2015-06-06T16:57:00Z">
        <w:r>
          <w:t xml:space="preserve"> is deemed a suitable replacement</w:t>
        </w:r>
      </w:ins>
      <w:ins w:id="238" w:author="Bonnie Jonkman" w:date="2015-06-06T16:58:00Z">
        <w:r>
          <w:t xml:space="preserve"> for it</w:t>
        </w:r>
      </w:ins>
      <w:ins w:id="239" w:author="Bonnie Jonkman" w:date="2015-06-06T16:56:00Z">
        <w:r>
          <w:t>.</w:t>
        </w:r>
      </w:ins>
    </w:p>
    <w:p w14:paraId="592A9D3E" w14:textId="212D8134" w:rsidR="005D2AF6" w:rsidRDefault="005D2AF6">
      <w:pPr>
        <w:pStyle w:val="ListParagraph"/>
        <w:numPr>
          <w:ilvl w:val="1"/>
          <w:numId w:val="6"/>
        </w:numPr>
        <w:rPr>
          <w:ins w:id="240" w:author="Bonnie Jonkman" w:date="2015-06-11T14:10:00Z"/>
        </w:rPr>
        <w:pPrChange w:id="241" w:author="Bonnie Jonkman" w:date="2015-08-04T13:58:00Z">
          <w:pPr>
            <w:pStyle w:val="ListParagraph"/>
            <w:numPr>
              <w:numId w:val="6"/>
            </w:numPr>
            <w:ind w:left="1080" w:hanging="720"/>
          </w:pPr>
        </w:pPrChange>
      </w:pPr>
      <w:ins w:id="242" w:author="Bonnie Jonkman" w:date="2015-08-04T13:58:00Z">
        <w:r>
          <w:t>Something about the pitch axis in ElastoDyn not being used with AeroDyn 15…</w:t>
        </w:r>
      </w:ins>
    </w:p>
    <w:p w14:paraId="00BEF436" w14:textId="27B216F1" w:rsidR="008307EF" w:rsidRDefault="008307EF" w:rsidP="00B92E37">
      <w:pPr>
        <w:pStyle w:val="ListParagraph"/>
        <w:numPr>
          <w:ilvl w:val="0"/>
          <w:numId w:val="6"/>
        </w:numPr>
        <w:rPr>
          <w:ins w:id="243" w:author="Bonnie Jonkman" w:date="2015-06-11T14:11:00Z"/>
        </w:rPr>
      </w:pPr>
      <w:ins w:id="244" w:author="Bonnie Jonkman" w:date="2015-06-11T14:10:00Z">
        <w:r>
          <w:t>The issue with compiling/running offshore cases with gfortran has been fixed. All certification tests now run with the gfortran executable (though it will produce different random waves).</w:t>
        </w:r>
      </w:ins>
    </w:p>
    <w:p w14:paraId="2A377BB8" w14:textId="2D91FB8A" w:rsidR="005416DF" w:rsidRDefault="005416DF" w:rsidP="00B92E37">
      <w:pPr>
        <w:pStyle w:val="ListParagraph"/>
        <w:numPr>
          <w:ilvl w:val="0"/>
          <w:numId w:val="6"/>
        </w:numPr>
        <w:rPr>
          <w:ins w:id="245" w:author="Bonnie Jonkman" w:date="2015-06-11T14:13:00Z"/>
        </w:rPr>
      </w:pPr>
      <w:ins w:id="246" w:author="Bonnie Jonkman" w:date="2015-06-11T14:11:00Z">
        <w:r>
          <w:t>BeamDyn</w:t>
        </w:r>
      </w:ins>
    </w:p>
    <w:p w14:paraId="088DD154" w14:textId="43A446A7" w:rsidR="00E50828" w:rsidRDefault="00E50828" w:rsidP="00B92E37">
      <w:pPr>
        <w:pStyle w:val="ListParagraph"/>
        <w:numPr>
          <w:ilvl w:val="0"/>
          <w:numId w:val="6"/>
        </w:numPr>
        <w:rPr>
          <w:ins w:id="247" w:author="Bonnie Jonkman" w:date="2015-04-15T12:43:00Z"/>
        </w:rPr>
      </w:pPr>
      <w:ins w:id="248" w:author="Bonnie Jonkman" w:date="2015-06-11T14:13:00Z">
        <w:r>
          <w:t>MoorDyn validated</w:t>
        </w:r>
      </w:ins>
    </w:p>
    <w:p w14:paraId="6BAFDADF" w14:textId="77777777" w:rsidR="004106F7" w:rsidRDefault="004106F7" w:rsidP="004106F7">
      <w:pPr>
        <w:pStyle w:val="ListParagraph"/>
        <w:numPr>
          <w:ilvl w:val="0"/>
          <w:numId w:val="6"/>
        </w:numPr>
      </w:pPr>
    </w:p>
    <w:p w14:paraId="546C8C5B" w14:textId="270F8F88" w:rsidR="004106F7" w:rsidRDefault="004106F7" w:rsidP="0015373F">
      <w:pPr>
        <w:pStyle w:val="Caption"/>
        <w:keepNext/>
        <w:ind w:left="360"/>
        <w:jc w:val="center"/>
      </w:pPr>
      <w:r>
        <w:lastRenderedPageBreak/>
        <w:t xml:space="preserve">Table </w:t>
      </w:r>
      <w:fldSimple w:instr=" SEQ Table \* ARABIC ">
        <w:r>
          <w:rPr>
            <w:noProof/>
          </w:rPr>
          <w:t>2</w:t>
        </w:r>
      </w:fldSimple>
      <w:r>
        <w:t>: Components in FAST v8.1</w:t>
      </w:r>
      <w:del w:id="249" w:author="Bonnie Jonkman" w:date="2015-07-09T12:38:00Z">
        <w:r w:rsidDel="004106F7">
          <w:delText>0</w:delText>
        </w:r>
      </w:del>
      <w:ins w:id="250" w:author="Bonnie Jonkman" w:date="2015-07-09T12:38:00Z">
        <w:r>
          <w:t>2</w:t>
        </w:r>
      </w:ins>
      <w:r>
        <w:t>.00a-bjj</w:t>
      </w:r>
    </w:p>
    <w:tbl>
      <w:tblPr>
        <w:tblStyle w:val="LightList-Accent1"/>
        <w:tblW w:w="0" w:type="auto"/>
        <w:jc w:val="center"/>
        <w:tblLook w:val="04A0" w:firstRow="1" w:lastRow="0" w:firstColumn="1" w:lastColumn="0" w:noHBand="0" w:noVBand="1"/>
      </w:tblPr>
      <w:tblGrid>
        <w:gridCol w:w="2485"/>
        <w:gridCol w:w="2421"/>
        <w:gridCol w:w="2795"/>
      </w:tblGrid>
      <w:tr w:rsidR="004106F7" w14:paraId="57447F93" w14:textId="77777777" w:rsidTr="0015373F">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4F81BD" w:themeColor="accent1"/>
            </w:tcBorders>
          </w:tcPr>
          <w:p w14:paraId="635155C0" w14:textId="77777777" w:rsidR="004106F7" w:rsidRDefault="004106F7" w:rsidP="0015373F">
            <w:pPr>
              <w:rPr>
                <w:b w:val="0"/>
                <w:bCs w:val="0"/>
                <w:color w:val="auto"/>
              </w:rPr>
            </w:pPr>
            <w:r>
              <w:t>Component</w:t>
            </w:r>
          </w:p>
        </w:tc>
        <w:tc>
          <w:tcPr>
            <w:tcW w:w="0" w:type="auto"/>
            <w:tcBorders>
              <w:bottom w:val="single" w:sz="8" w:space="0" w:color="4F81BD" w:themeColor="accent1"/>
            </w:tcBorders>
          </w:tcPr>
          <w:p w14:paraId="425386A9" w14:textId="77777777" w:rsidR="004106F7" w:rsidRDefault="004106F7" w:rsidP="0015373F">
            <w:pPr>
              <w:cnfStyle w:val="100000000000" w:firstRow="1" w:lastRow="0" w:firstColumn="0" w:lastColumn="0" w:oddVBand="0" w:evenVBand="0" w:oddHBand="0" w:evenHBand="0" w:firstRowFirstColumn="0" w:firstRowLastColumn="0" w:lastRowFirstColumn="0" w:lastRowLastColumn="0"/>
            </w:pPr>
            <w:r>
              <w:t>Version</w:t>
            </w:r>
          </w:p>
        </w:tc>
        <w:tc>
          <w:tcPr>
            <w:tcW w:w="0" w:type="auto"/>
            <w:tcBorders>
              <w:bottom w:val="single" w:sz="8" w:space="0" w:color="4F81BD" w:themeColor="accent1"/>
            </w:tcBorders>
          </w:tcPr>
          <w:p w14:paraId="1961C80E" w14:textId="77777777" w:rsidR="004106F7" w:rsidRDefault="004106F7" w:rsidP="0015373F">
            <w:pPr>
              <w:cnfStyle w:val="100000000000" w:firstRow="1" w:lastRow="0" w:firstColumn="0" w:lastColumn="0" w:oddVBand="0" w:evenVBand="0" w:oddHBand="0" w:evenHBand="0" w:firstRowFirstColumn="0" w:firstRowLastColumn="0" w:lastRowFirstColumn="0" w:lastRowLastColumn="0"/>
            </w:pPr>
          </w:p>
        </w:tc>
      </w:tr>
      <w:tr w:rsidR="004106F7" w14:paraId="12791395"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79DF16F8" w14:textId="77777777" w:rsidR="004106F7" w:rsidRPr="00405A94" w:rsidRDefault="004106F7" w:rsidP="0015373F">
            <w:r w:rsidRPr="00405A94">
              <w:t>Modules</w:t>
            </w:r>
          </w:p>
        </w:tc>
        <w:tc>
          <w:tcPr>
            <w:tcW w:w="0" w:type="auto"/>
            <w:shd w:val="clear" w:color="auto" w:fill="B8CCE4" w:themeFill="accent1" w:themeFillTint="66"/>
          </w:tcPr>
          <w:p w14:paraId="7E812FDC" w14:textId="77777777" w:rsidR="004106F7" w:rsidRPr="00F65048" w:rsidRDefault="004106F7" w:rsidP="0015373F">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14:paraId="3D161038" w14:textId="77777777" w:rsidR="004106F7" w:rsidRPr="00F65048" w:rsidRDefault="004106F7" w:rsidP="0015373F">
            <w:pPr>
              <w:cnfStyle w:val="000000100000" w:firstRow="0" w:lastRow="0" w:firstColumn="0" w:lastColumn="0" w:oddVBand="0" w:evenVBand="0" w:oddHBand="1" w:evenHBand="0" w:firstRowFirstColumn="0" w:firstRowLastColumn="0" w:lastRowFirstColumn="0" w:lastRowLastColumn="0"/>
            </w:pPr>
            <w:r>
              <w:t xml:space="preserve">ModName </w:t>
            </w:r>
            <w:r w:rsidRPr="00F2770C">
              <w:rPr>
                <w:sz w:val="16"/>
              </w:rPr>
              <w:t>(</w:t>
            </w:r>
            <w:r>
              <w:rPr>
                <w:sz w:val="16"/>
              </w:rPr>
              <w:t>for o</w:t>
            </w:r>
            <w:r w:rsidRPr="00F2770C">
              <w:rPr>
                <w:sz w:val="16"/>
              </w:rPr>
              <w:t>utput file</w:t>
            </w:r>
            <w:r>
              <w:rPr>
                <w:sz w:val="16"/>
              </w:rPr>
              <w:t>s</w:t>
            </w:r>
            <w:r w:rsidRPr="00F2770C">
              <w:rPr>
                <w:sz w:val="16"/>
              </w:rPr>
              <w:t>)</w:t>
            </w:r>
          </w:p>
        </w:tc>
      </w:tr>
      <w:tr w:rsidR="004106F7" w14:paraId="0C7A5EA4"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49F0E96F" w14:textId="77777777" w:rsidR="004106F7" w:rsidRPr="00405A94" w:rsidRDefault="004106F7" w:rsidP="0015373F">
            <w:pPr>
              <w:rPr>
                <w:b w:val="0"/>
              </w:rPr>
            </w:pPr>
            <w:r w:rsidRPr="00405A94">
              <w:rPr>
                <w:b w:val="0"/>
              </w:rPr>
              <w:t>ElastoDyn</w:t>
            </w:r>
          </w:p>
        </w:tc>
        <w:tc>
          <w:tcPr>
            <w:tcW w:w="2421" w:type="dxa"/>
          </w:tcPr>
          <w:p w14:paraId="3A382AE8" w14:textId="77777777" w:rsidR="004106F7" w:rsidRPr="004106F7" w:rsidRDefault="004106F7" w:rsidP="0015373F">
            <w:pPr>
              <w:cnfStyle w:val="000000000000" w:firstRow="0" w:lastRow="0" w:firstColumn="0" w:lastColumn="0" w:oddVBand="0" w:evenVBand="0" w:oddHBand="0" w:evenHBand="0" w:firstRowFirstColumn="0" w:firstRowLastColumn="0" w:lastRowFirstColumn="0" w:lastRowLastColumn="0"/>
              <w:rPr>
                <w:highlight w:val="yellow"/>
                <w:rPrChange w:id="251" w:author="Bonnie Jonkman" w:date="2015-07-09T12:39:00Z">
                  <w:rPr/>
                </w:rPrChange>
              </w:rPr>
            </w:pPr>
            <w:r w:rsidRPr="004106F7">
              <w:rPr>
                <w:highlight w:val="yellow"/>
                <w:rPrChange w:id="252" w:author="Bonnie Jonkman" w:date="2015-07-09T12:39:00Z">
                  <w:rPr/>
                </w:rPrChange>
              </w:rPr>
              <w:t>v1.02.00a-bjj</w:t>
            </w:r>
          </w:p>
        </w:tc>
        <w:tc>
          <w:tcPr>
            <w:tcW w:w="2795" w:type="dxa"/>
          </w:tcPr>
          <w:p w14:paraId="17D2C91F"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rsidRPr="00F2770C">
              <w:t>ED</w:t>
            </w:r>
          </w:p>
        </w:tc>
      </w:tr>
      <w:tr w:rsidR="004106F7" w14:paraId="737D4502" w14:textId="77777777" w:rsidTr="0015373F">
        <w:trPr>
          <w:cnfStyle w:val="000000100000" w:firstRow="0" w:lastRow="0" w:firstColumn="0" w:lastColumn="0" w:oddVBand="0" w:evenVBand="0" w:oddHBand="1" w:evenHBand="0" w:firstRowFirstColumn="0" w:firstRowLastColumn="0" w:lastRowFirstColumn="0" w:lastRowLastColumn="0"/>
          <w:cantSplit/>
          <w:jc w:val="center"/>
          <w:ins w:id="253" w:author="Bonnie Jonkman" w:date="2015-07-09T12:38:00Z"/>
        </w:trPr>
        <w:tc>
          <w:tcPr>
            <w:cnfStyle w:val="001000000000" w:firstRow="0" w:lastRow="0" w:firstColumn="1" w:lastColumn="0" w:oddVBand="0" w:evenVBand="0" w:oddHBand="0" w:evenHBand="0" w:firstRowFirstColumn="0" w:firstRowLastColumn="0" w:lastRowFirstColumn="0" w:lastRowLastColumn="0"/>
            <w:tcW w:w="0" w:type="auto"/>
          </w:tcPr>
          <w:p w14:paraId="4C3E516E" w14:textId="27CD42A8" w:rsidR="004106F7" w:rsidRPr="004106F7" w:rsidRDefault="004106F7" w:rsidP="0015373F">
            <w:pPr>
              <w:rPr>
                <w:ins w:id="254" w:author="Bonnie Jonkman" w:date="2015-07-09T12:38:00Z"/>
                <w:b w:val="0"/>
                <w:rPrChange w:id="255" w:author="Bonnie Jonkman" w:date="2015-07-09T12:39:00Z">
                  <w:rPr>
                    <w:ins w:id="256" w:author="Bonnie Jonkman" w:date="2015-07-09T12:38:00Z"/>
                  </w:rPr>
                </w:rPrChange>
              </w:rPr>
            </w:pPr>
            <w:ins w:id="257" w:author="Bonnie Jonkman" w:date="2015-07-09T12:38:00Z">
              <w:r w:rsidRPr="004106F7">
                <w:t>BeamDyn</w:t>
              </w:r>
            </w:ins>
          </w:p>
        </w:tc>
        <w:tc>
          <w:tcPr>
            <w:tcW w:w="2421" w:type="dxa"/>
          </w:tcPr>
          <w:p w14:paraId="0DC6CF04" w14:textId="77777777" w:rsidR="004106F7" w:rsidRPr="004106F7" w:rsidRDefault="004106F7" w:rsidP="0015373F">
            <w:pPr>
              <w:cnfStyle w:val="000000100000" w:firstRow="0" w:lastRow="0" w:firstColumn="0" w:lastColumn="0" w:oddVBand="0" w:evenVBand="0" w:oddHBand="1" w:evenHBand="0" w:firstRowFirstColumn="0" w:firstRowLastColumn="0" w:lastRowFirstColumn="0" w:lastRowLastColumn="0"/>
              <w:rPr>
                <w:ins w:id="258" w:author="Bonnie Jonkman" w:date="2015-07-09T12:38:00Z"/>
                <w:highlight w:val="yellow"/>
                <w:rPrChange w:id="259" w:author="Bonnie Jonkman" w:date="2015-07-09T12:39:00Z">
                  <w:rPr>
                    <w:ins w:id="260" w:author="Bonnie Jonkman" w:date="2015-07-09T12:38:00Z"/>
                  </w:rPr>
                </w:rPrChange>
              </w:rPr>
            </w:pPr>
          </w:p>
        </w:tc>
        <w:tc>
          <w:tcPr>
            <w:tcW w:w="2795" w:type="dxa"/>
          </w:tcPr>
          <w:p w14:paraId="1F008F11" w14:textId="4FCA01E5"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rPr>
                <w:ins w:id="261" w:author="Bonnie Jonkman" w:date="2015-07-09T12:38:00Z"/>
              </w:rPr>
            </w:pPr>
            <w:ins w:id="262" w:author="Bonnie Jonkman" w:date="2015-07-09T12:39:00Z">
              <w:r>
                <w:t>BD</w:t>
              </w:r>
            </w:ins>
          </w:p>
        </w:tc>
      </w:tr>
      <w:tr w:rsidR="004106F7" w14:paraId="299BF96E"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4D8D6BC8" w14:textId="0A6329BA" w:rsidR="004106F7" w:rsidRPr="00405A94" w:rsidRDefault="004106F7" w:rsidP="0015373F">
            <w:pPr>
              <w:rPr>
                <w:b w:val="0"/>
              </w:rPr>
            </w:pPr>
            <w:r w:rsidRPr="00405A94">
              <w:rPr>
                <w:b w:val="0"/>
              </w:rPr>
              <w:t>AeroDyn</w:t>
            </w:r>
            <w:ins w:id="263" w:author="Bonnie Jonkman" w:date="2015-07-09T12:39:00Z">
              <w:r>
                <w:rPr>
                  <w:b w:val="0"/>
                </w:rPr>
                <w:t>14</w:t>
              </w:r>
            </w:ins>
          </w:p>
        </w:tc>
        <w:tc>
          <w:tcPr>
            <w:tcW w:w="2421" w:type="dxa"/>
          </w:tcPr>
          <w:p w14:paraId="456CA5F5" w14:textId="77777777" w:rsidR="004106F7" w:rsidRPr="004106F7" w:rsidRDefault="004106F7" w:rsidP="0015373F">
            <w:pPr>
              <w:cnfStyle w:val="000000000000" w:firstRow="0" w:lastRow="0" w:firstColumn="0" w:lastColumn="0" w:oddVBand="0" w:evenVBand="0" w:oddHBand="0" w:evenHBand="0" w:firstRowFirstColumn="0" w:firstRowLastColumn="0" w:lastRowFirstColumn="0" w:lastRowLastColumn="0"/>
              <w:rPr>
                <w:highlight w:val="yellow"/>
                <w:rPrChange w:id="264" w:author="Bonnie Jonkman" w:date="2015-07-09T12:39:00Z">
                  <w:rPr/>
                </w:rPrChange>
              </w:rPr>
            </w:pPr>
            <w:r w:rsidRPr="004106F7">
              <w:rPr>
                <w:highlight w:val="yellow"/>
                <w:rPrChange w:id="265" w:author="Bonnie Jonkman" w:date="2015-07-09T12:39:00Z">
                  <w:rPr/>
                </w:rPrChange>
              </w:rPr>
              <w:t>v14.03.01a-bjj</w:t>
            </w:r>
          </w:p>
        </w:tc>
        <w:tc>
          <w:tcPr>
            <w:tcW w:w="2795" w:type="dxa"/>
          </w:tcPr>
          <w:p w14:paraId="74277AB9"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rsidRPr="00F2770C">
              <w:t>AD</w:t>
            </w:r>
          </w:p>
        </w:tc>
      </w:tr>
      <w:tr w:rsidR="004106F7" w14:paraId="53903413" w14:textId="77777777" w:rsidTr="0015373F">
        <w:trPr>
          <w:cnfStyle w:val="000000100000" w:firstRow="0" w:lastRow="0" w:firstColumn="0" w:lastColumn="0" w:oddVBand="0" w:evenVBand="0" w:oddHBand="1" w:evenHBand="0" w:firstRowFirstColumn="0" w:firstRowLastColumn="0" w:lastRowFirstColumn="0" w:lastRowLastColumn="0"/>
          <w:cantSplit/>
          <w:jc w:val="center"/>
          <w:ins w:id="266" w:author="Bonnie Jonkman" w:date="2015-07-09T12:39:00Z"/>
        </w:trPr>
        <w:tc>
          <w:tcPr>
            <w:cnfStyle w:val="001000000000" w:firstRow="0" w:lastRow="0" w:firstColumn="1" w:lastColumn="0" w:oddVBand="0" w:evenVBand="0" w:oddHBand="0" w:evenHBand="0" w:firstRowFirstColumn="0" w:firstRowLastColumn="0" w:lastRowFirstColumn="0" w:lastRowLastColumn="0"/>
            <w:tcW w:w="0" w:type="auto"/>
          </w:tcPr>
          <w:p w14:paraId="5B22D5E4" w14:textId="3A4BD625" w:rsidR="004106F7" w:rsidRPr="004106F7" w:rsidRDefault="004106F7" w:rsidP="0015373F">
            <w:pPr>
              <w:rPr>
                <w:ins w:id="267" w:author="Bonnie Jonkman" w:date="2015-07-09T12:39:00Z"/>
                <w:b w:val="0"/>
                <w:rPrChange w:id="268" w:author="Bonnie Jonkman" w:date="2015-07-09T12:39:00Z">
                  <w:rPr>
                    <w:ins w:id="269" w:author="Bonnie Jonkman" w:date="2015-07-09T12:39:00Z"/>
                  </w:rPr>
                </w:rPrChange>
              </w:rPr>
            </w:pPr>
            <w:ins w:id="270" w:author="Bonnie Jonkman" w:date="2015-07-09T12:39:00Z">
              <w:r>
                <w:rPr>
                  <w:b w:val="0"/>
                </w:rPr>
                <w:t>AeroDyn</w:t>
              </w:r>
            </w:ins>
          </w:p>
        </w:tc>
        <w:tc>
          <w:tcPr>
            <w:tcW w:w="2421" w:type="dxa"/>
          </w:tcPr>
          <w:p w14:paraId="627467C3" w14:textId="057E6E37" w:rsidR="004106F7" w:rsidRPr="004106F7" w:rsidRDefault="004106F7" w:rsidP="0015373F">
            <w:pPr>
              <w:cnfStyle w:val="000000100000" w:firstRow="0" w:lastRow="0" w:firstColumn="0" w:lastColumn="0" w:oddVBand="0" w:evenVBand="0" w:oddHBand="1" w:evenHBand="0" w:firstRowFirstColumn="0" w:firstRowLastColumn="0" w:lastRowFirstColumn="0" w:lastRowLastColumn="0"/>
              <w:rPr>
                <w:ins w:id="271" w:author="Bonnie Jonkman" w:date="2015-07-09T12:39:00Z"/>
                <w:highlight w:val="yellow"/>
                <w:rPrChange w:id="272" w:author="Bonnie Jonkman" w:date="2015-07-09T12:39:00Z">
                  <w:rPr>
                    <w:ins w:id="273" w:author="Bonnie Jonkman" w:date="2015-07-09T12:39:00Z"/>
                  </w:rPr>
                </w:rPrChange>
              </w:rPr>
            </w:pPr>
            <w:ins w:id="274" w:author="Bonnie Jonkman" w:date="2015-07-09T12:39:00Z">
              <w:r w:rsidRPr="004106F7">
                <w:rPr>
                  <w:highlight w:val="yellow"/>
                  <w:rPrChange w:id="275" w:author="Bonnie Jonkman" w:date="2015-07-09T12:39:00Z">
                    <w:rPr/>
                  </w:rPrChange>
                </w:rPr>
                <w:t>V15.00.00a-bjj</w:t>
              </w:r>
            </w:ins>
          </w:p>
        </w:tc>
        <w:tc>
          <w:tcPr>
            <w:tcW w:w="2795" w:type="dxa"/>
          </w:tcPr>
          <w:p w14:paraId="26BD9F2C" w14:textId="5E56F89D"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rPr>
                <w:ins w:id="276" w:author="Bonnie Jonkman" w:date="2015-07-09T12:39:00Z"/>
              </w:rPr>
            </w:pPr>
            <w:ins w:id="277" w:author="Bonnie Jonkman" w:date="2015-07-09T12:39:00Z">
              <w:r>
                <w:t>AD</w:t>
              </w:r>
            </w:ins>
          </w:p>
        </w:tc>
      </w:tr>
      <w:tr w:rsidR="004106F7" w14:paraId="27734611"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FBCABEE" w14:textId="77777777" w:rsidR="004106F7" w:rsidRPr="00405A94" w:rsidRDefault="004106F7" w:rsidP="0015373F">
            <w:pPr>
              <w:rPr>
                <w:b w:val="0"/>
              </w:rPr>
            </w:pPr>
            <w:r w:rsidRPr="00405A94">
              <w:rPr>
                <w:b w:val="0"/>
              </w:rPr>
              <w:t>InflowWind</w:t>
            </w:r>
          </w:p>
        </w:tc>
        <w:tc>
          <w:tcPr>
            <w:tcW w:w="2421" w:type="dxa"/>
          </w:tcPr>
          <w:p w14:paraId="641CA16D" w14:textId="2B67FFB8" w:rsidR="004106F7" w:rsidRPr="004106F7" w:rsidRDefault="004106F7" w:rsidP="004106F7">
            <w:pPr>
              <w:cnfStyle w:val="000000000000" w:firstRow="0" w:lastRow="0" w:firstColumn="0" w:lastColumn="0" w:oddVBand="0" w:evenVBand="0" w:oddHBand="0" w:evenHBand="0" w:firstRowFirstColumn="0" w:firstRowLastColumn="0" w:lastRowFirstColumn="0" w:lastRowLastColumn="0"/>
              <w:rPr>
                <w:highlight w:val="yellow"/>
                <w:rPrChange w:id="278" w:author="Bonnie Jonkman" w:date="2015-07-09T12:39:00Z">
                  <w:rPr/>
                </w:rPrChange>
              </w:rPr>
            </w:pPr>
            <w:r w:rsidRPr="004106F7">
              <w:rPr>
                <w:highlight w:val="yellow"/>
                <w:rPrChange w:id="279" w:author="Bonnie Jonkman" w:date="2015-07-09T12:39:00Z">
                  <w:rPr/>
                </w:rPrChange>
              </w:rPr>
              <w:t>v</w:t>
            </w:r>
            <w:del w:id="280" w:author="Bonnie Jonkman" w:date="2015-07-09T12:39:00Z">
              <w:r w:rsidRPr="004106F7" w:rsidDel="004106F7">
                <w:rPr>
                  <w:highlight w:val="yellow"/>
                  <w:rPrChange w:id="281" w:author="Bonnie Jonkman" w:date="2015-07-09T12:39:00Z">
                    <w:rPr/>
                  </w:rPrChange>
                </w:rPr>
                <w:delText>2</w:delText>
              </w:r>
            </w:del>
            <w:ins w:id="282" w:author="Bonnie Jonkman" w:date="2015-07-09T12:39:00Z">
              <w:r w:rsidRPr="004106F7">
                <w:rPr>
                  <w:highlight w:val="yellow"/>
                  <w:rPrChange w:id="283" w:author="Bonnie Jonkman" w:date="2015-07-09T12:39:00Z">
                    <w:rPr/>
                  </w:rPrChange>
                </w:rPr>
                <w:t>3</w:t>
              </w:r>
            </w:ins>
            <w:r w:rsidRPr="004106F7">
              <w:rPr>
                <w:highlight w:val="yellow"/>
                <w:rPrChange w:id="284" w:author="Bonnie Jonkman" w:date="2015-07-09T12:39:00Z">
                  <w:rPr/>
                </w:rPrChange>
              </w:rPr>
              <w:t>.0</w:t>
            </w:r>
            <w:del w:id="285" w:author="Bonnie Jonkman" w:date="2015-07-09T12:39:00Z">
              <w:r w:rsidRPr="004106F7" w:rsidDel="004106F7">
                <w:rPr>
                  <w:highlight w:val="yellow"/>
                  <w:rPrChange w:id="286" w:author="Bonnie Jonkman" w:date="2015-07-09T12:39:00Z">
                    <w:rPr/>
                  </w:rPrChange>
                </w:rPr>
                <w:delText>1</w:delText>
              </w:r>
            </w:del>
            <w:ins w:id="287" w:author="Bonnie Jonkman" w:date="2015-07-09T12:39:00Z">
              <w:r w:rsidRPr="004106F7">
                <w:rPr>
                  <w:highlight w:val="yellow"/>
                  <w:rPrChange w:id="288" w:author="Bonnie Jonkman" w:date="2015-07-09T12:39:00Z">
                    <w:rPr/>
                  </w:rPrChange>
                </w:rPr>
                <w:t>0</w:t>
              </w:r>
            </w:ins>
            <w:r w:rsidRPr="004106F7">
              <w:rPr>
                <w:highlight w:val="yellow"/>
                <w:rPrChange w:id="289" w:author="Bonnie Jonkman" w:date="2015-07-09T12:39:00Z">
                  <w:rPr/>
                </w:rPrChange>
              </w:rPr>
              <w:t>.00a-bjj</w:t>
            </w:r>
          </w:p>
        </w:tc>
        <w:tc>
          <w:tcPr>
            <w:tcW w:w="2795" w:type="dxa"/>
          </w:tcPr>
          <w:p w14:paraId="3969B5E1"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rsidRPr="00F2770C">
              <w:t>IfW</w:t>
            </w:r>
          </w:p>
        </w:tc>
      </w:tr>
      <w:tr w:rsidR="004106F7" w14:paraId="6547C6E7"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C53BF0A" w14:textId="77777777" w:rsidR="004106F7" w:rsidRPr="00405A94" w:rsidRDefault="004106F7" w:rsidP="0015373F">
            <w:pPr>
              <w:rPr>
                <w:b w:val="0"/>
              </w:rPr>
            </w:pPr>
            <w:r w:rsidRPr="00405A94">
              <w:rPr>
                <w:b w:val="0"/>
              </w:rPr>
              <w:t>ServoDyn</w:t>
            </w:r>
          </w:p>
        </w:tc>
        <w:tc>
          <w:tcPr>
            <w:tcW w:w="2421" w:type="dxa"/>
          </w:tcPr>
          <w:p w14:paraId="03D49357" w14:textId="77777777" w:rsidR="004106F7" w:rsidRPr="004106F7" w:rsidRDefault="004106F7" w:rsidP="0015373F">
            <w:pPr>
              <w:cnfStyle w:val="000000100000" w:firstRow="0" w:lastRow="0" w:firstColumn="0" w:lastColumn="0" w:oddVBand="0" w:evenVBand="0" w:oddHBand="1" w:evenHBand="0" w:firstRowFirstColumn="0" w:firstRowLastColumn="0" w:lastRowFirstColumn="0" w:lastRowLastColumn="0"/>
              <w:rPr>
                <w:highlight w:val="yellow"/>
                <w:rPrChange w:id="290" w:author="Bonnie Jonkman" w:date="2015-07-09T12:39:00Z">
                  <w:rPr/>
                </w:rPrChange>
              </w:rPr>
            </w:pPr>
            <w:r w:rsidRPr="004106F7">
              <w:rPr>
                <w:highlight w:val="yellow"/>
                <w:rPrChange w:id="291" w:author="Bonnie Jonkman" w:date="2015-07-09T12:39:00Z">
                  <w:rPr/>
                </w:rPrChange>
              </w:rPr>
              <w:t>v1.02.00a-bjj</w:t>
            </w:r>
          </w:p>
        </w:tc>
        <w:tc>
          <w:tcPr>
            <w:tcW w:w="2795" w:type="dxa"/>
          </w:tcPr>
          <w:p w14:paraId="0D2526A2" w14:textId="77777777"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r w:rsidRPr="00F2770C">
              <w:t>SrvD</w:t>
            </w:r>
          </w:p>
        </w:tc>
      </w:tr>
      <w:tr w:rsidR="004106F7" w14:paraId="4818AB44"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DA672A6" w14:textId="77777777" w:rsidR="004106F7" w:rsidRPr="00405A94" w:rsidRDefault="004106F7" w:rsidP="0015373F">
            <w:pPr>
              <w:rPr>
                <w:b w:val="0"/>
              </w:rPr>
            </w:pPr>
            <w:r>
              <w:rPr>
                <w:b w:val="0"/>
              </w:rPr>
              <w:t>TMD (part of ServoDyn)</w:t>
            </w:r>
          </w:p>
        </w:tc>
        <w:tc>
          <w:tcPr>
            <w:tcW w:w="2421" w:type="dxa"/>
          </w:tcPr>
          <w:p w14:paraId="4588FEE8" w14:textId="77777777" w:rsidR="004106F7" w:rsidRPr="004106F7" w:rsidRDefault="004106F7" w:rsidP="0015373F">
            <w:pPr>
              <w:cnfStyle w:val="000000000000" w:firstRow="0" w:lastRow="0" w:firstColumn="0" w:lastColumn="0" w:oddVBand="0" w:evenVBand="0" w:oddHBand="0" w:evenHBand="0" w:firstRowFirstColumn="0" w:firstRowLastColumn="0" w:lastRowFirstColumn="0" w:lastRowLastColumn="0"/>
              <w:rPr>
                <w:highlight w:val="yellow"/>
              </w:rPr>
            </w:pPr>
            <w:r w:rsidRPr="004106F7">
              <w:rPr>
                <w:highlight w:val="yellow"/>
                <w:rPrChange w:id="292" w:author="Bonnie Jonkman" w:date="2015-07-09T12:39:00Z">
                  <w:rPr/>
                </w:rPrChange>
              </w:rPr>
              <w:t>v1.00.00-wgl</w:t>
            </w:r>
          </w:p>
        </w:tc>
        <w:tc>
          <w:tcPr>
            <w:tcW w:w="2795" w:type="dxa"/>
          </w:tcPr>
          <w:p w14:paraId="33A7D164"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t>TMD</w:t>
            </w:r>
          </w:p>
        </w:tc>
      </w:tr>
      <w:tr w:rsidR="004106F7" w14:paraId="33859318"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756F238C" w14:textId="77777777" w:rsidR="004106F7" w:rsidRPr="00405A94" w:rsidRDefault="004106F7" w:rsidP="0015373F">
            <w:pPr>
              <w:rPr>
                <w:b w:val="0"/>
              </w:rPr>
            </w:pPr>
            <w:r w:rsidRPr="00405A94">
              <w:rPr>
                <w:b w:val="0"/>
              </w:rPr>
              <w:t>HydroDyn</w:t>
            </w:r>
          </w:p>
        </w:tc>
        <w:tc>
          <w:tcPr>
            <w:tcW w:w="2421" w:type="dxa"/>
          </w:tcPr>
          <w:p w14:paraId="43B39584" w14:textId="77777777" w:rsidR="004106F7" w:rsidRPr="004106F7" w:rsidRDefault="004106F7" w:rsidP="0015373F">
            <w:pPr>
              <w:cnfStyle w:val="000000100000" w:firstRow="0" w:lastRow="0" w:firstColumn="0" w:lastColumn="0" w:oddVBand="0" w:evenVBand="0" w:oddHBand="1" w:evenHBand="0" w:firstRowFirstColumn="0" w:firstRowLastColumn="0" w:lastRowFirstColumn="0" w:lastRowLastColumn="0"/>
              <w:rPr>
                <w:highlight w:val="yellow"/>
                <w:rPrChange w:id="293" w:author="Bonnie Jonkman" w:date="2015-07-09T12:39:00Z">
                  <w:rPr/>
                </w:rPrChange>
              </w:rPr>
            </w:pPr>
            <w:r w:rsidRPr="004106F7">
              <w:rPr>
                <w:highlight w:val="yellow"/>
                <w:rPrChange w:id="294" w:author="Bonnie Jonkman" w:date="2015-07-09T12:39:00Z">
                  <w:rPr/>
                </w:rPrChange>
              </w:rPr>
              <w:t>v2.02.02a-gjh</w:t>
            </w:r>
          </w:p>
        </w:tc>
        <w:tc>
          <w:tcPr>
            <w:tcW w:w="2795" w:type="dxa"/>
          </w:tcPr>
          <w:p w14:paraId="5B7BB2C2" w14:textId="77777777"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r w:rsidRPr="00F2770C">
              <w:t>HD</w:t>
            </w:r>
          </w:p>
        </w:tc>
      </w:tr>
      <w:tr w:rsidR="004106F7" w14:paraId="5D7A70F5"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668D8A9" w14:textId="77777777" w:rsidR="004106F7" w:rsidRPr="00473920" w:rsidRDefault="004106F7" w:rsidP="0015373F">
            <w:pPr>
              <w:rPr>
                <w:b w:val="0"/>
              </w:rPr>
            </w:pPr>
            <w:r w:rsidRPr="00473920">
              <w:rPr>
                <w:b w:val="0"/>
              </w:rPr>
              <w:t>SubDyn</w:t>
            </w:r>
          </w:p>
        </w:tc>
        <w:tc>
          <w:tcPr>
            <w:tcW w:w="2421" w:type="dxa"/>
          </w:tcPr>
          <w:p w14:paraId="1F4C962D" w14:textId="77777777" w:rsidR="004106F7" w:rsidRPr="004106F7" w:rsidRDefault="004106F7" w:rsidP="0015373F">
            <w:pPr>
              <w:cnfStyle w:val="000000000000" w:firstRow="0" w:lastRow="0" w:firstColumn="0" w:lastColumn="0" w:oddVBand="0" w:evenVBand="0" w:oddHBand="0" w:evenHBand="0" w:firstRowFirstColumn="0" w:firstRowLastColumn="0" w:lastRowFirstColumn="0" w:lastRowLastColumn="0"/>
              <w:rPr>
                <w:highlight w:val="yellow"/>
                <w:rPrChange w:id="295" w:author="Bonnie Jonkman" w:date="2015-07-09T12:39:00Z">
                  <w:rPr/>
                </w:rPrChange>
              </w:rPr>
            </w:pPr>
            <w:r w:rsidRPr="004106F7">
              <w:rPr>
                <w:highlight w:val="yellow"/>
                <w:rPrChange w:id="296" w:author="Bonnie Jonkman" w:date="2015-07-09T12:39:00Z">
                  <w:rPr/>
                </w:rPrChange>
              </w:rPr>
              <w:t>v1.01.02a-rrd</w:t>
            </w:r>
          </w:p>
        </w:tc>
        <w:tc>
          <w:tcPr>
            <w:tcW w:w="2795" w:type="dxa"/>
          </w:tcPr>
          <w:p w14:paraId="5829FA76"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rsidRPr="00F2770C">
              <w:t>SD</w:t>
            </w:r>
          </w:p>
        </w:tc>
      </w:tr>
      <w:tr w:rsidR="004106F7" w14:paraId="05710C10"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3D4C5D04" w14:textId="77777777" w:rsidR="004106F7" w:rsidRPr="00405A94" w:rsidRDefault="004106F7" w:rsidP="0015373F">
            <w:pPr>
              <w:rPr>
                <w:b w:val="0"/>
              </w:rPr>
            </w:pPr>
            <w:r w:rsidRPr="00405A94">
              <w:rPr>
                <w:b w:val="0"/>
              </w:rPr>
              <w:t>MAP</w:t>
            </w:r>
            <w:r>
              <w:rPr>
                <w:b w:val="0"/>
              </w:rPr>
              <w:t>++</w:t>
            </w:r>
          </w:p>
        </w:tc>
        <w:tc>
          <w:tcPr>
            <w:tcW w:w="2421" w:type="dxa"/>
          </w:tcPr>
          <w:p w14:paraId="35993F84" w14:textId="77777777" w:rsidR="004106F7" w:rsidRPr="004106F7" w:rsidRDefault="004106F7" w:rsidP="0015373F">
            <w:pPr>
              <w:cnfStyle w:val="000000100000" w:firstRow="0" w:lastRow="0" w:firstColumn="0" w:lastColumn="0" w:oddVBand="0" w:evenVBand="0" w:oddHBand="1" w:evenHBand="0" w:firstRowFirstColumn="0" w:firstRowLastColumn="0" w:lastRowFirstColumn="0" w:lastRowLastColumn="0"/>
              <w:rPr>
                <w:highlight w:val="yellow"/>
              </w:rPr>
            </w:pPr>
            <w:r w:rsidRPr="004106F7">
              <w:rPr>
                <w:highlight w:val="yellow"/>
                <w:rPrChange w:id="297" w:author="Bonnie Jonkman" w:date="2015-07-09T12:39:00Z">
                  <w:rPr/>
                </w:rPrChange>
              </w:rPr>
              <w:t>1.10.0rc</w:t>
            </w:r>
          </w:p>
        </w:tc>
        <w:tc>
          <w:tcPr>
            <w:tcW w:w="2795" w:type="dxa"/>
          </w:tcPr>
          <w:p w14:paraId="5326755B" w14:textId="77777777"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r w:rsidRPr="00F2770C">
              <w:t>MAP</w:t>
            </w:r>
          </w:p>
        </w:tc>
      </w:tr>
      <w:tr w:rsidR="004106F7" w14:paraId="2C3A2237"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CE879C8" w14:textId="77777777" w:rsidR="004106F7" w:rsidRPr="00405A94" w:rsidRDefault="004106F7" w:rsidP="0015373F">
            <w:pPr>
              <w:rPr>
                <w:b w:val="0"/>
              </w:rPr>
            </w:pPr>
            <w:r w:rsidRPr="00405A94">
              <w:rPr>
                <w:b w:val="0"/>
              </w:rPr>
              <w:t>FEAMooring</w:t>
            </w:r>
          </w:p>
        </w:tc>
        <w:tc>
          <w:tcPr>
            <w:tcW w:w="2421" w:type="dxa"/>
          </w:tcPr>
          <w:p w14:paraId="5D94E1CB" w14:textId="77777777" w:rsidR="004106F7" w:rsidRPr="004106F7" w:rsidRDefault="004106F7" w:rsidP="0015373F">
            <w:pPr>
              <w:cnfStyle w:val="000000000000" w:firstRow="0" w:lastRow="0" w:firstColumn="0" w:lastColumn="0" w:oddVBand="0" w:evenVBand="0" w:oddHBand="0" w:evenHBand="0" w:firstRowFirstColumn="0" w:firstRowLastColumn="0" w:lastRowFirstColumn="0" w:lastRowLastColumn="0"/>
              <w:rPr>
                <w:highlight w:val="yellow"/>
                <w:rPrChange w:id="298" w:author="Bonnie Jonkman" w:date="2015-07-09T12:39:00Z">
                  <w:rPr/>
                </w:rPrChange>
              </w:rPr>
            </w:pPr>
            <w:r w:rsidRPr="004106F7">
              <w:rPr>
                <w:highlight w:val="yellow"/>
                <w:rPrChange w:id="299" w:author="Bonnie Jonkman" w:date="2015-07-09T12:39:00Z">
                  <w:rPr/>
                </w:rPrChange>
              </w:rPr>
              <w:t>v1.01.00-yhb</w:t>
            </w:r>
          </w:p>
        </w:tc>
        <w:tc>
          <w:tcPr>
            <w:tcW w:w="2795" w:type="dxa"/>
          </w:tcPr>
          <w:p w14:paraId="33A7176B"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rsidRPr="00F2770C">
              <w:t>FEAM</w:t>
            </w:r>
          </w:p>
        </w:tc>
      </w:tr>
      <w:tr w:rsidR="004106F7" w14:paraId="4BE029DD"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4D3F5040" w14:textId="77777777" w:rsidR="004106F7" w:rsidRPr="005509D5" w:rsidRDefault="004106F7" w:rsidP="0015373F">
            <w:pPr>
              <w:rPr>
                <w:b w:val="0"/>
              </w:rPr>
            </w:pPr>
            <w:r w:rsidRPr="005509D5">
              <w:rPr>
                <w:b w:val="0"/>
              </w:rPr>
              <w:t>MoorDyn</w:t>
            </w:r>
          </w:p>
        </w:tc>
        <w:tc>
          <w:tcPr>
            <w:tcW w:w="2421" w:type="dxa"/>
          </w:tcPr>
          <w:p w14:paraId="10F690E7" w14:textId="77777777" w:rsidR="004106F7" w:rsidRPr="004106F7" w:rsidRDefault="004106F7" w:rsidP="0015373F">
            <w:pPr>
              <w:cnfStyle w:val="000000100000" w:firstRow="0" w:lastRow="0" w:firstColumn="0" w:lastColumn="0" w:oddVBand="0" w:evenVBand="0" w:oddHBand="1" w:evenHBand="0" w:firstRowFirstColumn="0" w:firstRowLastColumn="0" w:lastRowFirstColumn="0" w:lastRowLastColumn="0"/>
              <w:rPr>
                <w:highlight w:val="yellow"/>
                <w:rPrChange w:id="300" w:author="Bonnie Jonkman" w:date="2015-07-09T12:39:00Z">
                  <w:rPr/>
                </w:rPrChange>
              </w:rPr>
            </w:pPr>
            <w:r w:rsidRPr="004106F7">
              <w:rPr>
                <w:highlight w:val="yellow"/>
                <w:rPrChange w:id="301" w:author="Bonnie Jonkman" w:date="2015-07-09T12:39:00Z">
                  <w:rPr/>
                </w:rPrChange>
              </w:rPr>
              <w:t>v0.9.01-mth</w:t>
            </w:r>
          </w:p>
        </w:tc>
        <w:tc>
          <w:tcPr>
            <w:tcW w:w="2795" w:type="dxa"/>
          </w:tcPr>
          <w:p w14:paraId="5E21A5BD" w14:textId="77777777"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r>
              <w:t>MD</w:t>
            </w:r>
          </w:p>
        </w:tc>
      </w:tr>
      <w:tr w:rsidR="004106F7" w14:paraId="73D5B427"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71B2D3D5" w14:textId="77777777" w:rsidR="004106F7" w:rsidRPr="00405A94" w:rsidRDefault="004106F7" w:rsidP="0015373F">
            <w:pPr>
              <w:rPr>
                <w:b w:val="0"/>
              </w:rPr>
            </w:pPr>
            <w:r w:rsidRPr="00405A94">
              <w:rPr>
                <w:b w:val="0"/>
              </w:rPr>
              <w:t>IceFloe</w:t>
            </w:r>
          </w:p>
        </w:tc>
        <w:tc>
          <w:tcPr>
            <w:tcW w:w="2421" w:type="dxa"/>
          </w:tcPr>
          <w:p w14:paraId="74757655" w14:textId="77777777" w:rsidR="004106F7" w:rsidRPr="004106F7" w:rsidRDefault="004106F7" w:rsidP="0015373F">
            <w:pPr>
              <w:cnfStyle w:val="000000000000" w:firstRow="0" w:lastRow="0" w:firstColumn="0" w:lastColumn="0" w:oddVBand="0" w:evenVBand="0" w:oddHBand="0" w:evenHBand="0" w:firstRowFirstColumn="0" w:firstRowLastColumn="0" w:lastRowFirstColumn="0" w:lastRowLastColumn="0"/>
              <w:rPr>
                <w:highlight w:val="yellow"/>
                <w:rPrChange w:id="302" w:author="Bonnie Jonkman" w:date="2015-07-09T12:39:00Z">
                  <w:rPr/>
                </w:rPrChange>
              </w:rPr>
            </w:pPr>
            <w:r w:rsidRPr="004106F7">
              <w:rPr>
                <w:highlight w:val="yellow"/>
                <w:rPrChange w:id="303" w:author="Bonnie Jonkman" w:date="2015-07-09T12:39:00Z">
                  <w:rPr/>
                </w:rPrChange>
              </w:rPr>
              <w:t>v1.00.00</w:t>
            </w:r>
          </w:p>
        </w:tc>
        <w:tc>
          <w:tcPr>
            <w:tcW w:w="2795" w:type="dxa"/>
          </w:tcPr>
          <w:p w14:paraId="5949808E"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rsidRPr="00F2770C">
              <w:t>IceF</w:t>
            </w:r>
          </w:p>
        </w:tc>
      </w:tr>
      <w:tr w:rsidR="004106F7" w14:paraId="3AE245F0"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86D43F0" w14:textId="77777777" w:rsidR="004106F7" w:rsidRPr="00405A94" w:rsidRDefault="004106F7" w:rsidP="0015373F">
            <w:pPr>
              <w:rPr>
                <w:b w:val="0"/>
              </w:rPr>
            </w:pPr>
            <w:r w:rsidRPr="00405A94">
              <w:rPr>
                <w:b w:val="0"/>
              </w:rPr>
              <w:t>IceDyn</w:t>
            </w:r>
          </w:p>
        </w:tc>
        <w:tc>
          <w:tcPr>
            <w:tcW w:w="2421" w:type="dxa"/>
          </w:tcPr>
          <w:p w14:paraId="42D42D1F" w14:textId="77777777" w:rsidR="004106F7" w:rsidRPr="004106F7" w:rsidRDefault="004106F7" w:rsidP="0015373F">
            <w:pPr>
              <w:cnfStyle w:val="000000100000" w:firstRow="0" w:lastRow="0" w:firstColumn="0" w:lastColumn="0" w:oddVBand="0" w:evenVBand="0" w:oddHBand="1" w:evenHBand="0" w:firstRowFirstColumn="0" w:firstRowLastColumn="0" w:lastRowFirstColumn="0" w:lastRowLastColumn="0"/>
              <w:rPr>
                <w:highlight w:val="yellow"/>
              </w:rPr>
            </w:pPr>
            <w:r w:rsidRPr="004106F7">
              <w:rPr>
                <w:highlight w:val="yellow"/>
                <w:rPrChange w:id="304" w:author="Bonnie Jonkman" w:date="2015-07-09T12:39:00Z">
                  <w:rPr/>
                </w:rPrChange>
              </w:rPr>
              <w:t>v1.01.00-by</w:t>
            </w:r>
          </w:p>
        </w:tc>
        <w:tc>
          <w:tcPr>
            <w:tcW w:w="2795" w:type="dxa"/>
          </w:tcPr>
          <w:p w14:paraId="60D3DD6B" w14:textId="77777777"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r w:rsidRPr="00F2770C">
              <w:t>IceD</w:t>
            </w:r>
          </w:p>
        </w:tc>
      </w:tr>
      <w:tr w:rsidR="004106F7" w:rsidRPr="000F3583" w14:paraId="2436AB6F" w14:textId="77777777" w:rsidTr="0015373F">
        <w:trPr>
          <w:cantSplit/>
          <w:trHeight w:val="304"/>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15A1C987" w14:textId="77777777" w:rsidR="004106F7" w:rsidRPr="00AC31AB" w:rsidRDefault="004106F7" w:rsidP="0015373F">
            <w:r w:rsidRPr="00AC31AB">
              <w:t>Other Component</w:t>
            </w:r>
            <w:r>
              <w:t>s</w:t>
            </w:r>
          </w:p>
        </w:tc>
        <w:tc>
          <w:tcPr>
            <w:tcW w:w="0" w:type="auto"/>
            <w:shd w:val="clear" w:color="auto" w:fill="B8CCE4" w:themeFill="accent1" w:themeFillTint="66"/>
          </w:tcPr>
          <w:p w14:paraId="7ABD0280" w14:textId="77777777" w:rsidR="004106F7" w:rsidRPr="00424574" w:rsidRDefault="004106F7" w:rsidP="0015373F">
            <w:pPr>
              <w:cnfStyle w:val="000000000000" w:firstRow="0" w:lastRow="0" w:firstColumn="0" w:lastColumn="0" w:oddVBand="0" w:evenVBand="0" w:oddHBand="0" w:evenHBand="0" w:firstRowFirstColumn="0" w:firstRowLastColumn="0" w:lastRowFirstColumn="0" w:lastRowLastColumn="0"/>
            </w:pPr>
          </w:p>
        </w:tc>
        <w:tc>
          <w:tcPr>
            <w:tcW w:w="0" w:type="auto"/>
            <w:shd w:val="clear" w:color="auto" w:fill="B8CCE4" w:themeFill="accent1" w:themeFillTint="66"/>
          </w:tcPr>
          <w:p w14:paraId="4015ED20" w14:textId="77777777" w:rsidR="004106F7" w:rsidRPr="00424574" w:rsidRDefault="004106F7" w:rsidP="0015373F">
            <w:pPr>
              <w:cnfStyle w:val="000000000000" w:firstRow="0" w:lastRow="0" w:firstColumn="0" w:lastColumn="0" w:oddVBand="0" w:evenVBand="0" w:oddHBand="0" w:evenHBand="0" w:firstRowFirstColumn="0" w:firstRowLastColumn="0" w:lastRowFirstColumn="0" w:lastRowLastColumn="0"/>
            </w:pPr>
          </w:p>
        </w:tc>
      </w:tr>
      <w:tr w:rsidR="004106F7" w14:paraId="1A69586D"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05B8DC0" w14:textId="77777777" w:rsidR="004106F7" w:rsidRPr="00405A94" w:rsidRDefault="004106F7" w:rsidP="0015373F">
            <w:pPr>
              <w:rPr>
                <w:b w:val="0"/>
              </w:rPr>
            </w:pPr>
            <w:r w:rsidRPr="00405A94">
              <w:rPr>
                <w:b w:val="0"/>
              </w:rPr>
              <w:t>NWTC Subroutine Library</w:t>
            </w:r>
          </w:p>
        </w:tc>
        <w:tc>
          <w:tcPr>
            <w:tcW w:w="0" w:type="auto"/>
            <w:gridSpan w:val="2"/>
          </w:tcPr>
          <w:p w14:paraId="3359E315" w14:textId="77777777" w:rsidR="004106F7" w:rsidRPr="0015373F" w:rsidRDefault="004106F7" w:rsidP="0015373F">
            <w:pPr>
              <w:cnfStyle w:val="000000100000" w:firstRow="0" w:lastRow="0" w:firstColumn="0" w:lastColumn="0" w:oddVBand="0" w:evenVBand="0" w:oddHBand="1" w:evenHBand="0" w:firstRowFirstColumn="0" w:firstRowLastColumn="0" w:lastRowFirstColumn="0" w:lastRowLastColumn="0"/>
              <w:rPr>
                <w:highlight w:val="yellow"/>
              </w:rPr>
            </w:pPr>
            <w:r w:rsidRPr="0015373F">
              <w:rPr>
                <w:highlight w:val="yellow"/>
                <w:rPrChange w:id="305" w:author="Bonnie Jonkman" w:date="2015-07-09T12:43:00Z">
                  <w:rPr/>
                </w:rPrChange>
              </w:rPr>
              <w:t>v2.05.02a-bjj</w:t>
            </w:r>
          </w:p>
        </w:tc>
      </w:tr>
      <w:tr w:rsidR="004106F7" w14:paraId="5928AAA2"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671FF20" w14:textId="77777777" w:rsidR="004106F7" w:rsidRPr="00405A94" w:rsidRDefault="004106F7" w:rsidP="0015373F">
            <w:pPr>
              <w:rPr>
                <w:b w:val="0"/>
              </w:rPr>
            </w:pPr>
            <w:r w:rsidRPr="00405A94">
              <w:rPr>
                <w:b w:val="0"/>
              </w:rPr>
              <w:t>FAST Registry</w:t>
            </w:r>
            <w:r w:rsidRPr="00405A94">
              <w:rPr>
                <w:rStyle w:val="FootnoteReference"/>
                <w:b w:val="0"/>
              </w:rPr>
              <w:footnoteReference w:id="6"/>
            </w:r>
          </w:p>
        </w:tc>
        <w:tc>
          <w:tcPr>
            <w:tcW w:w="0" w:type="auto"/>
            <w:gridSpan w:val="2"/>
          </w:tcPr>
          <w:p w14:paraId="6E554AEF" w14:textId="77777777" w:rsidR="004106F7" w:rsidRPr="0015373F" w:rsidRDefault="004106F7" w:rsidP="0015373F">
            <w:pPr>
              <w:cnfStyle w:val="000000000000" w:firstRow="0" w:lastRow="0" w:firstColumn="0" w:lastColumn="0" w:oddVBand="0" w:evenVBand="0" w:oddHBand="0" w:evenHBand="0" w:firstRowFirstColumn="0" w:firstRowLastColumn="0" w:lastRowFirstColumn="0" w:lastRowLastColumn="0"/>
              <w:rPr>
                <w:highlight w:val="yellow"/>
                <w:rPrChange w:id="308" w:author="Bonnie Jonkman" w:date="2015-07-09T12:43:00Z">
                  <w:rPr/>
                </w:rPrChange>
              </w:rPr>
            </w:pPr>
            <w:r w:rsidRPr="0015373F">
              <w:rPr>
                <w:highlight w:val="yellow"/>
                <w:rPrChange w:id="309" w:author="Bonnie Jonkman" w:date="2015-07-09T12:43:00Z">
                  <w:rPr/>
                </w:rPrChange>
              </w:rPr>
              <w:t>v2.05.00</w:t>
            </w:r>
          </w:p>
        </w:tc>
      </w:tr>
      <w:tr w:rsidR="004106F7" w:rsidRPr="000F3583" w14:paraId="73E45F49" w14:textId="77777777" w:rsidTr="0015373F">
        <w:trPr>
          <w:cnfStyle w:val="000000100000" w:firstRow="0" w:lastRow="0" w:firstColumn="0" w:lastColumn="0" w:oddVBand="0" w:evenVBand="0" w:oddHBand="1" w:evenHBand="0" w:firstRowFirstColumn="0" w:firstRowLastColumn="0" w:lastRowFirstColumn="0" w:lastRowLastColumn="0"/>
          <w:cantSplit/>
          <w:trHeight w:val="23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0826F3C7" w14:textId="77777777" w:rsidR="004106F7" w:rsidRPr="00AC31AB" w:rsidRDefault="004106F7" w:rsidP="0015373F">
            <w:r>
              <w:t>Third Party Content</w:t>
            </w:r>
          </w:p>
        </w:tc>
        <w:tc>
          <w:tcPr>
            <w:tcW w:w="0" w:type="auto"/>
            <w:shd w:val="clear" w:color="auto" w:fill="B8CCE4" w:themeFill="accent1" w:themeFillTint="66"/>
          </w:tcPr>
          <w:p w14:paraId="5962D47C" w14:textId="77777777" w:rsidR="004106F7" w:rsidRPr="00424574" w:rsidRDefault="004106F7" w:rsidP="0015373F">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14:paraId="3F7E85EB" w14:textId="77777777" w:rsidR="004106F7" w:rsidRPr="00424574" w:rsidRDefault="004106F7" w:rsidP="0015373F">
            <w:pPr>
              <w:cnfStyle w:val="000000100000" w:firstRow="0" w:lastRow="0" w:firstColumn="0" w:lastColumn="0" w:oddVBand="0" w:evenVBand="0" w:oddHBand="1" w:evenHBand="0" w:firstRowFirstColumn="0" w:firstRowLastColumn="0" w:lastRowFirstColumn="0" w:lastRowLastColumn="0"/>
            </w:pPr>
          </w:p>
        </w:tc>
      </w:tr>
      <w:tr w:rsidR="004106F7" w14:paraId="7ED1D148"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1B286856" w14:textId="77777777" w:rsidR="004106F7" w:rsidRPr="00405A94" w:rsidRDefault="004106F7" w:rsidP="0015373F">
            <w:pPr>
              <w:rPr>
                <w:b w:val="0"/>
              </w:rPr>
            </w:pPr>
            <w:r w:rsidRPr="00405A94">
              <w:rPr>
                <w:b w:val="0"/>
              </w:rPr>
              <w:t>LAPACK</w:t>
            </w:r>
          </w:p>
        </w:tc>
        <w:tc>
          <w:tcPr>
            <w:tcW w:w="0" w:type="auto"/>
            <w:gridSpan w:val="2"/>
          </w:tcPr>
          <w:p w14:paraId="7837659C" w14:textId="77777777" w:rsidR="004106F7" w:rsidRDefault="004106F7" w:rsidP="0015373F">
            <w:pPr>
              <w:cnfStyle w:val="000000000000" w:firstRow="0" w:lastRow="0" w:firstColumn="0" w:lastColumn="0" w:oddVBand="0" w:evenVBand="0" w:oddHBand="0" w:evenHBand="0" w:firstRowFirstColumn="0" w:firstRowLastColumn="0" w:lastRowFirstColumn="0" w:lastRowLastColumn="0"/>
            </w:pPr>
            <w:r>
              <w:t xml:space="preserve">v3.3 as part of Intel® Math Kernel Library; </w:t>
            </w:r>
          </w:p>
          <w:p w14:paraId="0041FE9F" w14:textId="77777777" w:rsidR="004106F7" w:rsidRDefault="004106F7" w:rsidP="0015373F">
            <w:pPr>
              <w:cnfStyle w:val="000000000000" w:firstRow="0" w:lastRow="0" w:firstColumn="0" w:lastColumn="0" w:oddVBand="0" w:evenVBand="0" w:oddHBand="0" w:evenHBand="0" w:firstRowFirstColumn="0" w:firstRowLastColumn="0" w:lastRowFirstColumn="0" w:lastRowLastColumn="0"/>
            </w:pPr>
            <w:r>
              <w:t>(v3.5.0 compiled with gfortran)</w:t>
            </w:r>
          </w:p>
        </w:tc>
      </w:tr>
      <w:tr w:rsidR="004106F7" w14:paraId="7225B7E8"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256A7D9" w14:textId="77777777" w:rsidR="004106F7" w:rsidRPr="00405A94" w:rsidRDefault="004106F7" w:rsidP="0015373F">
            <w:pPr>
              <w:rPr>
                <w:b w:val="0"/>
              </w:rPr>
            </w:pPr>
            <w:r w:rsidRPr="00405A94">
              <w:rPr>
                <w:b w:val="0"/>
              </w:rPr>
              <w:t>ScaLAPACK</w:t>
            </w:r>
          </w:p>
        </w:tc>
        <w:tc>
          <w:tcPr>
            <w:tcW w:w="0" w:type="auto"/>
            <w:gridSpan w:val="2"/>
          </w:tcPr>
          <w:p w14:paraId="61721F40" w14:textId="77777777" w:rsidR="004106F7" w:rsidRDefault="004106F7" w:rsidP="0015373F">
            <w:pPr>
              <w:cnfStyle w:val="000000100000" w:firstRow="0" w:lastRow="0" w:firstColumn="0" w:lastColumn="0" w:oddVBand="0" w:evenVBand="0" w:oddHBand="1" w:evenHBand="0" w:firstRowFirstColumn="0" w:firstRowLastColumn="0" w:lastRowFirstColumn="0" w:lastRowLastColumn="0"/>
            </w:pPr>
            <w:r>
              <w:t>2.0.2</w:t>
            </w:r>
          </w:p>
        </w:tc>
      </w:tr>
      <w:tr w:rsidR="004106F7" w14:paraId="30C79243"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C0D416F" w14:textId="77777777" w:rsidR="004106F7" w:rsidRPr="00405A94" w:rsidRDefault="004106F7" w:rsidP="0015373F">
            <w:pPr>
              <w:rPr>
                <w:b w:val="0"/>
              </w:rPr>
            </w:pPr>
            <w:r w:rsidRPr="00405A94">
              <w:rPr>
                <w:b w:val="0"/>
              </w:rPr>
              <w:t>FFTPACK</w:t>
            </w:r>
          </w:p>
        </w:tc>
        <w:tc>
          <w:tcPr>
            <w:tcW w:w="0" w:type="auto"/>
            <w:gridSpan w:val="2"/>
          </w:tcPr>
          <w:p w14:paraId="1394066F" w14:textId="77777777" w:rsidR="004106F7" w:rsidRDefault="004106F7" w:rsidP="0015373F">
            <w:pPr>
              <w:cnfStyle w:val="000000000000" w:firstRow="0" w:lastRow="0" w:firstColumn="0" w:lastColumn="0" w:oddVBand="0" w:evenVBand="0" w:oddHBand="0" w:evenHBand="0" w:firstRowFirstColumn="0" w:firstRowLastColumn="0" w:lastRowFirstColumn="0" w:lastRowLastColumn="0"/>
            </w:pPr>
            <w:r>
              <w:t>v4.1</w:t>
            </w:r>
          </w:p>
        </w:tc>
      </w:tr>
      <w:tr w:rsidR="0015373F" w14:paraId="03233F29" w14:textId="77777777" w:rsidTr="0015373F">
        <w:trPr>
          <w:cnfStyle w:val="000000100000" w:firstRow="0" w:lastRow="0" w:firstColumn="0" w:lastColumn="0" w:oddVBand="0" w:evenVBand="0" w:oddHBand="1" w:evenHBand="0" w:firstRowFirstColumn="0" w:firstRowLastColumn="0" w:lastRowFirstColumn="0" w:lastRowLastColumn="0"/>
          <w:cantSplit/>
          <w:jc w:val="center"/>
          <w:ins w:id="310" w:author="Bonnie Jonkman" w:date="2015-07-09T12:43:00Z"/>
        </w:trPr>
        <w:tc>
          <w:tcPr>
            <w:cnfStyle w:val="001000000000" w:firstRow="0" w:lastRow="0" w:firstColumn="1" w:lastColumn="0" w:oddVBand="0" w:evenVBand="0" w:oddHBand="0" w:evenHBand="0" w:firstRowFirstColumn="0" w:firstRowLastColumn="0" w:lastRowFirstColumn="0" w:lastRowLastColumn="0"/>
            <w:tcW w:w="0" w:type="auto"/>
          </w:tcPr>
          <w:p w14:paraId="55312781" w14:textId="7A3AC46F" w:rsidR="0015373F" w:rsidRPr="0015373F" w:rsidRDefault="0015373F" w:rsidP="0015373F">
            <w:pPr>
              <w:rPr>
                <w:ins w:id="311" w:author="Bonnie Jonkman" w:date="2015-07-09T12:43:00Z"/>
                <w:b w:val="0"/>
                <w:rPrChange w:id="312" w:author="Bonnie Jonkman" w:date="2015-07-09T12:43:00Z">
                  <w:rPr>
                    <w:ins w:id="313" w:author="Bonnie Jonkman" w:date="2015-07-09T12:43:00Z"/>
                  </w:rPr>
                </w:rPrChange>
              </w:rPr>
            </w:pPr>
            <w:ins w:id="314" w:author="Bonnie Jonkman" w:date="2015-07-09T12:43:00Z">
              <w:r w:rsidRPr="0015373F">
                <w:t>FitPack</w:t>
              </w:r>
            </w:ins>
          </w:p>
        </w:tc>
        <w:tc>
          <w:tcPr>
            <w:tcW w:w="0" w:type="auto"/>
            <w:gridSpan w:val="2"/>
          </w:tcPr>
          <w:p w14:paraId="59C55A3A" w14:textId="77777777" w:rsidR="0015373F" w:rsidRDefault="0015373F" w:rsidP="0015373F">
            <w:pPr>
              <w:cnfStyle w:val="000000100000" w:firstRow="0" w:lastRow="0" w:firstColumn="0" w:lastColumn="0" w:oddVBand="0" w:evenVBand="0" w:oddHBand="1" w:evenHBand="0" w:firstRowFirstColumn="0" w:firstRowLastColumn="0" w:lastRowFirstColumn="0" w:lastRowLastColumn="0"/>
              <w:rPr>
                <w:ins w:id="315" w:author="Bonnie Jonkman" w:date="2015-07-09T12:43:00Z"/>
              </w:rPr>
            </w:pPr>
          </w:p>
        </w:tc>
      </w:tr>
    </w:tbl>
    <w:p w14:paraId="7342E82F" w14:textId="0CCAD070" w:rsidR="004106F7" w:rsidRPr="00066FEC" w:rsidDel="0015373F" w:rsidRDefault="004106F7">
      <w:pPr>
        <w:pStyle w:val="ListParagraph"/>
        <w:ind w:left="1080"/>
        <w:rPr>
          <w:del w:id="316" w:author="Bonnie Jonkman" w:date="2015-07-09T12:43:00Z"/>
        </w:rPr>
        <w:pPrChange w:id="317" w:author="Bonnie Jonkman" w:date="2015-07-09T12:42:00Z">
          <w:pPr>
            <w:pStyle w:val="ListParagraph"/>
            <w:numPr>
              <w:numId w:val="6"/>
            </w:numPr>
            <w:ind w:left="1080" w:hanging="720"/>
          </w:pPr>
        </w:pPrChange>
      </w:pPr>
    </w:p>
    <w:p w14:paraId="6F19D8BD" w14:textId="77777777" w:rsidR="00B92E37" w:rsidRPr="00B92E37" w:rsidRDefault="00B92E37">
      <w:pPr>
        <w:pPrChange w:id="318" w:author="Bonnie Jonkman" w:date="2015-04-15T12:42:00Z">
          <w:pPr>
            <w:pStyle w:val="Heading1"/>
          </w:pPr>
        </w:pPrChange>
      </w:pPr>
    </w:p>
    <w:p w14:paraId="2164B221" w14:textId="77777777" w:rsidR="00176884" w:rsidRDefault="00176884" w:rsidP="00176884">
      <w:pPr>
        <w:pStyle w:val="Heading2"/>
      </w:pPr>
      <w:bookmarkStart w:id="319" w:name="_Toc425854074"/>
      <w:r>
        <w:t>v8.10.00a-bjj</w:t>
      </w:r>
      <w:bookmarkEnd w:id="319"/>
    </w:p>
    <w:p w14:paraId="2164B222" w14:textId="327B50A0" w:rsidR="00176884" w:rsidRDefault="005F6FFB" w:rsidP="008233CD">
      <w:pPr>
        <w:pStyle w:val="ListParagraph"/>
        <w:numPr>
          <w:ilvl w:val="0"/>
          <w:numId w:val="6"/>
        </w:numPr>
      </w:pPr>
      <w:r>
        <w:t xml:space="preserve">We replaced the MAP module with </w:t>
      </w:r>
      <w:r w:rsidR="00EB5D8D">
        <w:t>MAP++</w:t>
      </w:r>
      <w:r w:rsidR="009A3075">
        <w:t xml:space="preserve"> by </w:t>
      </w:r>
      <w:r w:rsidR="00AB4AC5">
        <w:t xml:space="preserve">external contributor </w:t>
      </w:r>
      <w:r w:rsidR="009A3075">
        <w:t>Marco Masciola</w:t>
      </w:r>
      <w:r w:rsidR="00EB5D8D">
        <w:t xml:space="preserve">, </w:t>
      </w:r>
      <w:r>
        <w:t xml:space="preserve">an updated DLL that does not depend on the external libraries that previously made MAP difficult to recompile. The source code for </w:t>
      </w:r>
      <w:hyperlink r:id="rId16" w:history="1">
        <w:r w:rsidR="00176884" w:rsidRPr="00EB5D8D">
          <w:rPr>
            <w:rStyle w:val="Hyperlink"/>
          </w:rPr>
          <w:t>MAP++</w:t>
        </w:r>
      </w:hyperlink>
      <w:r>
        <w:t xml:space="preserve"> is available and able to be compiled with standard C compilers.</w:t>
      </w:r>
    </w:p>
    <w:p w14:paraId="2164B223" w14:textId="58FEF702" w:rsidR="00317AA0" w:rsidRDefault="00317AA0" w:rsidP="00317AA0">
      <w:pPr>
        <w:pStyle w:val="ListParagraph"/>
        <w:numPr>
          <w:ilvl w:val="0"/>
          <w:numId w:val="6"/>
        </w:numPr>
      </w:pPr>
      <w:r>
        <w:t xml:space="preserve">The 64-bit version of the MAP DLL is now functioning. This means </w:t>
      </w:r>
      <w:r>
        <w:rPr>
          <w:i/>
        </w:rPr>
        <w:t xml:space="preserve">all </w:t>
      </w:r>
      <w:r w:rsidR="00FB4B7E" w:rsidRPr="00FB4B7E">
        <w:t>modeling</w:t>
      </w:r>
      <w:r w:rsidR="00FB4B7E">
        <w:rPr>
          <w:i/>
        </w:rPr>
        <w:t xml:space="preserve"> </w:t>
      </w:r>
      <w:r>
        <w:t>functionality in FAST_Win32.exe is available in FAST_x64.exe</w:t>
      </w:r>
      <w:r w:rsidR="00C86181">
        <w:t>.</w:t>
      </w:r>
    </w:p>
    <w:p w14:paraId="2164B224" w14:textId="77777777" w:rsidR="00EB5D8D" w:rsidRDefault="0061511F" w:rsidP="00EB5D8D">
      <w:pPr>
        <w:pStyle w:val="ListParagraph"/>
        <w:numPr>
          <w:ilvl w:val="0"/>
          <w:numId w:val="6"/>
        </w:numPr>
      </w:pPr>
      <w:r>
        <w:t>We developed a</w:t>
      </w:r>
      <w:r w:rsidR="00EB5D8D">
        <w:t xml:space="preserve"> new interface between FAST v8 and Simulink. This feature is described in detail in section “</w:t>
      </w:r>
      <w:r w:rsidR="00EB5D8D">
        <w:fldChar w:fldCharType="begin"/>
      </w:r>
      <w:r w:rsidR="00EB5D8D">
        <w:instrText xml:space="preserve"> REF _Ref413700469 \h </w:instrText>
      </w:r>
      <w:r w:rsidR="00EB5D8D">
        <w:fldChar w:fldCharType="separate"/>
      </w:r>
      <w:r w:rsidR="008462CD">
        <w:t>FAST v8 Interface to Simulink</w:t>
      </w:r>
      <w:r w:rsidR="00EB5D8D">
        <w:fldChar w:fldCharType="end"/>
      </w:r>
      <w:r w:rsidR="00EB5D8D">
        <w:t>” later in this document.</w:t>
      </w:r>
    </w:p>
    <w:p w14:paraId="2164B225" w14:textId="55C56907" w:rsidR="00413D42" w:rsidRDefault="0061511F" w:rsidP="00413D42">
      <w:pPr>
        <w:pStyle w:val="ListParagraph"/>
        <w:numPr>
          <w:ilvl w:val="0"/>
          <w:numId w:val="6"/>
        </w:numPr>
      </w:pPr>
      <w:r>
        <w:t>We added h</w:t>
      </w:r>
      <w:r w:rsidR="00413D42">
        <w:t>igh-speed shaft braking</w:t>
      </w:r>
      <w:r w:rsidR="00C86181">
        <w:t xml:space="preserve"> to ServoDyn</w:t>
      </w:r>
      <w:r w:rsidR="00413D42">
        <w:t xml:space="preserve">. This feature is </w:t>
      </w:r>
      <w:r w:rsidR="00C86181">
        <w:t xml:space="preserve">compatible </w:t>
      </w:r>
      <w:r w:rsidR="00AB4AC5">
        <w:t xml:space="preserve">only </w:t>
      </w:r>
      <w:r w:rsidR="00413D42">
        <w:t>with ElastoDyn’s ABM4 or AB4 integrators (i.e., it is not available with RK4).</w:t>
      </w:r>
    </w:p>
    <w:p w14:paraId="2164B226" w14:textId="3B3648ED" w:rsidR="00413D42" w:rsidRDefault="0061511F" w:rsidP="00413D42">
      <w:pPr>
        <w:pStyle w:val="ListParagraph"/>
        <w:numPr>
          <w:ilvl w:val="0"/>
          <w:numId w:val="6"/>
        </w:numPr>
      </w:pPr>
      <w:r>
        <w:t>We added g</w:t>
      </w:r>
      <w:r w:rsidR="00413D42">
        <w:t xml:space="preserve">earbox friction to ElastoDyn, allowing the user to specify </w:t>
      </w:r>
      <w:r w:rsidR="00413D42">
        <w:rPr>
          <w:b/>
        </w:rPr>
        <w:t>GBoxEff</w:t>
      </w:r>
      <w:r w:rsidR="00413D42">
        <w:t xml:space="preserve"> less than 100%. This feature is not currently available when the RK4 integrator is used.</w:t>
      </w:r>
    </w:p>
    <w:p w14:paraId="2164B227" w14:textId="77777777" w:rsidR="00D20C86" w:rsidRDefault="00D20C86" w:rsidP="00D20C86">
      <w:pPr>
        <w:pStyle w:val="ListParagraph"/>
        <w:numPr>
          <w:ilvl w:val="0"/>
          <w:numId w:val="6"/>
        </w:numPr>
      </w:pPr>
      <w:r>
        <w:lastRenderedPageBreak/>
        <w:t>We fixed some bugs in HydroDyn that could cause the code to stop working with still water or with certain 3D and 4D datasets used in second-order WAMIT calculations.</w:t>
      </w:r>
    </w:p>
    <w:p w14:paraId="2164B228" w14:textId="2F4A1A4B" w:rsidR="00176884" w:rsidRDefault="001421BE" w:rsidP="008233CD">
      <w:pPr>
        <w:pStyle w:val="ListParagraph"/>
        <w:numPr>
          <w:ilvl w:val="0"/>
          <w:numId w:val="6"/>
        </w:numPr>
      </w:pPr>
      <w:r>
        <w:t xml:space="preserve">We added another module for computing mooring line dynamics: MoorDyn by </w:t>
      </w:r>
      <w:r w:rsidR="00AB4AC5">
        <w:t xml:space="preserve">external contributor </w:t>
      </w:r>
      <w:r>
        <w:t>Matthew Hall. The version of MoorDyn released with FAST v8.10.00a-bjj is still considered incomplete.</w:t>
      </w:r>
    </w:p>
    <w:p w14:paraId="2164B229" w14:textId="515E1AC5" w:rsidR="005F6FFB" w:rsidRDefault="001421BE" w:rsidP="005F6FFB">
      <w:pPr>
        <w:pStyle w:val="ListParagraph"/>
        <w:numPr>
          <w:ilvl w:val="0"/>
          <w:numId w:val="6"/>
        </w:numPr>
      </w:pPr>
      <w:r>
        <w:t>We added nacelle</w:t>
      </w:r>
      <w:r w:rsidR="00C86181">
        <w:t>-based</w:t>
      </w:r>
      <w:r>
        <w:t xml:space="preserve"> tuned mass </w:t>
      </w:r>
      <w:r w:rsidR="00C86181">
        <w:t xml:space="preserve">dampers </w:t>
      </w:r>
      <w:r>
        <w:t xml:space="preserve">to ServoDyn using the </w:t>
      </w:r>
      <w:r w:rsidR="00C86181">
        <w:t xml:space="preserve">new </w:t>
      </w:r>
      <w:r>
        <w:t xml:space="preserve">TMD </w:t>
      </w:r>
      <w:r w:rsidR="00C86181">
        <w:t>sub</w:t>
      </w:r>
      <w:r>
        <w:t xml:space="preserve">module. TMD is a </w:t>
      </w:r>
      <w:r w:rsidR="00C86181">
        <w:t>sub</w:t>
      </w:r>
      <w:r>
        <w:t>module developed by the University of Massachusetts; it simulates two independent</w:t>
      </w:r>
      <w:r w:rsidR="00A63833">
        <w:t>,</w:t>
      </w:r>
      <w:r>
        <w:t xml:space="preserve"> </w:t>
      </w:r>
      <w:r w:rsidR="00C86181">
        <w:t>one</w:t>
      </w:r>
      <w:r w:rsidR="00AB4AC5">
        <w:t>-</w:t>
      </w:r>
      <w:r>
        <w:t xml:space="preserve">DOF, linear </w:t>
      </w:r>
      <w:r w:rsidR="00C86181">
        <w:t>mass-spring-</w:t>
      </w:r>
      <w:r>
        <w:t>damping elements that act in the for-aft (x) and side-to-side (y) directions</w:t>
      </w:r>
      <w:r w:rsidR="00C86181">
        <w:t xml:space="preserve"> of the nacelle</w:t>
      </w:r>
      <w:r>
        <w:t>.</w:t>
      </w:r>
      <w:r w:rsidR="00A63833">
        <w:t xml:space="preserve"> Documentation is available at </w:t>
      </w:r>
      <w:hyperlink r:id="rId17" w:history="1">
        <w:r w:rsidR="00A63833" w:rsidRPr="00D64893">
          <w:rPr>
            <w:rStyle w:val="Hyperlink"/>
          </w:rPr>
          <w:t>https://nwtc.nrel.gov/TMD</w:t>
        </w:r>
      </w:hyperlink>
      <w:r w:rsidR="00A63833">
        <w:t xml:space="preserve">. </w:t>
      </w:r>
    </w:p>
    <w:p w14:paraId="2164B22A" w14:textId="77777777" w:rsidR="000F21F1" w:rsidRDefault="000F21F1" w:rsidP="000F21F1">
      <w:pPr>
        <w:pStyle w:val="ListParagraph"/>
        <w:numPr>
          <w:ilvl w:val="0"/>
          <w:numId w:val="6"/>
        </w:numPr>
      </w:pPr>
      <w:r>
        <w:t>We added rotational interpolation to the mesh mapping routines.</w:t>
      </w:r>
    </w:p>
    <w:p w14:paraId="2164B22B" w14:textId="55D43AAC" w:rsidR="00230DFF" w:rsidRDefault="00A10B4F" w:rsidP="000F21F1">
      <w:pPr>
        <w:pStyle w:val="ListParagraph"/>
        <w:numPr>
          <w:ilvl w:val="0"/>
          <w:numId w:val="6"/>
        </w:numPr>
      </w:pPr>
      <w:r>
        <w:t xml:space="preserve">Documentation for the </w:t>
      </w:r>
      <w:r w:rsidR="003D7F3C">
        <w:t xml:space="preserve">IceFloe </w:t>
      </w:r>
      <w:r>
        <w:t>module has been released</w:t>
      </w:r>
      <w:r w:rsidR="00230DFF">
        <w:t xml:space="preserve"> at </w:t>
      </w:r>
      <w:hyperlink r:id="rId18" w:history="1">
        <w:r w:rsidR="000F21F1" w:rsidRPr="00945392">
          <w:rPr>
            <w:rStyle w:val="Hyperlink"/>
          </w:rPr>
          <w:t>https://nwtc.nrel.gov/IceFloe</w:t>
        </w:r>
      </w:hyperlink>
      <w:r w:rsidR="00C86181">
        <w:rPr>
          <w:rStyle w:val="Hyperlink"/>
        </w:rPr>
        <w:t>.</w:t>
      </w:r>
    </w:p>
    <w:p w14:paraId="2164B22C" w14:textId="77777777" w:rsidR="000F21F1" w:rsidRDefault="000F21F1" w:rsidP="000F21F1">
      <w:pPr>
        <w:pStyle w:val="ListParagraph"/>
        <w:numPr>
          <w:ilvl w:val="0"/>
          <w:numId w:val="6"/>
        </w:numPr>
      </w:pPr>
      <w:r>
        <w:t xml:space="preserve">Documentation and sample input files for the FEAMooring module have been released at </w:t>
      </w:r>
      <w:hyperlink r:id="rId19" w:history="1">
        <w:r w:rsidRPr="00945392">
          <w:rPr>
            <w:rStyle w:val="Hyperlink"/>
          </w:rPr>
          <w:t>https://nwtc.nrel.gov/FEAMooring</w:t>
        </w:r>
      </w:hyperlink>
      <w:r>
        <w:t>.</w:t>
      </w:r>
    </w:p>
    <w:p w14:paraId="2164B22D" w14:textId="6CC8CB0F" w:rsidR="003D7F3C" w:rsidRDefault="00230DFF" w:rsidP="000F21F1">
      <w:pPr>
        <w:pStyle w:val="ListParagraph"/>
        <w:numPr>
          <w:ilvl w:val="0"/>
          <w:numId w:val="6"/>
        </w:numPr>
      </w:pPr>
      <w:r>
        <w:t xml:space="preserve">Documentation for the DWM </w:t>
      </w:r>
      <w:r w:rsidR="00C86181">
        <w:t xml:space="preserve">routines </w:t>
      </w:r>
      <w:r>
        <w:t xml:space="preserve">and </w:t>
      </w:r>
      <w:r w:rsidR="00AB4AC5">
        <w:t xml:space="preserve">the DWM wind farm </w:t>
      </w:r>
      <w:r>
        <w:t xml:space="preserve">driver has been released at </w:t>
      </w:r>
      <w:hyperlink r:id="rId20" w:history="1">
        <w:r w:rsidR="000F21F1" w:rsidRPr="00945392">
          <w:rPr>
            <w:rStyle w:val="Hyperlink"/>
          </w:rPr>
          <w:t>https://nwtc.nrel.gov/DWM</w:t>
        </w:r>
      </w:hyperlink>
      <w:r w:rsidR="00A10B4F">
        <w:t>.</w:t>
      </w:r>
    </w:p>
    <w:p w14:paraId="2164B22E" w14:textId="77777777" w:rsidR="001A5D50" w:rsidRDefault="001A5D50" w:rsidP="001A5D50">
      <w:pPr>
        <w:pStyle w:val="ListParagraph"/>
        <w:numPr>
          <w:ilvl w:val="0"/>
          <w:numId w:val="6"/>
        </w:numPr>
      </w:pPr>
      <w:r>
        <w:t>FAST v8.</w:t>
      </w:r>
      <w:r w:rsidR="003A459F">
        <w:t>1</w:t>
      </w:r>
      <w:r>
        <w:t>0.00a-bjj is compiled with the components listed in</w:t>
      </w:r>
      <w:r w:rsidR="00C83AC8">
        <w:t xml:space="preserve"> </w:t>
      </w:r>
      <w:r w:rsidR="00C83AC8">
        <w:fldChar w:fldCharType="begin"/>
      </w:r>
      <w:r w:rsidR="00C83AC8">
        <w:instrText xml:space="preserve"> REF _Ref413699179 \h </w:instrText>
      </w:r>
      <w:r w:rsidR="00C83AC8">
        <w:fldChar w:fldCharType="separate"/>
      </w:r>
      <w:r w:rsidR="008462CD">
        <w:t xml:space="preserve">Table </w:t>
      </w:r>
      <w:r w:rsidR="008462CD">
        <w:rPr>
          <w:noProof/>
        </w:rPr>
        <w:t>2</w:t>
      </w:r>
      <w:r w:rsidR="00C83AC8">
        <w:fldChar w:fldCharType="end"/>
      </w:r>
      <w:r>
        <w:t>.</w:t>
      </w:r>
    </w:p>
    <w:p w14:paraId="2164B282" w14:textId="77777777" w:rsidR="000151C3" w:rsidRDefault="000151C3" w:rsidP="008274A4">
      <w:pPr>
        <w:pStyle w:val="Heading2"/>
      </w:pPr>
      <w:bookmarkStart w:id="320" w:name="_Toc425854075"/>
      <w:r>
        <w:t>v8.09.00a-bjj</w:t>
      </w:r>
      <w:bookmarkEnd w:id="320"/>
    </w:p>
    <w:p w14:paraId="2164B283" w14:textId="77777777" w:rsidR="00034E12" w:rsidRDefault="00034E12" w:rsidP="00034E12">
      <w:pPr>
        <w:pStyle w:val="ListParagraph"/>
        <w:numPr>
          <w:ilvl w:val="0"/>
          <w:numId w:val="6"/>
        </w:numPr>
      </w:pPr>
      <w:r>
        <w:t xml:space="preserve">We added second-order wave kinematics and second-order diffraction loading to HydroDyn.  </w:t>
      </w:r>
      <w:r w:rsidRPr="00034E12">
        <w:t>Before this update, HydroDyn was previously based solely on fir</w:t>
      </w:r>
      <w:r w:rsidR="005F6FFB">
        <w:t xml:space="preserve">st-order hydrodynamics theory. </w:t>
      </w:r>
      <w:r w:rsidRPr="00034E12">
        <w:t xml:space="preserve">The second-order hydrodynamic implementations include time-domain calculations of difference- (mean- and slow-drift-) and </w:t>
      </w:r>
      <w:r w:rsidR="00A10B4F">
        <w:t xml:space="preserve">sum-frequency terms. </w:t>
      </w:r>
      <w:r w:rsidRPr="00034E12">
        <w:t>Second-order wave kinematics are applicable to the hydrodynamic loading of thin structural members via strip theory and second-order diffraction loads are applicable to large structural members.</w:t>
      </w:r>
    </w:p>
    <w:p w14:paraId="2164B284" w14:textId="77777777" w:rsidR="00034E12" w:rsidRDefault="00034E12" w:rsidP="00034E12">
      <w:pPr>
        <w:pStyle w:val="ListParagraph"/>
        <w:numPr>
          <w:ilvl w:val="0"/>
          <w:numId w:val="6"/>
        </w:numPr>
      </w:pPr>
      <w:r>
        <w:t>We fixed a problem where the eigenfrequencies listed in the SubDyn summary file were incorrect for some models.</w:t>
      </w:r>
    </w:p>
    <w:p w14:paraId="2164B285" w14:textId="77777777" w:rsidR="00425D37" w:rsidRDefault="00425D37" w:rsidP="00425D37">
      <w:pPr>
        <w:pStyle w:val="ListParagraph"/>
        <w:numPr>
          <w:ilvl w:val="0"/>
          <w:numId w:val="6"/>
        </w:numPr>
      </w:pPr>
      <w:r>
        <w:t xml:space="preserve">We fixed a problem with the tower distributed with the </w:t>
      </w:r>
      <w:r w:rsidR="00034E12">
        <w:t>OC3-</w:t>
      </w:r>
      <w:r w:rsidR="000D67F1">
        <w:t>t</w:t>
      </w:r>
      <w:r>
        <w:t xml:space="preserve">ripod model in the FAST </w:t>
      </w:r>
      <w:r w:rsidR="000D67F1">
        <w:t>c</w:t>
      </w:r>
      <w:r>
        <w:t xml:space="preserve">ertification </w:t>
      </w:r>
      <w:r w:rsidR="000D67F1">
        <w:t>t</w:t>
      </w:r>
      <w:r>
        <w:t>est</w:t>
      </w:r>
      <w:r w:rsidR="000D67F1">
        <w:t xml:space="preserve"> (Test20)</w:t>
      </w:r>
      <w:r>
        <w:t>.</w:t>
      </w:r>
    </w:p>
    <w:p w14:paraId="2164B286" w14:textId="77777777" w:rsidR="000D67F1" w:rsidRDefault="00425D37" w:rsidP="00034E12">
      <w:pPr>
        <w:pStyle w:val="ListParagraph"/>
        <w:numPr>
          <w:ilvl w:val="0"/>
          <w:numId w:val="6"/>
        </w:numPr>
      </w:pPr>
      <w:r>
        <w:t xml:space="preserve">We added </w:t>
      </w:r>
      <w:r w:rsidR="000D67F1">
        <w:t xml:space="preserve">source code for </w:t>
      </w:r>
      <w:r>
        <w:t>the DWM sub-module</w:t>
      </w:r>
      <w:r w:rsidR="000D67F1">
        <w:t xml:space="preserve"> in AeroDyn. This feature was developed and will be supported by researchers at the University of Massachusetts; if you wish to use the DWM feature, you</w:t>
      </w:r>
      <w:r>
        <w:t xml:space="preserve"> must </w:t>
      </w:r>
      <w:r w:rsidR="000D67F1">
        <w:t xml:space="preserve">obtain </w:t>
      </w:r>
      <w:r>
        <w:t xml:space="preserve">the DWM driver code, distributed </w:t>
      </w:r>
      <w:r w:rsidR="004F109B">
        <w:t xml:space="preserve">separately: </w:t>
      </w:r>
      <w:hyperlink r:id="rId21" w:history="1">
        <w:r w:rsidR="004F109B" w:rsidRPr="00100844">
          <w:rPr>
            <w:rStyle w:val="Hyperlink"/>
          </w:rPr>
          <w:t>https://nwtc.nrel.gov/DWM</w:t>
        </w:r>
      </w:hyperlink>
      <w:r w:rsidR="000D67F1">
        <w:t>.</w:t>
      </w:r>
    </w:p>
    <w:p w14:paraId="2164B287" w14:textId="77777777" w:rsidR="008274A4" w:rsidRDefault="008274A4" w:rsidP="008274A4">
      <w:pPr>
        <w:pStyle w:val="Heading2"/>
      </w:pPr>
      <w:bookmarkStart w:id="321" w:name="_Ref412116139"/>
      <w:bookmarkStart w:id="322" w:name="_Toc425854076"/>
      <w:r>
        <w:t>v8.08.00c-bjj</w:t>
      </w:r>
      <w:bookmarkEnd w:id="321"/>
      <w:bookmarkEnd w:id="322"/>
    </w:p>
    <w:p w14:paraId="2164B288" w14:textId="77777777" w:rsidR="00B23118" w:rsidRDefault="000A7AE6" w:rsidP="00831468">
      <w:pPr>
        <w:pStyle w:val="ListParagraph"/>
        <w:numPr>
          <w:ilvl w:val="0"/>
          <w:numId w:val="6"/>
        </w:numPr>
      </w:pPr>
      <w:r>
        <w:t>C</w:t>
      </w:r>
      <w:r w:rsidR="00831468">
        <w:t>oupling between ElastoDyn, SubDyn, and HydroDyn</w:t>
      </w:r>
      <w:r>
        <w:t xml:space="preserve"> was added, allowing FAST to model fixed-bottom offshore turbines</w:t>
      </w:r>
      <w:r w:rsidR="000E1D2E">
        <w:t>, including multi-member substructures (e.g., tripods and jackets)</w:t>
      </w:r>
      <w:r>
        <w:t>.</w:t>
      </w:r>
    </w:p>
    <w:p w14:paraId="2164B289" w14:textId="77777777" w:rsidR="000A7AE6" w:rsidRDefault="000A7AE6" w:rsidP="00882C88">
      <w:pPr>
        <w:pStyle w:val="ListParagraph"/>
        <w:numPr>
          <w:ilvl w:val="0"/>
          <w:numId w:val="6"/>
        </w:numPr>
      </w:pPr>
      <w:r w:rsidRPr="00882C88">
        <w:t>T</w:t>
      </w:r>
      <w:r w:rsidRPr="00071BEF">
        <w:t xml:space="preserve">he </w:t>
      </w:r>
      <w:r w:rsidR="00882C88">
        <w:t xml:space="preserve">module </w:t>
      </w:r>
      <w:r w:rsidRPr="00071BEF">
        <w:t xml:space="preserve">input-output </w:t>
      </w:r>
      <w:r w:rsidR="002C1FAC" w:rsidRPr="00071BEF">
        <w:t xml:space="preserve">solves have been enhanced; </w:t>
      </w:r>
      <w:r w:rsidR="00882C88" w:rsidRPr="00882C88">
        <w:t>see the following paper for theoretical</w:t>
      </w:r>
      <w:r w:rsidR="00882C88">
        <w:t xml:space="preserve"> details: </w:t>
      </w:r>
      <w:hyperlink r:id="rId22" w:history="1">
        <w:r w:rsidR="00071BEF" w:rsidRPr="00FC7F6C">
          <w:rPr>
            <w:rStyle w:val="Hyperlink"/>
          </w:rPr>
          <w:t>http://www.nrel.gov/docs/fy14osti/60742.pdf</w:t>
        </w:r>
      </w:hyperlink>
      <w:r w:rsidR="00882C88">
        <w:t>.</w:t>
      </w:r>
    </w:p>
    <w:p w14:paraId="2164B28A" w14:textId="77777777" w:rsidR="002C1FAC" w:rsidRDefault="002C1FAC" w:rsidP="00831468">
      <w:pPr>
        <w:pStyle w:val="ListParagraph"/>
        <w:numPr>
          <w:ilvl w:val="0"/>
          <w:numId w:val="6"/>
        </w:numPr>
      </w:pPr>
      <w:r>
        <w:t>The mesh mapping algorithms have been enhanced</w:t>
      </w:r>
      <w:r w:rsidR="00882C88">
        <w:t xml:space="preserve">; see the following paper for theoretical details: </w:t>
      </w:r>
      <w:hyperlink r:id="rId23" w:history="1">
        <w:r w:rsidR="00071BEF" w:rsidRPr="00FC7F6C">
          <w:rPr>
            <w:rStyle w:val="Hyperlink"/>
          </w:rPr>
          <w:t>http://www.nrel.gov/docs/fy14osti/60742.pdf</w:t>
        </w:r>
      </w:hyperlink>
      <w:r w:rsidR="00882C88">
        <w:t>.</w:t>
      </w:r>
    </w:p>
    <w:p w14:paraId="2164B28B" w14:textId="77777777" w:rsidR="00E003F4" w:rsidRDefault="00E003F4" w:rsidP="00831468">
      <w:pPr>
        <w:pStyle w:val="ListParagraph"/>
        <w:numPr>
          <w:ilvl w:val="0"/>
          <w:numId w:val="6"/>
        </w:numPr>
      </w:pPr>
      <w:r>
        <w:lastRenderedPageBreak/>
        <w:t>We now use LAPACK rout</w:t>
      </w:r>
      <w:r w:rsidR="003A36AE">
        <w:t>ines for solving linear systems, which has increased the speed of the simulations.</w:t>
      </w:r>
    </w:p>
    <w:p w14:paraId="2164B28C" w14:textId="77777777" w:rsidR="002C1FAC" w:rsidRDefault="002C1FAC" w:rsidP="00831468">
      <w:pPr>
        <w:pStyle w:val="ListParagraph"/>
        <w:numPr>
          <w:ilvl w:val="0"/>
          <w:numId w:val="6"/>
        </w:numPr>
      </w:pPr>
      <w:r>
        <w:t xml:space="preserve">The glue code allows the option for time-step subcycling. Modules can now choose to use </w:t>
      </w:r>
      <w:r>
        <w:rPr>
          <w:i/>
        </w:rPr>
        <w:t xml:space="preserve">smaller </w:t>
      </w:r>
      <w:r>
        <w:t>time steps than the glue code, as long as the module time step is an integer divisor of the glue-code time step. Note that we have found no cases where this option would be necessary.</w:t>
      </w:r>
    </w:p>
    <w:p w14:paraId="2164B28D" w14:textId="77777777" w:rsidR="002C1FAC" w:rsidRDefault="009A60D9" w:rsidP="00831468">
      <w:pPr>
        <w:pStyle w:val="ListParagraph"/>
        <w:numPr>
          <w:ilvl w:val="0"/>
          <w:numId w:val="6"/>
        </w:numPr>
      </w:pPr>
      <w:r>
        <w:t>N</w:t>
      </w:r>
      <w:r w:rsidR="002C1FAC">
        <w:t>ew modules for ice loading</w:t>
      </w:r>
      <w:r>
        <w:t xml:space="preserve"> were added</w:t>
      </w:r>
      <w:r w:rsidR="002C1FAC">
        <w:t>: IceFloe and IceDyn</w:t>
      </w:r>
      <w:bookmarkStart w:id="323" w:name="_Ref391841077"/>
      <w:r w:rsidR="002C1FAC" w:rsidRPr="00AC31AB">
        <w:rPr>
          <w:rStyle w:val="FootnoteReference"/>
          <w:rFonts w:eastAsia="Times New Roman" w:cs="Times New Roman"/>
          <w:color w:val="000000"/>
        </w:rPr>
        <w:footnoteReference w:id="7"/>
      </w:r>
      <w:bookmarkEnd w:id="323"/>
      <w:r w:rsidR="002C1FAC">
        <w:t>.</w:t>
      </w:r>
    </w:p>
    <w:p w14:paraId="2164B28E" w14:textId="77777777" w:rsidR="002C1FAC" w:rsidRDefault="009A60D9" w:rsidP="00831468">
      <w:pPr>
        <w:pStyle w:val="ListParagraph"/>
        <w:numPr>
          <w:ilvl w:val="0"/>
          <w:numId w:val="6"/>
        </w:numPr>
      </w:pPr>
      <w:r>
        <w:t>A</w:t>
      </w:r>
      <w:r w:rsidR="002C1FAC">
        <w:t>nother module for mooring lines</w:t>
      </w:r>
      <w:r>
        <w:t xml:space="preserve"> was added</w:t>
      </w:r>
      <w:r w:rsidR="002C1FAC">
        <w:t>: FEAMooring</w:t>
      </w:r>
      <w:r w:rsidR="0016100B" w:rsidRPr="0016100B">
        <w:rPr>
          <w:vertAlign w:val="superscript"/>
        </w:rPr>
        <w:fldChar w:fldCharType="begin"/>
      </w:r>
      <w:r w:rsidR="0016100B" w:rsidRPr="00AA26FF">
        <w:rPr>
          <w:vertAlign w:val="superscript"/>
        </w:rPr>
        <w:instrText xml:space="preserve"> NOTEREF _Ref391841077 \h  \* MERGEFORMAT </w:instrText>
      </w:r>
      <w:r w:rsidR="0016100B" w:rsidRPr="0016100B">
        <w:rPr>
          <w:vertAlign w:val="superscript"/>
        </w:rPr>
      </w:r>
      <w:r w:rsidR="0016100B" w:rsidRPr="0016100B">
        <w:rPr>
          <w:vertAlign w:val="superscript"/>
        </w:rPr>
        <w:fldChar w:fldCharType="separate"/>
      </w:r>
      <w:r w:rsidR="008462CD">
        <w:rPr>
          <w:vertAlign w:val="superscript"/>
        </w:rPr>
        <w:t>‡‡</w:t>
      </w:r>
      <w:r w:rsidR="0016100B" w:rsidRPr="0016100B">
        <w:rPr>
          <w:vertAlign w:val="superscript"/>
        </w:rPr>
        <w:fldChar w:fldCharType="end"/>
      </w:r>
      <w:r w:rsidR="002C1FAC">
        <w:t>.</w:t>
      </w:r>
    </w:p>
    <w:p w14:paraId="184E9407" w14:textId="61C7C8F8" w:rsidR="00604402" w:rsidRDefault="0016100B" w:rsidP="00604402">
      <w:pPr>
        <w:pStyle w:val="ListParagraph"/>
        <w:numPr>
          <w:ilvl w:val="0"/>
          <w:numId w:val="6"/>
        </w:numPr>
      </w:pPr>
      <w:r>
        <w:t>T</w:t>
      </w:r>
      <w:r w:rsidR="00C72128">
        <w:t>he names of output files generated by both FAST and its modules</w:t>
      </w:r>
      <w:r>
        <w:t xml:space="preserve"> have been standardized, see </w:t>
      </w:r>
      <w:r>
        <w:fldChar w:fldCharType="begin"/>
      </w:r>
      <w:r>
        <w:instrText xml:space="preserve"> REF _Ref352753427 \h </w:instrText>
      </w:r>
      <w:r>
        <w:fldChar w:fldCharType="separate"/>
      </w:r>
      <w:proofErr w:type="gramStart"/>
      <w:r w:rsidR="008462CD">
        <w:t xml:space="preserve">Figure </w:t>
      </w:r>
      <w:r w:rsidR="008462CD">
        <w:rPr>
          <w:noProof/>
        </w:rPr>
        <w:t>4</w:t>
      </w:r>
      <w:proofErr w:type="gramEnd"/>
      <w:r>
        <w:fldChar w:fldCharType="end"/>
      </w:r>
      <w:r w:rsidR="00604402">
        <w:t xml:space="preserve"> and section “</w:t>
      </w:r>
      <w:r w:rsidR="00604402">
        <w:fldChar w:fldCharType="begin"/>
      </w:r>
      <w:r w:rsidR="00604402">
        <w:instrText xml:space="preserve"> REF _Ref415574957 \h </w:instrText>
      </w:r>
      <w:r w:rsidR="00604402">
        <w:fldChar w:fldCharType="separate"/>
      </w:r>
      <w:r w:rsidR="008462CD">
        <w:t>FAST v8 Input and Output Files</w:t>
      </w:r>
      <w:r w:rsidR="00604402">
        <w:fldChar w:fldCharType="end"/>
      </w:r>
      <w:r w:rsidR="00604402">
        <w:t>.”</w:t>
      </w:r>
    </w:p>
    <w:p w14:paraId="2164B29F" w14:textId="19919A33" w:rsidR="00CE4E89" w:rsidRDefault="00A337F1" w:rsidP="00604402">
      <w:pPr>
        <w:pStyle w:val="ListParagraph"/>
        <w:numPr>
          <w:ilvl w:val="0"/>
          <w:numId w:val="6"/>
        </w:numPr>
      </w:pPr>
      <w:r>
        <w:t xml:space="preserve">The “Time Ratio” displayed at the end of a simulation now includes only the CPU time </w:t>
      </w:r>
      <w:r>
        <w:rPr>
          <w:i/>
        </w:rPr>
        <w:t xml:space="preserve">after </w:t>
      </w:r>
      <w:r>
        <w:t>initialization. This ratio was changed to help users better predict the amount of time longer simulations will take (e.g., extrapolating the time a 1-hr simulation will take based on running a 1-min simulation).</w:t>
      </w:r>
    </w:p>
    <w:p w14:paraId="2164B2A0" w14:textId="77777777" w:rsidR="00A337F1" w:rsidRDefault="00A337F1" w:rsidP="00CE4E89">
      <w:pPr>
        <w:pStyle w:val="ListParagraph"/>
        <w:numPr>
          <w:ilvl w:val="0"/>
          <w:numId w:val="6"/>
        </w:numPr>
      </w:pPr>
      <w:r>
        <w:t>Information about the Jacobian and time steps was added to the FAST summary file.</w:t>
      </w:r>
    </w:p>
    <w:p w14:paraId="2164B2A1" w14:textId="77777777" w:rsidR="00A337F1" w:rsidRDefault="00A337F1" w:rsidP="00CE4E89">
      <w:pPr>
        <w:pStyle w:val="ListParagraph"/>
        <w:numPr>
          <w:ilvl w:val="0"/>
          <w:numId w:val="6"/>
        </w:numPr>
      </w:pPr>
      <w:r>
        <w:t>Bugs in handling errors were fixed. (</w:t>
      </w:r>
      <w:r w:rsidR="00E003F4">
        <w:t>In FAST v8.03.02b-bjj</w:t>
      </w:r>
      <w:r>
        <w:t xml:space="preserve">, InflowWind did not return </w:t>
      </w:r>
      <w:r w:rsidR="00E003F4">
        <w:t xml:space="preserve">all of its </w:t>
      </w:r>
      <w:r>
        <w:t xml:space="preserve">errors to the glue code, so it was using zero wind velocity </w:t>
      </w:r>
      <w:r w:rsidR="00E003F4">
        <w:t>when it went outside the turbulence grid.)</w:t>
      </w:r>
    </w:p>
    <w:p w14:paraId="2164B2A2" w14:textId="77777777" w:rsidR="00E003F4" w:rsidRDefault="00E003F4" w:rsidP="00CE4E89">
      <w:pPr>
        <w:pStyle w:val="ListParagraph"/>
        <w:numPr>
          <w:ilvl w:val="0"/>
          <w:numId w:val="6"/>
        </w:numPr>
      </w:pPr>
      <w:r>
        <w:t>FAST no longer allows the tower influence model, “NEWTOWER,” to be used in AeroDyn on floating offshore turbines. This tower influence model assumes the tower does not move, which is a poor assumption for floating turbines.</w:t>
      </w:r>
    </w:p>
    <w:p w14:paraId="2164B2A3" w14:textId="77777777" w:rsidR="00E003F4" w:rsidRDefault="00E003F4" w:rsidP="00CE4E89">
      <w:pPr>
        <w:pStyle w:val="ListParagraph"/>
        <w:numPr>
          <w:ilvl w:val="0"/>
          <w:numId w:val="6"/>
        </w:numPr>
      </w:pPr>
      <w:r>
        <w:t xml:space="preserve">FAST will now abort if ElastoDyn’s </w:t>
      </w:r>
      <w:r w:rsidR="00EA31B9">
        <w:rPr>
          <w:b/>
        </w:rPr>
        <w:t>TowerBsHt</w:t>
      </w:r>
      <w:r w:rsidR="00EA31B9">
        <w:t xml:space="preserve"> </w:t>
      </w:r>
      <w:r>
        <w:t>value is negative for floating offshore systems.</w:t>
      </w:r>
    </w:p>
    <w:p w14:paraId="2164B2A4" w14:textId="77777777" w:rsidR="00E003F4" w:rsidRPr="000D24F9" w:rsidRDefault="00831ED9" w:rsidP="00CE4E89">
      <w:pPr>
        <w:pStyle w:val="ListParagraph"/>
        <w:numPr>
          <w:ilvl w:val="0"/>
          <w:numId w:val="6"/>
        </w:numPr>
      </w:pPr>
      <w:r>
        <w:t>We fixed a bug in ElastoDyn (</w:t>
      </w:r>
      <w:r w:rsidR="009F34BC">
        <w:t xml:space="preserve">which is </w:t>
      </w:r>
      <w:r>
        <w:t>also</w:t>
      </w:r>
      <w:r w:rsidR="009F34BC">
        <w:t xml:space="preserve"> present</w:t>
      </w:r>
      <w:r>
        <w:t xml:space="preserve"> in FAST v7.02.00</w:t>
      </w:r>
      <w:r w:rsidR="009F34BC">
        <w:t>d</w:t>
      </w:r>
      <w:r>
        <w:t xml:space="preserve">) where the linear teeter-damper moment did not use </w:t>
      </w:r>
      <w:r w:rsidRPr="00831ED9">
        <w:rPr>
          <w:b/>
        </w:rPr>
        <w:t>TeetDmpP.</w:t>
      </w:r>
    </w:p>
    <w:p w14:paraId="2164B2A5" w14:textId="77777777" w:rsidR="000D24F9" w:rsidRDefault="000D24F9" w:rsidP="00CE4E89">
      <w:pPr>
        <w:pStyle w:val="ListParagraph"/>
        <w:numPr>
          <w:ilvl w:val="0"/>
          <w:numId w:val="6"/>
        </w:numPr>
      </w:pPr>
      <w:r>
        <w:t xml:space="preserve">We fixed a problem where the ElastoDyn </w:t>
      </w:r>
      <w:r w:rsidR="009F2717">
        <w:t xml:space="preserve">Azimuth </w:t>
      </w:r>
      <w:r>
        <w:t>channel would be negative in rare cases.</w:t>
      </w:r>
    </w:p>
    <w:p w14:paraId="2164B2A6" w14:textId="77777777" w:rsidR="000D24F9" w:rsidRDefault="000D24F9" w:rsidP="00CE4E89">
      <w:pPr>
        <w:pStyle w:val="ListParagraph"/>
        <w:numPr>
          <w:ilvl w:val="0"/>
          <w:numId w:val="6"/>
        </w:numPr>
      </w:pPr>
      <w:r>
        <w:t>We fixed a problem with ElastoDyn’s implementation of AM4, which incorrectly initialized the state history if corrections steps were taken.</w:t>
      </w:r>
    </w:p>
    <w:p w14:paraId="2164B2A7" w14:textId="77777777" w:rsidR="002A2363" w:rsidRDefault="002A2363" w:rsidP="00CE4E89">
      <w:pPr>
        <w:pStyle w:val="ListParagraph"/>
        <w:numPr>
          <w:ilvl w:val="0"/>
          <w:numId w:val="6"/>
        </w:numPr>
      </w:pPr>
      <w:r>
        <w:t>We no longer allow extrapolation orders of 0 in FAST v8.08.00c-bjj.</w:t>
      </w:r>
    </w:p>
    <w:p w14:paraId="2164B2A8" w14:textId="77777777" w:rsidR="002A2363" w:rsidRDefault="002A2363" w:rsidP="00CE4E89">
      <w:pPr>
        <w:pStyle w:val="ListParagraph"/>
        <w:numPr>
          <w:ilvl w:val="0"/>
          <w:numId w:val="6"/>
        </w:numPr>
      </w:pPr>
      <w:r>
        <w:t xml:space="preserve">We </w:t>
      </w:r>
      <w:r w:rsidR="009F2717">
        <w:t xml:space="preserve">updated </w:t>
      </w:r>
      <w:r>
        <w:t>the DISCON*.DLL files used in the 5MW model certification tests. Previously, they did not work if users did not have Intel Visual Fortran installed on the computers they ran the simulations on.</w:t>
      </w:r>
    </w:p>
    <w:p w14:paraId="2164B2A9" w14:textId="77777777" w:rsidR="002A2363" w:rsidRDefault="002A2363" w:rsidP="00CE4E89">
      <w:pPr>
        <w:pStyle w:val="ListParagraph"/>
        <w:numPr>
          <w:ilvl w:val="0"/>
          <w:numId w:val="6"/>
        </w:numPr>
      </w:pPr>
      <w:r>
        <w:t xml:space="preserve">We fixed some bugs in the AeroDyn input files of the </w:t>
      </w:r>
      <w:r w:rsidR="009F2717">
        <w:t xml:space="preserve">NREL </w:t>
      </w:r>
      <w:r>
        <w:t>5</w:t>
      </w:r>
      <w:r w:rsidR="009F2717">
        <w:t>-</w:t>
      </w:r>
      <w:r>
        <w:t xml:space="preserve">MW </w:t>
      </w:r>
      <w:r w:rsidR="009F2717">
        <w:t>land</w:t>
      </w:r>
      <w:r>
        <w:t>-</w:t>
      </w:r>
      <w:r w:rsidR="009F2717">
        <w:t xml:space="preserve">based </w:t>
      </w:r>
      <w:r>
        <w:t>turbine.</w:t>
      </w:r>
    </w:p>
    <w:p w14:paraId="2164B2AA" w14:textId="77777777" w:rsidR="002A2363" w:rsidRDefault="002A2363" w:rsidP="00CE4E89">
      <w:pPr>
        <w:pStyle w:val="ListParagraph"/>
        <w:numPr>
          <w:ilvl w:val="0"/>
          <w:numId w:val="6"/>
        </w:numPr>
      </w:pPr>
      <w:r>
        <w:t>We set the time steps of the floating offshore certification tests to be the same as they were in FAST v7.02.00d</w:t>
      </w:r>
    </w:p>
    <w:p w14:paraId="2164B2AB" w14:textId="77777777" w:rsidR="003A36AE" w:rsidRDefault="003A36AE" w:rsidP="00CE4E89">
      <w:pPr>
        <w:pStyle w:val="ListParagraph"/>
        <w:numPr>
          <w:ilvl w:val="0"/>
          <w:numId w:val="6"/>
        </w:numPr>
      </w:pPr>
      <w:r>
        <w:t xml:space="preserve">We added certification tests for the OC3 Monopile, OC3 Tripod, OC4 Jacket, and </w:t>
      </w:r>
      <w:r w:rsidR="009F2717">
        <w:t>OC4-</w:t>
      </w:r>
      <w:r>
        <w:t>DeepCwind Semi</w:t>
      </w:r>
      <w:r w:rsidR="009F2717">
        <w:t>-Submersible</w:t>
      </w:r>
      <w:r>
        <w:t xml:space="preserve"> models.</w:t>
      </w:r>
    </w:p>
    <w:p w14:paraId="2164B2AC" w14:textId="77777777" w:rsidR="003A36AE" w:rsidRDefault="00717098" w:rsidP="00CE4E89">
      <w:pPr>
        <w:pStyle w:val="ListParagraph"/>
        <w:numPr>
          <w:ilvl w:val="0"/>
          <w:numId w:val="6"/>
        </w:numPr>
      </w:pPr>
      <w:r>
        <w:t>We have added some more utility files to the FAST archive, including:</w:t>
      </w:r>
    </w:p>
    <w:p w14:paraId="2164B2AD" w14:textId="77777777" w:rsidR="00717098" w:rsidRDefault="00717098" w:rsidP="00717098">
      <w:pPr>
        <w:pStyle w:val="ListParagraph"/>
        <w:numPr>
          <w:ilvl w:val="1"/>
          <w:numId w:val="6"/>
        </w:numPr>
      </w:pPr>
      <w:r>
        <w:t xml:space="preserve">PlotFASToutput.m, a MATLAB function that can plot some or all channels of one or more FAST </w:t>
      </w:r>
      <w:r w:rsidR="009F2717">
        <w:t xml:space="preserve">time-series </w:t>
      </w:r>
      <w:r>
        <w:t>output files.</w:t>
      </w:r>
    </w:p>
    <w:p w14:paraId="2164B2AE" w14:textId="77777777" w:rsidR="00717098" w:rsidRDefault="00717098" w:rsidP="00717098">
      <w:pPr>
        <w:pStyle w:val="ListParagraph"/>
        <w:numPr>
          <w:ilvl w:val="1"/>
          <w:numId w:val="6"/>
        </w:numPr>
      </w:pPr>
      <w:r>
        <w:lastRenderedPageBreak/>
        <w:t xml:space="preserve">ReadSubDynSummary.m, a MATLAB function that can read the SubDyn summary file and put the data into a </w:t>
      </w:r>
      <w:r w:rsidR="00AE3A86">
        <w:t xml:space="preserve">MATLAB </w:t>
      </w:r>
      <w:r>
        <w:t>data-structure.</w:t>
      </w:r>
    </w:p>
    <w:p w14:paraId="2164B2AF" w14:textId="77777777" w:rsidR="00C625E2" w:rsidRDefault="00C625E2" w:rsidP="00C625E2">
      <w:pPr>
        <w:pStyle w:val="ListParagraph"/>
        <w:numPr>
          <w:ilvl w:val="0"/>
          <w:numId w:val="6"/>
        </w:numPr>
      </w:pPr>
      <w:r>
        <w:t xml:space="preserve">We have </w:t>
      </w:r>
      <w:r w:rsidR="009F2717">
        <w:t xml:space="preserve">updated </w:t>
      </w:r>
      <w:r>
        <w:t>the MAP_win32.dll file distributed with FAST so that it no longer depends on python being installed on the computer running FAST.</w:t>
      </w:r>
    </w:p>
    <w:p w14:paraId="2164B2B0" w14:textId="77777777" w:rsidR="00217CBB" w:rsidRDefault="00217CBB" w:rsidP="00831468">
      <w:pPr>
        <w:pStyle w:val="ListParagraph"/>
        <w:numPr>
          <w:ilvl w:val="0"/>
          <w:numId w:val="6"/>
        </w:numPr>
      </w:pPr>
      <w:r>
        <w:t>We have added a 64-bit FAST executable to the archive, as well as a 64-bit version of DISCON_win64.DLL, and a “dummy” 64-bit ver</w:t>
      </w:r>
      <w:r w:rsidR="00E90E09">
        <w:t>s</w:t>
      </w:r>
      <w:r>
        <w:t xml:space="preserve">ion of MAP. This executable may be useful for running long simulations of large fixed-bottom offshore models (e.g., the OC4 Jacket); it </w:t>
      </w:r>
      <w:r>
        <w:rPr>
          <w:i/>
        </w:rPr>
        <w:t>cannot</w:t>
      </w:r>
      <w:r>
        <w:t xml:space="preserve"> run any models that want to call the MAP module.</w:t>
      </w:r>
    </w:p>
    <w:p w14:paraId="2E2DC202" w14:textId="77777777" w:rsidR="00256CFF" w:rsidRDefault="00256CFF" w:rsidP="00256CFF">
      <w:pPr>
        <w:pStyle w:val="Heading2"/>
      </w:pPr>
      <w:bookmarkStart w:id="324" w:name="_Toc425854077"/>
      <w:r>
        <w:t>v8.03.02b-bjj</w:t>
      </w:r>
      <w:bookmarkEnd w:id="324"/>
    </w:p>
    <w:p w14:paraId="2C78A07E" w14:textId="77777777" w:rsidR="00256CFF" w:rsidRDefault="00256CFF" w:rsidP="00256CFF">
      <w:r>
        <w:t>Tasks completed to develop FAST v8 included:</w:t>
      </w:r>
    </w:p>
    <w:p w14:paraId="2AB1CC7B" w14:textId="77777777" w:rsidR="00256CFF" w:rsidRDefault="00256CFF" w:rsidP="00256CFF">
      <w:pPr>
        <w:pStyle w:val="ListParagraph"/>
        <w:numPr>
          <w:ilvl w:val="0"/>
          <w:numId w:val="6"/>
        </w:numPr>
      </w:pPr>
      <w:r>
        <w:t xml:space="preserve">Converted FAST and its various modules (including AeroDyn and HydroDyn) into the </w:t>
      </w:r>
      <w:hyperlink r:id="rId24" w:history="1">
        <w:r w:rsidRPr="00E7113A">
          <w:rPr>
            <w:rStyle w:val="Hyperlink"/>
          </w:rPr>
          <w:t>new modularization framework</w:t>
        </w:r>
      </w:hyperlink>
      <w:r>
        <w:t xml:space="preserve"> (splitting out the controls and electrical-drive dynamics into a new ServoDyn module and structural dynamics into a new ElastoDyn module),</w:t>
      </w:r>
    </w:p>
    <w:p w14:paraId="01FE41D6" w14:textId="77777777" w:rsidR="00256CFF" w:rsidRDefault="00256CFF" w:rsidP="00256CFF">
      <w:pPr>
        <w:pStyle w:val="ListParagraph"/>
        <w:numPr>
          <w:ilvl w:val="0"/>
          <w:numId w:val="6"/>
        </w:numPr>
      </w:pPr>
      <w:r>
        <w:t>Implemented a new driver program (glue code) supporting loose coupling of the modules,</w:t>
      </w:r>
    </w:p>
    <w:p w14:paraId="1230563C" w14:textId="77777777" w:rsidR="00256CFF" w:rsidRDefault="00256CFF" w:rsidP="00256CFF">
      <w:pPr>
        <w:pStyle w:val="ListParagraph"/>
        <w:numPr>
          <w:ilvl w:val="0"/>
          <w:numId w:val="6"/>
        </w:numPr>
      </w:pPr>
      <w:r>
        <w:t xml:space="preserve">Developed mesh-to-mesh mapping schemes between module-independent discretizations of the spatial boundaries between modules, </w:t>
      </w:r>
    </w:p>
    <w:p w14:paraId="6368E4B5" w14:textId="77777777" w:rsidR="00256CFF" w:rsidRDefault="00256CFF" w:rsidP="00256CFF">
      <w:pPr>
        <w:pStyle w:val="ListParagraph"/>
        <w:numPr>
          <w:ilvl w:val="0"/>
          <w:numId w:val="6"/>
        </w:numPr>
      </w:pPr>
      <w:r>
        <w:t>Coupled in the recently developed SubDyn module for multi-member substructure structural dynamics and MAP module for multi-segmented mooring quasi-statics, and</w:t>
      </w:r>
    </w:p>
    <w:p w14:paraId="4A1AEB57" w14:textId="77777777" w:rsidR="00256CFF" w:rsidRDefault="00256CFF" w:rsidP="00256CFF">
      <w:pPr>
        <w:pStyle w:val="ListParagraph"/>
        <w:numPr>
          <w:ilvl w:val="0"/>
          <w:numId w:val="6"/>
        </w:numPr>
      </w:pPr>
      <w:r>
        <w:t>Included a series of models using the NREL 5-MW Baseline wind turbine in the CertTest, including offshore configurations.</w:t>
      </w:r>
    </w:p>
    <w:p w14:paraId="05C33E8D" w14:textId="77777777" w:rsidR="00256CFF" w:rsidRDefault="00256CFF" w:rsidP="00256CFF">
      <w:r>
        <w:t>The driver program (glue code) couples the modules together; it controls the overall simulation progress and maps module outputs to inputs. We use the name “FAST” both for the driver program (glue code) and overall coupled code.</w:t>
      </w:r>
    </w:p>
    <w:p w14:paraId="009236B9" w14:textId="0220669A" w:rsidR="00FC2BAB" w:rsidRDefault="00FC2BAB" w:rsidP="00AD1B9B">
      <w:pPr>
        <w:pStyle w:val="Heading1"/>
      </w:pPr>
      <w:bookmarkStart w:id="325" w:name="_Ref415574957"/>
      <w:bookmarkStart w:id="326" w:name="_Toc425854078"/>
      <w:r>
        <w:t>FAST v8 Input and Output Files</w:t>
      </w:r>
      <w:bookmarkEnd w:id="325"/>
      <w:bookmarkEnd w:id="326"/>
    </w:p>
    <w:p w14:paraId="4C358DD1" w14:textId="77777777" w:rsidR="00604402" w:rsidRDefault="00256CFF" w:rsidP="00256CFF">
      <w:r>
        <w:t xml:space="preserve">FAST and each of its modules, except InflowWind, have their own input files; see </w:t>
      </w:r>
      <w:r>
        <w:fldChar w:fldCharType="begin"/>
      </w:r>
      <w:r>
        <w:instrText xml:space="preserve"> REF _Ref352753427 \h </w:instrText>
      </w:r>
      <w:r>
        <w:fldChar w:fldCharType="separate"/>
      </w:r>
      <w:r w:rsidR="008462CD">
        <w:t xml:space="preserve">Figure </w:t>
      </w:r>
      <w:r w:rsidR="008462CD">
        <w:rPr>
          <w:noProof/>
        </w:rPr>
        <w:t>4</w:t>
      </w:r>
      <w:r>
        <w:fldChar w:fldCharType="end"/>
      </w:r>
      <w:r>
        <w:t>.</w:t>
      </w:r>
      <w:r w:rsidR="00604402">
        <w:t xml:space="preserve"> </w:t>
      </w:r>
    </w:p>
    <w:p w14:paraId="1A9166D1" w14:textId="37CBCBA3" w:rsidR="00604402" w:rsidRDefault="00604402" w:rsidP="00AD1B9B">
      <w:pPr>
        <w:pStyle w:val="Heading2"/>
      </w:pPr>
      <w:bookmarkStart w:id="327" w:name="_Toc425854079"/>
      <w:r>
        <w:t>File Naming Conventions</w:t>
      </w:r>
      <w:bookmarkEnd w:id="327"/>
    </w:p>
    <w:p w14:paraId="4394982B" w14:textId="57222A67" w:rsidR="00604402" w:rsidRDefault="00604402" w:rsidP="00256CFF">
      <w:r>
        <w:t xml:space="preserve">Input files do not need particular extensions. </w:t>
      </w:r>
    </w:p>
    <w:p w14:paraId="500E1587" w14:textId="369E82B6" w:rsidR="00604402" w:rsidRDefault="00604402" w:rsidP="00256CFF">
      <w:r>
        <w:t>Files generated by FAST are named</w:t>
      </w:r>
      <w:r>
        <w:br/>
      </w:r>
      <w:r>
        <w:tab/>
      </w:r>
      <w:r>
        <w:tab/>
      </w:r>
      <w:r>
        <w:tab/>
        <w:t>&lt;RootName&gt;.&lt;ext&gt;</w:t>
      </w:r>
      <w:r>
        <w:br/>
        <w:t xml:space="preserve">and files generated by FAST modules are named </w:t>
      </w:r>
      <w:r>
        <w:br/>
      </w:r>
      <w:r>
        <w:tab/>
      </w:r>
      <w:r>
        <w:tab/>
      </w:r>
      <w:r>
        <w:tab/>
        <w:t xml:space="preserve">&lt;RootName&gt;.&lt;ModName&gt;.&lt;ext&gt; </w:t>
      </w:r>
      <w:r>
        <w:br/>
        <w:t>where &lt;RootName&gt; is the root name of the primary FAST input file (the file name, including path, without the extension), &lt;ModName&gt; is an abbreviation for the module generating the file, and &lt;ext&gt; is the file extension. File extensions currently are:</w:t>
      </w:r>
    </w:p>
    <w:tbl>
      <w:tblPr>
        <w:tblStyle w:val="MediumList1-Accent1"/>
        <w:tblW w:w="0" w:type="auto"/>
        <w:jc w:val="center"/>
        <w:tblLook w:val="04A0" w:firstRow="1" w:lastRow="0" w:firstColumn="1" w:lastColumn="0" w:noHBand="0" w:noVBand="1"/>
      </w:tblPr>
      <w:tblGrid>
        <w:gridCol w:w="2700"/>
        <w:gridCol w:w="5490"/>
      </w:tblGrid>
      <w:tr w:rsidR="00604402" w14:paraId="5D552BF4" w14:textId="77777777" w:rsidTr="006044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475CC744" w14:textId="77777777" w:rsidR="00604402" w:rsidRDefault="00604402" w:rsidP="00604402">
            <w:pPr>
              <w:jc w:val="center"/>
            </w:pPr>
            <w:r>
              <w:t>Output file extension</w:t>
            </w:r>
          </w:p>
        </w:tc>
        <w:tc>
          <w:tcPr>
            <w:tcW w:w="5490" w:type="dxa"/>
          </w:tcPr>
          <w:p w14:paraId="4D5552C5" w14:textId="77777777" w:rsidR="00604402" w:rsidRPr="00BE4686" w:rsidRDefault="00604402" w:rsidP="00604402">
            <w:pPr>
              <w:jc w:val="center"/>
              <w:cnfStyle w:val="100000000000" w:firstRow="1" w:lastRow="0" w:firstColumn="0" w:lastColumn="0" w:oddVBand="0" w:evenVBand="0" w:oddHBand="0" w:evenHBand="0" w:firstRowFirstColumn="0" w:firstRowLastColumn="0" w:lastRowFirstColumn="0" w:lastRowLastColumn="0"/>
              <w:rPr>
                <w:b/>
              </w:rPr>
            </w:pPr>
            <w:r>
              <w:rPr>
                <w:b/>
              </w:rPr>
              <w:t>File type</w:t>
            </w:r>
          </w:p>
        </w:tc>
      </w:tr>
      <w:tr w:rsidR="00604402" w14:paraId="220AF187" w14:textId="77777777" w:rsidTr="00604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2784080F" w14:textId="77777777" w:rsidR="00604402" w:rsidRPr="00BE4686" w:rsidRDefault="00604402" w:rsidP="00604402">
            <w:pPr>
              <w:jc w:val="center"/>
              <w:rPr>
                <w:b w:val="0"/>
              </w:rPr>
            </w:pPr>
            <w:r>
              <w:rPr>
                <w:b w:val="0"/>
              </w:rPr>
              <w:t>sum</w:t>
            </w:r>
          </w:p>
        </w:tc>
        <w:tc>
          <w:tcPr>
            <w:tcW w:w="5490" w:type="dxa"/>
          </w:tcPr>
          <w:p w14:paraId="0F35E7D1" w14:textId="77777777" w:rsidR="00604402" w:rsidRDefault="00604402" w:rsidP="00604402">
            <w:pPr>
              <w:cnfStyle w:val="000000100000" w:firstRow="0" w:lastRow="0" w:firstColumn="0" w:lastColumn="0" w:oddVBand="0" w:evenVBand="0" w:oddHBand="1" w:evenHBand="0" w:firstRowFirstColumn="0" w:firstRowLastColumn="0" w:lastRowFirstColumn="0" w:lastRowLastColumn="0"/>
            </w:pPr>
            <w:r>
              <w:t>Summary file</w:t>
            </w:r>
          </w:p>
        </w:tc>
      </w:tr>
      <w:tr w:rsidR="00604402" w14:paraId="369218A7" w14:textId="77777777" w:rsidTr="00604402">
        <w:trPr>
          <w:jc w:val="center"/>
        </w:trPr>
        <w:tc>
          <w:tcPr>
            <w:cnfStyle w:val="001000000000" w:firstRow="0" w:lastRow="0" w:firstColumn="1" w:lastColumn="0" w:oddVBand="0" w:evenVBand="0" w:oddHBand="0" w:evenHBand="0" w:firstRowFirstColumn="0" w:firstRowLastColumn="0" w:lastRowFirstColumn="0" w:lastRowLastColumn="0"/>
            <w:tcW w:w="2700" w:type="dxa"/>
          </w:tcPr>
          <w:p w14:paraId="18E08F27" w14:textId="77777777" w:rsidR="00604402" w:rsidRPr="00BE4686" w:rsidRDefault="00604402" w:rsidP="00604402">
            <w:pPr>
              <w:jc w:val="center"/>
              <w:rPr>
                <w:b w:val="0"/>
              </w:rPr>
            </w:pPr>
            <w:r>
              <w:rPr>
                <w:b w:val="0"/>
              </w:rPr>
              <w:lastRenderedPageBreak/>
              <w:t>out</w:t>
            </w:r>
          </w:p>
        </w:tc>
        <w:tc>
          <w:tcPr>
            <w:tcW w:w="5490" w:type="dxa"/>
          </w:tcPr>
          <w:p w14:paraId="79E08D1A" w14:textId="77777777" w:rsidR="00604402" w:rsidRDefault="00604402" w:rsidP="00604402">
            <w:pPr>
              <w:cnfStyle w:val="000000000000" w:firstRow="0" w:lastRow="0" w:firstColumn="0" w:lastColumn="0" w:oddVBand="0" w:evenVBand="0" w:oddHBand="0" w:evenHBand="0" w:firstRowFirstColumn="0" w:firstRowLastColumn="0" w:lastRowFirstColumn="0" w:lastRowLastColumn="0"/>
            </w:pPr>
            <w:r>
              <w:t>Time-marching tabular text output</w:t>
            </w:r>
          </w:p>
        </w:tc>
      </w:tr>
      <w:tr w:rsidR="00604402" w14:paraId="0038DE84" w14:textId="77777777" w:rsidTr="00604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1DC8A266" w14:textId="77777777" w:rsidR="00604402" w:rsidRPr="00BE4686" w:rsidRDefault="00604402" w:rsidP="00604402">
            <w:pPr>
              <w:jc w:val="center"/>
              <w:rPr>
                <w:b w:val="0"/>
              </w:rPr>
            </w:pPr>
            <w:r>
              <w:rPr>
                <w:b w:val="0"/>
              </w:rPr>
              <w:t>outb</w:t>
            </w:r>
          </w:p>
        </w:tc>
        <w:tc>
          <w:tcPr>
            <w:tcW w:w="5490" w:type="dxa"/>
          </w:tcPr>
          <w:p w14:paraId="350AF3D4" w14:textId="77777777" w:rsidR="00604402" w:rsidRDefault="00604402" w:rsidP="00604402">
            <w:pPr>
              <w:cnfStyle w:val="000000100000" w:firstRow="0" w:lastRow="0" w:firstColumn="0" w:lastColumn="0" w:oddVBand="0" w:evenVBand="0" w:oddHBand="1" w:evenHBand="0" w:firstRowFirstColumn="0" w:firstRowLastColumn="0" w:lastRowFirstColumn="0" w:lastRowLastColumn="0"/>
            </w:pPr>
            <w:r>
              <w:t>Time-marching tabular binary output</w:t>
            </w:r>
          </w:p>
        </w:tc>
      </w:tr>
      <w:tr w:rsidR="00604402" w14:paraId="3F272B65" w14:textId="77777777" w:rsidTr="00604402">
        <w:trPr>
          <w:jc w:val="center"/>
        </w:trPr>
        <w:tc>
          <w:tcPr>
            <w:cnfStyle w:val="001000000000" w:firstRow="0" w:lastRow="0" w:firstColumn="1" w:lastColumn="0" w:oddVBand="0" w:evenVBand="0" w:oddHBand="0" w:evenHBand="0" w:firstRowFirstColumn="0" w:firstRowLastColumn="0" w:lastRowFirstColumn="0" w:lastRowLastColumn="0"/>
            <w:tcW w:w="2700" w:type="dxa"/>
          </w:tcPr>
          <w:p w14:paraId="20BD20E8" w14:textId="77777777" w:rsidR="00604402" w:rsidRPr="00BE4686" w:rsidRDefault="00604402" w:rsidP="00604402">
            <w:pPr>
              <w:jc w:val="center"/>
              <w:rPr>
                <w:b w:val="0"/>
              </w:rPr>
            </w:pPr>
            <w:r>
              <w:rPr>
                <w:b w:val="0"/>
              </w:rPr>
              <w:t>ech</w:t>
            </w:r>
          </w:p>
        </w:tc>
        <w:tc>
          <w:tcPr>
            <w:tcW w:w="5490" w:type="dxa"/>
          </w:tcPr>
          <w:p w14:paraId="12A42B8B" w14:textId="77777777" w:rsidR="00604402" w:rsidRDefault="00604402" w:rsidP="00604402">
            <w:pPr>
              <w:cnfStyle w:val="000000000000" w:firstRow="0" w:lastRow="0" w:firstColumn="0" w:lastColumn="0" w:oddVBand="0" w:evenVBand="0" w:oddHBand="0" w:evenHBand="0" w:firstRowFirstColumn="0" w:firstRowLastColumn="0" w:lastRowFirstColumn="0" w:lastRowLastColumn="0"/>
            </w:pPr>
            <w:r>
              <w:t>Echo of input file (primarily for debugging)</w:t>
            </w:r>
          </w:p>
        </w:tc>
      </w:tr>
      <w:tr w:rsidR="005B6929" w14:paraId="08474AC3" w14:textId="77777777" w:rsidTr="00604402">
        <w:trPr>
          <w:cnfStyle w:val="000000100000" w:firstRow="0" w:lastRow="0" w:firstColumn="0" w:lastColumn="0" w:oddVBand="0" w:evenVBand="0" w:oddHBand="1" w:evenHBand="0" w:firstRowFirstColumn="0" w:firstRowLastColumn="0" w:lastRowFirstColumn="0" w:lastRowLastColumn="0"/>
          <w:jc w:val="center"/>
          <w:ins w:id="328" w:author="Bonnie Jonkman" w:date="2015-04-15T12:43:00Z"/>
        </w:trPr>
        <w:tc>
          <w:tcPr>
            <w:cnfStyle w:val="001000000000" w:firstRow="0" w:lastRow="0" w:firstColumn="1" w:lastColumn="0" w:oddVBand="0" w:evenVBand="0" w:oddHBand="0" w:evenHBand="0" w:firstRowFirstColumn="0" w:firstRowLastColumn="0" w:lastRowFirstColumn="0" w:lastRowLastColumn="0"/>
            <w:tcW w:w="2700" w:type="dxa"/>
          </w:tcPr>
          <w:p w14:paraId="3D109473" w14:textId="320BD80F" w:rsidR="005B6929" w:rsidRDefault="005B6929" w:rsidP="00604402">
            <w:pPr>
              <w:jc w:val="center"/>
              <w:rPr>
                <w:ins w:id="329" w:author="Bonnie Jonkman" w:date="2015-04-15T12:43:00Z"/>
              </w:rPr>
            </w:pPr>
            <w:ins w:id="330" w:author="Bonnie Jonkman" w:date="2015-04-15T12:43:00Z">
              <w:r>
                <w:t>chkp</w:t>
              </w:r>
            </w:ins>
          </w:p>
        </w:tc>
        <w:tc>
          <w:tcPr>
            <w:tcW w:w="5490" w:type="dxa"/>
          </w:tcPr>
          <w:p w14:paraId="401BDF03" w14:textId="46D2707B" w:rsidR="005B6929" w:rsidRDefault="005B6929" w:rsidP="00604402">
            <w:pPr>
              <w:cnfStyle w:val="000000100000" w:firstRow="0" w:lastRow="0" w:firstColumn="0" w:lastColumn="0" w:oddVBand="0" w:evenVBand="0" w:oddHBand="1" w:evenHBand="0" w:firstRowFirstColumn="0" w:firstRowLastColumn="0" w:lastRowFirstColumn="0" w:lastRowLastColumn="0"/>
              <w:rPr>
                <w:ins w:id="331" w:author="Bonnie Jonkman" w:date="2015-04-15T12:43:00Z"/>
              </w:rPr>
            </w:pPr>
            <w:ins w:id="332" w:author="Bonnie Jonkman" w:date="2015-04-15T12:43:00Z">
              <w:r>
                <w:t>Checkpoint files for restart capability</w:t>
              </w:r>
            </w:ins>
          </w:p>
        </w:tc>
      </w:tr>
    </w:tbl>
    <w:p w14:paraId="7F40DAF3" w14:textId="77777777" w:rsidR="00604402" w:rsidRDefault="00604402" w:rsidP="00256CFF"/>
    <w:p w14:paraId="1CBD4875" w14:textId="6961F18C" w:rsidR="00DE7C4D" w:rsidRDefault="00DE7C4D" w:rsidP="00256CFF">
      <w:pPr>
        <w:rPr>
          <w:ins w:id="333" w:author="Bonnie Jonkman" w:date="2015-08-18T11:35:00Z"/>
        </w:rPr>
      </w:pPr>
      <w:ins w:id="334" w:author="Bonnie Jonkman" w:date="2015-08-18T11:35:00Z">
        <w:r>
          <w:t xml:space="preserve">The checkpoint files will also be modified to indicate at which time step they were generated. </w:t>
        </w:r>
      </w:ins>
      <w:ins w:id="335" w:author="Bonnie Jonkman" w:date="2015-08-18T11:36:00Z">
        <w:r>
          <w:t xml:space="preserve">They are </w:t>
        </w:r>
      </w:ins>
      <w:ins w:id="336" w:author="Bonnie Jonkman" w:date="2015-08-18T11:37:00Z">
        <w:r>
          <w:t>i</w:t>
        </w:r>
      </w:ins>
      <w:ins w:id="337" w:author="Bonnie Jonkman" w:date="2015-08-18T11:36:00Z">
        <w:r>
          <w:t>n the form &lt;RootName&gt;.&lt;timeStep&gt;.chkp</w:t>
        </w:r>
      </w:ins>
      <w:ins w:id="338" w:author="Bonnie Jonkman" w:date="2015-08-18T11:37:00Z">
        <w:r w:rsidR="008551F9">
          <w:t xml:space="preserve"> and &lt;RootName&gt;.&lt;timeStep&gt;.dll.chkp (an extension for the Bladed-style DLLs)</w:t>
        </w:r>
      </w:ins>
      <w:ins w:id="339" w:author="Bonnie Jonkman" w:date="2015-08-18T11:36:00Z">
        <w:r>
          <w:t>.</w:t>
        </w:r>
      </w:ins>
    </w:p>
    <w:p w14:paraId="2E4367D0" w14:textId="6C322255" w:rsidR="00256CFF" w:rsidRDefault="00604402" w:rsidP="00256CFF">
      <w:r>
        <w:t xml:space="preserve">When FAST is called as a library from Simulink, the output files are named </w:t>
      </w:r>
      <w:r>
        <w:br/>
      </w:r>
      <w:r>
        <w:tab/>
      </w:r>
      <w:r>
        <w:tab/>
      </w:r>
      <w:r>
        <w:tab/>
        <w:t>&lt;RootName&gt;.SFunc.&lt;ext&gt;</w:t>
      </w:r>
    </w:p>
    <w:p w14:paraId="5A5C1AD4" w14:textId="1A7E0BE9" w:rsidR="00604402" w:rsidRDefault="00604402" w:rsidP="00256CFF">
      <w:r>
        <w:t>and</w:t>
      </w:r>
    </w:p>
    <w:p w14:paraId="26A2FA92" w14:textId="55738802" w:rsidR="00604402" w:rsidRDefault="00604402" w:rsidP="00604402">
      <w:r>
        <w:tab/>
      </w:r>
      <w:r>
        <w:tab/>
      </w:r>
      <w:r>
        <w:tab/>
        <w:t>&lt;RootName&gt;.SFunc.&lt;ModName&gt;.&lt;ext&gt;</w:t>
      </w:r>
    </w:p>
    <w:p w14:paraId="2164B2B1" w14:textId="5E916018" w:rsidR="00CE6A2F" w:rsidRDefault="00CE6A2F" w:rsidP="00CE6A2F">
      <w:pPr>
        <w:keepNext/>
      </w:pPr>
      <w:r>
        <w:br w:type="page"/>
      </w:r>
      <w:r w:rsidR="00526596">
        <w:rPr>
          <w:noProof/>
        </w:rPr>
        <w:lastRenderedPageBreak/>
        <w:drawing>
          <wp:inline distT="0" distB="0" distL="0" distR="0" wp14:anchorId="0A205436" wp14:editId="03E70BC0">
            <wp:extent cx="5943600" cy="74333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OutputFile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7433310"/>
                    </a:xfrm>
                    <a:prstGeom prst="rect">
                      <a:avLst/>
                    </a:prstGeom>
                  </pic:spPr>
                </pic:pic>
              </a:graphicData>
            </a:graphic>
          </wp:inline>
        </w:drawing>
      </w:r>
    </w:p>
    <w:p w14:paraId="2164B2B2" w14:textId="77777777" w:rsidR="00CE6A2F" w:rsidRPr="00CE2DA4" w:rsidRDefault="00CE6A2F" w:rsidP="00CE6A2F">
      <w:pPr>
        <w:pStyle w:val="Caption"/>
        <w:jc w:val="center"/>
      </w:pPr>
      <w:bookmarkStart w:id="340" w:name="_Ref352753427"/>
      <w:r>
        <w:t xml:space="preserve">Figure </w:t>
      </w:r>
      <w:fldSimple w:instr=" SEQ Figure \* ARABIC ">
        <w:r w:rsidR="008462CD">
          <w:rPr>
            <w:noProof/>
          </w:rPr>
          <w:t>4</w:t>
        </w:r>
      </w:fldSimple>
      <w:bookmarkEnd w:id="340"/>
      <w:r>
        <w:t xml:space="preserve">: Summary of Input and Output Files for FAST </w:t>
      </w:r>
      <w:r w:rsidRPr="00195D86">
        <w:t>v8.</w:t>
      </w:r>
      <w:r w:rsidR="009250CC">
        <w:t>1</w:t>
      </w:r>
      <w:r w:rsidR="008F1D42" w:rsidRPr="00195D86">
        <w:t>0</w:t>
      </w:r>
      <w:r w:rsidRPr="00195D86">
        <w:t>.</w:t>
      </w:r>
      <w:r w:rsidR="008F1D42" w:rsidRPr="00195D86">
        <w:t>00</w:t>
      </w:r>
      <w:r w:rsidR="008F1D42">
        <w:t>a</w:t>
      </w:r>
      <w:r w:rsidRPr="00195D86">
        <w:t>-bjj</w:t>
      </w:r>
    </w:p>
    <w:p w14:paraId="2164B375" w14:textId="77777777" w:rsidR="007A051E" w:rsidRDefault="00487BBF" w:rsidP="00AD1B9B">
      <w:pPr>
        <w:pStyle w:val="Heading2"/>
      </w:pPr>
      <w:bookmarkStart w:id="341" w:name="_Ref391883796"/>
      <w:bookmarkStart w:id="342" w:name="_Toc425854080"/>
      <w:bookmarkStart w:id="343" w:name="_Ref352702959"/>
      <w:r>
        <w:lastRenderedPageBreak/>
        <w:t xml:space="preserve">Variables Specified in the </w:t>
      </w:r>
      <w:r w:rsidR="007A051E">
        <w:t>FAST Primary Input File</w:t>
      </w:r>
      <w:bookmarkEnd w:id="341"/>
      <w:bookmarkEnd w:id="342"/>
    </w:p>
    <w:p w14:paraId="2164B376" w14:textId="14FE09FB" w:rsidR="00452E60" w:rsidRPr="00452E60" w:rsidRDefault="00452E60" w:rsidP="00071BEF">
      <w:r>
        <w:t xml:space="preserve">FAST expects to find variables on specific lines in the text </w:t>
      </w:r>
      <w:r w:rsidR="00A16467">
        <w:t xml:space="preserve">input </w:t>
      </w:r>
      <w:r w:rsidR="008B306F">
        <w:t>file</w:t>
      </w:r>
      <w:r w:rsidR="00EA31B9">
        <w:t>,</w:t>
      </w:r>
      <w:r w:rsidR="00A16467">
        <w:t xml:space="preserve"> so</w:t>
      </w:r>
      <w:r w:rsidR="00EA31B9">
        <w:t>,</w:t>
      </w:r>
      <w:r w:rsidR="00A16467">
        <w:t xml:space="preserve"> do not add or remove lines in the file.</w:t>
      </w:r>
      <w:r>
        <w:t xml:space="preserve"> </w:t>
      </w:r>
      <w:r w:rsidR="002A47ED">
        <w:t>The inputs listed in the file are described below, and an example file is provide</w:t>
      </w:r>
      <w:r w:rsidR="008C15EA">
        <w:t>d</w:t>
      </w:r>
      <w:r w:rsidR="002A47ED">
        <w:t xml:space="preserve"> at the end of this document, in </w:t>
      </w:r>
      <w:r w:rsidR="002A47ED">
        <w:fldChar w:fldCharType="begin"/>
      </w:r>
      <w:r w:rsidR="002A47ED">
        <w:instrText xml:space="preserve"> REF _Ref392062682 \h </w:instrText>
      </w:r>
      <w:r w:rsidR="002A47ED">
        <w:fldChar w:fldCharType="separate"/>
      </w:r>
      <w:r w:rsidR="008462CD">
        <w:t xml:space="preserve">Appendix </w:t>
      </w:r>
      <w:r w:rsidR="008462CD">
        <w:rPr>
          <w:noProof/>
        </w:rPr>
        <w:t>A</w:t>
      </w:r>
      <w:r w:rsidR="008462CD">
        <w:t>: Example FAST v8.11.* Input File</w:t>
      </w:r>
      <w:r w:rsidR="002A47ED">
        <w:fldChar w:fldCharType="end"/>
      </w:r>
      <w:r w:rsidR="00EF2B14">
        <w:t>.</w:t>
      </w:r>
    </w:p>
    <w:p w14:paraId="2164B377" w14:textId="77777777" w:rsidR="00460C71" w:rsidRDefault="00460C71" w:rsidP="00AD1B9B">
      <w:pPr>
        <w:pStyle w:val="Heading3"/>
      </w:pPr>
      <w:r>
        <w:t>Simulation Control</w:t>
      </w:r>
    </w:p>
    <w:p w14:paraId="2164B378" w14:textId="77777777" w:rsidR="00BC368A" w:rsidRPr="00BC368A" w:rsidRDefault="00BC368A" w:rsidP="00BC368A">
      <w:r>
        <w:t>This section of the input file contains options for controlling the simulation.</w:t>
      </w:r>
    </w:p>
    <w:p w14:paraId="2164B379" w14:textId="77777777" w:rsidR="00460C71" w:rsidRDefault="00460C71" w:rsidP="00AD1B9B">
      <w:pPr>
        <w:pStyle w:val="Heading4"/>
      </w:pPr>
      <w:r>
        <w:t>Echo</w:t>
      </w:r>
      <w:r w:rsidR="009C1B4E">
        <w:t xml:space="preserve">: Echo input data to &lt;RootName&gt;.ech </w:t>
      </w:r>
      <w:r w:rsidR="00E76264">
        <w:t>[T/F]</w:t>
      </w:r>
    </w:p>
    <w:p w14:paraId="2164B37A" w14:textId="77777777" w:rsidR="00460C71" w:rsidRDefault="004A39F6" w:rsidP="00460C71">
      <w:r>
        <w:t>Setting this flag to “</w:t>
      </w:r>
      <w:r w:rsidR="008E79AA">
        <w:t>True</w:t>
      </w:r>
      <w:r>
        <w:t xml:space="preserve">” will result in the FAST </w:t>
      </w:r>
      <w:r w:rsidR="007D09CB">
        <w:t xml:space="preserve">primary input </w:t>
      </w:r>
      <w:r>
        <w:t xml:space="preserve">file being echoed to a file named “&lt;RootName&gt;.ech” where &lt;RootName&gt; is the name of the </w:t>
      </w:r>
      <w:r w:rsidR="007D09CB">
        <w:t xml:space="preserve">FAST </w:t>
      </w:r>
      <w:r>
        <w:t xml:space="preserve">primary input file, excluding its file extension. This </w:t>
      </w:r>
      <w:r w:rsidR="008E79AA">
        <w:t xml:space="preserve">feature </w:t>
      </w:r>
      <w:r>
        <w:t>is useful for debugging</w:t>
      </w:r>
      <w:r w:rsidR="008E79AA">
        <w:t xml:space="preserve"> an input file</w:t>
      </w:r>
      <w:r>
        <w:t>.</w:t>
      </w:r>
    </w:p>
    <w:p w14:paraId="2164B37B" w14:textId="77777777" w:rsidR="00460C71" w:rsidRDefault="00460C71" w:rsidP="00AD1B9B">
      <w:pPr>
        <w:pStyle w:val="Heading4"/>
      </w:pPr>
      <w:r>
        <w:t>AbortLevel</w:t>
      </w:r>
      <w:r w:rsidR="009C1B4E">
        <w:t>:</w:t>
      </w:r>
      <w:r w:rsidR="009C1B4E" w:rsidRPr="009C1B4E">
        <w:t xml:space="preserve"> </w:t>
      </w:r>
      <w:r w:rsidR="009C1B4E">
        <w:t xml:space="preserve">Error level when simulation should abort </w:t>
      </w:r>
      <w:r w:rsidR="00E76264">
        <w:t>[“</w:t>
      </w:r>
      <w:r w:rsidR="008E79AA">
        <w:t>WARNING</w:t>
      </w:r>
      <w:r w:rsidR="00E76264">
        <w:t>”</w:t>
      </w:r>
      <w:r w:rsidR="009C1B4E">
        <w:t xml:space="preserve">, </w:t>
      </w:r>
      <w:r w:rsidR="00E76264">
        <w:t>“</w:t>
      </w:r>
      <w:r w:rsidR="008E79AA">
        <w:t>SEVERE</w:t>
      </w:r>
      <w:r w:rsidR="00E76264">
        <w:t>”</w:t>
      </w:r>
      <w:r w:rsidR="009C1B4E">
        <w:t xml:space="preserve">, </w:t>
      </w:r>
      <w:r w:rsidR="00E76264">
        <w:t>or “</w:t>
      </w:r>
      <w:r w:rsidR="008E79AA">
        <w:t>FATAL</w:t>
      </w:r>
      <w:r w:rsidR="00E76264">
        <w:t>”]</w:t>
      </w:r>
      <w:r w:rsidR="009C1B4E">
        <w:t xml:space="preserve"> </w:t>
      </w:r>
    </w:p>
    <w:p w14:paraId="2164B37C" w14:textId="77777777" w:rsidR="00460C71" w:rsidRDefault="004C4A8A" w:rsidP="00460C71">
      <w:r>
        <w:t>This string tells FAST what error level should cause an abort. Typ</w:t>
      </w:r>
      <w:r w:rsidR="00B23118">
        <w:t>ically we set this to abort on fatal</w:t>
      </w:r>
      <w:r>
        <w:t xml:space="preserve"> errors, but there may be instances when a user wishes to abort o</w:t>
      </w:r>
      <w:r w:rsidR="00B23118">
        <w:t>n severe errors or warnings.</w:t>
      </w:r>
    </w:p>
    <w:p w14:paraId="2164B37D" w14:textId="77777777" w:rsidR="00B73836" w:rsidRDefault="00B23118" w:rsidP="00460C71">
      <w:r>
        <w:t>Fatal</w:t>
      </w:r>
      <w:r w:rsidR="00B73836">
        <w:t xml:space="preserve"> errors are those from which the program cannot recover. For example:</w:t>
      </w:r>
    </w:p>
    <w:p w14:paraId="2164B37E" w14:textId="77777777" w:rsidR="00B73836" w:rsidRDefault="00B73836" w:rsidP="00B73836">
      <w:pPr>
        <w:pStyle w:val="ListParagraph"/>
        <w:numPr>
          <w:ilvl w:val="0"/>
          <w:numId w:val="8"/>
        </w:numPr>
      </w:pPr>
      <w:r>
        <w:t>Running out of memory when trying to allocate space for variables.</w:t>
      </w:r>
    </w:p>
    <w:p w14:paraId="2164B37F" w14:textId="77777777" w:rsidR="00B73836" w:rsidRDefault="00B73836" w:rsidP="00B73836">
      <w:pPr>
        <w:pStyle w:val="ListParagraph"/>
        <w:numPr>
          <w:ilvl w:val="0"/>
          <w:numId w:val="8"/>
        </w:numPr>
      </w:pPr>
      <w:r>
        <w:t>Trying to read a number from a line of an input file that does not contain numeric values.</w:t>
      </w:r>
    </w:p>
    <w:p w14:paraId="2164B380" w14:textId="77777777" w:rsidR="00B73836" w:rsidRDefault="00B73836" w:rsidP="00B73836">
      <w:pPr>
        <w:pStyle w:val="ListParagraph"/>
        <w:numPr>
          <w:ilvl w:val="0"/>
          <w:numId w:val="8"/>
        </w:numPr>
      </w:pPr>
      <w:r>
        <w:t>Reaching the end of an input file before reading all the necessary information.</w:t>
      </w:r>
    </w:p>
    <w:p w14:paraId="2164B381" w14:textId="77777777" w:rsidR="008B7344" w:rsidRDefault="008B7344" w:rsidP="00B73836">
      <w:pPr>
        <w:pStyle w:val="ListParagraph"/>
        <w:numPr>
          <w:ilvl w:val="0"/>
          <w:numId w:val="8"/>
        </w:numPr>
      </w:pPr>
      <w:r>
        <w:t>Trying to open a file for writing, but the file is locked from another process.</w:t>
      </w:r>
    </w:p>
    <w:p w14:paraId="2164B382" w14:textId="77777777" w:rsidR="004C4A8A" w:rsidRDefault="00B23118" w:rsidP="00460C71">
      <w:r>
        <w:t>Some examples of severe</w:t>
      </w:r>
      <w:r w:rsidR="004C4A8A">
        <w:t xml:space="preserve"> errors include the following:</w:t>
      </w:r>
    </w:p>
    <w:p w14:paraId="2164B383" w14:textId="77777777" w:rsidR="004C4A8A" w:rsidRDefault="004C4A8A" w:rsidP="004C4A8A">
      <w:pPr>
        <w:pStyle w:val="ListParagraph"/>
        <w:numPr>
          <w:ilvl w:val="0"/>
          <w:numId w:val="7"/>
        </w:numPr>
      </w:pPr>
      <w:r>
        <w:t>A format specifier for real numbers is to</w:t>
      </w:r>
      <w:r w:rsidR="00B52DBD">
        <w:t>o</w:t>
      </w:r>
      <w:r>
        <w:t xml:space="preserve"> narrow to print </w:t>
      </w:r>
      <w:r w:rsidR="00CF0284">
        <w:t>“</w:t>
      </w:r>
      <w:r>
        <w:t>–1.0</w:t>
      </w:r>
      <w:r w:rsidR="00CF0284">
        <w:t>”</w:t>
      </w:r>
      <w:r>
        <w:t>, so output files will almost certainly contain “***” instead of actual numbers.</w:t>
      </w:r>
    </w:p>
    <w:p w14:paraId="2164B384" w14:textId="77777777" w:rsidR="004C4A8A" w:rsidRDefault="004C4A8A" w:rsidP="004C4A8A">
      <w:pPr>
        <w:pStyle w:val="ListParagraph"/>
        <w:numPr>
          <w:ilvl w:val="0"/>
          <w:numId w:val="7"/>
        </w:numPr>
      </w:pPr>
      <w:r>
        <w:t xml:space="preserve">When trying to read a numeric value, </w:t>
      </w:r>
      <w:r w:rsidR="00143736">
        <w:t xml:space="preserve">logical </w:t>
      </w:r>
      <w:r>
        <w:t>“True” or “False” values were found instead. Fortran interprets them as 0 or 1, but that may not be what the user intended.</w:t>
      </w:r>
    </w:p>
    <w:p w14:paraId="2164B385" w14:textId="77777777" w:rsidR="00143736" w:rsidRDefault="00794BE0" w:rsidP="004C4A8A">
      <w:pPr>
        <w:pStyle w:val="ListParagraph"/>
        <w:numPr>
          <w:ilvl w:val="0"/>
          <w:numId w:val="7"/>
        </w:numPr>
      </w:pPr>
      <w:r>
        <w:t>A routine is using math based on the assumption that the angles are small</w:t>
      </w:r>
      <w:r w:rsidR="00143736">
        <w:t>, but the angles it found were larger than what it considers “small.”</w:t>
      </w:r>
    </w:p>
    <w:p w14:paraId="2164B386" w14:textId="77777777" w:rsidR="0059296F" w:rsidRDefault="00D7063E" w:rsidP="00CF0284">
      <w:r>
        <w:t>Warnings are typically generated when the simulation can continue—perhaps by the program adjusting inputs—but the results may not be what the user expected.</w:t>
      </w:r>
      <w:r w:rsidR="000D373D">
        <w:t xml:space="preserve"> </w:t>
      </w:r>
      <w:r w:rsidR="0059296F">
        <w:t>Things that may generate warnings include</w:t>
      </w:r>
    </w:p>
    <w:p w14:paraId="2164B387" w14:textId="77777777" w:rsidR="000D373D" w:rsidRDefault="0042493B" w:rsidP="00CF0284">
      <w:pPr>
        <w:pStyle w:val="ListParagraph"/>
        <w:numPr>
          <w:ilvl w:val="0"/>
          <w:numId w:val="13"/>
        </w:numPr>
      </w:pPr>
      <w:r>
        <w:t>Cases when u</w:t>
      </w:r>
      <w:r w:rsidR="00D7063E">
        <w:t xml:space="preserve">ser inputs </w:t>
      </w:r>
      <w:r>
        <w:t xml:space="preserve">are </w:t>
      </w:r>
      <w:r w:rsidR="00D7063E">
        <w:t>modified</w:t>
      </w:r>
      <w:r>
        <w:t>:</w:t>
      </w:r>
    </w:p>
    <w:p w14:paraId="2164B388" w14:textId="77777777" w:rsidR="00D7063E" w:rsidRDefault="000D373D" w:rsidP="00CF0284">
      <w:pPr>
        <w:pStyle w:val="ListParagraph"/>
        <w:numPr>
          <w:ilvl w:val="1"/>
          <w:numId w:val="13"/>
        </w:numPr>
      </w:pPr>
      <w:r>
        <w:t>I</w:t>
      </w:r>
      <w:r w:rsidR="00D7063E">
        <w:t>f the user asked for output on more tower strain gages than there are tower nodes, ElastoDyn will set the number of strain gages equal to the number of nodes.</w:t>
      </w:r>
    </w:p>
    <w:p w14:paraId="2164B389" w14:textId="77777777" w:rsidR="000D373D" w:rsidRDefault="000D373D" w:rsidP="00CF0284">
      <w:pPr>
        <w:pStyle w:val="ListParagraph"/>
        <w:numPr>
          <w:ilvl w:val="1"/>
          <w:numId w:val="13"/>
        </w:numPr>
      </w:pPr>
      <w:r>
        <w:t xml:space="preserve">If </w:t>
      </w:r>
      <w:r w:rsidR="00047E90">
        <w:t>a</w:t>
      </w:r>
      <w:r>
        <w:t xml:space="preserve">ir density is set to </w:t>
      </w:r>
      <w:r w:rsidR="00160D02">
        <w:t>zero</w:t>
      </w:r>
      <w:r>
        <w:t xml:space="preserve">, </w:t>
      </w:r>
      <w:r w:rsidR="00047E90">
        <w:t>AeroDyn</w:t>
      </w:r>
      <w:r w:rsidR="0042493B">
        <w:t xml:space="preserve"> will turn off the dynamic</w:t>
      </w:r>
      <w:r w:rsidR="00EA31B9">
        <w:t>-</w:t>
      </w:r>
      <w:r w:rsidR="0042493B">
        <w:t>inflow model</w:t>
      </w:r>
      <w:r>
        <w:t>.</w:t>
      </w:r>
    </w:p>
    <w:p w14:paraId="2164B38A" w14:textId="77777777" w:rsidR="0042493B" w:rsidRDefault="0042493B" w:rsidP="00CF0284">
      <w:pPr>
        <w:pStyle w:val="ListParagraph"/>
        <w:numPr>
          <w:ilvl w:val="0"/>
          <w:numId w:val="13"/>
        </w:numPr>
      </w:pPr>
      <w:r>
        <w:t xml:space="preserve">Cases where non-physical conditions </w:t>
      </w:r>
      <w:r w:rsidR="00047E90">
        <w:t xml:space="preserve">could be </w:t>
      </w:r>
      <w:r w:rsidR="00D7063E">
        <w:t>modeled</w:t>
      </w:r>
      <w:r w:rsidR="00047E90">
        <w:t>:</w:t>
      </w:r>
      <w:r w:rsidR="00D7063E">
        <w:t xml:space="preserve"> </w:t>
      </w:r>
    </w:p>
    <w:p w14:paraId="2164B38B" w14:textId="77777777" w:rsidR="00D7063E" w:rsidRDefault="0042493B" w:rsidP="00CF0284">
      <w:pPr>
        <w:pStyle w:val="ListParagraph"/>
        <w:numPr>
          <w:ilvl w:val="1"/>
          <w:numId w:val="13"/>
        </w:numPr>
      </w:pPr>
      <w:r>
        <w:t xml:space="preserve">If the </w:t>
      </w:r>
      <w:r w:rsidR="00D7063E">
        <w:t xml:space="preserve">user enables ElastoDyn’s </w:t>
      </w:r>
      <w:r w:rsidR="00160D02">
        <w:t>second</w:t>
      </w:r>
      <w:r>
        <w:t xml:space="preserve"> </w:t>
      </w:r>
      <w:r w:rsidR="00D7063E">
        <w:t xml:space="preserve">flap mode but </w:t>
      </w:r>
      <w:r w:rsidR="00160D02">
        <w:t>does not enable</w:t>
      </w:r>
      <w:r w:rsidR="00D7063E">
        <w:t xml:space="preserve"> </w:t>
      </w:r>
      <w:r>
        <w:t xml:space="preserve">the </w:t>
      </w:r>
      <w:r w:rsidR="00160D02">
        <w:t>first</w:t>
      </w:r>
      <w:r>
        <w:t xml:space="preserve"> flap mode</w:t>
      </w:r>
      <w:r w:rsidR="000D373D">
        <w:t>.</w:t>
      </w:r>
    </w:p>
    <w:p w14:paraId="2164B38C" w14:textId="77777777" w:rsidR="00047E90" w:rsidRDefault="0042493B" w:rsidP="00CF0284">
      <w:pPr>
        <w:pStyle w:val="ListParagraph"/>
        <w:numPr>
          <w:ilvl w:val="1"/>
          <w:numId w:val="13"/>
        </w:numPr>
      </w:pPr>
      <w:r>
        <w:t>If the user has disabled wake calculations in AeroDyn.</w:t>
      </w:r>
    </w:p>
    <w:p w14:paraId="2164B38D" w14:textId="77777777" w:rsidR="00460C71" w:rsidRDefault="00E76264" w:rsidP="00AD1B9B">
      <w:pPr>
        <w:pStyle w:val="Heading4"/>
      </w:pPr>
      <w:r>
        <w:lastRenderedPageBreak/>
        <w:t>TMax: Total run time [s]</w:t>
      </w:r>
    </w:p>
    <w:p w14:paraId="2164B38E" w14:textId="77777777" w:rsidR="00460C71" w:rsidRDefault="00B73836" w:rsidP="00460C71">
      <w:r>
        <w:t xml:space="preserve">This is the total length of the simulation to be run, in seconds. The first output is calculated at </w:t>
      </w:r>
      <w:r w:rsidRPr="00CF0284">
        <w:rPr>
          <w:i/>
        </w:rPr>
        <w:t>t</w:t>
      </w:r>
      <w:r w:rsidR="007B654A">
        <w:rPr>
          <w:i/>
        </w:rPr>
        <w:t xml:space="preserve"> </w:t>
      </w:r>
      <w:r>
        <w:t>=</w:t>
      </w:r>
      <w:r w:rsidR="007B654A">
        <w:t xml:space="preserve"> </w:t>
      </w:r>
      <w:r>
        <w:t xml:space="preserve">0; the last output is calculated at </w:t>
      </w:r>
      <w:r w:rsidRPr="00CF0284">
        <w:rPr>
          <w:i/>
        </w:rPr>
        <w:t>t</w:t>
      </w:r>
      <w:r w:rsidR="007B654A">
        <w:rPr>
          <w:i/>
        </w:rPr>
        <w:t xml:space="preserve"> </w:t>
      </w:r>
      <w:r>
        <w:t>=</w:t>
      </w:r>
      <w:r w:rsidR="007B654A">
        <w:t xml:space="preserve"> </w:t>
      </w:r>
      <w:r w:rsidRPr="00CF0284">
        <w:rPr>
          <w:b/>
        </w:rPr>
        <w:t>TMax</w:t>
      </w:r>
      <w:r>
        <w:t xml:space="preserve"> seconds.</w:t>
      </w:r>
    </w:p>
    <w:p w14:paraId="2164B38F" w14:textId="77777777" w:rsidR="00E76264" w:rsidRDefault="00E76264" w:rsidP="00AD1B9B">
      <w:pPr>
        <w:pStyle w:val="Heading4"/>
      </w:pPr>
      <w:r>
        <w:t>DT: Recommended module time step [s]</w:t>
      </w:r>
    </w:p>
    <w:p w14:paraId="2164B390" w14:textId="142C5428" w:rsidR="00E76264" w:rsidRDefault="00B73836" w:rsidP="008B0813">
      <w:r>
        <w:t>This is the global, or glue-code, time step</w:t>
      </w:r>
      <w:r w:rsidR="002827E8">
        <w:t xml:space="preserve">; </w:t>
      </w:r>
      <w:r w:rsidR="008B0813" w:rsidRPr="00CF0284">
        <w:rPr>
          <w:b/>
        </w:rPr>
        <w:t>DT</w:t>
      </w:r>
      <w:r>
        <w:t xml:space="preserve"> is the val</w:t>
      </w:r>
      <w:r w:rsidR="00BE40F1">
        <w:t xml:space="preserve">ue </w:t>
      </w:r>
      <w:r w:rsidR="008B0813">
        <w:t xml:space="preserve">FAST </w:t>
      </w:r>
      <w:r w:rsidR="00BE40F1">
        <w:t>will suggest modules use</w:t>
      </w:r>
      <w:r w:rsidR="008B0813">
        <w:t xml:space="preserve">, although some modules may choose to use a time step that is an integer multiple smaller than </w:t>
      </w:r>
      <w:r w:rsidR="008B0813" w:rsidRPr="00CF0284">
        <w:rPr>
          <w:b/>
        </w:rPr>
        <w:t>DT</w:t>
      </w:r>
      <w:r w:rsidR="008B0813">
        <w:t xml:space="preserve">. Module </w:t>
      </w:r>
      <w:r w:rsidR="007B654A">
        <w:t>input-output relationships</w:t>
      </w:r>
      <w:r w:rsidR="008B0813">
        <w:t xml:space="preserve"> used to couple the modules together are calculated every </w:t>
      </w:r>
      <w:r w:rsidR="008B0813" w:rsidRPr="00CF0284">
        <w:rPr>
          <w:b/>
        </w:rPr>
        <w:t>DT</w:t>
      </w:r>
      <w:r w:rsidR="008B0813">
        <w:t xml:space="preserve"> seconds.  It is essential that a small enough time step is used to ensure solution accuracy (by providing a sufficient sampling rate to characterize all key frequencies of the system), to ensure numerical stability of the selected time-integrators, and to ensure that the coupling between modules of FAST is numerically stable.</w:t>
      </w:r>
    </w:p>
    <w:p w14:paraId="2164B391" w14:textId="77777777" w:rsidR="00EC0F52" w:rsidRDefault="00BE40F1" w:rsidP="00460C71">
      <w:r>
        <w:t xml:space="preserve">Our rule of thumb is to </w:t>
      </w:r>
      <w:r w:rsidR="008B0813">
        <w:t xml:space="preserve">set </w:t>
      </w:r>
      <w:r w:rsidRPr="00CF0284">
        <w:rPr>
          <w:b/>
        </w:rPr>
        <w:t>DT</w:t>
      </w:r>
      <w:r>
        <w:t xml:space="preserve"> = 1</w:t>
      </w:r>
      <w:r w:rsidR="00EA3ECC">
        <w:t xml:space="preserve"> </w:t>
      </w:r>
      <w:r>
        <w:t>/</w:t>
      </w:r>
      <w:r w:rsidR="00EA3ECC">
        <w:t xml:space="preserve"> </w:t>
      </w:r>
      <w:r>
        <w:t>(10 * highest natural frequency</w:t>
      </w:r>
      <w:r w:rsidR="008B0813">
        <w:t xml:space="preserve"> in Hz</w:t>
      </w:r>
      <w:r>
        <w:t xml:space="preserve"> </w:t>
      </w:r>
      <w:r w:rsidR="00034E12">
        <w:t>of coupling between modules</w:t>
      </w:r>
      <w:r>
        <w:t>).</w:t>
      </w:r>
      <w:r w:rsidR="00EC0F52">
        <w:t xml:space="preserve"> This natural frequency is hard to estimate before the full-system linearization of the coupled FAS</w:t>
      </w:r>
      <w:r w:rsidR="00160D02">
        <w:t>T</w:t>
      </w:r>
      <w:r w:rsidR="00EC0F52">
        <w:t xml:space="preserve"> model is realized. For coupled FAST models that don’t use SubDyn, the frequency can be estimated via a linearization analysis of FAST v7.  For coupled FAST models that do use SubDyn, guidance for choosing the time step is found in the SubDyn ReadMe file.</w:t>
      </w:r>
    </w:p>
    <w:p w14:paraId="2164B392" w14:textId="77777777" w:rsidR="004A39F6" w:rsidRDefault="004A39F6" w:rsidP="00AD1B9B">
      <w:pPr>
        <w:pStyle w:val="Heading4"/>
      </w:pPr>
      <w:r>
        <w:t>InterpOrder: Interpolation/Extrapolation order for input/output time history [1 or 2]</w:t>
      </w:r>
    </w:p>
    <w:p w14:paraId="2164B393" w14:textId="03A53D34" w:rsidR="00AB4C00" w:rsidRDefault="00B73836" w:rsidP="00460C71">
      <w:r>
        <w:t xml:space="preserve">This is the order of the interpolation or extrapolation used for </w:t>
      </w:r>
      <w:r w:rsidR="00EC0F52">
        <w:t xml:space="preserve">module </w:t>
      </w:r>
      <w:r>
        <w:t xml:space="preserve">inputs in the FAST glue code. Valid entries are </w:t>
      </w:r>
      <w:r w:rsidR="00AB4C00">
        <w:t>“</w:t>
      </w:r>
      <w:r>
        <w:t>1</w:t>
      </w:r>
      <w:r w:rsidR="00AB4C00">
        <w:t>”</w:t>
      </w:r>
      <w:r>
        <w:t xml:space="preserve"> for linear interpolation/extrapolation or </w:t>
      </w:r>
      <w:r w:rsidR="00AB4C00">
        <w:t>“</w:t>
      </w:r>
      <w:r>
        <w:t>2</w:t>
      </w:r>
      <w:r w:rsidR="00AB4C00">
        <w:t>”</w:t>
      </w:r>
      <w:r>
        <w:t xml:space="preserve"> for quadratic interpolation/extrapolation.</w:t>
      </w:r>
      <w:r w:rsidR="00AB4C00">
        <w:t xml:space="preserve"> Previous </w:t>
      </w:r>
      <w:r w:rsidR="00EC0F52">
        <w:t xml:space="preserve">module </w:t>
      </w:r>
      <w:r w:rsidR="00AB4C00">
        <w:t xml:space="preserve">inputs are extrapolated at the beginning of each step in the time-advancement loop to provide a guess for the actual </w:t>
      </w:r>
      <w:r w:rsidR="00EC0F52">
        <w:t xml:space="preserve">module </w:t>
      </w:r>
      <w:r w:rsidR="00AB4C00">
        <w:t xml:space="preserve">inputs at </w:t>
      </w:r>
      <w:r w:rsidR="002827E8">
        <w:t>future times</w:t>
      </w:r>
      <w:r w:rsidR="00AB4C00">
        <w:t xml:space="preserve">. </w:t>
      </w:r>
      <w:r w:rsidR="00EC0F52">
        <w:t>Module i</w:t>
      </w:r>
      <w:r w:rsidR="00AB4C00">
        <w:t xml:space="preserve">nputs are typically interpolated in </w:t>
      </w:r>
      <w:r w:rsidR="00EC0F52">
        <w:t xml:space="preserve">a module’s </w:t>
      </w:r>
      <w:r w:rsidR="00AB4C00">
        <w:t>UpdateStates routine.</w:t>
      </w:r>
    </w:p>
    <w:p w14:paraId="2164B394" w14:textId="77777777" w:rsidR="004A39F6" w:rsidRDefault="00AB4C00" w:rsidP="00460C71">
      <w:r>
        <w:t>We have found that quadratic extrapolation typically works well. However, there are times when linear extrapolation provides a stable solution while quadratic does not. We have found this to be true for cases where the model has poor initial values or cases where the simulation may have errors building up.</w:t>
      </w:r>
    </w:p>
    <w:p w14:paraId="2164B395" w14:textId="77777777" w:rsidR="004A39F6" w:rsidRDefault="004A39F6" w:rsidP="00AD1B9B">
      <w:pPr>
        <w:pStyle w:val="Heading4"/>
      </w:pPr>
      <w:r>
        <w:t>NumCrctn: Number of correction iterations [-]</w:t>
      </w:r>
    </w:p>
    <w:p w14:paraId="2164B396" w14:textId="77777777" w:rsidR="004A39F6" w:rsidRDefault="00BE40F1" w:rsidP="00460C71">
      <w:r>
        <w:t xml:space="preserve">This is the number of corrections to be taken on each step of the predictor-corrector scheme implemented in FAST. </w:t>
      </w:r>
      <w:r w:rsidR="00E40EE5">
        <w:t xml:space="preserve">The value of </w:t>
      </w:r>
      <w:r w:rsidR="00E40EE5" w:rsidRPr="00BE40F1">
        <w:rPr>
          <w:b/>
        </w:rPr>
        <w:t>NumCrctn</w:t>
      </w:r>
      <w:r w:rsidR="00E40EE5">
        <w:t xml:space="preserve"> must not be negative. Most models </w:t>
      </w:r>
      <w:r>
        <w:t>can</w:t>
      </w:r>
      <w:r w:rsidR="00E40EE5">
        <w:t xml:space="preserve"> </w:t>
      </w:r>
      <w:r>
        <w:t>achieve stable solutions by using</w:t>
      </w:r>
      <w:r w:rsidR="00E40EE5">
        <w:t xml:space="preserve"> e</w:t>
      </w:r>
      <w:r w:rsidR="004A39F6">
        <w:t>xplicit calculation</w:t>
      </w:r>
      <w:r w:rsidR="00E40EE5">
        <w:t>s (</w:t>
      </w:r>
      <w:r w:rsidR="004A39F6">
        <w:t>i.e., no corrections</w:t>
      </w:r>
      <w:r>
        <w:t>:</w:t>
      </w:r>
      <w:r w:rsidR="00E40EE5">
        <w:t xml:space="preserve"> </w:t>
      </w:r>
      <w:r w:rsidR="00E40EE5" w:rsidRPr="00BE40F1">
        <w:rPr>
          <w:b/>
        </w:rPr>
        <w:t>NumCrctn</w:t>
      </w:r>
      <w:r w:rsidR="00E40EE5">
        <w:t xml:space="preserve"> = 0)</w:t>
      </w:r>
      <w:r>
        <w:t xml:space="preserve">, particularly if using </w:t>
      </w:r>
      <w:r>
        <w:rPr>
          <w:b/>
        </w:rPr>
        <w:t xml:space="preserve">InterpOrder </w:t>
      </w:r>
      <w:r w:rsidRPr="00BE40F1">
        <w:t>= 2</w:t>
      </w:r>
      <w:r w:rsidR="00E17C2E">
        <w:t xml:space="preserve"> and the </w:t>
      </w:r>
      <w:r w:rsidR="007B654A">
        <w:t xml:space="preserve">recommended </w:t>
      </w:r>
      <w:r w:rsidR="00E17C2E" w:rsidRPr="00E17C2E">
        <w:rPr>
          <w:b/>
        </w:rPr>
        <w:t>DT</w:t>
      </w:r>
      <w:r w:rsidR="007B654A">
        <w:t>—see above</w:t>
      </w:r>
      <w:r w:rsidRPr="00BE40F1">
        <w:t>.</w:t>
      </w:r>
      <w:r>
        <w:t xml:space="preserve"> However, corrections may be needed if you wish to achieve a given </w:t>
      </w:r>
      <w:r w:rsidR="007B654A">
        <w:t xml:space="preserve">convergence rate of an underlying time integrator </w:t>
      </w:r>
      <w:r>
        <w:t>(e.g., if you are using a 4</w:t>
      </w:r>
      <w:r w:rsidRPr="00BE40F1">
        <w:rPr>
          <w:vertAlign w:val="superscript"/>
        </w:rPr>
        <w:t>th</w:t>
      </w:r>
      <w:r>
        <w:t xml:space="preserve">-order accurate integration scheme, you may </w:t>
      </w:r>
      <w:r w:rsidR="007B654A">
        <w:t xml:space="preserve">only </w:t>
      </w:r>
      <w:r>
        <w:t>get a 2</w:t>
      </w:r>
      <w:r w:rsidRPr="00BE40F1">
        <w:rPr>
          <w:vertAlign w:val="superscript"/>
        </w:rPr>
        <w:t>nd</w:t>
      </w:r>
      <w:r>
        <w:t xml:space="preserve">-order accurate solution with no corrections. If you </w:t>
      </w:r>
      <w:r w:rsidR="007B654A">
        <w:t xml:space="preserve">desire </w:t>
      </w:r>
      <w:r>
        <w:t>a 4</w:t>
      </w:r>
      <w:r w:rsidRPr="00BE40F1">
        <w:rPr>
          <w:vertAlign w:val="superscript"/>
        </w:rPr>
        <w:t>th</w:t>
      </w:r>
      <w:r>
        <w:t>-order accurate solution, you may need one or more corrections).</w:t>
      </w:r>
    </w:p>
    <w:p w14:paraId="2164B397" w14:textId="77777777" w:rsidR="004A39F6" w:rsidRDefault="004A39F6" w:rsidP="00AD1B9B">
      <w:pPr>
        <w:pStyle w:val="Heading4"/>
      </w:pPr>
      <w:r>
        <w:t>DT_UJac: Time between calls to get Jacobians [s]</w:t>
      </w:r>
    </w:p>
    <w:p w14:paraId="2164B398" w14:textId="77777777" w:rsidR="002D091E" w:rsidRDefault="00BC368A" w:rsidP="004A39F6">
      <w:r>
        <w:t xml:space="preserve">We use a Jacobian matrix to solve the </w:t>
      </w:r>
      <w:r w:rsidR="007B654A">
        <w:t xml:space="preserve">module </w:t>
      </w:r>
      <w:r>
        <w:t xml:space="preserve">input-output relationship between accelerations and loads in the ElastoDyn-HydroDyn-SubDyn coupling. This Jacobian </w:t>
      </w:r>
      <w:r w:rsidR="002D091E">
        <w:t xml:space="preserve">is computed with finite differences and can be time consuming. However, </w:t>
      </w:r>
      <w:r>
        <w:t xml:space="preserve">it </w:t>
      </w:r>
      <w:r w:rsidR="002D091E">
        <w:t xml:space="preserve">rarely </w:t>
      </w:r>
      <w:r>
        <w:t>need</w:t>
      </w:r>
      <w:r w:rsidR="002D091E">
        <w:t>s</w:t>
      </w:r>
      <w:r>
        <w:t xml:space="preserve"> to be calculated </w:t>
      </w:r>
      <w:r w:rsidR="007B654A">
        <w:t>frequently</w:t>
      </w:r>
      <w:r>
        <w:t xml:space="preserve">. </w:t>
      </w:r>
    </w:p>
    <w:p w14:paraId="2164B399" w14:textId="77777777" w:rsidR="002D091E" w:rsidRDefault="002D091E" w:rsidP="004A39F6">
      <w:r w:rsidRPr="002D091E">
        <w:rPr>
          <w:b/>
        </w:rPr>
        <w:lastRenderedPageBreak/>
        <w:t>DT_UJac</w:t>
      </w:r>
      <w:r>
        <w:t xml:space="preserve"> determines how often the Jacobian needs to be updated. If the platform reference point </w:t>
      </w:r>
      <w:r w:rsidR="007B654A">
        <w:t xml:space="preserve">in ElastoDyn </w:t>
      </w:r>
      <w:r>
        <w:t xml:space="preserve">doesn't rotate much, </w:t>
      </w:r>
      <w:r w:rsidRPr="002D091E">
        <w:rPr>
          <w:b/>
        </w:rPr>
        <w:t>DT_UJac</w:t>
      </w:r>
      <w:r>
        <w:t xml:space="preserve"> can be set to a value larger than </w:t>
      </w:r>
      <w:r w:rsidRPr="002D091E">
        <w:rPr>
          <w:b/>
        </w:rPr>
        <w:t>TMax</w:t>
      </w:r>
      <w:r>
        <w:t>.</w:t>
      </w:r>
      <w:r w:rsidR="007B0CF4">
        <w:t xml:space="preserve"> </w:t>
      </w:r>
      <w:r w:rsidR="007B0CF4" w:rsidRPr="00290622">
        <w:rPr>
          <w:b/>
        </w:rPr>
        <w:t>DT_UJac</w:t>
      </w:r>
      <w:r w:rsidR="007B0CF4">
        <w:t xml:space="preserve"> is not currently used for land-based systems.</w:t>
      </w:r>
      <w:r w:rsidR="007B654A">
        <w:t xml:space="preserve"> For floating systems, where the platform may rotate more than several degrees in roll, pitch, and/or yaw, it is recommend to set </w:t>
      </w:r>
      <w:r w:rsidR="007B654A" w:rsidRPr="00CF0284">
        <w:rPr>
          <w:b/>
        </w:rPr>
        <w:t>DT_UJac</w:t>
      </w:r>
      <w:r w:rsidR="007B654A">
        <w:t xml:space="preserve"> </w:t>
      </w:r>
      <w:r w:rsidR="00487004">
        <w:t>= 1/(10*natural frequency in Hz of the roll, pitch, or yaw mode</w:t>
      </w:r>
      <w:r w:rsidR="002B2A60">
        <w:t xml:space="preserve"> with excessive motion</w:t>
      </w:r>
      <w:r w:rsidR="00487004">
        <w:t>).</w:t>
      </w:r>
    </w:p>
    <w:p w14:paraId="2164B39A" w14:textId="77777777" w:rsidR="004A39F6" w:rsidRDefault="004A39F6" w:rsidP="00AD1B9B">
      <w:pPr>
        <w:pStyle w:val="Heading4"/>
      </w:pPr>
      <w:r>
        <w:t>UJacSclFact: Scaling factor used in Jacobians [-]</w:t>
      </w:r>
    </w:p>
    <w:p w14:paraId="2164B39B" w14:textId="5A54EB8E" w:rsidR="004A39F6" w:rsidRPr="004A39F6" w:rsidRDefault="004A39F6" w:rsidP="004A39F6">
      <w:r>
        <w:t>This factor is used to divide the magnitude of the load terms in the Jacobian</w:t>
      </w:r>
      <w:r w:rsidR="007A2403">
        <w:t xml:space="preserve"> (see </w:t>
      </w:r>
      <w:r w:rsidR="007A2403">
        <w:rPr>
          <w:b/>
        </w:rPr>
        <w:t>DT_UJac)</w:t>
      </w:r>
      <w:r>
        <w:t xml:space="preserve"> so that they are approximately the same order of magnitude as the acceleration terms. </w:t>
      </w:r>
      <w:r w:rsidR="002827E8">
        <w:t xml:space="preserve">We recommend setting </w:t>
      </w:r>
      <w:r w:rsidR="002827E8" w:rsidRPr="00280B19">
        <w:rPr>
          <w:b/>
        </w:rPr>
        <w:t>UJacSclFact</w:t>
      </w:r>
      <w:r w:rsidR="002827E8">
        <w:t xml:space="preserve"> equal to a value roughly the same order of magnitude as the total system mass in kg. </w:t>
      </w:r>
      <w:r w:rsidR="00EA31B9">
        <w:t xml:space="preserve">For the NREL 5-MW turbine models in the Certification Test, we’ve </w:t>
      </w:r>
      <w:r>
        <w:t>set it to 1E+06 and have not found any cases where that value did not work.</w:t>
      </w:r>
      <w:r w:rsidR="00EA31B9">
        <w:t xml:space="preserve"> </w:t>
      </w:r>
      <w:r w:rsidR="00EA31B9" w:rsidRPr="00E40658">
        <w:rPr>
          <w:b/>
        </w:rPr>
        <w:t>UJacSclFact</w:t>
      </w:r>
      <w:r w:rsidR="00EA31B9">
        <w:t xml:space="preserve"> may need to be set larger or smaller when modeling wind turbines much larger or smaller turbines than the NREL 5-MW baseline.</w:t>
      </w:r>
    </w:p>
    <w:p w14:paraId="2164B39C" w14:textId="77777777" w:rsidR="00460C71" w:rsidRDefault="004A39F6" w:rsidP="00AD1B9B">
      <w:pPr>
        <w:pStyle w:val="Heading3"/>
      </w:pPr>
      <w:r>
        <w:t>Feature Switches and Flags</w:t>
      </w:r>
    </w:p>
    <w:p w14:paraId="2164B39D" w14:textId="77777777" w:rsidR="00BC368A" w:rsidRPr="00BC368A" w:rsidRDefault="00BC368A" w:rsidP="00BC368A">
      <w:r>
        <w:t>This section of the input file contains switches and flags that tell FAST which modules should be used in the simulation.</w:t>
      </w:r>
    </w:p>
    <w:p w14:paraId="2164B39E" w14:textId="77777777" w:rsidR="004A39F6" w:rsidRDefault="004A39F6" w:rsidP="00AD1B9B">
      <w:pPr>
        <w:pStyle w:val="Heading4"/>
      </w:pPr>
      <w:r>
        <w:t>CompElast: Compute structural dynamics [1 or 2]</w:t>
      </w:r>
    </w:p>
    <w:p w14:paraId="2164B39F" w14:textId="77777777" w:rsidR="004A39F6" w:rsidRDefault="004A39F6" w:rsidP="004A39F6">
      <w:r>
        <w:t xml:space="preserve">1: Use ElastoDyn for </w:t>
      </w:r>
      <w:r w:rsidR="00845AC5">
        <w:t xml:space="preserve">the </w:t>
      </w:r>
      <w:r>
        <w:t>structural dynamics</w:t>
      </w:r>
      <w:r w:rsidR="00845AC5">
        <w:t xml:space="preserve"> of the rotor, drivetrain, nacelle, and tower</w:t>
      </w:r>
      <w:r>
        <w:br/>
        <w:t xml:space="preserve">2: Use BeamDyn for the structural dynamics on the blades and ElastoDyn for the </w:t>
      </w:r>
      <w:r w:rsidR="00845AC5">
        <w:t>drivetrain, nacelle, and tower</w:t>
      </w:r>
      <w:r>
        <w:t xml:space="preserve">. </w:t>
      </w:r>
      <w:r w:rsidR="00845AC5" w:rsidRPr="00CF0284">
        <w:rPr>
          <w:b/>
          <w:i/>
        </w:rPr>
        <w:t>CompElast</w:t>
      </w:r>
      <w:r w:rsidR="00845AC5">
        <w:rPr>
          <w:i/>
        </w:rPr>
        <w:t xml:space="preserve"> = 2</w:t>
      </w:r>
      <w:r>
        <w:rPr>
          <w:i/>
        </w:rPr>
        <w:t xml:space="preserve"> is currently disabled</w:t>
      </w:r>
      <w:r w:rsidR="00845AC5">
        <w:rPr>
          <w:i/>
        </w:rPr>
        <w:t>; i</w:t>
      </w:r>
      <w:r>
        <w:rPr>
          <w:i/>
        </w:rPr>
        <w:t>t will be implemented when BeamDyn is integrated into FAST.</w:t>
      </w:r>
    </w:p>
    <w:p w14:paraId="2164B3A0" w14:textId="77777777" w:rsidR="00845AC5" w:rsidRPr="00CF0284" w:rsidRDefault="00845AC5" w:rsidP="004A39F6">
      <w:r>
        <w:t xml:space="preserve">Please note that ElastoDyn </w:t>
      </w:r>
      <w:r w:rsidR="00CF0284">
        <w:t xml:space="preserve">must always be used </w:t>
      </w:r>
      <w:r>
        <w:t>when running FAST.</w:t>
      </w:r>
    </w:p>
    <w:p w14:paraId="4A3B7C30" w14:textId="30DB7B6A" w:rsidR="00EA0D40" w:rsidRDefault="00EA0D40" w:rsidP="00EA0D40">
      <w:pPr>
        <w:pStyle w:val="Heading4"/>
        <w:rPr>
          <w:ins w:id="344" w:author="Bonnie Jonkman" w:date="2015-04-24T10:24:00Z"/>
        </w:rPr>
      </w:pPr>
      <w:ins w:id="345" w:author="Bonnie Jonkman" w:date="2015-04-24T10:24:00Z">
        <w:r>
          <w:t xml:space="preserve">CompInflow: Compute </w:t>
        </w:r>
        <w:r w:rsidR="00FE74AB">
          <w:t>inflow wind velocities</w:t>
        </w:r>
        <w:r>
          <w:t xml:space="preserve"> [0 or 1]</w:t>
        </w:r>
      </w:ins>
    </w:p>
    <w:p w14:paraId="67180EF5" w14:textId="7C639DFE" w:rsidR="00EA0D40" w:rsidRDefault="00EA0D40" w:rsidP="00EA0D40">
      <w:pPr>
        <w:rPr>
          <w:ins w:id="346" w:author="Bonnie Jonkman" w:date="2015-04-24T10:24:00Z"/>
        </w:rPr>
      </w:pPr>
      <w:ins w:id="347" w:author="Bonnie Jonkman" w:date="2015-04-24T10:24:00Z">
        <w:r>
          <w:t xml:space="preserve">0: </w:t>
        </w:r>
      </w:ins>
      <w:ins w:id="348" w:author="Bonnie Jonkman" w:date="2015-04-24T10:25:00Z">
        <w:r w:rsidR="00FE74AB">
          <w:t xml:space="preserve">Use still air </w:t>
        </w:r>
      </w:ins>
      <w:ins w:id="349" w:author="Bonnie Jonkman" w:date="2015-04-24T10:24:00Z">
        <w:r>
          <w:br/>
          <w:t xml:space="preserve">1: Use </w:t>
        </w:r>
      </w:ins>
      <w:ins w:id="350" w:author="Bonnie Jonkman" w:date="2015-04-24T10:25:00Z">
        <w:r w:rsidR="00FE74AB">
          <w:t xml:space="preserve">InflowWInd </w:t>
        </w:r>
      </w:ins>
      <w:ins w:id="351" w:author="Bonnie Jonkman" w:date="2015-04-24T10:24:00Z">
        <w:r>
          <w:t xml:space="preserve">for </w:t>
        </w:r>
      </w:ins>
      <w:ins w:id="352" w:author="Bonnie Jonkman" w:date="2015-04-24T10:25:00Z">
        <w:r w:rsidR="00FE74AB">
          <w:t>inflow wind conditions</w:t>
        </w:r>
      </w:ins>
    </w:p>
    <w:p w14:paraId="2164B3A1" w14:textId="77777777" w:rsidR="00EF174A" w:rsidRDefault="00EF174A" w:rsidP="00AD1B9B">
      <w:pPr>
        <w:pStyle w:val="Heading4"/>
      </w:pPr>
      <w:r>
        <w:t>CompAero: Compute aerodynamic loads [0 or 1]</w:t>
      </w:r>
    </w:p>
    <w:p w14:paraId="2164B3A2" w14:textId="0C178630" w:rsidR="00EF174A" w:rsidRDefault="00EF174A" w:rsidP="00460C71">
      <w:r>
        <w:t>0: Do not calculate aerodynamic loads</w:t>
      </w:r>
      <w:r>
        <w:br/>
        <w:t>1: Use AeroDyn</w:t>
      </w:r>
      <w:ins w:id="353" w:author="Bonnie Jonkman" w:date="2015-06-06T17:06:00Z">
        <w:r w:rsidR="00D73A79">
          <w:t xml:space="preserve"> v14</w:t>
        </w:r>
      </w:ins>
      <w:r w:rsidR="00845AC5">
        <w:t xml:space="preserve"> for aerodynamic loads</w:t>
      </w:r>
      <w:ins w:id="354" w:author="Bonnie Jonkman" w:date="2015-06-06T17:06:00Z">
        <w:r w:rsidR="00D73A79">
          <w:br/>
          <w:t>2: Use AeroDyn v15 for aerodynamic loads</w:t>
        </w:r>
      </w:ins>
    </w:p>
    <w:p w14:paraId="2164B3A3" w14:textId="77777777" w:rsidR="00EF174A" w:rsidRDefault="00EF174A" w:rsidP="00AD1B9B">
      <w:pPr>
        <w:pStyle w:val="Heading4"/>
      </w:pPr>
      <w:r>
        <w:t>CompServo: Compute control and electrical-drive dynamics [0 or 1]</w:t>
      </w:r>
    </w:p>
    <w:p w14:paraId="2164B3A4" w14:textId="77777777" w:rsidR="00EF174A" w:rsidRDefault="00EF174A" w:rsidP="00EF174A">
      <w:r>
        <w:t>0: Do not calculate control and electrical-drive dynamics</w:t>
      </w:r>
      <w:r>
        <w:br/>
        <w:t>1: Use ServoDyn</w:t>
      </w:r>
      <w:r w:rsidR="00845AC5">
        <w:t xml:space="preserve"> for control and electrical-drive dynamics</w:t>
      </w:r>
    </w:p>
    <w:p w14:paraId="2164B3A5" w14:textId="77777777" w:rsidR="00EF174A" w:rsidRDefault="00EF174A" w:rsidP="00AD1B9B">
      <w:pPr>
        <w:pStyle w:val="Heading4"/>
      </w:pPr>
      <w:r>
        <w:t>CompHydro: Compute hydrodynamic loads [0 or 1]</w:t>
      </w:r>
    </w:p>
    <w:p w14:paraId="2164B3A6" w14:textId="77777777" w:rsidR="00EF174A" w:rsidRDefault="00EF174A" w:rsidP="00EF174A">
      <w:r>
        <w:t>0: Do not calculate hydrodynamic loads</w:t>
      </w:r>
      <w:r>
        <w:br/>
        <w:t>1: Use HydroDyn</w:t>
      </w:r>
      <w:r w:rsidR="00845AC5">
        <w:t xml:space="preserve"> for hydrodynamic lo</w:t>
      </w:r>
      <w:r w:rsidR="00B52DBD">
        <w:t>a</w:t>
      </w:r>
      <w:r w:rsidR="00845AC5">
        <w:t>ds</w:t>
      </w:r>
    </w:p>
    <w:p w14:paraId="2164B3A7" w14:textId="77777777" w:rsidR="008343ED" w:rsidRPr="008343ED" w:rsidRDefault="008343ED" w:rsidP="00EF174A">
      <w:r>
        <w:lastRenderedPageBreak/>
        <w:t xml:space="preserve">If </w:t>
      </w:r>
      <w:r>
        <w:rPr>
          <w:b/>
        </w:rPr>
        <w:t>CompHydro</w:t>
      </w:r>
      <w:r>
        <w:t xml:space="preserve"> is </w:t>
      </w:r>
      <w:r w:rsidR="00AB7DAA">
        <w:t xml:space="preserve">not </w:t>
      </w:r>
      <w:r>
        <w:t xml:space="preserve">zero, FAST considers the model to be an offshore system. If </w:t>
      </w:r>
      <w:r w:rsidRPr="008343ED">
        <w:rPr>
          <w:b/>
        </w:rPr>
        <w:t>CompSub</w:t>
      </w:r>
      <w:r>
        <w:rPr>
          <w:b/>
        </w:rPr>
        <w:t xml:space="preserve"> </w:t>
      </w:r>
      <w:r>
        <w:t xml:space="preserve">is also non-zero, the offshore system is </w:t>
      </w:r>
      <w:r w:rsidR="00EF33CC">
        <w:t xml:space="preserve">a </w:t>
      </w:r>
      <w:r>
        <w:t>fixed-bottom</w:t>
      </w:r>
      <w:r w:rsidR="00EF33CC">
        <w:t xml:space="preserve"> system</w:t>
      </w:r>
      <w:r>
        <w:t xml:space="preserve">. If </w:t>
      </w:r>
      <w:r>
        <w:rPr>
          <w:b/>
        </w:rPr>
        <w:t>CompSub</w:t>
      </w:r>
      <w:r>
        <w:t xml:space="preserve"> is zero, the offshore system is </w:t>
      </w:r>
      <w:r w:rsidR="008546F4">
        <w:t xml:space="preserve">considered a </w:t>
      </w:r>
      <w:r>
        <w:t>floating</w:t>
      </w:r>
      <w:r w:rsidR="008546F4">
        <w:t xml:space="preserve"> system</w:t>
      </w:r>
      <w:r>
        <w:t>.</w:t>
      </w:r>
    </w:p>
    <w:p w14:paraId="2164B3A8" w14:textId="77777777" w:rsidR="00EF174A" w:rsidRDefault="00EF174A" w:rsidP="00AD1B9B">
      <w:pPr>
        <w:pStyle w:val="Heading4"/>
      </w:pPr>
      <w:r>
        <w:t>CompSub: Compute sub-structural dynamics [0 or 1]</w:t>
      </w:r>
    </w:p>
    <w:p w14:paraId="2164B3A9" w14:textId="77777777" w:rsidR="00EF174A" w:rsidRDefault="00EF174A" w:rsidP="00EF174A">
      <w:r>
        <w:t>0: Do not calculate sub-structural dynamics</w:t>
      </w:r>
      <w:r>
        <w:br/>
        <w:t>1: Use SubDyn</w:t>
      </w:r>
      <w:r w:rsidR="00845AC5">
        <w:t xml:space="preserve"> for sub-structural dynamics</w:t>
      </w:r>
    </w:p>
    <w:p w14:paraId="2164B3AA" w14:textId="77777777" w:rsidR="00EF174A" w:rsidRDefault="00EF174A" w:rsidP="00AD1B9B">
      <w:pPr>
        <w:pStyle w:val="Heading4"/>
      </w:pPr>
      <w:r>
        <w:t xml:space="preserve">CompMooring: Compute </w:t>
      </w:r>
      <w:r w:rsidR="00450382">
        <w:t>mooring system</w:t>
      </w:r>
      <w:r>
        <w:t xml:space="preserve"> [0</w:t>
      </w:r>
      <w:r w:rsidR="00450382">
        <w:t>, 1,</w:t>
      </w:r>
      <w:r>
        <w:t xml:space="preserve"> or </w:t>
      </w:r>
      <w:r w:rsidR="00450382">
        <w:t>2</w:t>
      </w:r>
      <w:r>
        <w:t>]</w:t>
      </w:r>
    </w:p>
    <w:p w14:paraId="2164B3AB" w14:textId="5EB3830A" w:rsidR="00EF174A" w:rsidRDefault="00EF174A" w:rsidP="00EF174A">
      <w:r>
        <w:t xml:space="preserve">0: Do not </w:t>
      </w:r>
      <w:r w:rsidR="00845AC5">
        <w:t xml:space="preserve">model a </w:t>
      </w:r>
      <w:r w:rsidR="00450382">
        <w:t>mooring system</w:t>
      </w:r>
      <w:r>
        <w:br/>
        <w:t xml:space="preserve">1: Use </w:t>
      </w:r>
      <w:r w:rsidR="00450382">
        <w:t>MAP</w:t>
      </w:r>
      <w:r w:rsidR="00DD7DF7">
        <w:t>++</w:t>
      </w:r>
      <w:r w:rsidR="00845AC5">
        <w:t xml:space="preserve"> to model a mooring system</w:t>
      </w:r>
      <w:r w:rsidR="00450382">
        <w:br/>
        <w:t>2: Use FEAMooring</w:t>
      </w:r>
      <w:r w:rsidR="00845AC5" w:rsidRPr="00845AC5">
        <w:t xml:space="preserve"> </w:t>
      </w:r>
      <w:r w:rsidR="00845AC5">
        <w:t>to model a mooring system</w:t>
      </w:r>
      <w:r w:rsidR="00B65334">
        <w:br/>
        <w:t>3: Use MoorDyn to model a mooring system</w:t>
      </w:r>
    </w:p>
    <w:p w14:paraId="2164B3AC" w14:textId="5CF3EDC4" w:rsidR="00450382" w:rsidRDefault="00450382" w:rsidP="00EF174A">
      <w:r>
        <w:t xml:space="preserve">Note that </w:t>
      </w:r>
      <w:r w:rsidR="000E4597">
        <w:t xml:space="preserve">MoorDyn </w:t>
      </w:r>
      <w:r>
        <w:t>is not complete</w:t>
      </w:r>
      <w:r w:rsidR="00845AC5">
        <w:t xml:space="preserve"> in FAST v8.</w:t>
      </w:r>
      <w:r w:rsidR="000E4597">
        <w:t>10</w:t>
      </w:r>
      <w:r w:rsidR="00845AC5">
        <w:t>.00</w:t>
      </w:r>
      <w:r w:rsidR="00207908">
        <w:t>a</w:t>
      </w:r>
      <w:r w:rsidR="00FE538B">
        <w:t>-bjj</w:t>
      </w:r>
      <w:r>
        <w:t>.</w:t>
      </w:r>
    </w:p>
    <w:p w14:paraId="2164B3AD" w14:textId="77777777" w:rsidR="00450382" w:rsidRDefault="00450382" w:rsidP="00AD1B9B">
      <w:pPr>
        <w:pStyle w:val="Heading4"/>
      </w:pPr>
      <w:r>
        <w:t>CompIce: Compute ice loads [0, 1, or 2]</w:t>
      </w:r>
    </w:p>
    <w:p w14:paraId="2164B3AE" w14:textId="77777777" w:rsidR="00450382" w:rsidRDefault="00450382" w:rsidP="00450382">
      <w:r>
        <w:t xml:space="preserve">0: Do not </w:t>
      </w:r>
      <w:r w:rsidR="00845AC5">
        <w:t>model offshore surface ice</w:t>
      </w:r>
      <w:r>
        <w:br/>
        <w:t>1: Use IceFloe</w:t>
      </w:r>
      <w:r w:rsidR="00845AC5">
        <w:t xml:space="preserve"> to model offshore surface ice</w:t>
      </w:r>
      <w:r>
        <w:br/>
        <w:t>2: Use IceDyn</w:t>
      </w:r>
      <w:r w:rsidR="00845AC5" w:rsidRPr="00845AC5">
        <w:t xml:space="preserve"> </w:t>
      </w:r>
      <w:r w:rsidR="00845AC5">
        <w:t>to model offshore surface ice</w:t>
      </w:r>
    </w:p>
    <w:p w14:paraId="2164B3AF" w14:textId="77777777" w:rsidR="00450382" w:rsidRDefault="00450382" w:rsidP="00450382">
      <w:r>
        <w:t>Note that IceDyn is not complete</w:t>
      </w:r>
      <w:r w:rsidR="00845AC5">
        <w:t xml:space="preserve"> in FAST v8.</w:t>
      </w:r>
      <w:r w:rsidR="000E4597">
        <w:t>10</w:t>
      </w:r>
      <w:r w:rsidR="00845AC5">
        <w:t>.00</w:t>
      </w:r>
      <w:r w:rsidR="00207908">
        <w:t>a</w:t>
      </w:r>
      <w:r w:rsidR="00FE538B">
        <w:t>-bjj</w:t>
      </w:r>
      <w:r>
        <w:t>.</w:t>
      </w:r>
    </w:p>
    <w:p w14:paraId="2164B3B0" w14:textId="77777777" w:rsidR="00450382" w:rsidRDefault="00450382" w:rsidP="00AD1B9B">
      <w:pPr>
        <w:pStyle w:val="Heading4"/>
      </w:pPr>
      <w:r>
        <w:t>CompUserPtfmLd: Compute additional platform loading [T/F]</w:t>
      </w:r>
    </w:p>
    <w:p w14:paraId="2164B3B1" w14:textId="77777777" w:rsidR="00EF174A" w:rsidRDefault="00450382" w:rsidP="00460C71">
      <w:r>
        <w:t>This feature is currently disabled.</w:t>
      </w:r>
    </w:p>
    <w:p w14:paraId="2164B3B2" w14:textId="77777777" w:rsidR="00450382" w:rsidRDefault="00450382" w:rsidP="00AD1B9B">
      <w:pPr>
        <w:pStyle w:val="Heading4"/>
      </w:pPr>
      <w:r>
        <w:t>CompUserTwrLd: Compute additional tower loading [T/F]</w:t>
      </w:r>
    </w:p>
    <w:p w14:paraId="2164B3B3" w14:textId="77777777" w:rsidR="00450382" w:rsidRDefault="00450382" w:rsidP="00450382">
      <w:r>
        <w:t>This feature is currently disabled.</w:t>
      </w:r>
    </w:p>
    <w:p w14:paraId="2164B3B4" w14:textId="77777777" w:rsidR="00450382" w:rsidRDefault="00B76B55" w:rsidP="00AD1B9B">
      <w:pPr>
        <w:pStyle w:val="Heading3"/>
      </w:pPr>
      <w:r>
        <w:t>Input Files</w:t>
      </w:r>
    </w:p>
    <w:p w14:paraId="2164B3B5" w14:textId="77777777" w:rsidR="00267231" w:rsidRPr="00267231" w:rsidRDefault="00267231" w:rsidP="00267231">
      <w:r>
        <w:t xml:space="preserve">The input files specified in this section can be specified relative to the location of the </w:t>
      </w:r>
      <w:r w:rsidR="007D09CB">
        <w:t xml:space="preserve">FAST </w:t>
      </w:r>
      <w:r>
        <w:t>primary input file or specified with an absolute path. We recommend that you use quotes around the path/file names.</w:t>
      </w:r>
    </w:p>
    <w:p w14:paraId="2164B3B6" w14:textId="77777777" w:rsidR="00B76B55" w:rsidRDefault="00B76B55" w:rsidP="00AD1B9B">
      <w:pPr>
        <w:pStyle w:val="Heading4"/>
      </w:pPr>
      <w:r>
        <w:t>EDFile: Name of file containing ElastoDyn input parameters [-]</w:t>
      </w:r>
    </w:p>
    <w:p w14:paraId="2164B3B7" w14:textId="77777777" w:rsidR="00B76B55" w:rsidRDefault="00B76B55" w:rsidP="00B76B55">
      <w:r>
        <w:t xml:space="preserve">This is the name of the ElastoDyn </w:t>
      </w:r>
      <w:r w:rsidR="00EE4134">
        <w:t xml:space="preserve">primary </w:t>
      </w:r>
      <w:r>
        <w:t>inp</w:t>
      </w:r>
      <w:r w:rsidR="002C16F5">
        <w:t>ut file.</w:t>
      </w:r>
    </w:p>
    <w:p w14:paraId="2164B3B8" w14:textId="77777777" w:rsidR="009A4B60" w:rsidRDefault="009A4B60" w:rsidP="00AD1B9B">
      <w:pPr>
        <w:pStyle w:val="Heading4"/>
      </w:pPr>
      <w:r>
        <w:t>BDBldFile(1): Name of file containing BeamDyn input parameters for blade 1 [-]</w:t>
      </w:r>
    </w:p>
    <w:p w14:paraId="2164B3B9" w14:textId="77777777" w:rsidR="009A4B60" w:rsidRDefault="009A4B60" w:rsidP="009A4B60">
      <w:r>
        <w:t>This feature is currently disabled.</w:t>
      </w:r>
    </w:p>
    <w:p w14:paraId="2164B3BA" w14:textId="77777777" w:rsidR="00AE564B" w:rsidRDefault="00AE564B" w:rsidP="00AD1B9B">
      <w:pPr>
        <w:pStyle w:val="Heading4"/>
      </w:pPr>
      <w:r>
        <w:t>BDBldFile(2): Name of file containing BeamDyn input parameters for blade 2 [-]</w:t>
      </w:r>
    </w:p>
    <w:p w14:paraId="2164B3BB" w14:textId="77777777" w:rsidR="00AE564B" w:rsidRDefault="00AE564B" w:rsidP="00AE564B">
      <w:r>
        <w:t>This feature is currently disabled.</w:t>
      </w:r>
    </w:p>
    <w:p w14:paraId="2164B3BC" w14:textId="77777777" w:rsidR="00AE564B" w:rsidRDefault="00AE564B" w:rsidP="00AD1B9B">
      <w:pPr>
        <w:pStyle w:val="Heading4"/>
      </w:pPr>
      <w:r>
        <w:t>BDBldFile(3): Name of file containing BeamDyn input parameters for blade 3 [-]</w:t>
      </w:r>
    </w:p>
    <w:p w14:paraId="2164B3BD" w14:textId="77777777" w:rsidR="00AE564B" w:rsidRDefault="00AE564B" w:rsidP="00AE564B">
      <w:r>
        <w:t>This feature is currently disabled.</w:t>
      </w:r>
    </w:p>
    <w:p w14:paraId="5E0D85C9" w14:textId="7CE9CB88" w:rsidR="00F77353" w:rsidRDefault="00F77353" w:rsidP="00F77353">
      <w:pPr>
        <w:pStyle w:val="Heading4"/>
        <w:rPr>
          <w:ins w:id="355" w:author="Bonnie Jonkman" w:date="2015-04-24T10:25:00Z"/>
        </w:rPr>
      </w:pPr>
      <w:ins w:id="356" w:author="Bonnie Jonkman" w:date="2015-04-24T10:25:00Z">
        <w:r>
          <w:t>InflowFile: Name of file containing inflow wind input parameters [-]</w:t>
        </w:r>
      </w:ins>
    </w:p>
    <w:p w14:paraId="30322D59" w14:textId="0FFB06FE" w:rsidR="00F77353" w:rsidRPr="001A0C92" w:rsidRDefault="00F77353">
      <w:pPr>
        <w:rPr>
          <w:ins w:id="357" w:author="Bonnie Jonkman" w:date="2015-04-24T10:25:00Z"/>
        </w:rPr>
        <w:pPrChange w:id="358" w:author="Bonnie Jonkman" w:date="2015-04-24T10:25:00Z">
          <w:pPr>
            <w:pStyle w:val="Heading4"/>
          </w:pPr>
        </w:pPrChange>
      </w:pPr>
      <w:ins w:id="359" w:author="Bonnie Jonkman" w:date="2015-04-24T10:25:00Z">
        <w:r>
          <w:t xml:space="preserve">This is the name of the InflowWind primary input file. It is not used if </w:t>
        </w:r>
      </w:ins>
      <w:ins w:id="360" w:author="Bonnie Jonkman" w:date="2015-04-24T10:26:00Z">
        <w:r w:rsidRPr="00F77353">
          <w:rPr>
            <w:b/>
            <w:rPrChange w:id="361" w:author="Bonnie Jonkman" w:date="2015-04-24T10:26:00Z">
              <w:rPr>
                <w:b w:val="0"/>
                <w:bCs w:val="0"/>
                <w:i w:val="0"/>
                <w:iCs w:val="0"/>
              </w:rPr>
            </w:rPrChange>
          </w:rPr>
          <w:t>Comp</w:t>
        </w:r>
        <w:r>
          <w:rPr>
            <w:b/>
          </w:rPr>
          <w:t>Inflow</w:t>
        </w:r>
        <w:r>
          <w:t> = 0.</w:t>
        </w:r>
      </w:ins>
    </w:p>
    <w:p w14:paraId="2164B3BE" w14:textId="77777777" w:rsidR="001D3CFF" w:rsidRDefault="001D3CFF" w:rsidP="00AD1B9B">
      <w:pPr>
        <w:pStyle w:val="Heading4"/>
      </w:pPr>
      <w:r>
        <w:lastRenderedPageBreak/>
        <w:t>AeroFile: Name of file containing aerodynamic input parameters [-]</w:t>
      </w:r>
    </w:p>
    <w:p w14:paraId="2164B3BF" w14:textId="77777777" w:rsidR="004A0F59" w:rsidRPr="00572C86" w:rsidRDefault="001D3CFF" w:rsidP="001D3CFF">
      <w:r>
        <w:t xml:space="preserve">This is the name of the AeroDyn </w:t>
      </w:r>
      <w:r w:rsidR="00EE4134">
        <w:t xml:space="preserve">primary </w:t>
      </w:r>
      <w:r>
        <w:t>inp</w:t>
      </w:r>
      <w:r w:rsidR="002C16F5">
        <w:t xml:space="preserve">ut file. </w:t>
      </w:r>
      <w:r w:rsidR="00EE4134">
        <w:t xml:space="preserve">At this time, </w:t>
      </w:r>
      <w:r w:rsidR="00CF0284" w:rsidRPr="00CF0284">
        <w:rPr>
          <w:b/>
        </w:rPr>
        <w:t>AeroFile</w:t>
      </w:r>
      <w:r w:rsidR="004A0F59">
        <w:t xml:space="preserve"> must be specified </w:t>
      </w:r>
      <w:r w:rsidR="004A0F59">
        <w:rPr>
          <w:i/>
        </w:rPr>
        <w:t xml:space="preserve">even if </w:t>
      </w:r>
      <w:r w:rsidR="004A0F59">
        <w:rPr>
          <w:b/>
          <w:i/>
        </w:rPr>
        <w:t>CompAero</w:t>
      </w:r>
      <w:r w:rsidR="00CF0284">
        <w:t> </w:t>
      </w:r>
      <w:r w:rsidR="004A0F59" w:rsidRPr="00CF0284">
        <w:rPr>
          <w:i/>
        </w:rPr>
        <w:t>=</w:t>
      </w:r>
      <w:r w:rsidR="00CF0284">
        <w:rPr>
          <w:i/>
        </w:rPr>
        <w:t> </w:t>
      </w:r>
      <w:r w:rsidR="004A0F59" w:rsidRPr="00CF0284">
        <w:rPr>
          <w:i/>
        </w:rPr>
        <w:t>0</w:t>
      </w:r>
      <w:r w:rsidR="00EE4134">
        <w:t xml:space="preserve"> b</w:t>
      </w:r>
      <w:r w:rsidR="00572C86">
        <w:t xml:space="preserve">ecause ElastoDyn currently reads the AeroDyn input file for its blade discretization. We plan to fix this </w:t>
      </w:r>
      <w:r w:rsidR="00AB7DAA">
        <w:t xml:space="preserve">to use the </w:t>
      </w:r>
      <w:r w:rsidR="00EE4134">
        <w:t xml:space="preserve">mesh-mapping </w:t>
      </w:r>
      <w:r w:rsidR="00AB7DAA">
        <w:t>required in the FAST framework</w:t>
      </w:r>
      <w:r w:rsidR="00572C86">
        <w:t xml:space="preserve"> in a future release.</w:t>
      </w:r>
    </w:p>
    <w:p w14:paraId="2164B3C0" w14:textId="77777777" w:rsidR="00A82364" w:rsidRDefault="00A82364" w:rsidP="00AD1B9B">
      <w:pPr>
        <w:pStyle w:val="Heading4"/>
      </w:pPr>
      <w:r>
        <w:t>ServoFile: Name of file containing control and electrical-drive input parameters [-]</w:t>
      </w:r>
    </w:p>
    <w:p w14:paraId="2164B3C1" w14:textId="3C112D17" w:rsidR="00A82364" w:rsidRPr="002C16F5" w:rsidRDefault="00A82364" w:rsidP="00A82364">
      <w:pPr>
        <w:rPr>
          <w:b/>
        </w:rPr>
      </w:pPr>
      <w:r>
        <w:t xml:space="preserve">This is the name of the ServoDyn </w:t>
      </w:r>
      <w:r w:rsidR="00EE4134">
        <w:t xml:space="preserve">primary </w:t>
      </w:r>
      <w:r>
        <w:t xml:space="preserve">input file. </w:t>
      </w:r>
      <w:r w:rsidR="002C16F5">
        <w:t xml:space="preserve">It is </w:t>
      </w:r>
      <w:r w:rsidR="0002006B">
        <w:t>not used if</w:t>
      </w:r>
      <w:r w:rsidR="002C16F5">
        <w:t xml:space="preserve"> </w:t>
      </w:r>
      <w:r w:rsidR="002C16F5">
        <w:rPr>
          <w:b/>
        </w:rPr>
        <w:t>CompServo</w:t>
      </w:r>
      <w:ins w:id="362" w:author="Bonnie Jonkman" w:date="2015-04-24T10:26:00Z">
        <w:r w:rsidR="00F77353">
          <w:t> = </w:t>
        </w:r>
      </w:ins>
      <w:del w:id="363" w:author="Bonnie Jonkman" w:date="2015-04-24T10:26:00Z">
        <w:r w:rsidR="002C16F5" w:rsidDel="00F77353">
          <w:rPr>
            <w:b/>
          </w:rPr>
          <w:delText xml:space="preserve"> </w:delText>
        </w:r>
        <w:r w:rsidR="002C16F5" w:rsidRPr="002C16F5" w:rsidDel="00F77353">
          <w:delText xml:space="preserve">= </w:delText>
        </w:r>
      </w:del>
      <w:r w:rsidR="0002006B">
        <w:t>0</w:t>
      </w:r>
      <w:r w:rsidR="002C16F5" w:rsidRPr="002C16F5">
        <w:t>.</w:t>
      </w:r>
    </w:p>
    <w:p w14:paraId="2164B3C2" w14:textId="77777777" w:rsidR="001336DD" w:rsidRDefault="001336DD" w:rsidP="00AD1B9B">
      <w:pPr>
        <w:pStyle w:val="Heading4"/>
      </w:pPr>
      <w:r>
        <w:t>HydroFile: Name of file containing hydrodynamic input parameters [-]</w:t>
      </w:r>
    </w:p>
    <w:p w14:paraId="2164B3C3" w14:textId="33E936D7" w:rsidR="001336DD" w:rsidRDefault="001336DD" w:rsidP="001336DD">
      <w:r>
        <w:t xml:space="preserve">This is the name of the HydroDyn </w:t>
      </w:r>
      <w:r w:rsidR="00EE4134">
        <w:t xml:space="preserve">primary </w:t>
      </w:r>
      <w:r>
        <w:t xml:space="preserve">input file. </w:t>
      </w:r>
      <w:r w:rsidR="002C16F5">
        <w:t xml:space="preserve">It is </w:t>
      </w:r>
      <w:r w:rsidR="0002006B">
        <w:t>not used</w:t>
      </w:r>
      <w:r w:rsidR="002C16F5">
        <w:t xml:space="preserve"> if </w:t>
      </w:r>
      <w:r w:rsidR="002C16F5">
        <w:rPr>
          <w:b/>
        </w:rPr>
        <w:t>CompHydro</w:t>
      </w:r>
      <w:ins w:id="364" w:author="Bonnie Jonkman" w:date="2015-04-24T10:26:00Z">
        <w:r w:rsidR="00F77353">
          <w:t> = </w:t>
        </w:r>
      </w:ins>
      <w:del w:id="365" w:author="Bonnie Jonkman" w:date="2015-04-24T10:26:00Z">
        <w:r w:rsidR="002C16F5" w:rsidDel="00F77353">
          <w:rPr>
            <w:b/>
          </w:rPr>
          <w:delText xml:space="preserve"> </w:delText>
        </w:r>
        <w:r w:rsidR="002C16F5" w:rsidRPr="002C16F5" w:rsidDel="00F77353">
          <w:delText xml:space="preserve">= </w:delText>
        </w:r>
      </w:del>
      <w:r w:rsidR="0002006B">
        <w:t>0</w:t>
      </w:r>
      <w:r w:rsidR="002C16F5" w:rsidRPr="002C16F5">
        <w:t>.</w:t>
      </w:r>
    </w:p>
    <w:p w14:paraId="2164B3C4" w14:textId="77777777" w:rsidR="001336DD" w:rsidRDefault="001336DD" w:rsidP="00AD1B9B">
      <w:pPr>
        <w:pStyle w:val="Heading4"/>
      </w:pPr>
      <w:r>
        <w:t xml:space="preserve">SubFile: Name of file containing </w:t>
      </w:r>
      <w:r w:rsidR="0047266F">
        <w:t>sub-structural</w:t>
      </w:r>
      <w:r>
        <w:t xml:space="preserve"> input parameters [-]</w:t>
      </w:r>
    </w:p>
    <w:p w14:paraId="2164B3C5" w14:textId="0EC8D16E" w:rsidR="00B76B55" w:rsidRDefault="001336DD" w:rsidP="00B76B55">
      <w:r>
        <w:t xml:space="preserve">This is the name of the </w:t>
      </w:r>
      <w:r w:rsidR="0047266F">
        <w:t>Sub</w:t>
      </w:r>
      <w:r>
        <w:t xml:space="preserve">Dyn </w:t>
      </w:r>
      <w:r w:rsidR="00EE4134">
        <w:t xml:space="preserve">primary </w:t>
      </w:r>
      <w:r>
        <w:t xml:space="preserve">input file. </w:t>
      </w:r>
      <w:r w:rsidR="009D29B6">
        <w:t xml:space="preserve">It is </w:t>
      </w:r>
      <w:r w:rsidR="0002006B">
        <w:t>not used</w:t>
      </w:r>
      <w:r w:rsidR="009D29B6">
        <w:t xml:space="preserve"> if </w:t>
      </w:r>
      <w:r w:rsidR="009D29B6">
        <w:rPr>
          <w:b/>
        </w:rPr>
        <w:t>CompSub</w:t>
      </w:r>
      <w:ins w:id="366" w:author="Bonnie Jonkman" w:date="2015-04-24T10:26:00Z">
        <w:r w:rsidR="00F77353">
          <w:t> = </w:t>
        </w:r>
      </w:ins>
      <w:del w:id="367" w:author="Bonnie Jonkman" w:date="2015-04-24T10:26:00Z">
        <w:r w:rsidR="009D29B6" w:rsidDel="00F77353">
          <w:rPr>
            <w:b/>
          </w:rPr>
          <w:delText xml:space="preserve"> </w:delText>
        </w:r>
        <w:r w:rsidR="009D29B6" w:rsidRPr="002C16F5" w:rsidDel="00F77353">
          <w:delText xml:space="preserve">= </w:delText>
        </w:r>
      </w:del>
      <w:r w:rsidR="0002006B">
        <w:t>0</w:t>
      </w:r>
      <w:r w:rsidR="009D29B6" w:rsidRPr="002C16F5">
        <w:t>.</w:t>
      </w:r>
    </w:p>
    <w:p w14:paraId="2164B3C6" w14:textId="77777777" w:rsidR="00C22E8D" w:rsidRDefault="00C22E8D" w:rsidP="00AD1B9B">
      <w:pPr>
        <w:pStyle w:val="Heading4"/>
      </w:pPr>
      <w:r>
        <w:t>MooringFile: Name of file containing mooring system input parameters [-]</w:t>
      </w:r>
    </w:p>
    <w:p w14:paraId="2164B3C7" w14:textId="20DB8CFF" w:rsidR="00C22E8D" w:rsidRPr="00B76B55" w:rsidRDefault="00C22E8D" w:rsidP="00C22E8D">
      <w:r>
        <w:t>This is the name of the MAP</w:t>
      </w:r>
      <w:r w:rsidR="00DD7DF7">
        <w:t>++</w:t>
      </w:r>
      <w:r>
        <w:t xml:space="preserve"> (</w:t>
      </w:r>
      <w:r w:rsidRPr="00C22E8D">
        <w:rPr>
          <w:b/>
        </w:rPr>
        <w:t>CompMooring</w:t>
      </w:r>
      <w:ins w:id="368" w:author="Bonnie Jonkman" w:date="2015-04-24T10:26:00Z">
        <w:r w:rsidR="00F77353">
          <w:t> = </w:t>
        </w:r>
      </w:ins>
      <w:del w:id="369" w:author="Bonnie Jonkman" w:date="2015-04-24T10:26:00Z">
        <w:r w:rsidDel="00F77353">
          <w:delText xml:space="preserve"> = </w:delText>
        </w:r>
      </w:del>
      <w:r>
        <w:t>1)</w:t>
      </w:r>
      <w:r w:rsidR="00DD7DF7">
        <w:t>,</w:t>
      </w:r>
      <w:r>
        <w:t xml:space="preserve"> FEAMooring (</w:t>
      </w:r>
      <w:r w:rsidRPr="00C22E8D">
        <w:rPr>
          <w:b/>
        </w:rPr>
        <w:t>CompMooring</w:t>
      </w:r>
      <w:ins w:id="370" w:author="Bonnie Jonkman" w:date="2015-04-24T10:26:00Z">
        <w:r w:rsidR="00F77353">
          <w:t> = </w:t>
        </w:r>
      </w:ins>
      <w:del w:id="371" w:author="Bonnie Jonkman" w:date="2015-04-24T10:26:00Z">
        <w:r w:rsidDel="00F77353">
          <w:delText xml:space="preserve"> = </w:delText>
        </w:r>
      </w:del>
      <w:r>
        <w:t>2)</w:t>
      </w:r>
      <w:r w:rsidR="00DD7DF7">
        <w:t>, or MoorDyn (</w:t>
      </w:r>
      <w:r w:rsidR="00DD7DF7" w:rsidRPr="00C22E8D">
        <w:rPr>
          <w:b/>
        </w:rPr>
        <w:t>CompMooring</w:t>
      </w:r>
      <w:ins w:id="372" w:author="Bonnie Jonkman" w:date="2015-04-24T10:26:00Z">
        <w:r w:rsidR="00F77353">
          <w:t> = </w:t>
        </w:r>
      </w:ins>
      <w:del w:id="373" w:author="Bonnie Jonkman" w:date="2015-04-24T10:26:00Z">
        <w:r w:rsidR="00DD7DF7" w:rsidDel="00F77353">
          <w:delText xml:space="preserve"> = </w:delText>
        </w:r>
      </w:del>
      <w:r w:rsidR="00DD7DF7">
        <w:t>3)</w:t>
      </w:r>
      <w:r>
        <w:t xml:space="preserve"> </w:t>
      </w:r>
      <w:r w:rsidR="00EE4134">
        <w:t xml:space="preserve">primary </w:t>
      </w:r>
      <w:r>
        <w:t xml:space="preserve">input file. It is </w:t>
      </w:r>
      <w:r w:rsidR="001A778F">
        <w:t>not used</w:t>
      </w:r>
      <w:r>
        <w:t xml:space="preserve"> if </w:t>
      </w:r>
      <w:r>
        <w:rPr>
          <w:b/>
        </w:rPr>
        <w:t>CompMooring</w:t>
      </w:r>
      <w:ins w:id="374" w:author="Bonnie Jonkman" w:date="2015-04-24T10:26:00Z">
        <w:r w:rsidR="00F77353">
          <w:t> = </w:t>
        </w:r>
      </w:ins>
      <w:del w:id="375" w:author="Bonnie Jonkman" w:date="2015-04-24T10:26:00Z">
        <w:r w:rsidDel="00F77353">
          <w:rPr>
            <w:b/>
          </w:rPr>
          <w:delText xml:space="preserve"> </w:delText>
        </w:r>
        <w:r w:rsidR="001A778F" w:rsidDel="00F77353">
          <w:rPr>
            <w:b/>
          </w:rPr>
          <w:delText>=</w:delText>
        </w:r>
        <w:r w:rsidRPr="002C16F5" w:rsidDel="00F77353">
          <w:delText xml:space="preserve"> </w:delText>
        </w:r>
      </w:del>
      <w:r>
        <w:t>0</w:t>
      </w:r>
      <w:r w:rsidRPr="002C16F5">
        <w:t>.</w:t>
      </w:r>
    </w:p>
    <w:p w14:paraId="2164B3C8" w14:textId="77777777" w:rsidR="00EB34CB" w:rsidRDefault="00EB34CB" w:rsidP="00AD1B9B">
      <w:pPr>
        <w:pStyle w:val="Heading4"/>
      </w:pPr>
      <w:r>
        <w:t>IceFile: Name of file containing ice input parameters [-]</w:t>
      </w:r>
    </w:p>
    <w:p w14:paraId="2164B3C9" w14:textId="5BB789D2" w:rsidR="00EB34CB" w:rsidRPr="00B76B55" w:rsidRDefault="00EB34CB" w:rsidP="00EB34CB">
      <w:r>
        <w:t>This is the name of the IceFloe (</w:t>
      </w:r>
      <w:r w:rsidRPr="00C22E8D">
        <w:rPr>
          <w:b/>
        </w:rPr>
        <w:t>Comp</w:t>
      </w:r>
      <w:r>
        <w:rPr>
          <w:b/>
        </w:rPr>
        <w:t>Ice</w:t>
      </w:r>
      <w:ins w:id="376" w:author="Bonnie Jonkman" w:date="2015-04-24T10:26:00Z">
        <w:r w:rsidR="00F77353">
          <w:t> = </w:t>
        </w:r>
      </w:ins>
      <w:del w:id="377" w:author="Bonnie Jonkman" w:date="2015-04-24T10:26:00Z">
        <w:r w:rsidDel="00F77353">
          <w:rPr>
            <w:b/>
          </w:rPr>
          <w:delText xml:space="preserve"> </w:delText>
        </w:r>
        <w:r w:rsidDel="00F77353">
          <w:delText xml:space="preserve">= </w:delText>
        </w:r>
      </w:del>
      <w:r>
        <w:t>1) or IceDyn (</w:t>
      </w:r>
      <w:r w:rsidRPr="00C22E8D">
        <w:rPr>
          <w:b/>
        </w:rPr>
        <w:t>Comp</w:t>
      </w:r>
      <w:r>
        <w:rPr>
          <w:b/>
        </w:rPr>
        <w:t>Ice</w:t>
      </w:r>
      <w:ins w:id="378" w:author="Bonnie Jonkman" w:date="2015-04-24T10:27:00Z">
        <w:r w:rsidR="00F77353">
          <w:t> = </w:t>
        </w:r>
      </w:ins>
      <w:del w:id="379" w:author="Bonnie Jonkman" w:date="2015-04-24T10:27:00Z">
        <w:r w:rsidDel="00F77353">
          <w:delText xml:space="preserve"> = </w:delText>
        </w:r>
      </w:del>
      <w:r>
        <w:t xml:space="preserve">2) </w:t>
      </w:r>
      <w:r w:rsidR="00EE4134">
        <w:t xml:space="preserve">primary </w:t>
      </w:r>
      <w:r>
        <w:t xml:space="preserve">input file. It is not used if </w:t>
      </w:r>
      <w:r w:rsidRPr="00C22E8D">
        <w:rPr>
          <w:b/>
        </w:rPr>
        <w:t>Comp</w:t>
      </w:r>
      <w:r>
        <w:rPr>
          <w:b/>
        </w:rPr>
        <w:t>Ice</w:t>
      </w:r>
      <w:ins w:id="380" w:author="Bonnie Jonkman" w:date="2015-04-24T10:27:00Z">
        <w:r w:rsidR="00F77353">
          <w:t> = </w:t>
        </w:r>
      </w:ins>
      <w:del w:id="381" w:author="Bonnie Jonkman" w:date="2015-04-24T10:27:00Z">
        <w:r w:rsidDel="00F77353">
          <w:delText> </w:delText>
        </w:r>
        <w:r w:rsidDel="00F77353">
          <w:rPr>
            <w:b/>
          </w:rPr>
          <w:delText>=</w:delText>
        </w:r>
        <w:r w:rsidDel="00F77353">
          <w:delText> </w:delText>
        </w:r>
      </w:del>
      <w:r>
        <w:t>0</w:t>
      </w:r>
      <w:r w:rsidRPr="002C16F5">
        <w:t>.</w:t>
      </w:r>
    </w:p>
    <w:p w14:paraId="2164B3CA" w14:textId="77777777" w:rsidR="00D37DB1" w:rsidRDefault="00D37DB1" w:rsidP="00AD1B9B">
      <w:pPr>
        <w:pStyle w:val="Heading3"/>
      </w:pPr>
      <w:r>
        <w:t>Output</w:t>
      </w:r>
    </w:p>
    <w:p w14:paraId="2164B3CB" w14:textId="7AA046E7" w:rsidR="002E52E3" w:rsidRPr="002E52E3" w:rsidRDefault="002E52E3" w:rsidP="002E52E3">
      <w:r>
        <w:t xml:space="preserve">This section </w:t>
      </w:r>
      <w:ins w:id="382" w:author="Bonnie Jonkman" w:date="2015-04-15T13:41:00Z">
        <w:r w:rsidR="00053AB0">
          <w:t xml:space="preserve">of the primary FAST input file </w:t>
        </w:r>
      </w:ins>
      <w:r>
        <w:t>deals with what can be output from a FAST simulation.</w:t>
      </w:r>
    </w:p>
    <w:p w14:paraId="2164B3CC" w14:textId="77777777" w:rsidR="00C22E8D" w:rsidRDefault="00D37DB1" w:rsidP="00AD1B9B">
      <w:pPr>
        <w:pStyle w:val="Heading4"/>
      </w:pPr>
      <w:r>
        <w:t xml:space="preserve">SumPrint: </w:t>
      </w:r>
      <w:r w:rsidR="00066DFD">
        <w:t>Print summary data to “&lt;RootName&gt;.sum” [T/F]</w:t>
      </w:r>
    </w:p>
    <w:p w14:paraId="2164B3CD" w14:textId="77777777" w:rsidR="00066DFD" w:rsidRPr="00616C1F" w:rsidRDefault="00066DFD" w:rsidP="00066DFD">
      <w:r>
        <w:t>When set to “true”, FAST will generate a file named “&lt;RootName&gt;.sum”. This summary file contains the version number of all modules being used, the time steps for each module, and information about the channels being written to the time-marching output file</w:t>
      </w:r>
      <w:r w:rsidR="004D7F94">
        <w:t>(s)</w:t>
      </w:r>
      <w:r>
        <w:t>.</w:t>
      </w:r>
      <w:r w:rsidR="00616C1F">
        <w:t xml:space="preserve"> If </w:t>
      </w:r>
      <w:r w:rsidR="00616C1F">
        <w:rPr>
          <w:b/>
        </w:rPr>
        <w:t xml:space="preserve">SumPrint </w:t>
      </w:r>
      <w:r w:rsidR="00616C1F">
        <w:t>is “false”, no summary file will be generated.</w:t>
      </w:r>
    </w:p>
    <w:p w14:paraId="2164B3CE" w14:textId="77777777" w:rsidR="00616C1F" w:rsidRDefault="00616C1F" w:rsidP="00AD1B9B">
      <w:pPr>
        <w:pStyle w:val="Heading4"/>
      </w:pPr>
      <w:r>
        <w:t>SttsTime: Amount of time between screen status messages [s]</w:t>
      </w:r>
    </w:p>
    <w:p w14:paraId="2164B3CF" w14:textId="77777777" w:rsidR="00616C1F" w:rsidRDefault="00E04013" w:rsidP="00616C1F">
      <w:r>
        <w:t xml:space="preserve">During a FAST simulation, </w:t>
      </w:r>
      <w:r w:rsidR="00C84D03">
        <w:t>the program</w:t>
      </w:r>
      <w:r>
        <w:t xml:space="preserve"> prints a message like this:</w:t>
      </w:r>
      <w:r w:rsidR="00C84D03">
        <w:rPr>
          <w:noProof/>
        </w:rPr>
        <w:drawing>
          <wp:inline distT="0" distB="0" distL="0" distR="0" wp14:anchorId="2164B54C" wp14:editId="2164B54D">
            <wp:extent cx="5385816" cy="1280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720" t="96123" r="61111" b="2602"/>
                    <a:stretch/>
                  </pic:blipFill>
                  <pic:spPr bwMode="auto">
                    <a:xfrm>
                      <a:off x="0" y="0"/>
                      <a:ext cx="5385816" cy="128016"/>
                    </a:xfrm>
                    <a:prstGeom prst="rect">
                      <a:avLst/>
                    </a:prstGeom>
                    <a:ln>
                      <a:noFill/>
                    </a:ln>
                    <a:extLst>
                      <a:ext uri="{53640926-AAD7-44D8-BBD7-CCE9431645EC}">
                        <a14:shadowObscured xmlns:a14="http://schemas.microsoft.com/office/drawing/2010/main"/>
                      </a:ext>
                    </a:extLst>
                  </pic:spPr>
                </pic:pic>
              </a:graphicData>
            </a:graphic>
          </wp:inline>
        </w:drawing>
      </w:r>
    </w:p>
    <w:p w14:paraId="2164B3D0" w14:textId="77777777" w:rsidR="00C84D03" w:rsidRPr="00C84D03" w:rsidRDefault="00C84D03" w:rsidP="00616C1F">
      <w:r>
        <w:rPr>
          <w:b/>
        </w:rPr>
        <w:t>SttsTime</w:t>
      </w:r>
      <w:r>
        <w:t xml:space="preserve"> sets how frequently this message is updated. For example, if </w:t>
      </w:r>
      <w:r>
        <w:rPr>
          <w:b/>
        </w:rPr>
        <w:t>SttsTime</w:t>
      </w:r>
      <w:r>
        <w:t xml:space="preserve"> is 2 seconds, you will see this message updated every 2 seconds of </w:t>
      </w:r>
      <w:r w:rsidRPr="00C84D03">
        <w:rPr>
          <w:i/>
        </w:rPr>
        <w:t>simulat</w:t>
      </w:r>
      <w:r w:rsidR="005A2B54">
        <w:rPr>
          <w:i/>
        </w:rPr>
        <w:t>ed</w:t>
      </w:r>
      <w:r>
        <w:t xml:space="preserve"> time. </w:t>
      </w:r>
    </w:p>
    <w:p w14:paraId="4E552724" w14:textId="1AB5B8E8" w:rsidR="00E33AF0" w:rsidRDefault="00E33AF0" w:rsidP="00AD1B9B">
      <w:pPr>
        <w:pStyle w:val="Heading4"/>
        <w:rPr>
          <w:ins w:id="383" w:author="Bonnie Jonkman" w:date="2015-04-15T13:32:00Z"/>
        </w:rPr>
      </w:pPr>
      <w:ins w:id="384" w:author="Bonnie Jonkman" w:date="2015-04-15T13:32:00Z">
        <w:r>
          <w:t xml:space="preserve">ChkptTime: </w:t>
        </w:r>
        <w:r w:rsidRPr="00E33AF0">
          <w:t>Amount of time between creating checkpoint files for potential restart</w:t>
        </w:r>
        <w:r>
          <w:t xml:space="preserve"> [s]</w:t>
        </w:r>
      </w:ins>
    </w:p>
    <w:p w14:paraId="7B46DDB5" w14:textId="639C4FE7" w:rsidR="00E33AF0" w:rsidRDefault="00E33AF0" w:rsidP="00AD1B9B">
      <w:pPr>
        <w:rPr>
          <w:ins w:id="385" w:author="Bonnie Jonkman" w:date="2015-04-15T13:35:00Z"/>
        </w:rPr>
      </w:pPr>
      <w:ins w:id="386" w:author="Bonnie Jonkman" w:date="2015-04-15T13:35:00Z">
        <w:r>
          <w:t xml:space="preserve">This input determines how frequently checkpoint files should be written. Checkpoint files are used for restart capability; short simulations should set </w:t>
        </w:r>
        <w:r w:rsidRPr="00AD1B9B">
          <w:rPr>
            <w:b/>
          </w:rPr>
          <w:t>ChkptTime</w:t>
        </w:r>
        <w:r>
          <w:t xml:space="preserve"> to be larger than the simulation time, </w:t>
        </w:r>
        <w:r w:rsidRPr="00AD1B9B">
          <w:rPr>
            <w:b/>
          </w:rPr>
          <w:t>TMax</w:t>
        </w:r>
        <w:r>
          <w:t>.</w:t>
        </w:r>
      </w:ins>
      <w:ins w:id="387" w:author="Bonnie Jonkman" w:date="2015-04-15T13:43:00Z">
        <w:r w:rsidR="00053AB0">
          <w:t xml:space="preserve"> For more information on checkpoint files and restart</w:t>
        </w:r>
        <w:r w:rsidR="00603778">
          <w:t xml:space="preserve"> capability in FAST, see section, “</w:t>
        </w:r>
      </w:ins>
      <w:ins w:id="388" w:author="Bonnie Jonkman" w:date="2015-04-15T13:44:00Z">
        <w:r w:rsidR="00603778">
          <w:fldChar w:fldCharType="begin"/>
        </w:r>
        <w:r w:rsidR="00603778">
          <w:instrText xml:space="preserve"> REF _Ref416868785 \h </w:instrText>
        </w:r>
      </w:ins>
      <w:r w:rsidR="00603778">
        <w:fldChar w:fldCharType="separate"/>
      </w:r>
      <w:ins w:id="389" w:author="Bonnie Jonkman" w:date="2015-04-22T12:48:00Z">
        <w:r w:rsidR="008462CD">
          <w:t>Checkpoint Files (Restart Capability)</w:t>
        </w:r>
      </w:ins>
      <w:ins w:id="390" w:author="Bonnie Jonkman" w:date="2015-04-15T13:44:00Z">
        <w:r w:rsidR="00603778">
          <w:fldChar w:fldCharType="end"/>
        </w:r>
      </w:ins>
      <w:ins w:id="391" w:author="Bonnie Jonkman" w:date="2015-04-15T13:43:00Z">
        <w:r w:rsidR="00603778">
          <w:t>” in the document.</w:t>
        </w:r>
      </w:ins>
    </w:p>
    <w:p w14:paraId="2164B3D1" w14:textId="77777777" w:rsidR="00C84D03" w:rsidRDefault="00C84D03" w:rsidP="00AD1B9B">
      <w:pPr>
        <w:pStyle w:val="Heading4"/>
      </w:pPr>
      <w:r>
        <w:lastRenderedPageBreak/>
        <w:t>DT_Out: Time step for tabular output [</w:t>
      </w:r>
      <w:r w:rsidR="007C61F5">
        <w:t>s</w:t>
      </w:r>
      <w:r>
        <w:t>]</w:t>
      </w:r>
    </w:p>
    <w:p w14:paraId="2164B3D2" w14:textId="763FF91A" w:rsidR="00C84D03" w:rsidRDefault="00C84D03" w:rsidP="00C84D03">
      <w:pPr>
        <w:rPr>
          <w:b/>
        </w:rPr>
      </w:pPr>
      <w:r>
        <w:t xml:space="preserve">This is </w:t>
      </w:r>
      <w:r w:rsidR="00FE538B">
        <w:t xml:space="preserve">the </w:t>
      </w:r>
      <w:r>
        <w:t xml:space="preserve">time step of the data in the tabular (time-marching) output files. </w:t>
      </w:r>
      <w:r>
        <w:rPr>
          <w:b/>
        </w:rPr>
        <w:t xml:space="preserve">DT_Out </w:t>
      </w:r>
      <w:r>
        <w:t xml:space="preserve">must be an integer multiple of </w:t>
      </w:r>
      <w:r>
        <w:rPr>
          <w:b/>
        </w:rPr>
        <w:t>DT</w:t>
      </w:r>
      <w:r w:rsidRPr="005D3EE2">
        <w:t>.</w:t>
      </w:r>
      <w:ins w:id="392" w:author="Bonnie Jonkman" w:date="2015-08-18T12:24:00Z">
        <w:r w:rsidR="005D3EE2" w:rsidRPr="005D3EE2">
          <w:t xml:space="preserve"> Alternatively,</w:t>
        </w:r>
      </w:ins>
      <w:ins w:id="393" w:author="Bonnie Jonkman" w:date="2015-08-18T12:25:00Z">
        <w:r w:rsidR="005D3EE2">
          <w:t xml:space="preserve"> </w:t>
        </w:r>
        <w:proofErr w:type="spellStart"/>
        <w:r w:rsidR="005D3EE2" w:rsidRPr="00A63FD7">
          <w:rPr>
            <w:b/>
          </w:rPr>
          <w:t>DT_Out</w:t>
        </w:r>
        <w:proofErr w:type="spellEnd"/>
        <w:r w:rsidR="005D3EE2">
          <w:t xml:space="preserve"> can be entered as</w:t>
        </w:r>
      </w:ins>
      <w:ins w:id="394" w:author="Bonnie Jonkman" w:date="2015-08-18T12:24:00Z">
        <w:r w:rsidR="005D3EE2" w:rsidRPr="005D3EE2">
          <w:t xml:space="preserve"> the string “default”, which will set </w:t>
        </w:r>
        <w:proofErr w:type="spellStart"/>
        <w:r w:rsidR="005D3EE2">
          <w:rPr>
            <w:b/>
          </w:rPr>
          <w:t>DT_Out</w:t>
        </w:r>
      </w:ins>
      <w:proofErr w:type="spellEnd"/>
      <w:ins w:id="395" w:author="Bonnie Jonkman" w:date="2015-08-18T12:25:00Z">
        <w:r w:rsidR="005D3EE2" w:rsidRPr="005D3EE2">
          <w:t> </w:t>
        </w:r>
      </w:ins>
      <w:ins w:id="396" w:author="Bonnie Jonkman" w:date="2015-08-18T12:24:00Z">
        <w:r w:rsidR="005D3EE2" w:rsidRPr="005D3EE2">
          <w:t>=</w:t>
        </w:r>
      </w:ins>
      <w:ins w:id="397" w:author="Bonnie Jonkman" w:date="2015-08-18T12:25:00Z">
        <w:r w:rsidR="005D3EE2" w:rsidRPr="005D3EE2">
          <w:t> </w:t>
        </w:r>
      </w:ins>
      <w:ins w:id="398" w:author="Bonnie Jonkman" w:date="2015-08-18T12:24:00Z">
        <w:r w:rsidR="005D3EE2">
          <w:rPr>
            <w:b/>
          </w:rPr>
          <w:t>DT</w:t>
        </w:r>
        <w:r w:rsidR="005D3EE2" w:rsidRPr="005D3EE2">
          <w:t>.</w:t>
        </w:r>
      </w:ins>
    </w:p>
    <w:p w14:paraId="2164B3D3" w14:textId="77777777" w:rsidR="00E371BB" w:rsidRDefault="00E371BB" w:rsidP="00AD1B9B">
      <w:pPr>
        <w:pStyle w:val="Heading4"/>
      </w:pPr>
      <w:r>
        <w:t>TStart: Time to begin tabular output [</w:t>
      </w:r>
      <w:r w:rsidR="007C61F5">
        <w:t>s</w:t>
      </w:r>
      <w:r>
        <w:t>]</w:t>
      </w:r>
    </w:p>
    <w:p w14:paraId="2164B3D4" w14:textId="77777777" w:rsidR="00E371BB" w:rsidRPr="00C84D03" w:rsidRDefault="00E371BB" w:rsidP="00E371BB">
      <w:pPr>
        <w:rPr>
          <w:b/>
        </w:rPr>
      </w:pPr>
      <w:r>
        <w:t xml:space="preserve">This is time step </w:t>
      </w:r>
      <w:r w:rsidR="00543B79">
        <w:t xml:space="preserve">that must be reached before FAST will begin writing data in the </w:t>
      </w:r>
      <w:r>
        <w:t xml:space="preserve">tabular (time-marching) output files. </w:t>
      </w:r>
      <w:r w:rsidR="00543B79">
        <w:t xml:space="preserve">Note that the output files may not actually </w:t>
      </w:r>
      <w:r w:rsidR="00543B79" w:rsidRPr="00543B79">
        <w:t>start</w:t>
      </w:r>
      <w:r w:rsidR="00543B79">
        <w:t xml:space="preserve"> at </w:t>
      </w:r>
      <w:r w:rsidR="00543B79">
        <w:rPr>
          <w:b/>
        </w:rPr>
        <w:t xml:space="preserve">TStart </w:t>
      </w:r>
      <w:r w:rsidR="00543B79" w:rsidRPr="00543B79">
        <w:t>seconds</w:t>
      </w:r>
      <w:r w:rsidR="00543B79">
        <w:rPr>
          <w:b/>
        </w:rPr>
        <w:t xml:space="preserve"> </w:t>
      </w:r>
      <w:r w:rsidR="00543B79">
        <w:t xml:space="preserve">if </w:t>
      </w:r>
      <w:proofErr w:type="spellStart"/>
      <w:r w:rsidR="00543B79">
        <w:rPr>
          <w:b/>
        </w:rPr>
        <w:t>TStart</w:t>
      </w:r>
      <w:proofErr w:type="spellEnd"/>
      <w:r w:rsidR="00543B79">
        <w:rPr>
          <w:b/>
        </w:rPr>
        <w:t xml:space="preserve"> </w:t>
      </w:r>
      <w:r w:rsidR="00543B79">
        <w:t xml:space="preserve">is not an integer multiple of </w:t>
      </w:r>
      <w:r w:rsidR="00543B79">
        <w:rPr>
          <w:b/>
        </w:rPr>
        <w:t>DT_Out</w:t>
      </w:r>
      <w:r>
        <w:rPr>
          <w:b/>
        </w:rPr>
        <w:t>.</w:t>
      </w:r>
      <w:bookmarkStart w:id="399" w:name="_GoBack"/>
      <w:bookmarkEnd w:id="399"/>
    </w:p>
    <w:p w14:paraId="2164B3D5" w14:textId="77777777" w:rsidR="007C61F5" w:rsidRDefault="007C61F5" w:rsidP="00AD1B9B">
      <w:pPr>
        <w:pStyle w:val="Heading4"/>
      </w:pPr>
      <w:r>
        <w:t xml:space="preserve">OutFileFmt: </w:t>
      </w:r>
      <w:r w:rsidR="00FE538B">
        <w:t>Format for</w:t>
      </w:r>
      <w:r>
        <w:t xml:space="preserve"> tabular output [</w:t>
      </w:r>
      <w:r w:rsidR="00441220">
        <w:t>1, 2, or 3</w:t>
      </w:r>
      <w:r>
        <w:t>]</w:t>
      </w:r>
    </w:p>
    <w:p w14:paraId="2164B3D6" w14:textId="77777777" w:rsidR="007C61F5" w:rsidRDefault="00441220" w:rsidP="007C61F5">
      <w:r>
        <w:t xml:space="preserve">This indicates which type of tabular (time-marching) output files will be generated. If </w:t>
      </w:r>
      <w:r w:rsidRPr="00441220">
        <w:rPr>
          <w:b/>
        </w:rPr>
        <w:t>OutFileFmt</w:t>
      </w:r>
      <w:r>
        <w:t xml:space="preserve"> is 1, only a text file will be written. If </w:t>
      </w:r>
      <w:r w:rsidRPr="00441220">
        <w:rPr>
          <w:b/>
        </w:rPr>
        <w:t>OutFileFmt</w:t>
      </w:r>
      <w:r>
        <w:t xml:space="preserve"> is 2, only a binary file will be written. If </w:t>
      </w:r>
      <w:r w:rsidRPr="00441220">
        <w:rPr>
          <w:b/>
        </w:rPr>
        <w:t>OutFileFmt</w:t>
      </w:r>
      <w:r>
        <w:t xml:space="preserve"> is 3, both text and binary files will be written.</w:t>
      </w:r>
    </w:p>
    <w:p w14:paraId="2164B3D7" w14:textId="376BFCCD" w:rsidR="00441220" w:rsidRDefault="00441220" w:rsidP="007C61F5">
      <w:r>
        <w:t xml:space="preserve">Text files write a line to the file each </w:t>
      </w:r>
      <w:r w:rsidR="00DD7DF7">
        <w:t xml:space="preserve">output </w:t>
      </w:r>
      <w:r>
        <w:t>time step. This can make the simulation run slower, but it can be useful for debugging, particularly if a simulation doesn’t run to completion or if you want to look at some results before the entire simulation finishes.</w:t>
      </w:r>
    </w:p>
    <w:p w14:paraId="2164B3D8" w14:textId="77777777" w:rsidR="00441220" w:rsidRDefault="00441220" w:rsidP="007C61F5">
      <w:r>
        <w:t xml:space="preserve">Binary files write the entire file at the end of the simulation. If a lot of output channels are requested for a long simulation, this can take up a moderate amount of memory. However, they tend to run faster and the resulting files take up much less space. </w:t>
      </w:r>
      <w:r w:rsidR="00EA3ECC">
        <w:t>The b</w:t>
      </w:r>
      <w:r>
        <w:t xml:space="preserve">inary files </w:t>
      </w:r>
      <w:r w:rsidR="00EA3ECC">
        <w:t>contain more</w:t>
      </w:r>
      <w:r>
        <w:t xml:space="preserve"> </w:t>
      </w:r>
      <w:r w:rsidR="00FE538B">
        <w:t>precis</w:t>
      </w:r>
      <w:r w:rsidR="00EA3ECC">
        <w:t xml:space="preserve">e </w:t>
      </w:r>
      <w:r w:rsidR="00FE538B">
        <w:t>output data</w:t>
      </w:r>
      <w:r>
        <w:t xml:space="preserve"> than text files</w:t>
      </w:r>
      <w:r w:rsidR="00FE538B">
        <w:t>,</w:t>
      </w:r>
      <w:r>
        <w:t xml:space="preserve"> which are limited by the chosen output format specifier</w:t>
      </w:r>
      <w:r w:rsidR="00FE538B">
        <w:t xml:space="preserve">—see </w:t>
      </w:r>
      <w:r w:rsidR="00FE538B" w:rsidRPr="004C66D0">
        <w:rPr>
          <w:b/>
        </w:rPr>
        <w:t>OutFmt</w:t>
      </w:r>
      <w:r w:rsidR="00FE538B">
        <w:t xml:space="preserve"> below</w:t>
      </w:r>
      <w:r>
        <w:t>.</w:t>
      </w:r>
    </w:p>
    <w:p w14:paraId="2164B3D9" w14:textId="77777777" w:rsidR="00441220" w:rsidRPr="00C84D03" w:rsidRDefault="00441220" w:rsidP="007C61F5">
      <w:pPr>
        <w:rPr>
          <w:b/>
        </w:rPr>
      </w:pPr>
      <w:r>
        <w:t>We recommend you use text files for debugging and binary files for production work.</w:t>
      </w:r>
      <w:r w:rsidR="004C66D0">
        <w:t xml:space="preserve"> A MATLAB script for reading FAST binary output files is include</w:t>
      </w:r>
      <w:r w:rsidR="00EA3ECC">
        <w:t>d in the archive (see Utilities\</w:t>
      </w:r>
      <w:r w:rsidR="004C66D0">
        <w:t>SimulationToolbox</w:t>
      </w:r>
      <w:r w:rsidR="00EA3ECC">
        <w:t>\</w:t>
      </w:r>
      <w:r w:rsidR="004C66D0">
        <w:t>Utilities</w:t>
      </w:r>
      <w:r w:rsidR="00EA3ECC">
        <w:t>\</w:t>
      </w:r>
      <w:r w:rsidR="004C66D0">
        <w:t>ReadFASTbinary.m)</w:t>
      </w:r>
      <w:r w:rsidR="00352D3A">
        <w:t>. The NREL post-processors Crunch and MCrunch can also read these binary files.</w:t>
      </w:r>
    </w:p>
    <w:p w14:paraId="2164B3DA" w14:textId="77777777" w:rsidR="00441220" w:rsidRDefault="00441220" w:rsidP="00AD1B9B">
      <w:pPr>
        <w:pStyle w:val="Heading4"/>
      </w:pPr>
      <w:r>
        <w:t>TabDelim: Use tab delimiters in text tabular output file? [T/F]</w:t>
      </w:r>
    </w:p>
    <w:p w14:paraId="2164B3DB" w14:textId="77777777" w:rsidR="00441220" w:rsidRPr="00441220" w:rsidRDefault="00AB6BDA" w:rsidP="00441220">
      <w:r>
        <w:t xml:space="preserve">When </w:t>
      </w:r>
      <w:r w:rsidR="00441220">
        <w:rPr>
          <w:b/>
        </w:rPr>
        <w:t>OutFileFmt</w:t>
      </w:r>
      <w:r w:rsidR="00441220">
        <w:t xml:space="preserve"> = 1 or 3, setting </w:t>
      </w:r>
      <w:r w:rsidR="00441220">
        <w:rPr>
          <w:b/>
        </w:rPr>
        <w:t>TabDelim</w:t>
      </w:r>
      <w:r w:rsidR="00441220">
        <w:t xml:space="preserve"> to “</w:t>
      </w:r>
      <w:r w:rsidR="00FE538B">
        <w:t>True</w:t>
      </w:r>
      <w:r w:rsidR="00441220">
        <w:t>” will put tabs between columns in the text tabular output file.</w:t>
      </w:r>
      <w:r>
        <w:t xml:space="preserve"> Otherwise, spaces will separate columns in </w:t>
      </w:r>
      <w:r w:rsidR="00FE538B">
        <w:t xml:space="preserve">the </w:t>
      </w:r>
      <w:r>
        <w:t>text tabular output file.</w:t>
      </w:r>
      <w:r w:rsidR="00441220">
        <w:t xml:space="preserve"> If </w:t>
      </w:r>
      <w:r w:rsidR="00441220">
        <w:rPr>
          <w:b/>
        </w:rPr>
        <w:t xml:space="preserve">OutFileFmt </w:t>
      </w:r>
      <w:r w:rsidR="00441220">
        <w:t xml:space="preserve">= 2, </w:t>
      </w:r>
      <w:r w:rsidR="00441220">
        <w:rPr>
          <w:b/>
        </w:rPr>
        <w:t>TabDelim</w:t>
      </w:r>
      <w:r w:rsidR="00441220">
        <w:t xml:space="preserve"> has no effect.</w:t>
      </w:r>
    </w:p>
    <w:p w14:paraId="2164B3DC" w14:textId="77777777" w:rsidR="00AB6BDA" w:rsidRDefault="00AB6BDA" w:rsidP="00AD1B9B">
      <w:pPr>
        <w:pStyle w:val="Heading4"/>
      </w:pPr>
      <w:r>
        <w:t>OutFmt: Format used for text tabular output, excluding the time channel [-]</w:t>
      </w:r>
    </w:p>
    <w:p w14:paraId="2164B3DD" w14:textId="77777777" w:rsidR="00AB6BDA" w:rsidRDefault="00AB6BDA" w:rsidP="00460C71">
      <w:r>
        <w:t xml:space="preserve">When </w:t>
      </w:r>
      <w:r>
        <w:rPr>
          <w:b/>
        </w:rPr>
        <w:t>OutFileFmt</w:t>
      </w:r>
      <w:r>
        <w:t xml:space="preserve"> = 1 or 3, FAST will use </w:t>
      </w:r>
      <w:r>
        <w:rPr>
          <w:b/>
        </w:rPr>
        <w:t xml:space="preserve">OutFmt </w:t>
      </w:r>
      <w:r w:rsidRPr="00AB6BDA">
        <w:t>to format</w:t>
      </w:r>
      <w:r>
        <w:rPr>
          <w:b/>
        </w:rPr>
        <w:t xml:space="preserve"> </w:t>
      </w:r>
      <w:r w:rsidRPr="00AB6BDA">
        <w:t>the</w:t>
      </w:r>
      <w:r>
        <w:t xml:space="preserve"> channels printed in the text tabular output file. </w:t>
      </w:r>
      <w:r>
        <w:rPr>
          <w:b/>
        </w:rPr>
        <w:t xml:space="preserve">OutFmt </w:t>
      </w:r>
      <w:r>
        <w:t>should result in a field that is 10 characters long (channel headers are 10 characters long, and NWTC post-processing software sometimes assume 10 characters</w:t>
      </w:r>
      <w:r w:rsidR="00FE538B">
        <w:t>)</w:t>
      </w:r>
      <w:r>
        <w:t>. The time channel is printed using the “</w:t>
      </w:r>
      <w:r w:rsidRPr="00AB6BDA">
        <w:t>F10.4</w:t>
      </w:r>
      <w:r>
        <w:t xml:space="preserve">” format. We commonly specify </w:t>
      </w:r>
      <w:r>
        <w:rPr>
          <w:b/>
        </w:rPr>
        <w:t>OutFmt</w:t>
      </w:r>
      <w:r>
        <w:t xml:space="preserve"> to be “ES10.3E2”.</w:t>
      </w:r>
    </w:p>
    <w:p w14:paraId="2164B3DE" w14:textId="77777777" w:rsidR="00AB6BDA" w:rsidRPr="00AB6BDA" w:rsidRDefault="00AB6BDA" w:rsidP="00460C71">
      <w:r>
        <w:t xml:space="preserve">If </w:t>
      </w:r>
      <w:r>
        <w:rPr>
          <w:b/>
        </w:rPr>
        <w:t xml:space="preserve">OutFileFmt </w:t>
      </w:r>
      <w:r>
        <w:t xml:space="preserve">= 2, </w:t>
      </w:r>
      <w:r w:rsidRPr="00AB6BDA">
        <w:rPr>
          <w:b/>
        </w:rPr>
        <w:t>OutFmt</w:t>
      </w:r>
      <w:r>
        <w:t xml:space="preserve"> has no effect.</w:t>
      </w:r>
    </w:p>
    <w:p w14:paraId="71CCFC02" w14:textId="2CCE53FE" w:rsidR="00053AB0" w:rsidRDefault="00053AB0" w:rsidP="00241AB7">
      <w:pPr>
        <w:pStyle w:val="Heading2"/>
        <w:rPr>
          <w:ins w:id="400" w:author="Bonnie Jonkman" w:date="2015-04-15T13:42:00Z"/>
        </w:rPr>
      </w:pPr>
      <w:bookmarkStart w:id="401" w:name="_Ref416868785"/>
      <w:bookmarkStart w:id="402" w:name="_Toc425854081"/>
      <w:ins w:id="403" w:author="Bonnie Jonkman" w:date="2015-04-15T13:42:00Z">
        <w:r>
          <w:t>Checkpoint Files (Restart Capability)</w:t>
        </w:r>
        <w:bookmarkEnd w:id="401"/>
        <w:bookmarkEnd w:id="402"/>
      </w:ins>
    </w:p>
    <w:p w14:paraId="27576A51" w14:textId="77777777" w:rsidR="00053AB0" w:rsidRDefault="00053AB0" w:rsidP="00053AB0">
      <w:pPr>
        <w:rPr>
          <w:ins w:id="404" w:author="Bonnie Jonkman" w:date="2015-04-15T13:52:00Z"/>
        </w:rPr>
      </w:pPr>
      <w:ins w:id="405" w:author="Bonnie Jonkman" w:date="2015-04-15T13:42:00Z">
        <w:r>
          <w:t>For long FAST simulations that may not run to completion due to hardware failure or system availability, FAST has the ability to generate checkpoint files. These files can be used to restart the FAST simulation from the place the checkpoint file was written.</w:t>
        </w:r>
      </w:ins>
    </w:p>
    <w:p w14:paraId="6F85F628" w14:textId="5D3BF1EA" w:rsidR="00CF6546" w:rsidRDefault="00CF6546" w:rsidP="00053AB0">
      <w:pPr>
        <w:rPr>
          <w:ins w:id="406" w:author="Bonnie Jonkman" w:date="2015-04-15T13:52:00Z"/>
        </w:rPr>
      </w:pPr>
      <w:ins w:id="407" w:author="Bonnie Jonkman" w:date="2015-04-15T13:52:00Z">
        <w:r>
          <w:lastRenderedPageBreak/>
          <w:t xml:space="preserve">If you generate a checkpoint file, </w:t>
        </w:r>
      </w:ins>
      <w:ins w:id="408" w:author="Bonnie Jonkman" w:date="2015-04-15T14:03:00Z">
        <w:r w:rsidR="002351D0">
          <w:t>keep in mind the following caveats:</w:t>
        </w:r>
      </w:ins>
    </w:p>
    <w:p w14:paraId="439529C9" w14:textId="3745A899" w:rsidR="00CF6546" w:rsidRDefault="00CF6546" w:rsidP="00241AB7">
      <w:pPr>
        <w:pStyle w:val="ListParagraph"/>
        <w:numPr>
          <w:ilvl w:val="0"/>
          <w:numId w:val="29"/>
        </w:numPr>
        <w:rPr>
          <w:ins w:id="409" w:author="Bonnie Jonkman" w:date="2015-04-15T13:54:00Z"/>
        </w:rPr>
      </w:pPr>
      <w:ins w:id="410" w:author="Bonnie Jonkman" w:date="2015-04-15T13:52:00Z">
        <w:r>
          <w:t>Any Bladed-style DLL used for control</w:t>
        </w:r>
      </w:ins>
      <w:ins w:id="411" w:author="Bonnie Jonkman" w:date="2015-04-15T13:53:00Z">
        <w:r>
          <w:t xml:space="preserve"> must </w:t>
        </w:r>
        <w:r w:rsidR="00C66AA9">
          <w:t xml:space="preserve">be modified for checkpoint/restart capability. We </w:t>
        </w:r>
      </w:ins>
      <w:ins w:id="412" w:author="Bonnie Jonkman" w:date="2015-04-15T13:54:00Z">
        <w:r w:rsidR="00C66AA9">
          <w:t>have made these modifications to the DLL</w:t>
        </w:r>
      </w:ins>
      <w:ins w:id="413" w:author="Bonnie Jonkman" w:date="2015-04-15T14:00:00Z">
        <w:r w:rsidR="00C66AA9">
          <w:t xml:space="preserve"> </w:t>
        </w:r>
        <w:r w:rsidR="00C66AA9" w:rsidRPr="00241AB7">
          <w:rPr>
            <w:highlight w:val="yellow"/>
          </w:rPr>
          <w:t>(reference BLADED manual here?)</w:t>
        </w:r>
      </w:ins>
      <w:ins w:id="414" w:author="Bonnie Jonkman" w:date="2015-04-15T13:54:00Z">
        <w:r w:rsidR="00C66AA9">
          <w:t>:</w:t>
        </w:r>
      </w:ins>
    </w:p>
    <w:p w14:paraId="49CBC356" w14:textId="09D4744B" w:rsidR="00C66AA9" w:rsidRDefault="00C66AA9" w:rsidP="00241AB7">
      <w:pPr>
        <w:pStyle w:val="ListParagraph"/>
        <w:numPr>
          <w:ilvl w:val="1"/>
          <w:numId w:val="29"/>
        </w:numPr>
        <w:rPr>
          <w:ins w:id="415" w:author="Bonnie Jonkman" w:date="2015-04-15T13:56:00Z"/>
        </w:rPr>
      </w:pPr>
      <w:ins w:id="416" w:author="Bonnie Jonkman" w:date="2015-04-15T13:55:00Z">
        <w:r>
          <w:t xml:space="preserve">When record 1 of the </w:t>
        </w:r>
      </w:ins>
      <w:ins w:id="417" w:author="Bonnie Jonkman" w:date="2015-04-15T13:57:00Z">
        <w:r>
          <w:t>“DATA” (</w:t>
        </w:r>
      </w:ins>
      <w:ins w:id="418" w:author="Bonnie Jonkman" w:date="2015-04-15T13:55:00Z">
        <w:r>
          <w:t>avrSwap</w:t>
        </w:r>
      </w:ins>
      <w:ins w:id="419" w:author="Bonnie Jonkman" w:date="2015-04-15T13:57:00Z">
        <w:r>
          <w:t>)</w:t>
        </w:r>
      </w:ins>
      <w:ins w:id="420" w:author="Bonnie Jonkman" w:date="2015-04-15T13:55:00Z">
        <w:r>
          <w:t xml:space="preserve"> array is </w:t>
        </w:r>
      </w:ins>
      <w:ins w:id="421" w:author="Bonnie Jonkman" w:date="2015-04-15T13:57:00Z">
        <w:r>
          <w:t>–</w:t>
        </w:r>
      </w:ins>
      <w:ins w:id="422" w:author="Bonnie Jonkman" w:date="2015-04-15T13:55:00Z">
        <w:r>
          <w:t xml:space="preserve">8, the DLL should create a checkpoint file. The file must be named according to the file name passed in </w:t>
        </w:r>
      </w:ins>
      <w:ins w:id="423" w:author="Bonnie Jonkman" w:date="2015-04-15T13:56:00Z">
        <w:r>
          <w:t xml:space="preserve">argument “INFILE” for this call. </w:t>
        </w:r>
      </w:ins>
      <w:ins w:id="424" w:author="Bonnie Jonkman" w:date="2015-04-15T13:57:00Z">
        <w:r>
          <w:t xml:space="preserve">This file must contain all static </w:t>
        </w:r>
      </w:ins>
      <w:ins w:id="425" w:author="Bonnie Jonkman" w:date="2015-04-15T13:58:00Z">
        <w:r>
          <w:t>data</w:t>
        </w:r>
      </w:ins>
      <w:ins w:id="426" w:author="Bonnie Jonkman" w:date="2015-04-15T13:57:00Z">
        <w:r>
          <w:t xml:space="preserve"> in the DLL that </w:t>
        </w:r>
      </w:ins>
      <w:ins w:id="427" w:author="Bonnie Jonkman" w:date="2015-04-15T13:58:00Z">
        <w:r>
          <w:t>is</w:t>
        </w:r>
      </w:ins>
      <w:ins w:id="428" w:author="Bonnie Jonkman" w:date="2015-04-15T13:57:00Z">
        <w:r>
          <w:t xml:space="preserve"> necessary to </w:t>
        </w:r>
      </w:ins>
      <w:ins w:id="429" w:author="Bonnie Jonkman" w:date="2015-04-15T13:58:00Z">
        <w:r>
          <w:t>start the DLL in the middle of the simulation.</w:t>
        </w:r>
      </w:ins>
    </w:p>
    <w:p w14:paraId="1FF35152" w14:textId="4FB3941B" w:rsidR="00C66AA9" w:rsidRDefault="00C66AA9" w:rsidP="00241AB7">
      <w:pPr>
        <w:pStyle w:val="ListParagraph"/>
        <w:numPr>
          <w:ilvl w:val="1"/>
          <w:numId w:val="29"/>
        </w:numPr>
        <w:rPr>
          <w:ins w:id="430" w:author="Bonnie Jonkman" w:date="2015-04-22T13:50:00Z"/>
        </w:rPr>
      </w:pPr>
      <w:ins w:id="431" w:author="Bonnie Jonkman" w:date="2015-04-15T13:57:00Z">
        <w:r>
          <w:t xml:space="preserve">When record 1 of the “DATA” (avrSwap) array is –9, the DLL should </w:t>
        </w:r>
      </w:ins>
      <w:ins w:id="432" w:author="Bonnie Jonkman" w:date="2015-04-15T13:58:00Z">
        <w:r>
          <w:t xml:space="preserve">read the </w:t>
        </w:r>
      </w:ins>
      <w:ins w:id="433" w:author="Bonnie Jonkman" w:date="2015-04-15T13:57:00Z">
        <w:r>
          <w:t>checkpoint file</w:t>
        </w:r>
      </w:ins>
      <w:ins w:id="434" w:author="Bonnie Jonkman" w:date="2015-04-15T13:58:00Z">
        <w:r>
          <w:t xml:space="preserve"> whose named is specified in the </w:t>
        </w:r>
      </w:ins>
      <w:ins w:id="435" w:author="Bonnie Jonkman" w:date="2015-04-15T13:59:00Z">
        <w:r>
          <w:t>argument</w:t>
        </w:r>
      </w:ins>
      <w:ins w:id="436" w:author="Bonnie Jonkman" w:date="2015-04-15T13:58:00Z">
        <w:r>
          <w:t xml:space="preserve"> </w:t>
        </w:r>
      </w:ins>
      <w:ins w:id="437" w:author="Bonnie Jonkman" w:date="2015-04-15T13:59:00Z">
        <w:r>
          <w:t xml:space="preserve">“INFILE”. The data from this file should be used to set the values of any static variables contained in the DLL so that the simulation can continue </w:t>
        </w:r>
      </w:ins>
      <w:ins w:id="438" w:author="Bonnie Jonkman" w:date="2015-04-15T14:00:00Z">
        <w:r>
          <w:t>from that point.</w:t>
        </w:r>
      </w:ins>
    </w:p>
    <w:p w14:paraId="24A2D95F" w14:textId="1CAFBB9D" w:rsidR="000D703D" w:rsidRDefault="000D703D" w:rsidP="000D703D">
      <w:pPr>
        <w:pStyle w:val="ListParagraph"/>
        <w:numPr>
          <w:ilvl w:val="1"/>
          <w:numId w:val="29"/>
        </w:numPr>
        <w:rPr>
          <w:ins w:id="439" w:author="Bonnie Jonkman" w:date="2015-04-22T13:50:00Z"/>
        </w:rPr>
      </w:pPr>
      <w:ins w:id="440" w:author="Bonnie Jonkman" w:date="2015-04-22T13:51:00Z">
        <w:r>
          <w:t>Source files</w:t>
        </w:r>
      </w:ins>
      <w:ins w:id="441" w:author="Bonnie Jonkman" w:date="2015-08-18T11:34:00Z">
        <w:r w:rsidR="00DE7C4D">
          <w:t xml:space="preserve"> to generate the Bladed-style DLL</w:t>
        </w:r>
      </w:ins>
      <w:ins w:id="442" w:author="Bonnie Jonkman" w:date="2015-04-22T13:51:00Z">
        <w:r>
          <w:t xml:space="preserve"> modified for this change are in the &lt;FAST8&gt;\</w:t>
        </w:r>
        <w:r w:rsidRPr="000D703D">
          <w:t>CertTest\5MW_Baseline\ServoData\Source</w:t>
        </w:r>
        <w:r>
          <w:t xml:space="preserve"> folder.</w:t>
        </w:r>
      </w:ins>
    </w:p>
    <w:p w14:paraId="42F901C8" w14:textId="03DE9EC9" w:rsidR="00C955A4" w:rsidRDefault="00C955A4" w:rsidP="00241AB7">
      <w:pPr>
        <w:pStyle w:val="ListParagraph"/>
        <w:numPr>
          <w:ilvl w:val="0"/>
          <w:numId w:val="29"/>
        </w:numPr>
        <w:rPr>
          <w:ins w:id="443" w:author="Bonnie Jonkman" w:date="2015-04-15T14:04:00Z"/>
        </w:rPr>
      </w:pPr>
      <w:commentRangeStart w:id="444"/>
      <w:ins w:id="445" w:author="Bonnie Jonkman" w:date="2015-04-15T14:01:00Z">
        <w:r>
          <w:t>Any files that were open when the checkpoint file was created will not be open on restart.</w:t>
        </w:r>
      </w:ins>
      <w:commentRangeEnd w:id="444"/>
      <w:ins w:id="446" w:author="Bonnie Jonkman" w:date="2015-04-21T10:32:00Z">
        <w:r w:rsidR="00241AB7">
          <w:rPr>
            <w:rStyle w:val="CommentReference"/>
          </w:rPr>
          <w:commentReference w:id="444"/>
        </w:r>
      </w:ins>
      <w:ins w:id="447" w:author="Bonnie Jonkman" w:date="2015-04-15T14:01:00Z">
        <w:r>
          <w:t xml:space="preserve"> </w:t>
        </w:r>
      </w:ins>
      <w:ins w:id="448" w:author="Bonnie Jonkman" w:date="2015-04-15T14:03:00Z">
        <w:r w:rsidR="00176F14">
          <w:t>We recommend you use only binary output files when starting from checkpoint</w:t>
        </w:r>
      </w:ins>
      <w:ins w:id="449" w:author="Bonnie Jonkman" w:date="2015-04-15T14:04:00Z">
        <w:r w:rsidR="00176F14">
          <w:t xml:space="preserve"> files.</w:t>
        </w:r>
      </w:ins>
    </w:p>
    <w:p w14:paraId="0E7E2E9C" w14:textId="0FFAB969" w:rsidR="00176F14" w:rsidRDefault="00176F14" w:rsidP="00241AB7">
      <w:pPr>
        <w:pStyle w:val="ListParagraph"/>
        <w:numPr>
          <w:ilvl w:val="0"/>
          <w:numId w:val="29"/>
        </w:numPr>
        <w:rPr>
          <w:ins w:id="450" w:author="Bonnie Jonkman" w:date="2015-04-15T19:40:00Z"/>
        </w:rPr>
      </w:pPr>
      <w:ins w:id="451" w:author="Bonnie Jonkman" w:date="2015-04-15T14:04:00Z">
        <w:r>
          <w:t>The user-defined control routines are not available for checkpoint restart.</w:t>
        </w:r>
      </w:ins>
      <w:ins w:id="452" w:author="Bonnie Jonkman" w:date="2015-04-21T10:35:00Z">
        <w:r w:rsidR="00976EEE">
          <w:t xml:space="preserve"> (</w:t>
        </w:r>
      </w:ins>
      <w:ins w:id="453" w:author="Bonnie Jonkman" w:date="2015-04-21T10:36:00Z">
        <w:r w:rsidR="00976EEE">
          <w:t xml:space="preserve">i.e., </w:t>
        </w:r>
      </w:ins>
      <w:ins w:id="454" w:author="Bonnie Jonkman" w:date="2015-04-21T10:35:00Z">
        <w:r w:rsidR="00976EEE">
          <w:t>CertTests 11-13</w:t>
        </w:r>
      </w:ins>
      <w:ins w:id="455" w:author="Bonnie Jonkman" w:date="2015-04-21T10:36:00Z">
        <w:r w:rsidR="00976EEE">
          <w:t xml:space="preserve"> won’t work</w:t>
        </w:r>
      </w:ins>
      <w:ins w:id="456" w:author="Bonnie Jonkman" w:date="2015-04-21T10:35:00Z">
        <w:r w:rsidR="00976EEE">
          <w:t>)</w:t>
        </w:r>
      </w:ins>
    </w:p>
    <w:p w14:paraId="22D23146" w14:textId="120996EF" w:rsidR="00B77EA5" w:rsidRDefault="00241AB7" w:rsidP="00241AB7">
      <w:pPr>
        <w:pStyle w:val="ListParagraph"/>
        <w:numPr>
          <w:ilvl w:val="0"/>
          <w:numId w:val="29"/>
        </w:numPr>
        <w:rPr>
          <w:ins w:id="457" w:author="Bonnie Jonkman" w:date="2015-04-22T19:52:00Z"/>
        </w:rPr>
      </w:pPr>
      <w:ins w:id="458" w:author="Bonnie Jonkman" w:date="2015-04-21T10:33:00Z">
        <w:r>
          <w:t>If we use MUMPS (later): will need to write routines to pack/unpack the data</w:t>
        </w:r>
      </w:ins>
    </w:p>
    <w:p w14:paraId="1FCCB3B7" w14:textId="45967866" w:rsidR="00C07F3C" w:rsidRPr="00E33AF0" w:rsidRDefault="00C07F3C" w:rsidP="00241AB7">
      <w:pPr>
        <w:pStyle w:val="ListParagraph"/>
        <w:numPr>
          <w:ilvl w:val="0"/>
          <w:numId w:val="29"/>
        </w:numPr>
        <w:rPr>
          <w:ins w:id="459" w:author="Bonnie Jonkman" w:date="2015-04-15T13:42:00Z"/>
        </w:rPr>
      </w:pPr>
      <w:ins w:id="460" w:author="Bonnie Jonkman" w:date="2015-04-22T19:52:00Z">
        <w:r>
          <w:t>Sibling mesh relationships are not maintained.</w:t>
        </w:r>
      </w:ins>
    </w:p>
    <w:p w14:paraId="2164B3FA" w14:textId="43890D1E" w:rsidR="00CA74B5" w:rsidRDefault="00CA74B5" w:rsidP="00992CCA">
      <w:pPr>
        <w:pStyle w:val="Heading1"/>
      </w:pPr>
      <w:bookmarkStart w:id="461" w:name="_Ref352670793"/>
      <w:bookmarkStart w:id="462" w:name="_Toc425854082"/>
      <w:bookmarkEnd w:id="343"/>
      <w:r>
        <w:t>Converting to FAST v8.</w:t>
      </w:r>
      <w:del w:id="463" w:author="Bonnie Jonkman" w:date="2015-06-11T14:13:00Z">
        <w:r w:rsidR="00035EC8" w:rsidDel="00673035">
          <w:delText>10</w:delText>
        </w:r>
      </w:del>
      <w:ins w:id="464" w:author="Bonnie Jonkman" w:date="2015-06-11T14:13:00Z">
        <w:r w:rsidR="00673035">
          <w:t>12</w:t>
        </w:r>
      </w:ins>
      <w:r>
        <w:t>.x</w:t>
      </w:r>
      <w:bookmarkEnd w:id="461"/>
      <w:bookmarkEnd w:id="462"/>
    </w:p>
    <w:p w14:paraId="40A75BFB" w14:textId="04FF8B65" w:rsidR="001143AF" w:rsidRDefault="001143AF" w:rsidP="00214A47">
      <w:r>
        <w:t>You can find example up-to-date input files in the FAST v8.1</w:t>
      </w:r>
      <w:del w:id="465" w:author="Bonnie Jonkman" w:date="2015-06-11T14:13:00Z">
        <w:r w:rsidDel="006945E9">
          <w:delText>0</w:delText>
        </w:r>
      </w:del>
      <w:ins w:id="466" w:author="Bonnie Jonkman" w:date="2015-06-11T14:13:00Z">
        <w:r w:rsidR="006945E9">
          <w:t>2</w:t>
        </w:r>
      </w:ins>
      <w:r>
        <w:t>.00a-bjj archive’s CertTest folder. See the “</w:t>
      </w:r>
      <w:r w:rsidR="00AD1B9B">
        <w:fldChar w:fldCharType="begin"/>
      </w:r>
      <w:r w:rsidR="00AD1B9B">
        <w:instrText xml:space="preserve"> REF _Ref417469673 \h </w:instrText>
      </w:r>
      <w:r w:rsidR="00AD1B9B">
        <w:fldChar w:fldCharType="separate"/>
      </w:r>
      <w:r w:rsidR="008462CD">
        <w:t>Certification Tests</w:t>
      </w:r>
      <w:r w:rsidR="00AD1B9B">
        <w:fldChar w:fldCharType="end"/>
      </w:r>
      <w:r>
        <w:t>” section of this document for descriptions.</w:t>
      </w:r>
    </w:p>
    <w:p w14:paraId="2164B3FB" w14:textId="5E7EDD86" w:rsidR="00214A47" w:rsidRDefault="001143AF" w:rsidP="00214A47">
      <w:r>
        <w:t>Also note that w</w:t>
      </w:r>
      <w:r w:rsidR="00214A47">
        <w:t>e have created template input files for</w:t>
      </w:r>
      <w:r w:rsidR="00BA0751">
        <w:t xml:space="preserve"> FAST</w:t>
      </w:r>
      <w:r w:rsidR="006F4EDC">
        <w:t xml:space="preserve"> and many of its modules</w:t>
      </w:r>
      <w:r w:rsidR="00BA0751" w:rsidRPr="00253827">
        <w:t>. T</w:t>
      </w:r>
      <w:r w:rsidR="00BA0751">
        <w:t xml:space="preserve">hese template files can be found in the </w:t>
      </w:r>
      <w:r w:rsidR="00AE3A86">
        <w:t xml:space="preserve">MATLAB </w:t>
      </w:r>
      <w:r w:rsidR="00BA0751">
        <w:t xml:space="preserve">Simulation Toolbox that is now included in the FAST archive:  </w:t>
      </w:r>
      <w:r w:rsidR="006F4EDC">
        <w:t>&lt;FAST8&gt;\</w:t>
      </w:r>
      <w:r w:rsidR="00BA0751" w:rsidRPr="00BA0751">
        <w:t>Utilities\SimulationToolbox\ConvertFASTVersions\TemplateFiles</w:t>
      </w:r>
      <w:r w:rsidR="00813432">
        <w:t>.</w:t>
      </w:r>
    </w:p>
    <w:p w14:paraId="2164B3FC" w14:textId="77777777" w:rsidR="00F81797" w:rsidRDefault="00F81797" w:rsidP="00214A47">
      <w:r>
        <w:t>See the “</w:t>
      </w:r>
      <w:r w:rsidR="002C4FC6">
        <w:fldChar w:fldCharType="begin"/>
      </w:r>
      <w:r w:rsidR="002C4FC6">
        <w:instrText xml:space="preserve"> REF _Ref391845887 \h </w:instrText>
      </w:r>
      <w:r w:rsidR="002C4FC6">
        <w:fldChar w:fldCharType="separate"/>
      </w:r>
      <w:r w:rsidR="008462CD">
        <w:t>MATLAB Conversion Scripts</w:t>
      </w:r>
      <w:r w:rsidR="002C4FC6">
        <w:fldChar w:fldCharType="end"/>
      </w:r>
      <w:r>
        <w:t>” section below for help in automatically converting input files to the latest version.</w:t>
      </w:r>
    </w:p>
    <w:p w14:paraId="2164B3FE" w14:textId="77777777" w:rsidR="00214A47" w:rsidRDefault="00214A47" w:rsidP="005847A9">
      <w:pPr>
        <w:pStyle w:val="Heading2"/>
      </w:pPr>
      <w:bookmarkStart w:id="467" w:name="_Toc425854083"/>
      <w:r>
        <w:t>Summary of Changes to Inputs</w:t>
      </w:r>
      <w:bookmarkEnd w:id="467"/>
    </w:p>
    <w:p w14:paraId="2164B3FF" w14:textId="77777777" w:rsidR="00A961B1" w:rsidRPr="00A961B1" w:rsidRDefault="00A961B1" w:rsidP="00A961B1">
      <w:r>
        <w:t xml:space="preserve">This section summarizes changes to the </w:t>
      </w:r>
      <w:r w:rsidR="007D09CB">
        <w:t xml:space="preserve">FAST </w:t>
      </w:r>
      <w:r>
        <w:t>primary input file</w:t>
      </w:r>
      <w:r w:rsidR="003F11AE">
        <w:t xml:space="preserve"> between major releases</w:t>
      </w:r>
      <w:r>
        <w:t xml:space="preserve">. </w:t>
      </w:r>
    </w:p>
    <w:p w14:paraId="2A853833" w14:textId="44EF2C4F" w:rsidR="00E33AF0" w:rsidRDefault="00E33AF0" w:rsidP="00E33AF0">
      <w:pPr>
        <w:pStyle w:val="Heading3"/>
        <w:rPr>
          <w:ins w:id="468" w:author="Bonnie Jonkman" w:date="2015-04-15T13:36:00Z"/>
        </w:rPr>
      </w:pPr>
      <w:ins w:id="469" w:author="Bonnie Jonkman" w:date="2015-04-15T13:36:00Z">
        <w:r>
          <w:t>Changes in FAST v8.1</w:t>
        </w:r>
      </w:ins>
      <w:ins w:id="470" w:author="Bonnie Jonkman" w:date="2015-06-06T16:58:00Z">
        <w:r w:rsidR="00B52163">
          <w:t>2</w:t>
        </w:r>
      </w:ins>
      <w:ins w:id="471" w:author="Bonnie Jonkman" w:date="2015-04-15T13:36:00Z">
        <w:r>
          <w:t>.00a-bjj</w:t>
        </w:r>
      </w:ins>
    </w:p>
    <w:p w14:paraId="460A43EF" w14:textId="12DD0E41" w:rsidR="00E33AF0" w:rsidRDefault="00E33AF0" w:rsidP="00AD1B9B">
      <w:pPr>
        <w:pStyle w:val="ListParagraph"/>
        <w:numPr>
          <w:ilvl w:val="0"/>
          <w:numId w:val="28"/>
        </w:numPr>
        <w:rPr>
          <w:ins w:id="472" w:author="Bonnie Jonkman" w:date="2015-04-24T10:04:00Z"/>
        </w:rPr>
      </w:pPr>
      <w:ins w:id="473" w:author="Bonnie Jonkman" w:date="2015-04-15T13:37:00Z">
        <w:r w:rsidRPr="00053AB0">
          <w:rPr>
            <w:b/>
          </w:rPr>
          <w:t>ChkptTime</w:t>
        </w:r>
        <w:r>
          <w:t xml:space="preserve"> was added to the primary FAST input file.</w:t>
        </w:r>
      </w:ins>
    </w:p>
    <w:p w14:paraId="31750CD6" w14:textId="2300AD02" w:rsidR="00437347" w:rsidRDefault="00437347" w:rsidP="00437347">
      <w:pPr>
        <w:pStyle w:val="ListParagraph"/>
        <w:numPr>
          <w:ilvl w:val="0"/>
          <w:numId w:val="28"/>
        </w:numPr>
        <w:rPr>
          <w:ins w:id="474" w:author="Bonnie Jonkman" w:date="2015-04-24T10:06:00Z"/>
        </w:rPr>
      </w:pPr>
      <w:ins w:id="475" w:author="Bonnie Jonkman" w:date="2015-04-24T10:05:00Z">
        <w:r>
          <w:t>The AeroDyn v14 input file does not contain the name of the InflowWind file</w:t>
        </w:r>
      </w:ins>
      <w:ins w:id="476" w:author="Bonnie Jonkman" w:date="2015-06-06T16:59:00Z">
        <w:r w:rsidR="00B52163">
          <w:t>. I removed the SI variable as well as HubHt and WindFile. I also added an additional header line.</w:t>
        </w:r>
      </w:ins>
    </w:p>
    <w:p w14:paraId="09874E67" w14:textId="26D776F3" w:rsidR="00437347" w:rsidRDefault="00437347" w:rsidP="00437347">
      <w:pPr>
        <w:pStyle w:val="ListParagraph"/>
        <w:numPr>
          <w:ilvl w:val="0"/>
          <w:numId w:val="28"/>
        </w:numPr>
        <w:rPr>
          <w:ins w:id="477" w:author="Bonnie Jonkman" w:date="2015-04-24T10:06:00Z"/>
        </w:rPr>
      </w:pPr>
      <w:ins w:id="478" w:author="Bonnie Jonkman" w:date="2015-04-24T10:06:00Z">
        <w:r>
          <w:t>InflowWind has its own input file</w:t>
        </w:r>
      </w:ins>
    </w:p>
    <w:p w14:paraId="0DC40948" w14:textId="77777777" w:rsidR="00B003CF" w:rsidRPr="00322B65" w:rsidRDefault="00B003CF" w:rsidP="00B003CF">
      <w:pPr>
        <w:pStyle w:val="ListParagraph"/>
        <w:numPr>
          <w:ilvl w:val="0"/>
          <w:numId w:val="28"/>
        </w:numPr>
        <w:rPr>
          <w:ins w:id="479" w:author="Bonnie Jonkman" w:date="2015-04-24T10:06:00Z"/>
        </w:rPr>
      </w:pPr>
      <w:ins w:id="480" w:author="Bonnie Jonkman" w:date="2015-04-24T10:06:00Z">
        <w:r>
          <w:rPr>
            <w:b/>
          </w:rPr>
          <w:t>CompInflow</w:t>
        </w:r>
        <w:r w:rsidRPr="00437347">
          <w:t xml:space="preserve"> and </w:t>
        </w:r>
        <w:r>
          <w:rPr>
            <w:b/>
          </w:rPr>
          <w:t>InflowFile</w:t>
        </w:r>
        <w:r w:rsidRPr="00437347">
          <w:t xml:space="preserve"> were add</w:t>
        </w:r>
        <w:r>
          <w:t>ed</w:t>
        </w:r>
        <w:r w:rsidRPr="00437347">
          <w:t xml:space="preserve"> t</w:t>
        </w:r>
        <w:r>
          <w:t>o the primary FAST input file.</w:t>
        </w:r>
      </w:ins>
    </w:p>
    <w:p w14:paraId="4B44141A" w14:textId="2683A293" w:rsidR="00B003CF" w:rsidRPr="00E33AF0" w:rsidRDefault="00B52163" w:rsidP="00437347">
      <w:pPr>
        <w:pStyle w:val="ListParagraph"/>
        <w:numPr>
          <w:ilvl w:val="0"/>
          <w:numId w:val="28"/>
        </w:numPr>
        <w:rPr>
          <w:ins w:id="481" w:author="Bonnie Jonkman" w:date="2015-04-15T13:36:00Z"/>
        </w:rPr>
      </w:pPr>
      <w:ins w:id="482" w:author="Bonnie Jonkman" w:date="2015-06-06T16:58:00Z">
        <w:r>
          <w:t>AeroMod = 2 is a new option, which allows the user to choose AeroDyn v15.</w:t>
        </w:r>
      </w:ins>
    </w:p>
    <w:p w14:paraId="2164B400" w14:textId="5E4F7D42" w:rsidR="005A2B54" w:rsidRDefault="005A2B54" w:rsidP="005A2B54">
      <w:pPr>
        <w:pStyle w:val="Heading3"/>
      </w:pPr>
      <w:r>
        <w:lastRenderedPageBreak/>
        <w:t>Changes in FAST v8.10.00a-bjj</w:t>
      </w:r>
    </w:p>
    <w:p w14:paraId="2164B401" w14:textId="3675D2D5" w:rsidR="00D540B3" w:rsidRDefault="005A2B54" w:rsidP="001A4C06">
      <w:r>
        <w:t xml:space="preserve">The primary input file of FAST v8.10.00a-bjj </w:t>
      </w:r>
      <w:r w:rsidR="00100AB0">
        <w:t>is the same as that of FAST v8.09.00a-bjj</w:t>
      </w:r>
      <w:r w:rsidR="00D540B3">
        <w:t>, however</w:t>
      </w:r>
      <w:r w:rsidR="00280B19">
        <w:t xml:space="preserve"> the code accepts an additional option for </w:t>
      </w:r>
      <w:r w:rsidR="00280B19" w:rsidRPr="00280B19">
        <w:rPr>
          <w:b/>
        </w:rPr>
        <w:t>CompMooring</w:t>
      </w:r>
      <w:r w:rsidR="00280B19">
        <w:t>. T</w:t>
      </w:r>
      <w:r w:rsidR="00D540B3">
        <w:t>he input files for the MAP</w:t>
      </w:r>
      <w:r w:rsidR="001143AF">
        <w:t>++</w:t>
      </w:r>
      <w:r w:rsidR="00D540B3">
        <w:t xml:space="preserve"> and ServoDyn modules have been modified</w:t>
      </w:r>
      <w:r w:rsidR="00280B19">
        <w:t xml:space="preserve"> in this version</w:t>
      </w:r>
      <w:r w:rsidR="00D540B3">
        <w:t>.</w:t>
      </w:r>
    </w:p>
    <w:p w14:paraId="2164B402" w14:textId="77777777" w:rsidR="00CA4ADB" w:rsidRDefault="00503806" w:rsidP="001A4C06">
      <w:pPr>
        <w:pStyle w:val="ListParagraph"/>
        <w:numPr>
          <w:ilvl w:val="0"/>
          <w:numId w:val="3"/>
        </w:numPr>
        <w:ind w:left="360"/>
      </w:pPr>
      <w:r>
        <w:t>The following differences occur in the primary input file of the ServoDyn module:</w:t>
      </w:r>
    </w:p>
    <w:p w14:paraId="2164B403" w14:textId="77777777" w:rsidR="00100AB0" w:rsidRDefault="00685372" w:rsidP="001A4C06">
      <w:pPr>
        <w:pStyle w:val="ListParagraph"/>
        <w:numPr>
          <w:ilvl w:val="1"/>
          <w:numId w:val="3"/>
        </w:numPr>
        <w:ind w:left="720"/>
      </w:pPr>
      <w:r>
        <w:t xml:space="preserve">A tuned-mass damper </w:t>
      </w:r>
      <w:r w:rsidR="00C41DFA">
        <w:t xml:space="preserve">section </w:t>
      </w:r>
      <w:r>
        <w:t xml:space="preserve">has been added. </w:t>
      </w:r>
      <w:r w:rsidR="00C41DFA">
        <w:t xml:space="preserve">A new </w:t>
      </w:r>
      <w:r>
        <w:t>comment line</w:t>
      </w:r>
      <w:r w:rsidR="00C41DFA">
        <w:t xml:space="preserve"> and</w:t>
      </w:r>
      <w:r>
        <w:t xml:space="preserve"> </w:t>
      </w:r>
      <w:r w:rsidR="00100AB0">
        <w:t>two additional inputs for the nacelle tuned-mass damper</w:t>
      </w:r>
      <w:r w:rsidR="00C41DFA" w:rsidRPr="00C41DFA">
        <w:t xml:space="preserve"> </w:t>
      </w:r>
      <w:r w:rsidR="00C41DFA">
        <w:t>have been added</w:t>
      </w:r>
      <w:r w:rsidR="00100AB0">
        <w:t>:</w:t>
      </w:r>
      <w:r w:rsidR="0064763A">
        <w:t xml:space="preserve"> </w:t>
      </w:r>
      <w:r w:rsidR="0064763A" w:rsidRPr="001A4C06">
        <w:rPr>
          <w:b/>
        </w:rPr>
        <w:t>CompNTMD</w:t>
      </w:r>
      <w:r w:rsidR="0064763A">
        <w:t xml:space="preserve"> and </w:t>
      </w:r>
      <w:r w:rsidR="0064763A" w:rsidRPr="001A4C06">
        <w:rPr>
          <w:b/>
        </w:rPr>
        <w:t>NTMD</w:t>
      </w:r>
      <w:r w:rsidRPr="001A4C06">
        <w:rPr>
          <w:b/>
        </w:rPr>
        <w:t>f</w:t>
      </w:r>
      <w:r w:rsidR="0064763A" w:rsidRPr="001A4C06">
        <w:rPr>
          <w:b/>
        </w:rPr>
        <w:t>ile</w:t>
      </w:r>
      <w:r w:rsidR="00503806" w:rsidRPr="00503806">
        <w:t>.</w:t>
      </w:r>
    </w:p>
    <w:p w14:paraId="2164B404" w14:textId="77777777" w:rsidR="00503806" w:rsidRDefault="00503806" w:rsidP="001A4C06">
      <w:pPr>
        <w:pStyle w:val="ListParagraph"/>
        <w:numPr>
          <w:ilvl w:val="1"/>
          <w:numId w:val="3"/>
        </w:numPr>
        <w:ind w:left="720"/>
      </w:pPr>
      <w:r>
        <w:t xml:space="preserve">Switches for control modes </w:t>
      </w:r>
      <w:r w:rsidR="00C9142A">
        <w:rPr>
          <w:b/>
        </w:rPr>
        <w:t>PCMode</w:t>
      </w:r>
      <w:r w:rsidR="00C9142A">
        <w:t xml:space="preserve">, </w:t>
      </w:r>
      <w:r w:rsidR="00C9142A">
        <w:rPr>
          <w:b/>
        </w:rPr>
        <w:t>VSContrl</w:t>
      </w:r>
      <w:r w:rsidR="00C9142A">
        <w:t xml:space="preserve">, </w:t>
      </w:r>
      <w:r w:rsidR="00C9142A">
        <w:rPr>
          <w:b/>
        </w:rPr>
        <w:t>GenModel</w:t>
      </w:r>
      <w:r w:rsidR="00C9142A">
        <w:t xml:space="preserve">, </w:t>
      </w:r>
      <w:r w:rsidR="00C9142A">
        <w:rPr>
          <w:b/>
        </w:rPr>
        <w:t>HSSBrMode</w:t>
      </w:r>
      <w:r w:rsidR="00C9142A">
        <w:t xml:space="preserve">, and </w:t>
      </w:r>
      <w:r w:rsidR="00C9142A">
        <w:rPr>
          <w:b/>
        </w:rPr>
        <w:t>YCMode</w:t>
      </w:r>
      <w:r w:rsidR="00C9142A">
        <w:t xml:space="preserve"> </w:t>
      </w:r>
      <w:r>
        <w:t>have been standardized to the following</w:t>
      </w:r>
      <w:r w:rsidR="0004326B">
        <w:t xml:space="preserve"> (note that not all switches are valid options for each control modes</w:t>
      </w:r>
      <w:r w:rsidR="00F86A33">
        <w:t>; see comments in sample input files</w:t>
      </w:r>
      <w:r w:rsidR="0004326B">
        <w:t>)</w:t>
      </w:r>
      <w:r>
        <w:t>:</w:t>
      </w:r>
    </w:p>
    <w:tbl>
      <w:tblPr>
        <w:tblStyle w:val="MediumList1-Accent1"/>
        <w:tblW w:w="0" w:type="auto"/>
        <w:tblInd w:w="1440" w:type="dxa"/>
        <w:tblLook w:val="04A0" w:firstRow="1" w:lastRow="0" w:firstColumn="1" w:lastColumn="0" w:noHBand="0" w:noVBand="1"/>
      </w:tblPr>
      <w:tblGrid>
        <w:gridCol w:w="3132"/>
        <w:gridCol w:w="3618"/>
      </w:tblGrid>
      <w:tr w:rsidR="00685372" w14:paraId="2164B407" w14:textId="77777777" w:rsidTr="001A4C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5" w14:textId="77777777" w:rsidR="00685372" w:rsidRDefault="00685372" w:rsidP="001A4C06">
            <w:pPr>
              <w:ind w:left="720" w:hanging="360"/>
              <w:jc w:val="center"/>
            </w:pPr>
            <w:r>
              <w:t>Control Mode</w:t>
            </w:r>
          </w:p>
        </w:tc>
        <w:tc>
          <w:tcPr>
            <w:tcW w:w="3618" w:type="dxa"/>
          </w:tcPr>
          <w:p w14:paraId="2164B406" w14:textId="77777777" w:rsidR="00685372" w:rsidRPr="00BE4686" w:rsidRDefault="00685372" w:rsidP="001A4C06">
            <w:pPr>
              <w:ind w:left="720" w:hanging="360"/>
              <w:jc w:val="center"/>
              <w:cnfStyle w:val="100000000000" w:firstRow="1" w:lastRow="0" w:firstColumn="0" w:lastColumn="0" w:oddVBand="0" w:evenVBand="0" w:oddHBand="0" w:evenHBand="0" w:firstRowFirstColumn="0" w:firstRowLastColumn="0" w:lastRowFirstColumn="0" w:lastRowLastColumn="0"/>
              <w:rPr>
                <w:b/>
              </w:rPr>
            </w:pPr>
            <w:r>
              <w:rPr>
                <w:b/>
              </w:rPr>
              <w:t>Description</w:t>
            </w:r>
          </w:p>
        </w:tc>
      </w:tr>
      <w:tr w:rsidR="00685372" w14:paraId="2164B40A"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8" w14:textId="77777777" w:rsidR="00685372" w:rsidRPr="00BE4686" w:rsidRDefault="00C9142A" w:rsidP="001A4C06">
            <w:pPr>
              <w:ind w:left="720" w:hanging="360"/>
              <w:jc w:val="center"/>
              <w:rPr>
                <w:b w:val="0"/>
              </w:rPr>
            </w:pPr>
            <w:r>
              <w:rPr>
                <w:b w:val="0"/>
              </w:rPr>
              <w:t>0</w:t>
            </w:r>
          </w:p>
        </w:tc>
        <w:tc>
          <w:tcPr>
            <w:tcW w:w="3618" w:type="dxa"/>
          </w:tcPr>
          <w:p w14:paraId="2164B409"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None (no control)</w:t>
            </w:r>
          </w:p>
        </w:tc>
      </w:tr>
      <w:tr w:rsidR="00685372" w14:paraId="2164B40D"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0B" w14:textId="77777777" w:rsidR="00685372" w:rsidRPr="00BE4686" w:rsidRDefault="00C9142A" w:rsidP="001A4C06">
            <w:pPr>
              <w:ind w:left="720" w:hanging="360"/>
              <w:jc w:val="center"/>
              <w:rPr>
                <w:b w:val="0"/>
              </w:rPr>
            </w:pPr>
            <w:r>
              <w:rPr>
                <w:b w:val="0"/>
              </w:rPr>
              <w:t>1</w:t>
            </w:r>
          </w:p>
        </w:tc>
        <w:tc>
          <w:tcPr>
            <w:tcW w:w="3618" w:type="dxa"/>
          </w:tcPr>
          <w:p w14:paraId="2164B40C"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Simple built-in model</w:t>
            </w:r>
          </w:p>
        </w:tc>
      </w:tr>
      <w:tr w:rsidR="00685372" w14:paraId="2164B410"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E" w14:textId="77777777" w:rsidR="00685372" w:rsidRPr="00BE4686" w:rsidRDefault="00C9142A" w:rsidP="001A4C06">
            <w:pPr>
              <w:ind w:left="720" w:hanging="360"/>
              <w:jc w:val="center"/>
              <w:rPr>
                <w:b w:val="0"/>
              </w:rPr>
            </w:pPr>
            <w:r>
              <w:rPr>
                <w:b w:val="0"/>
              </w:rPr>
              <w:t>2</w:t>
            </w:r>
          </w:p>
        </w:tc>
        <w:tc>
          <w:tcPr>
            <w:tcW w:w="3618" w:type="dxa"/>
          </w:tcPr>
          <w:p w14:paraId="2164B40F"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Advanced built-in model</w:t>
            </w:r>
          </w:p>
        </w:tc>
      </w:tr>
      <w:tr w:rsidR="00685372" w14:paraId="2164B413"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11" w14:textId="77777777" w:rsidR="00685372" w:rsidRPr="00BE4686" w:rsidRDefault="00C9142A" w:rsidP="001A4C06">
            <w:pPr>
              <w:ind w:left="720" w:hanging="360"/>
              <w:jc w:val="center"/>
              <w:rPr>
                <w:b w:val="0"/>
              </w:rPr>
            </w:pPr>
            <w:r>
              <w:rPr>
                <w:b w:val="0"/>
              </w:rPr>
              <w:t>3</w:t>
            </w:r>
          </w:p>
        </w:tc>
        <w:tc>
          <w:tcPr>
            <w:tcW w:w="3618" w:type="dxa"/>
          </w:tcPr>
          <w:p w14:paraId="2164B412"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User-defined from user routine</w:t>
            </w:r>
          </w:p>
        </w:tc>
      </w:tr>
      <w:tr w:rsidR="00685372" w14:paraId="2164B416"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14" w14:textId="77777777" w:rsidR="00685372" w:rsidRPr="00BE4686" w:rsidRDefault="00C9142A" w:rsidP="001A4C06">
            <w:pPr>
              <w:ind w:left="720" w:hanging="360"/>
              <w:jc w:val="center"/>
              <w:rPr>
                <w:b w:val="0"/>
              </w:rPr>
            </w:pPr>
            <w:r>
              <w:rPr>
                <w:b w:val="0"/>
              </w:rPr>
              <w:t>4</w:t>
            </w:r>
          </w:p>
        </w:tc>
        <w:tc>
          <w:tcPr>
            <w:tcW w:w="3618" w:type="dxa"/>
          </w:tcPr>
          <w:p w14:paraId="2164B415"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User-defined from Simulink/LabVIEW</w:t>
            </w:r>
            <w:r>
              <w:rPr>
                <w:rStyle w:val="FootnoteReference"/>
              </w:rPr>
              <w:footnoteReference w:id="8"/>
            </w:r>
          </w:p>
        </w:tc>
      </w:tr>
      <w:tr w:rsidR="00685372" w14:paraId="2164B419"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17" w14:textId="77777777" w:rsidR="00685372" w:rsidRPr="00BE4686" w:rsidRDefault="00C9142A" w:rsidP="001A4C06">
            <w:pPr>
              <w:ind w:left="720" w:hanging="360"/>
              <w:jc w:val="center"/>
              <w:rPr>
                <w:b w:val="0"/>
              </w:rPr>
            </w:pPr>
            <w:r>
              <w:rPr>
                <w:b w:val="0"/>
              </w:rPr>
              <w:t>5</w:t>
            </w:r>
          </w:p>
        </w:tc>
        <w:tc>
          <w:tcPr>
            <w:tcW w:w="3618" w:type="dxa"/>
          </w:tcPr>
          <w:p w14:paraId="2164B418"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User-defined from Bladed-style DLL</w:t>
            </w:r>
          </w:p>
        </w:tc>
      </w:tr>
    </w:tbl>
    <w:p w14:paraId="2164B41A" w14:textId="77777777" w:rsidR="00CA4ADB" w:rsidRDefault="00CA4ADB" w:rsidP="001A4C06">
      <w:pPr>
        <w:pStyle w:val="ListParagraph"/>
        <w:ind w:hanging="360"/>
      </w:pPr>
    </w:p>
    <w:p w14:paraId="2164B41B" w14:textId="61261091" w:rsidR="00CA4ADB" w:rsidRDefault="00CA4ADB" w:rsidP="001A4C06">
      <w:pPr>
        <w:pStyle w:val="ListParagraph"/>
        <w:numPr>
          <w:ilvl w:val="1"/>
          <w:numId w:val="3"/>
        </w:numPr>
        <w:ind w:left="720"/>
      </w:pPr>
      <w:r>
        <w:t>The HSSBrTq output from ServoDyn has been renamed HSSBrTqC (high speed shaft torque command). This output was renamed to avoid confusion with the new HSSBrTq output available from ElastoDyn.</w:t>
      </w:r>
    </w:p>
    <w:p w14:paraId="2164B41C" w14:textId="5C464ABA" w:rsidR="00685372" w:rsidRPr="00503806" w:rsidRDefault="00D540B3" w:rsidP="001A4C06">
      <w:pPr>
        <w:pStyle w:val="ListParagraph"/>
        <w:numPr>
          <w:ilvl w:val="0"/>
          <w:numId w:val="3"/>
        </w:numPr>
        <w:ind w:left="360"/>
      </w:pPr>
      <w:r>
        <w:t>The MAP</w:t>
      </w:r>
      <w:r w:rsidR="00923A5B">
        <w:t>++</w:t>
      </w:r>
      <w:r>
        <w:t xml:space="preserve"> input file</w:t>
      </w:r>
      <w:r w:rsidR="006F4EDC">
        <w:t xml:space="preserve"> uses newtons (N) instead of kilonewtons (kN) and the flags have changed.</w:t>
      </w:r>
      <w:r w:rsidR="00185772">
        <w:t xml:space="preserve"> The new flags </w:t>
      </w:r>
      <w:r w:rsidR="00796008">
        <w:t>are listed</w:t>
      </w:r>
      <w:r w:rsidR="00923A5B">
        <w:t xml:space="preserve"> on the </w:t>
      </w:r>
      <w:hyperlink r:id="rId28" w:history="1">
        <w:r w:rsidR="00923A5B" w:rsidRPr="00923A5B">
          <w:rPr>
            <w:rStyle w:val="Hyperlink"/>
          </w:rPr>
          <w:t>MAP</w:t>
        </w:r>
        <w:r w:rsidR="00923A5B">
          <w:rPr>
            <w:rStyle w:val="Hyperlink"/>
          </w:rPr>
          <w:t>++</w:t>
        </w:r>
        <w:r w:rsidR="00923A5B" w:rsidRPr="00923A5B">
          <w:rPr>
            <w:rStyle w:val="Hyperlink"/>
          </w:rPr>
          <w:t xml:space="preserve"> web page</w:t>
        </w:r>
      </w:hyperlink>
      <w:r w:rsidR="00923A5B">
        <w:t>.</w:t>
      </w:r>
    </w:p>
    <w:p w14:paraId="2164B41D" w14:textId="77777777" w:rsidR="00E759ED" w:rsidRDefault="00E759ED" w:rsidP="00E759ED">
      <w:pPr>
        <w:pStyle w:val="Heading3"/>
      </w:pPr>
      <w:r>
        <w:t>Changes in FAST v8.09.00</w:t>
      </w:r>
      <w:r w:rsidR="005A2B54">
        <w:t>a</w:t>
      </w:r>
      <w:r>
        <w:t>-bjj</w:t>
      </w:r>
    </w:p>
    <w:p w14:paraId="2164B41E" w14:textId="77777777" w:rsidR="00E759ED" w:rsidRPr="00E759ED" w:rsidRDefault="00E759ED" w:rsidP="00E759ED">
      <w:r>
        <w:t>The primary input file of FAST v8.09.00a-bjj is the same as that of FAST v8.08.00c-bjj</w:t>
      </w:r>
      <w:r w:rsidR="007F152F">
        <w:t>. However, the HydroDyn input file in this new version has one less line that the previous version.</w:t>
      </w:r>
    </w:p>
    <w:p w14:paraId="2164B41F" w14:textId="77777777" w:rsidR="007A051E" w:rsidRDefault="007A051E" w:rsidP="007A051E">
      <w:pPr>
        <w:pStyle w:val="Heading3"/>
      </w:pPr>
      <w:r>
        <w:t>Changes in FAST v8.08.00c-bjj</w:t>
      </w:r>
    </w:p>
    <w:p w14:paraId="2164B420" w14:textId="77777777" w:rsidR="00A961B1" w:rsidRPr="00A961B1" w:rsidRDefault="00A961B1" w:rsidP="00A961B1">
      <w:r>
        <w:t xml:space="preserve">The following list describes the </w:t>
      </w:r>
      <w:r w:rsidR="008E4072">
        <w:t>differences in</w:t>
      </w:r>
      <w:r>
        <w:t xml:space="preserve"> the primary input file </w:t>
      </w:r>
      <w:r w:rsidR="008E4072">
        <w:t xml:space="preserve">of FAST v8.08.00c-bjj </w:t>
      </w:r>
      <w:r>
        <w:t>relative to FAST v8.03.02b-bjj.</w:t>
      </w:r>
    </w:p>
    <w:p w14:paraId="2164B421" w14:textId="77777777" w:rsidR="000A7AE6" w:rsidRDefault="000A7AE6" w:rsidP="000A7AE6">
      <w:pPr>
        <w:pStyle w:val="ListParagraph"/>
        <w:numPr>
          <w:ilvl w:val="0"/>
          <w:numId w:val="3"/>
        </w:numPr>
      </w:pPr>
      <w:r>
        <w:t xml:space="preserve">Many variables in the primary FAST input file have been renamed: </w:t>
      </w:r>
    </w:p>
    <w:tbl>
      <w:tblPr>
        <w:tblStyle w:val="MediumList1-Accent1"/>
        <w:tblW w:w="0" w:type="auto"/>
        <w:tblInd w:w="828" w:type="dxa"/>
        <w:tblLook w:val="04A0" w:firstRow="1" w:lastRow="0" w:firstColumn="1" w:lastColumn="0" w:noHBand="0" w:noVBand="1"/>
      </w:tblPr>
      <w:tblGrid>
        <w:gridCol w:w="3132"/>
        <w:gridCol w:w="3618"/>
      </w:tblGrid>
      <w:tr w:rsidR="000A7AE6" w14:paraId="2164B424" w14:textId="77777777" w:rsidTr="00BE46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2" w14:textId="77777777" w:rsidR="000A7AE6" w:rsidRDefault="000A7AE6" w:rsidP="00D33FB9">
            <w:pPr>
              <w:jc w:val="center"/>
            </w:pPr>
            <w:r>
              <w:t>FAST v8.03.x Name</w:t>
            </w:r>
          </w:p>
        </w:tc>
        <w:tc>
          <w:tcPr>
            <w:tcW w:w="3618" w:type="dxa"/>
          </w:tcPr>
          <w:p w14:paraId="2164B423" w14:textId="77777777" w:rsidR="000A7AE6" w:rsidRPr="00BE4686" w:rsidRDefault="000A7AE6" w:rsidP="00D33FB9">
            <w:pPr>
              <w:jc w:val="center"/>
              <w:cnfStyle w:val="100000000000" w:firstRow="1" w:lastRow="0" w:firstColumn="0" w:lastColumn="0" w:oddVBand="0" w:evenVBand="0" w:oddHBand="0" w:evenHBand="0" w:firstRowFirstColumn="0" w:firstRowLastColumn="0" w:lastRowFirstColumn="0" w:lastRowLastColumn="0"/>
              <w:rPr>
                <w:b/>
              </w:rPr>
            </w:pPr>
            <w:r w:rsidRPr="00BE4686">
              <w:rPr>
                <w:b/>
              </w:rPr>
              <w:t>FAST v8.08.x Name</w:t>
            </w:r>
          </w:p>
        </w:tc>
      </w:tr>
      <w:tr w:rsidR="000A7AE6" w14:paraId="2164B427"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5" w14:textId="77777777" w:rsidR="000A7AE6" w:rsidRPr="00BE4686" w:rsidRDefault="000A7AE6" w:rsidP="00D33FB9">
            <w:pPr>
              <w:jc w:val="center"/>
              <w:rPr>
                <w:b w:val="0"/>
              </w:rPr>
            </w:pPr>
            <w:r w:rsidRPr="00BE4686">
              <w:rPr>
                <w:b w:val="0"/>
              </w:rPr>
              <w:t>ADFile</w:t>
            </w:r>
          </w:p>
        </w:tc>
        <w:tc>
          <w:tcPr>
            <w:tcW w:w="3618" w:type="dxa"/>
          </w:tcPr>
          <w:p w14:paraId="2164B426"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r>
              <w:t>AeroFile</w:t>
            </w:r>
          </w:p>
        </w:tc>
      </w:tr>
      <w:tr w:rsidR="000A7AE6" w14:paraId="2164B42A"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28" w14:textId="77777777" w:rsidR="000A7AE6" w:rsidRPr="00BE4686" w:rsidRDefault="000A7AE6" w:rsidP="00D33FB9">
            <w:pPr>
              <w:jc w:val="center"/>
              <w:rPr>
                <w:b w:val="0"/>
              </w:rPr>
            </w:pPr>
            <w:r w:rsidRPr="00BE4686">
              <w:rPr>
                <w:b w:val="0"/>
              </w:rPr>
              <w:t>SrvDFile</w:t>
            </w:r>
          </w:p>
        </w:tc>
        <w:tc>
          <w:tcPr>
            <w:tcW w:w="3618" w:type="dxa"/>
          </w:tcPr>
          <w:p w14:paraId="2164B429"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r>
              <w:t>ServoFile</w:t>
            </w:r>
          </w:p>
        </w:tc>
      </w:tr>
      <w:tr w:rsidR="000A7AE6" w14:paraId="2164B42D"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B" w14:textId="77777777" w:rsidR="000A7AE6" w:rsidRPr="00BE4686" w:rsidRDefault="000A7AE6" w:rsidP="00D33FB9">
            <w:pPr>
              <w:jc w:val="center"/>
              <w:rPr>
                <w:b w:val="0"/>
              </w:rPr>
            </w:pPr>
            <w:r w:rsidRPr="00BE4686">
              <w:rPr>
                <w:b w:val="0"/>
              </w:rPr>
              <w:t>HDFile</w:t>
            </w:r>
          </w:p>
        </w:tc>
        <w:tc>
          <w:tcPr>
            <w:tcW w:w="3618" w:type="dxa"/>
          </w:tcPr>
          <w:p w14:paraId="2164B42C"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r>
              <w:t>HydroFile</w:t>
            </w:r>
          </w:p>
        </w:tc>
      </w:tr>
      <w:tr w:rsidR="000A7AE6" w14:paraId="2164B430"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2E" w14:textId="77777777" w:rsidR="000A7AE6" w:rsidRPr="00BE4686" w:rsidRDefault="000A7AE6" w:rsidP="00D33FB9">
            <w:pPr>
              <w:jc w:val="center"/>
              <w:rPr>
                <w:b w:val="0"/>
              </w:rPr>
            </w:pPr>
            <w:r w:rsidRPr="00BE4686">
              <w:rPr>
                <w:b w:val="0"/>
              </w:rPr>
              <w:t>SDFile</w:t>
            </w:r>
          </w:p>
        </w:tc>
        <w:tc>
          <w:tcPr>
            <w:tcW w:w="3618" w:type="dxa"/>
          </w:tcPr>
          <w:p w14:paraId="2164B42F"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r>
              <w:t>SubFile</w:t>
            </w:r>
          </w:p>
        </w:tc>
      </w:tr>
      <w:tr w:rsidR="000A7AE6" w14:paraId="2164B433"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31" w14:textId="77777777" w:rsidR="000A7AE6" w:rsidRPr="00BE4686" w:rsidRDefault="000A7AE6" w:rsidP="00D33FB9">
            <w:pPr>
              <w:jc w:val="center"/>
              <w:rPr>
                <w:b w:val="0"/>
              </w:rPr>
            </w:pPr>
            <w:r w:rsidRPr="00BE4686">
              <w:rPr>
                <w:b w:val="0"/>
              </w:rPr>
              <w:t>MAPFile</w:t>
            </w:r>
          </w:p>
        </w:tc>
        <w:tc>
          <w:tcPr>
            <w:tcW w:w="3618" w:type="dxa"/>
          </w:tcPr>
          <w:p w14:paraId="2164B432"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r>
              <w:t>MooringFile</w:t>
            </w:r>
          </w:p>
        </w:tc>
      </w:tr>
      <w:tr w:rsidR="000A7AE6" w14:paraId="2164B436"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34" w14:textId="77777777" w:rsidR="000A7AE6" w:rsidRPr="00BE4686" w:rsidRDefault="000A7AE6" w:rsidP="00D33FB9">
            <w:pPr>
              <w:jc w:val="center"/>
              <w:rPr>
                <w:b w:val="0"/>
              </w:rPr>
            </w:pPr>
            <w:r w:rsidRPr="00BE4686">
              <w:rPr>
                <w:b w:val="0"/>
              </w:rPr>
              <w:lastRenderedPageBreak/>
              <w:t>CompMAP</w:t>
            </w:r>
          </w:p>
        </w:tc>
        <w:tc>
          <w:tcPr>
            <w:tcW w:w="3618" w:type="dxa"/>
          </w:tcPr>
          <w:p w14:paraId="2164B435"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r>
              <w:t>CompMooring</w:t>
            </w:r>
          </w:p>
        </w:tc>
      </w:tr>
    </w:tbl>
    <w:p w14:paraId="2164B437" w14:textId="77777777" w:rsidR="00A961B1" w:rsidRDefault="00A961B1" w:rsidP="00A961B1">
      <w:pPr>
        <w:pStyle w:val="ListParagraph"/>
        <w:numPr>
          <w:ilvl w:val="0"/>
          <w:numId w:val="3"/>
        </w:numPr>
      </w:pPr>
      <w:r>
        <w:t xml:space="preserve">Most of the feature </w:t>
      </w:r>
      <w:r w:rsidRPr="00A961B1">
        <w:rPr>
          <w:i/>
        </w:rPr>
        <w:t>flags</w:t>
      </w:r>
      <w:r>
        <w:t xml:space="preserve"> </w:t>
      </w:r>
      <w:r w:rsidR="00813432">
        <w:t xml:space="preserve">were </w:t>
      </w:r>
      <w:r>
        <w:t xml:space="preserve">changed to feature </w:t>
      </w:r>
      <w:r w:rsidRPr="00BE4686">
        <w:rPr>
          <w:i/>
        </w:rPr>
        <w:t>switches</w:t>
      </w:r>
      <w:r>
        <w:t xml:space="preserve"> in the primary </w:t>
      </w:r>
      <w:r w:rsidR="007D09CB">
        <w:t xml:space="preserve">FAST </w:t>
      </w:r>
      <w:r>
        <w:t xml:space="preserve">input file. Instead of </w:t>
      </w:r>
      <w:r w:rsidR="00813432">
        <w:t>True</w:t>
      </w:r>
      <w:r>
        <w:t>/</w:t>
      </w:r>
      <w:r w:rsidR="00813432">
        <w:t xml:space="preserve">False </w:t>
      </w:r>
      <w:r>
        <w:t xml:space="preserve">inputs, </w:t>
      </w:r>
      <w:r w:rsidRPr="00A961B1">
        <w:t>CompAero</w:t>
      </w:r>
      <w:r>
        <w:t xml:space="preserve">, CompServo, </w:t>
      </w:r>
      <w:r w:rsidRPr="00A961B1">
        <w:t>CompHydro</w:t>
      </w:r>
      <w:r>
        <w:t xml:space="preserve">, CompSub, and </w:t>
      </w:r>
      <w:r w:rsidRPr="00A961B1">
        <w:t>CompMooring</w:t>
      </w:r>
      <w:r>
        <w:t xml:space="preserve"> now require integer inputs.</w:t>
      </w:r>
    </w:p>
    <w:p w14:paraId="2164B438" w14:textId="77777777" w:rsidR="00A961B1" w:rsidRPr="00A961B1" w:rsidRDefault="00A961B1" w:rsidP="00A961B1">
      <w:pPr>
        <w:pStyle w:val="ListParagraph"/>
        <w:numPr>
          <w:ilvl w:val="0"/>
          <w:numId w:val="3"/>
        </w:numPr>
      </w:pPr>
      <w:r>
        <w:t xml:space="preserve">Inputs for coupling with modules IceFloe and IceDyn have been added: </w:t>
      </w:r>
      <w:r w:rsidRPr="00A961B1">
        <w:rPr>
          <w:b/>
        </w:rPr>
        <w:t>CompIce</w:t>
      </w:r>
      <w:r>
        <w:t xml:space="preserve"> and </w:t>
      </w:r>
      <w:r w:rsidRPr="00A961B1">
        <w:rPr>
          <w:b/>
        </w:rPr>
        <w:t>IceFile</w:t>
      </w:r>
      <w:r w:rsidR="00813432">
        <w:t>.</w:t>
      </w:r>
    </w:p>
    <w:p w14:paraId="2164B439" w14:textId="77777777" w:rsidR="000A7AE6" w:rsidRPr="00BE4686" w:rsidRDefault="00BE4686" w:rsidP="00BE4686">
      <w:pPr>
        <w:pStyle w:val="ListParagraph"/>
        <w:numPr>
          <w:ilvl w:val="0"/>
          <w:numId w:val="3"/>
        </w:numPr>
        <w:rPr>
          <w:b/>
        </w:rPr>
      </w:pPr>
      <w:r>
        <w:t xml:space="preserve">Several new inputs for future </w:t>
      </w:r>
      <w:r w:rsidR="00813432">
        <w:t xml:space="preserve">coupling of </w:t>
      </w:r>
      <w:r>
        <w:t xml:space="preserve">BeamDyn into FAST have been added. These inputs are </w:t>
      </w:r>
      <w:r w:rsidRPr="00BE4686">
        <w:rPr>
          <w:b/>
        </w:rPr>
        <w:t>CompElast</w:t>
      </w:r>
      <w:r w:rsidRPr="00BE4686">
        <w:t xml:space="preserve">, </w:t>
      </w:r>
      <w:r w:rsidRPr="00BE4686">
        <w:rPr>
          <w:b/>
        </w:rPr>
        <w:t>BDBldFile(1)</w:t>
      </w:r>
      <w:r w:rsidRPr="00BE4686">
        <w:t>,</w:t>
      </w:r>
      <w:r>
        <w:rPr>
          <w:b/>
        </w:rPr>
        <w:t xml:space="preserve"> </w:t>
      </w:r>
      <w:r w:rsidRPr="00BE4686">
        <w:rPr>
          <w:b/>
        </w:rPr>
        <w:t>BDBldFile(</w:t>
      </w:r>
      <w:r>
        <w:rPr>
          <w:b/>
        </w:rPr>
        <w:t>2</w:t>
      </w:r>
      <w:r w:rsidRPr="00BE4686">
        <w:rPr>
          <w:b/>
        </w:rPr>
        <w:t>)</w:t>
      </w:r>
      <w:r w:rsidRPr="00BE4686">
        <w:t>,</w:t>
      </w:r>
      <w:r>
        <w:rPr>
          <w:b/>
        </w:rPr>
        <w:t xml:space="preserve"> </w:t>
      </w:r>
      <w:r>
        <w:t>and</w:t>
      </w:r>
      <w:r>
        <w:rPr>
          <w:b/>
        </w:rPr>
        <w:t xml:space="preserve"> </w:t>
      </w:r>
      <w:r w:rsidRPr="00BE4686">
        <w:rPr>
          <w:b/>
        </w:rPr>
        <w:t>BDBldFile(</w:t>
      </w:r>
      <w:r>
        <w:rPr>
          <w:b/>
        </w:rPr>
        <w:t>3</w:t>
      </w:r>
      <w:r w:rsidRPr="00BE4686">
        <w:rPr>
          <w:b/>
        </w:rPr>
        <w:t>)</w:t>
      </w:r>
      <w:r>
        <w:t>.</w:t>
      </w:r>
    </w:p>
    <w:p w14:paraId="2164B43A" w14:textId="77777777" w:rsidR="00A961B1" w:rsidRPr="00B31562" w:rsidRDefault="00A961B1" w:rsidP="00B31562">
      <w:pPr>
        <w:pStyle w:val="ListParagraph"/>
        <w:numPr>
          <w:ilvl w:val="0"/>
          <w:numId w:val="3"/>
        </w:numPr>
      </w:pPr>
      <w:r>
        <w:t>The modules ElastoDyn, ServoDyn,</w:t>
      </w:r>
      <w:r w:rsidRPr="00A961B1">
        <w:t xml:space="preserve"> </w:t>
      </w:r>
      <w:r>
        <w:t>AeroDyn, HydroDyn, and SubDyn allow users to input the string “</w:t>
      </w:r>
      <w:r w:rsidR="00813432">
        <w:t>Default</w:t>
      </w:r>
      <w:r>
        <w:t xml:space="preserve">” for their respective time steps, which will then use the time step from the </w:t>
      </w:r>
      <w:r w:rsidR="007D09CB">
        <w:t xml:space="preserve">FAST </w:t>
      </w:r>
      <w:r>
        <w:t>primary input file.</w:t>
      </w:r>
    </w:p>
    <w:p w14:paraId="2164B43B" w14:textId="77777777" w:rsidR="007A051E" w:rsidRDefault="007A051E" w:rsidP="007A051E">
      <w:pPr>
        <w:pStyle w:val="Heading3"/>
      </w:pPr>
      <w:r>
        <w:t>Changes in FAST v8.03.02b-bjj</w:t>
      </w:r>
    </w:p>
    <w:p w14:paraId="2164B43C" w14:textId="77777777" w:rsidR="00B00831" w:rsidRPr="00A961B1" w:rsidRDefault="00B00831" w:rsidP="00B00831">
      <w:r>
        <w:t>The following list describes the differences in the FAST</w:t>
      </w:r>
      <w:r w:rsidR="009445DA">
        <w:t>, ElastoDyn, and ServoDyn</w:t>
      </w:r>
      <w:r>
        <w:t xml:space="preserve"> input file</w:t>
      </w:r>
      <w:r w:rsidR="009445DA">
        <w:t>s</w:t>
      </w:r>
      <w:r>
        <w:t xml:space="preserve"> of FAST v8.03.02b-bjj relative to</w:t>
      </w:r>
      <w:r w:rsidR="009445DA">
        <w:t xml:space="preserve"> the input files of</w:t>
      </w:r>
      <w:r>
        <w:t xml:space="preserve"> FAST v7.02.00d-bjj.</w:t>
      </w:r>
    </w:p>
    <w:p w14:paraId="2164B43D" w14:textId="77777777" w:rsidR="00214A47" w:rsidRDefault="00214A47" w:rsidP="00214A47">
      <w:pPr>
        <w:pStyle w:val="ListParagraph"/>
        <w:numPr>
          <w:ilvl w:val="0"/>
          <w:numId w:val="3"/>
        </w:numPr>
      </w:pPr>
      <w:r>
        <w:t>The primary FAST input file has been converted to primary input files fo</w:t>
      </w:r>
      <w:r w:rsidR="00BA0751">
        <w:t>r FAST, ElastoDyn, and ServoDyn</w:t>
      </w:r>
      <w:r w:rsidR="00E42E58">
        <w:t xml:space="preserve"> and some of the inputs have been reordered</w:t>
      </w:r>
      <w:r w:rsidR="00754E0F">
        <w:t>.</w:t>
      </w:r>
    </w:p>
    <w:p w14:paraId="2164B43E" w14:textId="77777777" w:rsidR="00214A47" w:rsidRDefault="00E42E58" w:rsidP="00214A47">
      <w:pPr>
        <w:pStyle w:val="ListParagraph"/>
        <w:numPr>
          <w:ilvl w:val="0"/>
          <w:numId w:val="3"/>
        </w:numPr>
      </w:pPr>
      <w:r>
        <w:t xml:space="preserve">The FAST Platform file has been eliminated, with some of the inputs </w:t>
      </w:r>
      <w:r w:rsidR="00214A47">
        <w:t>now part of the ElastoDyn primary input file</w:t>
      </w:r>
      <w:r>
        <w:t xml:space="preserve"> and some of the inputs now part of HydroDyn’s </w:t>
      </w:r>
      <w:r w:rsidR="00F43F8D">
        <w:t xml:space="preserve">and MAP’s </w:t>
      </w:r>
      <w:r>
        <w:t>input file</w:t>
      </w:r>
      <w:r w:rsidR="00F43F8D">
        <w:t>s</w:t>
      </w:r>
      <w:r w:rsidR="00754E0F">
        <w:t>.</w:t>
      </w:r>
    </w:p>
    <w:p w14:paraId="2164B43F" w14:textId="77777777" w:rsidR="00214A47" w:rsidRDefault="00852A08" w:rsidP="00852A08">
      <w:pPr>
        <w:pStyle w:val="ListParagraph"/>
        <w:numPr>
          <w:ilvl w:val="0"/>
          <w:numId w:val="3"/>
        </w:numPr>
      </w:pPr>
      <w:r>
        <w:t>All of the inputs formerly labeled “</w:t>
      </w:r>
      <w:r w:rsidRPr="00852A08">
        <w:t>[CURRENTLY IGNORED]</w:t>
      </w:r>
      <w:r>
        <w:t>”</w:t>
      </w:r>
      <w:r w:rsidR="00BA0751">
        <w:t xml:space="preserve"> have been removed</w:t>
      </w:r>
      <w:r w:rsidR="00754E0F">
        <w:t>.</w:t>
      </w:r>
    </w:p>
    <w:p w14:paraId="2164B440" w14:textId="77777777" w:rsidR="00852A08" w:rsidRDefault="00852A08" w:rsidP="00852A08">
      <w:pPr>
        <w:pStyle w:val="ListParagraph"/>
        <w:numPr>
          <w:ilvl w:val="0"/>
          <w:numId w:val="3"/>
        </w:numPr>
      </w:pPr>
      <w:r>
        <w:t xml:space="preserve">Switches for ADAMS preprocessing and </w:t>
      </w:r>
      <w:r w:rsidR="00BA0751">
        <w:t>linearization have been removed</w:t>
      </w:r>
      <w:r w:rsidR="00754E0F">
        <w:t>.</w:t>
      </w:r>
    </w:p>
    <w:p w14:paraId="2164B441" w14:textId="77777777" w:rsidR="00852A08" w:rsidRDefault="00BA0751" w:rsidP="00852A08">
      <w:pPr>
        <w:pStyle w:val="ListParagraph"/>
        <w:numPr>
          <w:ilvl w:val="0"/>
          <w:numId w:val="3"/>
        </w:numPr>
      </w:pPr>
      <w:r>
        <w:t>Noise has been removed</w:t>
      </w:r>
      <w:r w:rsidR="00754E0F">
        <w:t>.</w:t>
      </w:r>
    </w:p>
    <w:p w14:paraId="2164B442" w14:textId="77777777" w:rsidR="00852A08" w:rsidRDefault="00852A08" w:rsidP="00852A08">
      <w:pPr>
        <w:pStyle w:val="ListParagraph"/>
        <w:numPr>
          <w:ilvl w:val="0"/>
          <w:numId w:val="3"/>
        </w:numPr>
      </w:pPr>
      <w:r w:rsidRPr="007D7E91">
        <w:rPr>
          <w:b/>
        </w:rPr>
        <w:t>PtfmLdMod</w:t>
      </w:r>
      <w:r>
        <w:t xml:space="preserve"> has </w:t>
      </w:r>
      <w:r w:rsidR="00BA0751">
        <w:t xml:space="preserve">been converted to </w:t>
      </w:r>
      <w:r w:rsidR="00BA0751" w:rsidRPr="007D7E91">
        <w:rPr>
          <w:b/>
        </w:rPr>
        <w:t>CompUsrPtfmLd</w:t>
      </w:r>
      <w:r w:rsidR="00754E0F">
        <w:t>.</w:t>
      </w:r>
    </w:p>
    <w:p w14:paraId="2164B443" w14:textId="77777777" w:rsidR="00852A08" w:rsidRDefault="00852A08" w:rsidP="00852A08">
      <w:pPr>
        <w:pStyle w:val="ListParagraph"/>
        <w:numPr>
          <w:ilvl w:val="0"/>
          <w:numId w:val="3"/>
        </w:numPr>
      </w:pPr>
      <w:r w:rsidRPr="007D7E91">
        <w:rPr>
          <w:b/>
        </w:rPr>
        <w:t>TwrLdMod</w:t>
      </w:r>
      <w:r>
        <w:t xml:space="preserve"> has been converted to </w:t>
      </w:r>
      <w:r w:rsidRPr="007D7E91">
        <w:rPr>
          <w:b/>
        </w:rPr>
        <w:t>CompUserTwrLd</w:t>
      </w:r>
      <w:r w:rsidR="00754E0F">
        <w:t>.</w:t>
      </w:r>
    </w:p>
    <w:p w14:paraId="2164B444" w14:textId="77777777" w:rsidR="00852A08" w:rsidRDefault="00852A08" w:rsidP="00852A08">
      <w:pPr>
        <w:pStyle w:val="ListParagraph"/>
        <w:numPr>
          <w:ilvl w:val="0"/>
          <w:numId w:val="3"/>
        </w:numPr>
      </w:pPr>
      <w:r>
        <w:t xml:space="preserve">The </w:t>
      </w:r>
      <w:r w:rsidR="00F43F8D">
        <w:t>tip-</w:t>
      </w:r>
      <w:r>
        <w:t>brake inputs have been removed</w:t>
      </w:r>
      <w:r w:rsidR="00754E0F">
        <w:t>.</w:t>
      </w:r>
    </w:p>
    <w:p w14:paraId="2164B445" w14:textId="77777777" w:rsidR="00852A08" w:rsidRDefault="00852A08" w:rsidP="00852A08">
      <w:pPr>
        <w:pStyle w:val="ListParagraph"/>
        <w:numPr>
          <w:ilvl w:val="0"/>
          <w:numId w:val="3"/>
        </w:numPr>
      </w:pPr>
      <w:r w:rsidRPr="007D7E91">
        <w:rPr>
          <w:b/>
        </w:rPr>
        <w:t>PtfmCM</w:t>
      </w:r>
      <w:r>
        <w:t xml:space="preserve"> is now </w:t>
      </w:r>
      <w:r w:rsidRPr="007D7E91">
        <w:rPr>
          <w:b/>
        </w:rPr>
        <w:t>PtfmCMzt</w:t>
      </w:r>
      <w:r>
        <w:t xml:space="preserve">, with </w:t>
      </w:r>
      <w:r w:rsidRPr="007D7E91">
        <w:rPr>
          <w:b/>
        </w:rPr>
        <w:t>PtfmCMzt</w:t>
      </w:r>
      <w:r>
        <w:t xml:space="preserve"> = -</w:t>
      </w:r>
      <w:r w:rsidRPr="007D7E91">
        <w:rPr>
          <w:b/>
        </w:rPr>
        <w:t>PtfmCM</w:t>
      </w:r>
      <w:r w:rsidR="00754E0F">
        <w:t>.</w:t>
      </w:r>
    </w:p>
    <w:p w14:paraId="2164B446" w14:textId="77777777" w:rsidR="00852A08" w:rsidRDefault="00852A08" w:rsidP="00852A08">
      <w:pPr>
        <w:pStyle w:val="ListParagraph"/>
        <w:numPr>
          <w:ilvl w:val="0"/>
          <w:numId w:val="3"/>
        </w:numPr>
      </w:pPr>
      <w:r>
        <w:t xml:space="preserve">Corresponding inputs </w:t>
      </w:r>
      <w:r w:rsidRPr="007D7E91">
        <w:rPr>
          <w:b/>
        </w:rPr>
        <w:t>PtfmCMxt</w:t>
      </w:r>
      <w:r>
        <w:t xml:space="preserve"> and </w:t>
      </w:r>
      <w:r w:rsidRPr="007D7E91">
        <w:rPr>
          <w:b/>
        </w:rPr>
        <w:t>PtfmCMyt</w:t>
      </w:r>
      <w:r>
        <w:t xml:space="preserve"> have been added</w:t>
      </w:r>
      <w:r w:rsidR="00754E0F">
        <w:t>.</w:t>
      </w:r>
    </w:p>
    <w:p w14:paraId="2164B447" w14:textId="77777777" w:rsidR="00F37CCF" w:rsidRDefault="00F37CCF" w:rsidP="00F37CCF">
      <w:pPr>
        <w:pStyle w:val="ListParagraph"/>
        <w:numPr>
          <w:ilvl w:val="0"/>
          <w:numId w:val="3"/>
        </w:numPr>
      </w:pPr>
      <w:r w:rsidRPr="007D7E91">
        <w:rPr>
          <w:b/>
        </w:rPr>
        <w:t>PtfmRef</w:t>
      </w:r>
      <w:r>
        <w:t xml:space="preserve"> is now </w:t>
      </w:r>
      <w:r w:rsidRPr="007D7E91">
        <w:rPr>
          <w:b/>
        </w:rPr>
        <w:t>PtfmRefzt</w:t>
      </w:r>
      <w:r>
        <w:t xml:space="preserve">, with </w:t>
      </w:r>
      <w:r w:rsidRPr="007D7E91">
        <w:rPr>
          <w:b/>
        </w:rPr>
        <w:t>PtfmRefzt</w:t>
      </w:r>
      <w:r>
        <w:t xml:space="preserve"> = -</w:t>
      </w:r>
      <w:r w:rsidRPr="007D7E91">
        <w:rPr>
          <w:b/>
        </w:rPr>
        <w:t>PtfmRef</w:t>
      </w:r>
      <w:r>
        <w:t>.</w:t>
      </w:r>
    </w:p>
    <w:p w14:paraId="2164B448" w14:textId="77777777" w:rsidR="00F37CCF" w:rsidRDefault="00F37CCF" w:rsidP="00F37CCF">
      <w:pPr>
        <w:pStyle w:val="ListParagraph"/>
        <w:numPr>
          <w:ilvl w:val="0"/>
          <w:numId w:val="3"/>
        </w:numPr>
      </w:pPr>
      <w:r w:rsidRPr="007D7E91">
        <w:rPr>
          <w:b/>
        </w:rPr>
        <w:t>TwrRBHt</w:t>
      </w:r>
      <w:r>
        <w:t xml:space="preserve"> and </w:t>
      </w:r>
      <w:r w:rsidRPr="007D7E91">
        <w:rPr>
          <w:b/>
        </w:rPr>
        <w:t>TwrDraft</w:t>
      </w:r>
      <w:r>
        <w:t xml:space="preserve"> have been replaced with </w:t>
      </w:r>
      <w:r w:rsidRPr="007D7E91">
        <w:rPr>
          <w:b/>
        </w:rPr>
        <w:t>TowerBsHt</w:t>
      </w:r>
      <w:r>
        <w:t xml:space="preserve">, with </w:t>
      </w:r>
      <w:r>
        <w:br/>
      </w:r>
      <w:r w:rsidRPr="007D7E91">
        <w:rPr>
          <w:b/>
        </w:rPr>
        <w:t>TowerBsHt</w:t>
      </w:r>
      <w:r>
        <w:t xml:space="preserve"> = </w:t>
      </w:r>
      <w:r w:rsidRPr="007D7E91">
        <w:rPr>
          <w:b/>
        </w:rPr>
        <w:t>TwrRBHt</w:t>
      </w:r>
      <w:r>
        <w:t> – </w:t>
      </w:r>
      <w:r w:rsidRPr="007D7E91">
        <w:rPr>
          <w:b/>
        </w:rPr>
        <w:t>TwrDraft</w:t>
      </w:r>
      <w:r>
        <w:t>.</w:t>
      </w:r>
    </w:p>
    <w:p w14:paraId="2164B449" w14:textId="77777777" w:rsidR="00852A08" w:rsidRDefault="00852A08" w:rsidP="00852A08">
      <w:pPr>
        <w:pStyle w:val="ListParagraph"/>
        <w:numPr>
          <w:ilvl w:val="0"/>
          <w:numId w:val="3"/>
        </w:numPr>
      </w:pPr>
      <w:r>
        <w:t>The output decimation factor (</w:t>
      </w:r>
      <w:r w:rsidRPr="007D7E91">
        <w:rPr>
          <w:b/>
        </w:rPr>
        <w:t>DecFact</w:t>
      </w:r>
      <w:r>
        <w:t xml:space="preserve">) has been converted to </w:t>
      </w:r>
      <w:r w:rsidRPr="007D7E91">
        <w:rPr>
          <w:b/>
        </w:rPr>
        <w:t>DT_out</w:t>
      </w:r>
      <w:r>
        <w:t xml:space="preserve"> (</w:t>
      </w:r>
      <w:r w:rsidRPr="007D7E91">
        <w:rPr>
          <w:b/>
        </w:rPr>
        <w:t>DT_out</w:t>
      </w:r>
      <w:r>
        <w:t xml:space="preserve"> = </w:t>
      </w:r>
      <w:r w:rsidRPr="007D7E91">
        <w:rPr>
          <w:b/>
        </w:rPr>
        <w:t>DT</w:t>
      </w:r>
      <w:r>
        <w:t>*</w:t>
      </w:r>
      <w:r w:rsidRPr="007D7E91">
        <w:rPr>
          <w:b/>
        </w:rPr>
        <w:t>DecFact</w:t>
      </w:r>
      <w:r>
        <w:t>)</w:t>
      </w:r>
      <w:r w:rsidR="00754E0F">
        <w:t>.</w:t>
      </w:r>
    </w:p>
    <w:p w14:paraId="2164B44A" w14:textId="77777777" w:rsidR="00852A08" w:rsidRDefault="00852A08" w:rsidP="00852A08">
      <w:pPr>
        <w:pStyle w:val="ListParagraph"/>
        <w:numPr>
          <w:ilvl w:val="0"/>
          <w:numId w:val="3"/>
        </w:numPr>
      </w:pPr>
      <w:r>
        <w:t>The yaw and pitch maneuvers no longer specify end times for the maneuvers. Instead they specify a rate for the maneuver</w:t>
      </w:r>
      <w:r w:rsidR="00754E0F">
        <w:t>.</w:t>
      </w:r>
    </w:p>
    <w:p w14:paraId="2164B44B" w14:textId="77777777" w:rsidR="00BA0751" w:rsidRDefault="00BA0751" w:rsidP="00BA0751">
      <w:pPr>
        <w:pStyle w:val="ListParagraph"/>
        <w:numPr>
          <w:ilvl w:val="0"/>
          <w:numId w:val="3"/>
        </w:numPr>
      </w:pPr>
      <w:r>
        <w:t xml:space="preserve">The </w:t>
      </w:r>
      <w:r w:rsidRPr="007D7E91">
        <w:rPr>
          <w:b/>
        </w:rPr>
        <w:t>GBRevers</w:t>
      </w:r>
      <w:r>
        <w:t xml:space="preserve"> variable has been removed; input </w:t>
      </w:r>
      <w:r w:rsidRPr="00EA3ECC">
        <w:rPr>
          <w:b/>
        </w:rPr>
        <w:t>GBRatio</w:t>
      </w:r>
      <w:r>
        <w:t xml:space="preserve"> must now be specified as a negative number if </w:t>
      </w:r>
      <w:r w:rsidRPr="007D7E91">
        <w:rPr>
          <w:b/>
        </w:rPr>
        <w:t>GBRevers</w:t>
      </w:r>
      <w:r>
        <w:t xml:space="preserve"> was previously set to </w:t>
      </w:r>
      <w:r w:rsidR="00813432">
        <w:t>True</w:t>
      </w:r>
      <w:r w:rsidR="00754E0F">
        <w:t>.</w:t>
      </w:r>
    </w:p>
    <w:p w14:paraId="2164B44C" w14:textId="77777777" w:rsidR="00BA0751" w:rsidRDefault="00BA0751" w:rsidP="00BA0751">
      <w:pPr>
        <w:pStyle w:val="ListParagraph"/>
        <w:numPr>
          <w:ilvl w:val="0"/>
          <w:numId w:val="3"/>
        </w:numPr>
      </w:pPr>
      <w:r>
        <w:t xml:space="preserve">ElastoDyn’s blade input properties table no longer specifies </w:t>
      </w:r>
      <w:r w:rsidRPr="007D7E91">
        <w:rPr>
          <w:b/>
        </w:rPr>
        <w:t>AeroCent</w:t>
      </w:r>
      <w:r>
        <w:t>. Instead, i</w:t>
      </w:r>
      <w:r w:rsidR="00E42E58">
        <w:t>t</w:t>
      </w:r>
      <w:r>
        <w:t xml:space="preserve"> specifies </w:t>
      </w:r>
      <w:r w:rsidR="00E42E58">
        <w:t xml:space="preserve">the location of the pitch axis, </w:t>
      </w:r>
      <w:r w:rsidRPr="007D7E91">
        <w:rPr>
          <w:b/>
        </w:rPr>
        <w:t>PitchAxis</w:t>
      </w:r>
      <w:r>
        <w:t xml:space="preserve">, which is calculated as </w:t>
      </w:r>
      <w:r w:rsidRPr="007D7E91">
        <w:rPr>
          <w:b/>
        </w:rPr>
        <w:t>PitchAxis</w:t>
      </w:r>
      <w:r>
        <w:t xml:space="preserve"> = 0.5 </w:t>
      </w:r>
      <w:r w:rsidR="004C2327">
        <w:t>–</w:t>
      </w:r>
      <w:r>
        <w:t xml:space="preserve"> </w:t>
      </w:r>
      <w:r w:rsidRPr="007D7E91">
        <w:rPr>
          <w:b/>
        </w:rPr>
        <w:t>AeroCent</w:t>
      </w:r>
      <w:r w:rsidR="00F43F8D">
        <w:t xml:space="preserve"> by the MATLAB conversion script</w:t>
      </w:r>
      <w:r w:rsidR="00E42E58">
        <w:t>; the aerodynamic center will become part of AeroDyn in a future release</w:t>
      </w:r>
      <w:r w:rsidR="00754E0F">
        <w:t>.</w:t>
      </w:r>
    </w:p>
    <w:p w14:paraId="2164B44D" w14:textId="77777777" w:rsidR="004C2327" w:rsidRDefault="004C2327" w:rsidP="00BA0751">
      <w:pPr>
        <w:pStyle w:val="ListParagraph"/>
        <w:numPr>
          <w:ilvl w:val="0"/>
          <w:numId w:val="3"/>
        </w:numPr>
      </w:pPr>
      <w:r>
        <w:t xml:space="preserve">The </w:t>
      </w:r>
      <w:r w:rsidRPr="007D7E91">
        <w:rPr>
          <w:b/>
        </w:rPr>
        <w:t>OutList</w:t>
      </w:r>
      <w:r>
        <w:t xml:space="preserve"> variables have been divided among the various FAST modules, and several outputs are no longer valid.</w:t>
      </w:r>
    </w:p>
    <w:p w14:paraId="2164B44E" w14:textId="77777777" w:rsidR="00754E0F" w:rsidRDefault="00754E0F" w:rsidP="00BA0751">
      <w:pPr>
        <w:pStyle w:val="ListParagraph"/>
        <w:numPr>
          <w:ilvl w:val="0"/>
          <w:numId w:val="3"/>
        </w:numPr>
      </w:pPr>
      <w:r>
        <w:t>The GH Bladed Interface is now a standard option in ServoDyn, without requiring a recompile.</w:t>
      </w:r>
    </w:p>
    <w:p w14:paraId="2164B44F" w14:textId="77777777" w:rsidR="00F65382" w:rsidRDefault="00F65382" w:rsidP="00F65382">
      <w:pPr>
        <w:pStyle w:val="ListParagraph"/>
        <w:numPr>
          <w:ilvl w:val="0"/>
          <w:numId w:val="3"/>
        </w:numPr>
      </w:pPr>
      <w:r>
        <w:lastRenderedPageBreak/>
        <w:t xml:space="preserve">Tower drag loading has been added to AeroDyn </w:t>
      </w:r>
      <w:r w:rsidRPr="00F65382">
        <w:t>v14.02.00c-mlb</w:t>
      </w:r>
      <w:r>
        <w:t xml:space="preserve"> with a new corresponding flag in the AeroDyn input file.</w:t>
      </w:r>
    </w:p>
    <w:p w14:paraId="2164B450" w14:textId="77777777" w:rsidR="003F591E" w:rsidRDefault="003F591E" w:rsidP="00BA0751">
      <w:pPr>
        <w:pStyle w:val="ListParagraph"/>
        <w:numPr>
          <w:ilvl w:val="0"/>
          <w:numId w:val="3"/>
        </w:numPr>
      </w:pPr>
      <w:r>
        <w:t xml:space="preserve">The glue code allows options for </w:t>
      </w:r>
      <w:r w:rsidRPr="007D7E91">
        <w:rPr>
          <w:b/>
        </w:rPr>
        <w:t>AbortErrLevel</w:t>
      </w:r>
      <w:r>
        <w:t>, number of corrections in the predictor-corrector algorithm, and extrapolation/interpolation order of module inputs to be used for time advancement.</w:t>
      </w:r>
    </w:p>
    <w:p w14:paraId="2164B451" w14:textId="77777777" w:rsidR="003F591E" w:rsidRPr="00583AAD" w:rsidRDefault="003F591E" w:rsidP="003F591E">
      <w:pPr>
        <w:pStyle w:val="ListParagraph"/>
        <w:numPr>
          <w:ilvl w:val="0"/>
          <w:numId w:val="3"/>
        </w:numPr>
      </w:pPr>
      <w:r>
        <w:t>For the ElastoDyn coupling to HydroDyn or SubDyn, FAST also has two inputs controlling the implicit solve (via Jacobian computed with finite differences)</w:t>
      </w:r>
      <w:r w:rsidR="00813432">
        <w:t xml:space="preserve">—see </w:t>
      </w:r>
      <w:r w:rsidR="00813432" w:rsidRPr="007D7E91">
        <w:rPr>
          <w:b/>
        </w:rPr>
        <w:t>DT_UJac</w:t>
      </w:r>
      <w:r w:rsidR="00813432">
        <w:t xml:space="preserve"> and </w:t>
      </w:r>
      <w:r w:rsidR="00813432" w:rsidRPr="007D7E91">
        <w:rPr>
          <w:b/>
        </w:rPr>
        <w:t>UJacSclFact</w:t>
      </w:r>
      <w:r w:rsidR="00813432">
        <w:t xml:space="preserve"> described in the </w:t>
      </w:r>
      <w:r w:rsidR="00813432">
        <w:fldChar w:fldCharType="begin"/>
      </w:r>
      <w:r w:rsidR="00813432">
        <w:instrText xml:space="preserve"> REF _Ref391883796 \h </w:instrText>
      </w:r>
      <w:r w:rsidR="00813432">
        <w:fldChar w:fldCharType="separate"/>
      </w:r>
      <w:r w:rsidR="008462CD">
        <w:t>Variables Specified in the FAST Primary Input File</w:t>
      </w:r>
      <w:r w:rsidR="00813432">
        <w:fldChar w:fldCharType="end"/>
      </w:r>
      <w:r w:rsidR="00813432">
        <w:t xml:space="preserve"> Section above</w:t>
      </w:r>
      <w:r>
        <w:t>.</w:t>
      </w:r>
    </w:p>
    <w:p w14:paraId="2164B452" w14:textId="77777777" w:rsidR="006552FB" w:rsidRDefault="00AE3A86" w:rsidP="005847A9">
      <w:pPr>
        <w:pStyle w:val="Heading2"/>
      </w:pPr>
      <w:bookmarkStart w:id="483" w:name="_Ref391845139"/>
      <w:bookmarkStart w:id="484" w:name="_Ref391845887"/>
      <w:bookmarkStart w:id="485" w:name="_Toc425854084"/>
      <w:r>
        <w:t xml:space="preserve">MATLAB </w:t>
      </w:r>
      <w:r w:rsidR="00583AAD">
        <w:t>Conversion Script</w:t>
      </w:r>
      <w:bookmarkEnd w:id="483"/>
      <w:r w:rsidR="00F1616B">
        <w:t>s</w:t>
      </w:r>
      <w:bookmarkEnd w:id="484"/>
      <w:bookmarkEnd w:id="485"/>
    </w:p>
    <w:p w14:paraId="2164B453" w14:textId="69C51310" w:rsidR="00F35ABA" w:rsidRDefault="00214A47" w:rsidP="00214A47">
      <w:r>
        <w:t xml:space="preserve">Because the changes to the input files are significant, we have created </w:t>
      </w:r>
      <w:r w:rsidR="00AE3A86">
        <w:t xml:space="preserve">MATLAB </w:t>
      </w:r>
      <w:r>
        <w:t xml:space="preserve">scripts to automatically convert FAST v7.x </w:t>
      </w:r>
      <w:r w:rsidR="005248A0">
        <w:t>or</w:t>
      </w:r>
      <w:r>
        <w:t xml:space="preserve"> FAST </w:t>
      </w:r>
      <w:r w:rsidR="00280B19">
        <w:t>v</w:t>
      </w:r>
      <w:r>
        <w:t>8</w:t>
      </w:r>
      <w:r w:rsidR="00280B19">
        <w:t>.x</w:t>
      </w:r>
      <w:r>
        <w:t>.</w:t>
      </w:r>
      <w:r w:rsidR="002C779E">
        <w:t xml:space="preserve"> </w:t>
      </w:r>
      <w:r w:rsidR="00F35ABA">
        <w:t xml:space="preserve">The files you will need are included in the Simulation Toolbox, located in this directory of the FAST archive: </w:t>
      </w:r>
      <w:r w:rsidR="00A92244">
        <w:t>&lt;FAST</w:t>
      </w:r>
      <w:r w:rsidR="00035EC8">
        <w:t>8&gt;\</w:t>
      </w:r>
      <w:r w:rsidR="00F35ABA" w:rsidRPr="00F35ABA">
        <w:t>Utilities\SimulationToolbox\ConvertFASTVersions</w:t>
      </w:r>
      <w:r w:rsidR="008353BA">
        <w:t>.</w:t>
      </w:r>
    </w:p>
    <w:p w14:paraId="2164B454" w14:textId="77777777" w:rsidR="00F35ABA" w:rsidRDefault="00F35ABA" w:rsidP="00F35ABA">
      <w:r>
        <w:t xml:space="preserve">We recommend that you add the Simulation Toolbox to your </w:t>
      </w:r>
      <w:r w:rsidR="00AE3A86">
        <w:t xml:space="preserve">MATLAB </w:t>
      </w:r>
      <w:r>
        <w:t>path so that you can access all of the routines defined in it</w:t>
      </w:r>
      <w:r w:rsidR="00754E0F">
        <w:t>. For example</w:t>
      </w:r>
      <w:r>
        <w:t>:</w:t>
      </w:r>
    </w:p>
    <w:p w14:paraId="2164B455" w14:textId="77777777" w:rsidR="00F35ABA" w:rsidRDefault="00F35ABA" w:rsidP="00F35ABA">
      <w:pPr>
        <w:pStyle w:val="SourceCode"/>
      </w:pPr>
      <w:r>
        <w:t>FASTSimulationToolbox = '</w:t>
      </w:r>
      <w:r w:rsidRPr="002C779E">
        <w:rPr>
          <w:color w:val="4F81BD" w:themeColor="accent1"/>
        </w:rPr>
        <w:t>C:\Users\bjonkman\FAST\UtilityCodes\SimulationToolbox</w:t>
      </w:r>
      <w:r>
        <w:t>';</w:t>
      </w:r>
    </w:p>
    <w:p w14:paraId="2164B456" w14:textId="77777777" w:rsidR="00F35ABA" w:rsidRDefault="00F35ABA" w:rsidP="00F35ABA">
      <w:pPr>
        <w:pStyle w:val="SourceCode"/>
      </w:pPr>
      <w:r>
        <w:t>addpath( genpath( FASTSimulationToolbox ) );</w:t>
      </w:r>
    </w:p>
    <w:p w14:paraId="2164B457" w14:textId="6E8F0382" w:rsidR="002C779E" w:rsidRDefault="004C2327" w:rsidP="00214A47">
      <w:r>
        <w:t>An example showing how we converted the NREL CertTest input files for use with FAST v8.</w:t>
      </w:r>
      <w:r w:rsidR="00280B19">
        <w:t>10</w:t>
      </w:r>
      <w:r>
        <w:t>.0</w:t>
      </w:r>
      <w:r w:rsidR="00DC6217">
        <w:t>0</w:t>
      </w:r>
      <w:r w:rsidR="004066D9">
        <w:t>a</w:t>
      </w:r>
      <w:r>
        <w:t>-bjj is included in the FAST archive:</w:t>
      </w:r>
      <w:r w:rsidR="00035EC8">
        <w:t>&lt;FAST8&gt;\</w:t>
      </w:r>
      <w:r w:rsidRPr="004C2327">
        <w:t>CertTest\ConvertFiles.m</w:t>
      </w:r>
      <w:r>
        <w:t xml:space="preserve">. You can use this script as a basis for helping </w:t>
      </w:r>
      <w:r w:rsidR="00F35ABA">
        <w:t xml:space="preserve">to </w:t>
      </w:r>
      <w:r>
        <w:t>convert your own input files; h</w:t>
      </w:r>
      <w:r w:rsidR="002C779E">
        <w:t xml:space="preserve">owever, we </w:t>
      </w:r>
      <w:r w:rsidR="002C779E">
        <w:rPr>
          <w:i/>
        </w:rPr>
        <w:t>strongly</w:t>
      </w:r>
      <w:r w:rsidR="002C779E">
        <w:t xml:space="preserve"> recommend that you make copies of all your input files before running </w:t>
      </w:r>
      <w:r>
        <w:t xml:space="preserve">any </w:t>
      </w:r>
      <w:r w:rsidR="002C779E">
        <w:t>script</w:t>
      </w:r>
      <w:r>
        <w:t>s to convert them</w:t>
      </w:r>
      <w:r w:rsidR="002C779E">
        <w:t>.</w:t>
      </w:r>
      <w:r w:rsidR="00CD1C3F">
        <w:t xml:space="preserve"> Fortran and MATLAB read text input files in slightly different ways; so some things that may work in Fortran may not be read in the same way in MATLAB. We recommend that you carefully check the files after converting them.</w:t>
      </w:r>
    </w:p>
    <w:p w14:paraId="2164B459" w14:textId="77777777" w:rsidR="00DC2532" w:rsidRDefault="00E90E09" w:rsidP="00E90E09">
      <w:pPr>
        <w:pStyle w:val="Heading3"/>
      </w:pPr>
      <w:r>
        <w:t xml:space="preserve">Converting from </w:t>
      </w:r>
      <w:r w:rsidR="00DC2532">
        <w:t>previous versions of FAST v8</w:t>
      </w:r>
    </w:p>
    <w:p w14:paraId="2164B45A" w14:textId="77777777" w:rsidR="000E1CA2" w:rsidRPr="000E1CA2" w:rsidRDefault="000E1CA2" w:rsidP="00280B19">
      <w:r>
        <w:t>Each release of FAST v8 comes with conversion scripts to help convert from the previous released version. To convert to the latest version, you may have to run multiple MATLAB scripts.</w:t>
      </w:r>
    </w:p>
    <w:p w14:paraId="2164B45B" w14:textId="64633F4C" w:rsidR="00E90E09" w:rsidRDefault="000E1CA2" w:rsidP="00280B19">
      <w:pPr>
        <w:pStyle w:val="Heading4"/>
      </w:pPr>
      <w:r>
        <w:t>Convert</w:t>
      </w:r>
      <w:r w:rsidR="00D3756B">
        <w:t xml:space="preserve"> from</w:t>
      </w:r>
      <w:r>
        <w:t xml:space="preserve"> </w:t>
      </w:r>
      <w:r w:rsidR="00E90E09">
        <w:t>FAST v8.03.02b-bjj</w:t>
      </w:r>
      <w:r>
        <w:t xml:space="preserve"> to FAST v8.08.00c-bjj</w:t>
      </w:r>
    </w:p>
    <w:p w14:paraId="2164B45C" w14:textId="72A46C21" w:rsidR="00583013" w:rsidRDefault="00583013" w:rsidP="00E90E09">
      <w:r>
        <w:t xml:space="preserve">If you have FAST v8.03.x input files that you wish to convert, you can use the </w:t>
      </w:r>
      <w:r w:rsidR="00AE3A86">
        <w:t xml:space="preserve">MATLAB </w:t>
      </w:r>
      <w:r>
        <w:t xml:space="preserve">function, </w:t>
      </w:r>
      <w:r w:rsidRPr="00583013">
        <w:rPr>
          <w:b/>
        </w:rPr>
        <w:t>ConvertFAST8_3to8</w:t>
      </w:r>
      <w:r>
        <w:t xml:space="preserve">. This function will convert the primary FAST input file </w:t>
      </w:r>
      <w:r w:rsidRPr="00583013">
        <w:rPr>
          <w:i/>
        </w:rPr>
        <w:t xml:space="preserve">and the </w:t>
      </w:r>
      <w:r>
        <w:rPr>
          <w:i/>
        </w:rPr>
        <w:t xml:space="preserve">primary </w:t>
      </w:r>
      <w:r w:rsidRPr="00583013">
        <w:rPr>
          <w:i/>
        </w:rPr>
        <w:t>HydroDyn input file</w:t>
      </w:r>
      <w:r>
        <w:t xml:space="preserve"> from FAST v8.03.x to FAST v8.08.x.</w:t>
      </w:r>
      <w:r w:rsidR="00ED5157">
        <w:t xml:space="preserve"> You will need to provide the name of the FAST v8.03.x primary input file and the name of the directory where the new input files should be placed:</w:t>
      </w:r>
    </w:p>
    <w:p w14:paraId="2164B45D" w14:textId="77777777" w:rsidR="00E90E09" w:rsidRDefault="00583013" w:rsidP="00583013">
      <w:pPr>
        <w:pStyle w:val="SourceCode"/>
      </w:pPr>
      <w:r w:rsidRPr="00583013">
        <w:t>ConvertFAST8_3to8(</w:t>
      </w:r>
      <w:r>
        <w:t xml:space="preserve"> </w:t>
      </w:r>
      <w:r w:rsidRPr="00583013">
        <w:t>inputfile,</w:t>
      </w:r>
      <w:r>
        <w:t xml:space="preserve"> </w:t>
      </w:r>
      <w:r w:rsidRPr="00583013">
        <w:t>newDir</w:t>
      </w:r>
      <w:r>
        <w:t xml:space="preserve"> </w:t>
      </w:r>
      <w:r w:rsidRPr="00583013">
        <w:t>);</w:t>
      </w:r>
    </w:p>
    <w:p w14:paraId="2164B45E" w14:textId="4FDABD2E" w:rsidR="00A670F6" w:rsidRDefault="0051119D" w:rsidP="0051119D">
      <w:r>
        <w:t>Note that we do not automatically convert the SubDyn input files from FAST v8.03. These you must do by hand—or use the models provided in the FAST</w:t>
      </w:r>
      <w:del w:id="486" w:author="Bonnie Jonkman" w:date="2015-04-22T12:48:00Z">
        <w:r w:rsidDel="001D5646">
          <w:delText xml:space="preserve"> </w:delText>
        </w:r>
        <w:r w:rsidDel="001D5646">
          <w:fldChar w:fldCharType="begin"/>
        </w:r>
        <w:r w:rsidDel="001D5646">
          <w:delInstrText xml:space="preserve"> REF _Ref391890933 \h </w:delInstrText>
        </w:r>
        <w:r w:rsidDel="001D5646">
          <w:fldChar w:fldCharType="end"/>
        </w:r>
      </w:del>
      <w:ins w:id="487" w:author="Bonnie Jonkman" w:date="2015-04-22T12:48:00Z">
        <w:r w:rsidR="001D5646">
          <w:t xml:space="preserve"> </w:t>
        </w:r>
        <w:r w:rsidR="001D5646">
          <w:fldChar w:fldCharType="begin"/>
        </w:r>
        <w:r w:rsidR="001D5646">
          <w:instrText xml:space="preserve"> REF _Ref417470230 \h </w:instrText>
        </w:r>
      </w:ins>
      <w:r w:rsidR="001D5646">
        <w:fldChar w:fldCharType="separate"/>
      </w:r>
      <w:ins w:id="488" w:author="Bonnie Jonkman" w:date="2015-04-22T12:48:00Z">
        <w:r w:rsidR="008462CD">
          <w:t>Certification Tests</w:t>
        </w:r>
        <w:r w:rsidR="001D5646">
          <w:fldChar w:fldCharType="end"/>
        </w:r>
      </w:ins>
      <w:r>
        <w:t>.</w:t>
      </w:r>
    </w:p>
    <w:p w14:paraId="2164B45F" w14:textId="77777777" w:rsidR="00DC2532" w:rsidRDefault="00DC2532" w:rsidP="00805E93">
      <w:pPr>
        <w:pStyle w:val="Heading4"/>
      </w:pPr>
      <w:r>
        <w:t xml:space="preserve">Convert </w:t>
      </w:r>
      <w:r w:rsidR="00D3756B">
        <w:t xml:space="preserve">from </w:t>
      </w:r>
      <w:r>
        <w:t>FAST v8.08.00c-bjj to FAST v8.09.00</w:t>
      </w:r>
      <w:r w:rsidR="00CA0FDC">
        <w:t>a</w:t>
      </w:r>
      <w:r>
        <w:t>-bjj</w:t>
      </w:r>
    </w:p>
    <w:p w14:paraId="2164B460" w14:textId="1FA2147E" w:rsidR="0051119D" w:rsidRDefault="000E1CA2" w:rsidP="0051119D">
      <w:r>
        <w:t>Y</w:t>
      </w:r>
      <w:r w:rsidR="006B028F">
        <w:t xml:space="preserve">ou can call </w:t>
      </w:r>
      <w:r w:rsidR="006B028F" w:rsidRPr="006B028F">
        <w:rPr>
          <w:b/>
        </w:rPr>
        <w:t>ConvertFAST8_8to9</w:t>
      </w:r>
      <w:r w:rsidR="006B028F">
        <w:t xml:space="preserve"> to convert the FAST v8.08</w:t>
      </w:r>
      <w:r w:rsidR="004066D9">
        <w:t>.x</w:t>
      </w:r>
      <w:r w:rsidR="006B028F">
        <w:t xml:space="preserve"> files for use with FAST v8.09.</w:t>
      </w:r>
      <w:r w:rsidR="004066D9">
        <w:t>x</w:t>
      </w:r>
      <w:r>
        <w:t>:</w:t>
      </w:r>
    </w:p>
    <w:p w14:paraId="2164B461" w14:textId="77777777" w:rsidR="004066D9" w:rsidRDefault="004066D9" w:rsidP="004066D9">
      <w:pPr>
        <w:pStyle w:val="SourceCode"/>
      </w:pPr>
      <w:r w:rsidRPr="00583013">
        <w:t>ConvertFAST8_</w:t>
      </w:r>
      <w:r>
        <w:t>8</w:t>
      </w:r>
      <w:r w:rsidRPr="00583013">
        <w:t>to</w:t>
      </w:r>
      <w:r>
        <w:t>9</w:t>
      </w:r>
      <w:r w:rsidRPr="00583013">
        <w:t>(</w:t>
      </w:r>
      <w:r>
        <w:t xml:space="preserve"> </w:t>
      </w:r>
      <w:r w:rsidRPr="00583013">
        <w:t>inputfile,</w:t>
      </w:r>
      <w:r>
        <w:t xml:space="preserve"> </w:t>
      </w:r>
      <w:r w:rsidRPr="00583013">
        <w:t>newDir</w:t>
      </w:r>
      <w:r>
        <w:t xml:space="preserve"> </w:t>
      </w:r>
      <w:r w:rsidRPr="00583013">
        <w:t>);</w:t>
      </w:r>
    </w:p>
    <w:p w14:paraId="2164B463" w14:textId="77777777" w:rsidR="00DC2532" w:rsidRDefault="00DC2532" w:rsidP="00DC2532">
      <w:pPr>
        <w:pStyle w:val="Heading4"/>
      </w:pPr>
      <w:r>
        <w:lastRenderedPageBreak/>
        <w:t>Convert</w:t>
      </w:r>
      <w:r w:rsidR="00D3756B">
        <w:t xml:space="preserve"> from</w:t>
      </w:r>
      <w:r>
        <w:t xml:space="preserve"> FAST v8.09.00</w:t>
      </w:r>
      <w:r w:rsidR="00CA0FDC">
        <w:t>a</w:t>
      </w:r>
      <w:r>
        <w:t>-bjj to FAST v8.10.00a-bjj</w:t>
      </w:r>
    </w:p>
    <w:p w14:paraId="2164B464" w14:textId="77777777" w:rsidR="000E1CA2" w:rsidRDefault="000E1CA2" w:rsidP="000E1CA2">
      <w:r>
        <w:t xml:space="preserve">You can call </w:t>
      </w:r>
      <w:r w:rsidRPr="006B028F">
        <w:rPr>
          <w:b/>
        </w:rPr>
        <w:t>ConvertFAST8_</w:t>
      </w:r>
      <w:r>
        <w:rPr>
          <w:b/>
        </w:rPr>
        <w:t>9</w:t>
      </w:r>
      <w:r w:rsidRPr="006B028F">
        <w:rPr>
          <w:b/>
        </w:rPr>
        <w:t>to</w:t>
      </w:r>
      <w:r>
        <w:rPr>
          <w:b/>
        </w:rPr>
        <w:t>10</w:t>
      </w:r>
      <w:r>
        <w:t xml:space="preserve"> to convert the FAST v8.09.x files for use with FAST v8.10.x:</w:t>
      </w:r>
    </w:p>
    <w:p w14:paraId="2164B465" w14:textId="77777777" w:rsidR="000E1CA2" w:rsidRDefault="000E1CA2" w:rsidP="000E1CA2">
      <w:pPr>
        <w:pStyle w:val="SourceCode"/>
      </w:pPr>
      <w:r w:rsidRPr="00583013">
        <w:t>ConvertFAST8_</w:t>
      </w:r>
      <w:r>
        <w:t>9</w:t>
      </w:r>
      <w:r w:rsidRPr="00583013">
        <w:t>to</w:t>
      </w:r>
      <w:r>
        <w:t>10</w:t>
      </w:r>
      <w:r w:rsidRPr="00583013">
        <w:t>(</w:t>
      </w:r>
      <w:r>
        <w:t xml:space="preserve"> </w:t>
      </w:r>
      <w:r w:rsidRPr="00583013">
        <w:t>inputfile,</w:t>
      </w:r>
      <w:r>
        <w:t xml:space="preserve"> </w:t>
      </w:r>
      <w:r w:rsidRPr="00583013">
        <w:t>newDir</w:t>
      </w:r>
      <w:r>
        <w:t xml:space="preserve"> </w:t>
      </w:r>
      <w:r w:rsidRPr="00583013">
        <w:t>);</w:t>
      </w:r>
    </w:p>
    <w:p w14:paraId="2164B466" w14:textId="2063D3E2" w:rsidR="000E1CA2" w:rsidRDefault="000E1CA2" w:rsidP="00805E93">
      <w:pPr>
        <w:rPr>
          <w:ins w:id="489" w:author="Bonnie Jonkman" w:date="2015-06-06T17:00:00Z"/>
        </w:rPr>
      </w:pPr>
      <w:r>
        <w:t xml:space="preserve">This script </w:t>
      </w:r>
      <w:r w:rsidRPr="00805E93">
        <w:rPr>
          <w:i/>
        </w:rPr>
        <w:t xml:space="preserve">does </w:t>
      </w:r>
      <w:r w:rsidR="00805E93" w:rsidRPr="00805E93">
        <w:rPr>
          <w:i/>
        </w:rPr>
        <w:t>not</w:t>
      </w:r>
      <w:r w:rsidR="00805E93">
        <w:t xml:space="preserve"> </w:t>
      </w:r>
      <w:r>
        <w:t>change the MAP input files, and it does not rename ServoDyn’s old “HSSBrTq” output to “HSSBrTqC”. You will have to make those changes by hand.</w:t>
      </w:r>
    </w:p>
    <w:p w14:paraId="284CA08F" w14:textId="3C6EC029" w:rsidR="00713A12" w:rsidRDefault="00713A12" w:rsidP="00713A12">
      <w:pPr>
        <w:pStyle w:val="Heading4"/>
        <w:rPr>
          <w:ins w:id="490" w:author="Bonnie Jonkman" w:date="2015-06-06T17:00:00Z"/>
        </w:rPr>
      </w:pPr>
      <w:ins w:id="491" w:author="Bonnie Jonkman" w:date="2015-06-06T17:00:00Z">
        <w:r>
          <w:t>Convert from FAST v8.10.00a-bjj to FAST v8.12.00a-bjj</w:t>
        </w:r>
      </w:ins>
    </w:p>
    <w:p w14:paraId="1EB8628C" w14:textId="6DD9B931" w:rsidR="00713A12" w:rsidRDefault="00713A12" w:rsidP="00713A12">
      <w:pPr>
        <w:rPr>
          <w:ins w:id="492" w:author="Bonnie Jonkman" w:date="2015-06-06T17:00:00Z"/>
        </w:rPr>
      </w:pPr>
      <w:ins w:id="493" w:author="Bonnie Jonkman" w:date="2015-06-06T17:00:00Z">
        <w:r>
          <w:t xml:space="preserve">You can call </w:t>
        </w:r>
        <w:r w:rsidRPr="006B028F">
          <w:rPr>
            <w:b/>
          </w:rPr>
          <w:t>ConvertFAST8_</w:t>
        </w:r>
        <w:r>
          <w:rPr>
            <w:b/>
          </w:rPr>
          <w:t>10</w:t>
        </w:r>
        <w:r w:rsidRPr="006B028F">
          <w:rPr>
            <w:b/>
          </w:rPr>
          <w:t>to</w:t>
        </w:r>
        <w:r>
          <w:rPr>
            <w:b/>
          </w:rPr>
          <w:t>12</w:t>
        </w:r>
        <w:r>
          <w:t xml:space="preserve"> to convert the FAST v8.10.x files for use with FAST v8.12.x:</w:t>
        </w:r>
      </w:ins>
    </w:p>
    <w:p w14:paraId="22A94B1C" w14:textId="457965C8" w:rsidR="00713A12" w:rsidRDefault="00713A12" w:rsidP="00713A12">
      <w:pPr>
        <w:pStyle w:val="SourceCode"/>
        <w:rPr>
          <w:ins w:id="494" w:author="Bonnie Jonkman" w:date="2015-06-06T17:00:00Z"/>
        </w:rPr>
      </w:pPr>
      <w:ins w:id="495" w:author="Bonnie Jonkman" w:date="2015-06-06T17:00:00Z">
        <w:r w:rsidRPr="00583013">
          <w:t>ConvertFAST8_</w:t>
        </w:r>
      </w:ins>
      <w:ins w:id="496" w:author="Bonnie Jonkman" w:date="2015-06-06T17:01:00Z">
        <w:r>
          <w:t>10</w:t>
        </w:r>
      </w:ins>
      <w:ins w:id="497" w:author="Bonnie Jonkman" w:date="2015-06-06T17:00:00Z">
        <w:r w:rsidRPr="00583013">
          <w:t>to</w:t>
        </w:r>
        <w:r>
          <w:t>1</w:t>
        </w:r>
      </w:ins>
      <w:ins w:id="498" w:author="Bonnie Jonkman" w:date="2015-06-06T17:01:00Z">
        <w:r>
          <w:t>2</w:t>
        </w:r>
      </w:ins>
      <w:ins w:id="499" w:author="Bonnie Jonkman" w:date="2015-06-06T17:00:00Z">
        <w:r w:rsidRPr="00583013">
          <w:t>(</w:t>
        </w:r>
        <w:r>
          <w:t xml:space="preserve"> </w:t>
        </w:r>
        <w:r w:rsidRPr="00583013">
          <w:t>inputfile,</w:t>
        </w:r>
        <w:r>
          <w:t xml:space="preserve"> </w:t>
        </w:r>
        <w:r w:rsidRPr="00583013">
          <w:t>newDir</w:t>
        </w:r>
        <w:r>
          <w:t xml:space="preserve"> </w:t>
        </w:r>
        <w:r w:rsidRPr="00583013">
          <w:t>);</w:t>
        </w:r>
      </w:ins>
    </w:p>
    <w:p w14:paraId="67B1BA80" w14:textId="3009FED1" w:rsidR="00713A12" w:rsidRPr="00CA4ADB" w:rsidRDefault="00713A12" w:rsidP="00805E93">
      <w:ins w:id="500" w:author="Bonnie Jonkman" w:date="2015-06-06T17:00:00Z">
        <w:r>
          <w:t xml:space="preserve">This script </w:t>
        </w:r>
      </w:ins>
      <w:ins w:id="501" w:author="Bonnie Jonkman" w:date="2015-06-06T17:01:00Z">
        <w:r>
          <w:t>attempts to modify the AeroDyn v14 input files</w:t>
        </w:r>
      </w:ins>
      <w:ins w:id="502" w:author="Bonnie Jonkman" w:date="2015-06-06T17:02:00Z">
        <w:r>
          <w:t xml:space="preserve"> and create new InflowWind files</w:t>
        </w:r>
      </w:ins>
      <w:ins w:id="503" w:author="Bonnie Jonkman" w:date="2015-06-06T17:01:00Z">
        <w:r>
          <w:t xml:space="preserve">; however, due to some unique features of AeroDyn v14’s input file, some changes may have to be made by hand (particularly if the file uses multiple </w:t>
        </w:r>
      </w:ins>
      <w:ins w:id="504" w:author="Bonnie Jonkman" w:date="2015-06-06T17:02:00Z">
        <w:r>
          <w:t>Reynolds</w:t>
        </w:r>
      </w:ins>
      <w:ins w:id="505" w:author="Bonnie Jonkman" w:date="2015-06-06T17:01:00Z">
        <w:r>
          <w:t xml:space="preserve"> </w:t>
        </w:r>
      </w:ins>
      <w:ins w:id="506" w:author="Bonnie Jonkman" w:date="2015-06-06T17:02:00Z">
        <w:r>
          <w:t>numbers.)</w:t>
        </w:r>
      </w:ins>
      <w:ins w:id="507" w:author="Bonnie Jonkman" w:date="2015-06-06T17:00:00Z">
        <w:r>
          <w:t>.</w:t>
        </w:r>
      </w:ins>
      <w:ins w:id="508" w:author="Bonnie Jonkman" w:date="2015-06-06T17:02:00Z">
        <w:r>
          <w:t xml:space="preserve"> Also, the</w:t>
        </w:r>
      </w:ins>
      <w:ins w:id="509" w:author="Bonnie Jonkman" w:date="2015-06-06T17:03:00Z">
        <w:r>
          <w:t>re are some instances when the script fails to identify the wind file type (e.g. when a file has a .wnd extension but isn’t a full-field wind file)</w:t>
        </w:r>
      </w:ins>
      <w:ins w:id="510" w:author="Bonnie Jonkman" w:date="2015-06-06T17:04:00Z">
        <w:r>
          <w:t>; these files may have to be modified by hand. The script does not attempt to create AeroDyn v15 input files or BeamDyn input files.</w:t>
        </w:r>
      </w:ins>
    </w:p>
    <w:p w14:paraId="2164B467" w14:textId="77777777" w:rsidR="00E90E09" w:rsidRPr="00E90E09" w:rsidRDefault="00E90E09" w:rsidP="00E90E09">
      <w:pPr>
        <w:pStyle w:val="Heading3"/>
      </w:pPr>
      <w:r>
        <w:t>Converting from FAST v7</w:t>
      </w:r>
    </w:p>
    <w:p w14:paraId="2164B468" w14:textId="6A850B01" w:rsidR="00E20484" w:rsidRDefault="00CD1C3F" w:rsidP="003D4251">
      <w:r>
        <w:t>To convert FAST v7 input files to FAST v8.</w:t>
      </w:r>
      <w:r w:rsidR="000E1CA2">
        <w:t>10.00a</w:t>
      </w:r>
      <w:r>
        <w:t xml:space="preserve">-bjj, you can use the MATLAB function </w:t>
      </w:r>
      <w:r w:rsidRPr="00ED5157">
        <w:rPr>
          <w:b/>
        </w:rPr>
        <w:t>ConvertFAST7to8</w:t>
      </w:r>
      <w:r w:rsidRPr="00CD1C3F">
        <w:t>.</w:t>
      </w:r>
      <w:r>
        <w:t xml:space="preserve"> This function will create a new primary input files for FAST, ServoDyn, and ElastoDyn. It also creates new blade and tower files for ElastoDyn. </w:t>
      </w:r>
      <w:r w:rsidR="00E20484" w:rsidRPr="003C4A45">
        <w:rPr>
          <w:i/>
        </w:rPr>
        <w:t>It does not automatically convert hydrodynamic- and mooring system-related inputs</w:t>
      </w:r>
      <w:r w:rsidR="00E20484">
        <w:t>. This function does not create HydroDyn, SubDyn, MAP, or AeroDyn</w:t>
      </w:r>
      <w:r w:rsidR="00E20484" w:rsidRPr="00AC31AB">
        <w:rPr>
          <w:rStyle w:val="FootnoteReference"/>
          <w:rFonts w:eastAsia="Times New Roman" w:cs="Times New Roman"/>
          <w:color w:val="000000"/>
        </w:rPr>
        <w:footnoteReference w:id="9"/>
      </w:r>
      <w:r w:rsidR="00E20484">
        <w:t xml:space="preserve"> input files.</w:t>
      </w:r>
    </w:p>
    <w:p w14:paraId="2164B469" w14:textId="77777777" w:rsidR="003D4251" w:rsidRDefault="003D4251" w:rsidP="004066D9">
      <w:pPr>
        <w:keepNext/>
      </w:pPr>
      <w:r>
        <w:t xml:space="preserve">You will need to provide </w:t>
      </w:r>
      <w:r w:rsidR="00CD1C3F">
        <w:t>th</w:t>
      </w:r>
      <w:r w:rsidR="00F4472C">
        <w:t xml:space="preserve">e </w:t>
      </w:r>
      <w:r w:rsidR="00F4472C" w:rsidRPr="00ED5157">
        <w:rPr>
          <w:b/>
        </w:rPr>
        <w:t>ConvertFAST7to8</w:t>
      </w:r>
      <w:r w:rsidR="00CD1C3F">
        <w:t xml:space="preserve"> function </w:t>
      </w:r>
      <w:r>
        <w:t xml:space="preserve">with the name of the FAST v7.x primary input file and the directory where the new input files should be placed. </w:t>
      </w:r>
      <w:r w:rsidRPr="004C2327">
        <w:rPr>
          <w:i/>
        </w:rPr>
        <w:t xml:space="preserve">The new directory </w:t>
      </w:r>
      <w:r>
        <w:rPr>
          <w:i/>
        </w:rPr>
        <w:t>should not be the directory where the old files are located!</w:t>
      </w:r>
      <w:r>
        <w:t xml:space="preserve"> </w:t>
      </w:r>
    </w:p>
    <w:p w14:paraId="2164B46A" w14:textId="77777777" w:rsidR="00D36AEB" w:rsidRPr="00D36AEB" w:rsidRDefault="00D36AEB" w:rsidP="00D36AEB">
      <w:pPr>
        <w:pStyle w:val="SourceCode"/>
      </w:pPr>
      <w:r w:rsidRPr="00D36AEB">
        <w:t>ConvertFAST7to8(inputfile,newDir);</w:t>
      </w:r>
    </w:p>
    <w:p w14:paraId="2164B46B" w14:textId="77777777" w:rsidR="003D4251" w:rsidRDefault="003D4251" w:rsidP="00222668">
      <w:pPr>
        <w:keepNext/>
      </w:pPr>
      <w:r>
        <w:t xml:space="preserve">If your input file has pitch or yaw maneuvers, you may also provide the routine with the new rates (instead of the end times previously used). We have also provided a </w:t>
      </w:r>
      <w:r w:rsidR="00AE3A86">
        <w:t xml:space="preserve">MATLAB </w:t>
      </w:r>
      <w:r>
        <w:t>routine (</w:t>
      </w:r>
      <w:r w:rsidRPr="00D36AEB">
        <w:rPr>
          <w:b/>
        </w:rPr>
        <w:t>CalculateYawAndPitchRates</w:t>
      </w:r>
      <w:r>
        <w:t>) that will calculate these rates, but you must provide the routine the name of the FAST output file that contains the previous results of the Pitch and/or Yaw channels.</w:t>
      </w:r>
    </w:p>
    <w:p w14:paraId="2164B46C" w14:textId="77777777" w:rsidR="00182565" w:rsidRPr="00D36AEB" w:rsidRDefault="00182565" w:rsidP="00222668">
      <w:pPr>
        <w:pStyle w:val="SourceCode"/>
        <w:keepNext/>
      </w:pPr>
      <w:r w:rsidRPr="00D36AEB">
        <w:t>[YawManRat, PitManRat] = CalculateYawAndPitchRates(</w:t>
      </w:r>
      <w:r w:rsidR="00D36AEB" w:rsidRPr="00D36AEB">
        <w:t>'Test09</w:t>
      </w:r>
      <w:r w:rsidR="00D36AEB">
        <w:t>.fst</w:t>
      </w:r>
      <w:r w:rsidR="00D36AEB" w:rsidRPr="00D36AEB">
        <w:t>'</w:t>
      </w:r>
      <w:r w:rsidRPr="00D36AEB">
        <w:t xml:space="preserve">, </w:t>
      </w:r>
      <w:r w:rsidR="00D36AEB" w:rsidRPr="00D36AEB">
        <w:t>'Test09</w:t>
      </w:r>
      <w:r w:rsidR="00D36AEB">
        <w:t>.out</w:t>
      </w:r>
      <w:r w:rsidR="00D36AEB" w:rsidRPr="00D36AEB">
        <w:t>'</w:t>
      </w:r>
      <w:r w:rsidRPr="00D36AEB">
        <w:t>);</w:t>
      </w:r>
    </w:p>
    <w:p w14:paraId="2164B46D" w14:textId="77777777" w:rsidR="00182565" w:rsidRDefault="00182565" w:rsidP="00D36AEB">
      <w:pPr>
        <w:pStyle w:val="SourceCode"/>
      </w:pPr>
      <w:r w:rsidRPr="00D36AEB">
        <w:t>ConvertFAST7to8(inputfile,</w:t>
      </w:r>
      <w:r w:rsidR="00D36AEB">
        <w:t xml:space="preserve"> </w:t>
      </w:r>
      <w:r w:rsidRPr="00D36AEB">
        <w:t>newDir,</w:t>
      </w:r>
      <w:r w:rsidR="00D36AEB">
        <w:t xml:space="preserve"> </w:t>
      </w:r>
      <w:r w:rsidRPr="00D36AEB">
        <w:t>YawManRat</w:t>
      </w:r>
      <w:r w:rsidR="00D36AEB">
        <w:t>,</w:t>
      </w:r>
      <w:r w:rsidR="00D36AEB" w:rsidRPr="00D36AEB">
        <w:t xml:space="preserve"> PitManRat</w:t>
      </w:r>
      <w:r w:rsidRPr="00D36AEB">
        <w:t>);</w:t>
      </w:r>
    </w:p>
    <w:p w14:paraId="2164B46E" w14:textId="77777777" w:rsidR="000D66E4" w:rsidRDefault="000D66E4" w:rsidP="003D4251">
      <w:r>
        <w:t xml:space="preserve">If </w:t>
      </w:r>
      <w:r w:rsidRPr="000D66E4">
        <w:rPr>
          <w:b/>
        </w:rPr>
        <w:t>YawManRat</w:t>
      </w:r>
      <w:r>
        <w:t xml:space="preserve"> or </w:t>
      </w:r>
      <w:r w:rsidRPr="000D66E4">
        <w:rPr>
          <w:b/>
        </w:rPr>
        <w:t>PitManRat</w:t>
      </w:r>
      <w:r>
        <w:t xml:space="preserve"> are zero, those inputs are ignored and values from the ServoDyn template file will be used instead.</w:t>
      </w:r>
    </w:p>
    <w:p w14:paraId="2164B46F" w14:textId="77777777" w:rsidR="003D4251" w:rsidRDefault="003D4251" w:rsidP="003D4251">
      <w:r>
        <w:lastRenderedPageBreak/>
        <w:t>If your input file was used with the custom interface to GH Bladed DLL controllers, you should also set the optional input parameter, usedBladedDLL, so that your input switches that previously called the DLL are now set to 5, the new switch for User-Defined Control from Bladed DLL.</w:t>
      </w:r>
    </w:p>
    <w:p w14:paraId="2164B470" w14:textId="77777777" w:rsidR="00022BE0" w:rsidRPr="00D36AEB" w:rsidRDefault="00022BE0" w:rsidP="00022BE0">
      <w:pPr>
        <w:pStyle w:val="SourceCode"/>
      </w:pPr>
      <w:r w:rsidRPr="00D36AEB">
        <w:t>ConvertFAST7to8(oldFSTName, newDir, YawManRat, PitManRat, usedBladedDLL)</w:t>
      </w:r>
    </w:p>
    <w:p w14:paraId="2164B47C" w14:textId="2E88CA11" w:rsidR="0051119D" w:rsidRDefault="007F152F" w:rsidP="00992CCA">
      <w:pPr>
        <w:pStyle w:val="Heading1"/>
      </w:pPr>
      <w:bookmarkStart w:id="511" w:name="_Toc425854085"/>
      <w:r>
        <w:t>Running FAST</w:t>
      </w:r>
      <w:bookmarkEnd w:id="511"/>
    </w:p>
    <w:p w14:paraId="2164B47D" w14:textId="4AA02CCB" w:rsidR="0051119D" w:rsidRDefault="0051119D" w:rsidP="0051119D">
      <w:pPr>
        <w:rPr>
          <w:ins w:id="512" w:author="Bonnie Jonkman" w:date="2015-04-21T10:38:00Z"/>
        </w:rPr>
      </w:pPr>
      <w:r>
        <w:t>FAST v8.</w:t>
      </w:r>
      <w:r w:rsidR="00DC6859">
        <w:t>1</w:t>
      </w:r>
      <w:del w:id="513" w:author="Bonnie Jonkman" w:date="2015-06-06T17:04:00Z">
        <w:r w:rsidR="00DC6859" w:rsidDel="00112CFA">
          <w:delText>0</w:delText>
        </w:r>
      </w:del>
      <w:ins w:id="514" w:author="Bonnie Jonkman" w:date="2015-06-06T17:05:00Z">
        <w:r w:rsidR="00112CFA">
          <w:t>2</w:t>
        </w:r>
      </w:ins>
      <w:r>
        <w:t>.00</w:t>
      </w:r>
      <w:r w:rsidR="007F152F">
        <w:t>a</w:t>
      </w:r>
      <w:r>
        <w:t>-bjj must load the MAP</w:t>
      </w:r>
      <w:r w:rsidR="000B5913">
        <w:t>++</w:t>
      </w:r>
      <w:r>
        <w:t xml:space="preserve"> </w:t>
      </w:r>
      <w:r w:rsidR="007E0629">
        <w:t>library</w:t>
      </w:r>
      <w:r>
        <w:t xml:space="preserve"> when the program starts. FAST_Win32.exe needs to load MAP_Win32.dll and FAST_x64.exe needs to load MAP_x64.dll. These dynamic link libraries (DLLs) must be on your Windows® path. The easiest way to do this is to make sure that the MAP DLLs are in the same directory as the FAST executables. We distribute the executables and DLLs in the \bin directory of the FAST archive, so this is already done for you. However, if you choose to move the files or if you compile </w:t>
      </w:r>
      <w:r w:rsidR="00613374">
        <w:t>the code yourself</w:t>
      </w:r>
      <w:r>
        <w:t xml:space="preserve">, </w:t>
      </w:r>
      <w:r w:rsidR="007E0629">
        <w:t>you may have to modify your path environment variable or move some files.</w:t>
      </w:r>
    </w:p>
    <w:p w14:paraId="13CFD308" w14:textId="26DF97F3" w:rsidR="00814DDB" w:rsidRDefault="00814DDB" w:rsidP="00204924">
      <w:pPr>
        <w:pStyle w:val="Heading2"/>
      </w:pPr>
      <w:bookmarkStart w:id="515" w:name="_Toc425854086"/>
      <w:ins w:id="516" w:author="Bonnie Jonkman" w:date="2015-04-21T10:39:00Z">
        <w:r>
          <w:t>Normal Simulation: Starting FAST from an input file</w:t>
        </w:r>
      </w:ins>
      <w:bookmarkEnd w:id="515"/>
    </w:p>
    <w:p w14:paraId="2164B47E" w14:textId="77777777" w:rsidR="00DC658B" w:rsidRDefault="00DC658B" w:rsidP="00DC658B">
      <w:r>
        <w:t>To run FAST from a Windows command prompt, the syntax is:</w:t>
      </w:r>
    </w:p>
    <w:p w14:paraId="2164B47F" w14:textId="77777777" w:rsidR="00DC658B" w:rsidRDefault="00DC658B" w:rsidP="007D7E91">
      <w:pPr>
        <w:pStyle w:val="SourceCode"/>
      </w:pPr>
      <w:r>
        <w:t>&lt;name of FAST executable with or without extension&gt; &lt;name of input file with extension&gt;</w:t>
      </w:r>
    </w:p>
    <w:p w14:paraId="2164B480" w14:textId="77777777" w:rsidR="00DC658B" w:rsidRDefault="00DC658B" w:rsidP="00DC658B">
      <w:r>
        <w:t>To start, it easiest to open up your command window in the directory in which your FAST primary input file and FAST executable are stored. For example, if you have an input file named “Input.fst”, along with “FAST</w:t>
      </w:r>
      <w:r w:rsidR="007D7E91">
        <w:t>_Win32</w:t>
      </w:r>
      <w:r>
        <w:t>.exe”, stored in “C:\FileLocation”, you should type:</w:t>
      </w:r>
    </w:p>
    <w:p w14:paraId="2164B481" w14:textId="77777777" w:rsidR="00DC658B" w:rsidRDefault="00DC658B" w:rsidP="007D7E91">
      <w:pPr>
        <w:pStyle w:val="SourceCode"/>
      </w:pPr>
      <w:r>
        <w:t>C:\&gt;cd FileLocation</w:t>
      </w:r>
    </w:p>
    <w:p w14:paraId="2164B482" w14:textId="77777777" w:rsidR="00DC658B" w:rsidRDefault="00DC658B" w:rsidP="007D7E91">
      <w:pPr>
        <w:pStyle w:val="SourceCode"/>
      </w:pPr>
      <w:r>
        <w:t>C:\FileLocation&gt; FAST</w:t>
      </w:r>
      <w:r w:rsidR="007D7E91">
        <w:t>_Win32</w:t>
      </w:r>
      <w:r>
        <w:t xml:space="preserve"> Input.fst</w:t>
      </w:r>
    </w:p>
    <w:p w14:paraId="2164B483" w14:textId="77777777" w:rsidR="00DC658B" w:rsidRDefault="00DC658B" w:rsidP="00DC658B">
      <w:r>
        <w:t>The syntax is the same for different input files. Simply change “Input.fst” to whatever input file you want.</w:t>
      </w:r>
    </w:p>
    <w:p w14:paraId="2164B484" w14:textId="77777777" w:rsidR="00DC658B" w:rsidRDefault="00DC658B" w:rsidP="00DC658B">
      <w:pPr>
        <w:rPr>
          <w:ins w:id="517" w:author="Bonnie Jonkman" w:date="2015-04-15T13:45:00Z"/>
        </w:rPr>
      </w:pPr>
      <w:r>
        <w:t xml:space="preserve">An installation guide is available that describes how to install FAST (and the other CAE tools) in such a way that they will run from a command window from any folder (without moving or copying the executable around to different folders). See: </w:t>
      </w:r>
      <w:hyperlink r:id="rId29" w:history="1">
        <w:r w:rsidR="00DC6859">
          <w:rPr>
            <w:rStyle w:val="Hyperlink"/>
          </w:rPr>
          <w:t>Installing NWTC CAE Tools on PCs Running Windows®</w:t>
        </w:r>
      </w:hyperlink>
      <w:r>
        <w:t>.</w:t>
      </w:r>
    </w:p>
    <w:p w14:paraId="78A99B97" w14:textId="141AAF3D" w:rsidR="00D520E7" w:rsidRDefault="00D520E7" w:rsidP="00204924">
      <w:pPr>
        <w:pStyle w:val="Heading2"/>
        <w:rPr>
          <w:ins w:id="518" w:author="Bonnie Jonkman" w:date="2015-04-15T13:45:00Z"/>
        </w:rPr>
      </w:pPr>
      <w:bookmarkStart w:id="519" w:name="_Toc425854087"/>
      <w:ins w:id="520" w:author="Bonnie Jonkman" w:date="2015-04-15T13:45:00Z">
        <w:r>
          <w:t>Restart: Starting FAST from a checkpoint file</w:t>
        </w:r>
        <w:bookmarkEnd w:id="519"/>
      </w:ins>
    </w:p>
    <w:p w14:paraId="79502EA7" w14:textId="471B0375" w:rsidR="00D520E7" w:rsidRDefault="00D520E7">
      <w:pPr>
        <w:rPr>
          <w:ins w:id="521" w:author="Bonnie Jonkman" w:date="2015-04-15T13:46:00Z"/>
        </w:rPr>
      </w:pPr>
      <w:ins w:id="522" w:author="Bonnie Jonkman" w:date="2015-04-15T13:45:00Z">
        <w:r>
          <w:t>If FAST generated a checkpoint file, but did not run to completion, the simulation may be restarted using th</w:t>
        </w:r>
      </w:ins>
      <w:ins w:id="523" w:author="Bonnie Jonkman" w:date="2015-04-15T13:46:00Z">
        <w:r>
          <w:t>is</w:t>
        </w:r>
      </w:ins>
      <w:ins w:id="524" w:author="Bonnie Jonkman" w:date="2015-04-15T13:45:00Z">
        <w:r>
          <w:t xml:space="preserve"> syntax</w:t>
        </w:r>
      </w:ins>
      <w:ins w:id="525" w:author="Bonnie Jonkman" w:date="2015-04-15T13:48:00Z">
        <w:r>
          <w:t xml:space="preserve"> from a Windows command prompt</w:t>
        </w:r>
      </w:ins>
      <w:ins w:id="526" w:author="Bonnie Jonkman" w:date="2015-04-15T13:46:00Z">
        <w:r>
          <w:t>:</w:t>
        </w:r>
      </w:ins>
    </w:p>
    <w:p w14:paraId="3DEB5E8D" w14:textId="4F05EE92" w:rsidR="00D520E7" w:rsidRDefault="00D520E7" w:rsidP="00D520E7">
      <w:pPr>
        <w:pStyle w:val="SourceCode"/>
        <w:rPr>
          <w:ins w:id="527" w:author="Bonnie Jonkman" w:date="2015-04-15T13:46:00Z"/>
        </w:rPr>
      </w:pPr>
      <w:ins w:id="528" w:author="Bonnie Jonkman" w:date="2015-04-15T13:46:00Z">
        <w:r>
          <w:t xml:space="preserve">&lt;name of FAST executable with or without extension&gt; -restart &lt;Rootname of </w:t>
        </w:r>
      </w:ins>
      <w:ins w:id="529" w:author="Bonnie Jonkman" w:date="2015-04-15T13:47:00Z">
        <w:r>
          <w:t xml:space="preserve">checkpoint </w:t>
        </w:r>
      </w:ins>
      <w:ins w:id="530" w:author="Bonnie Jonkman" w:date="2015-04-15T13:46:00Z">
        <w:r>
          <w:t>file</w:t>
        </w:r>
      </w:ins>
      <w:ins w:id="531" w:author="Bonnie Jonkman" w:date="2015-04-15T13:47:00Z">
        <w:r>
          <w:t>,</w:t>
        </w:r>
      </w:ins>
      <w:ins w:id="532" w:author="Bonnie Jonkman" w:date="2015-04-15T13:46:00Z">
        <w:r>
          <w:t xml:space="preserve"> with</w:t>
        </w:r>
      </w:ins>
      <w:ins w:id="533" w:author="Bonnie Jonkman" w:date="2015-04-15T13:47:00Z">
        <w:r>
          <w:t>out</w:t>
        </w:r>
      </w:ins>
      <w:ins w:id="534" w:author="Bonnie Jonkman" w:date="2015-04-15T13:46:00Z">
        <w:r>
          <w:t xml:space="preserve"> extension&gt;</w:t>
        </w:r>
      </w:ins>
    </w:p>
    <w:p w14:paraId="65425CB4" w14:textId="1DF91DC8" w:rsidR="00D520E7" w:rsidRDefault="00D520E7" w:rsidP="00D520E7">
      <w:pPr>
        <w:rPr>
          <w:ins w:id="535" w:author="Bonnie Jonkman" w:date="2015-04-15T13:49:00Z"/>
        </w:rPr>
      </w:pPr>
      <w:ins w:id="536" w:author="Bonnie Jonkman" w:date="2015-04-15T13:47:00Z">
        <w:r w:rsidRPr="00204924">
          <w:rPr>
            <w:highlight w:val="yellow"/>
          </w:rPr>
          <w:t>Fix this:</w:t>
        </w:r>
        <w:r>
          <w:t xml:space="preserve"> The checkpoint file uses the rootname because if the DLL has been updated with checkpoint/restart capability, it will have written a separate checkpoint file.</w:t>
        </w:r>
      </w:ins>
    </w:p>
    <w:p w14:paraId="175BAD51" w14:textId="5B673ADF" w:rsidR="00174830" w:rsidRDefault="00174830" w:rsidP="00D520E7">
      <w:pPr>
        <w:rPr>
          <w:ins w:id="537" w:author="Bonnie Jonkman" w:date="2015-04-15T13:49:00Z"/>
        </w:rPr>
      </w:pPr>
      <w:ins w:id="538" w:author="Bonnie Jonkman" w:date="2015-04-15T13:49:00Z">
        <w:r>
          <w:t>FAST does not read the input files again after restart.</w:t>
        </w:r>
      </w:ins>
      <w:ins w:id="539" w:author="Bonnie Jonkman" w:date="2015-04-21T10:29:00Z">
        <w:r w:rsidR="00A24410">
          <w:t xml:space="preserve"> However, if a Bladed-style DLL is used for control, </w:t>
        </w:r>
      </w:ins>
      <w:ins w:id="540" w:author="Bonnie Jonkman" w:date="2015-04-21T10:31:00Z">
        <w:r w:rsidR="00A24410">
          <w:t>the DLL</w:t>
        </w:r>
      </w:ins>
      <w:ins w:id="541" w:author="Bonnie Jonkman" w:date="2015-04-21T10:29:00Z">
        <w:r w:rsidR="00A24410">
          <w:t xml:space="preserve"> will be reloaded </w:t>
        </w:r>
      </w:ins>
      <w:ins w:id="542" w:author="Bonnie Jonkman" w:date="2015-04-21T10:31:00Z">
        <w:r w:rsidR="00A24410">
          <w:t xml:space="preserve">on restart </w:t>
        </w:r>
      </w:ins>
      <w:ins w:id="543" w:author="Bonnie Jonkman" w:date="2015-04-21T10:29:00Z">
        <w:r w:rsidR="00A24410">
          <w:t xml:space="preserve">using the stored name of the DLL file. </w:t>
        </w:r>
      </w:ins>
      <w:ins w:id="544" w:author="Bonnie Jonkman" w:date="2015-04-22T12:25:00Z">
        <w:r w:rsidR="00204924">
          <w:t>Thus, i</w:t>
        </w:r>
      </w:ins>
      <w:ins w:id="545" w:author="Bonnie Jonkman" w:date="2015-04-21T10:30:00Z">
        <w:r w:rsidR="00A24410">
          <w:t>f the stored name is a relative path and you are not in the same directory, it will likely fail.</w:t>
        </w:r>
      </w:ins>
    </w:p>
    <w:p w14:paraId="3314ACD5" w14:textId="2F79E3A2" w:rsidR="00174830" w:rsidRDefault="00174830" w:rsidP="00D520E7">
      <w:pPr>
        <w:rPr>
          <w:ins w:id="546" w:author="Bonnie Jonkman" w:date="2015-04-22T12:28:00Z"/>
        </w:rPr>
      </w:pPr>
      <w:ins w:id="547" w:author="Bonnie Jonkman" w:date="2015-04-15T13:49:00Z">
        <w:r>
          <w:lastRenderedPageBreak/>
          <w:t xml:space="preserve">FAST should be </w:t>
        </w:r>
      </w:ins>
      <w:ins w:id="548" w:author="Bonnie Jonkman" w:date="2015-04-15T13:50:00Z">
        <w:r>
          <w:t xml:space="preserve">restarted </w:t>
        </w:r>
      </w:ins>
      <w:ins w:id="549" w:author="Bonnie Jonkman" w:date="2015-04-15T13:49:00Z">
        <w:r>
          <w:t>from the same directory</w:t>
        </w:r>
      </w:ins>
      <w:ins w:id="550" w:author="Bonnie Jonkman" w:date="2015-04-15T13:50:00Z">
        <w:r>
          <w:t xml:space="preserve"> it w</w:t>
        </w:r>
        <w:r w:rsidR="00C955A4">
          <w:t>as originally run in (RootName</w:t>
        </w:r>
        <w:r>
          <w:t xml:space="preserve"> may be used later in the code, particularly for new checkpoint files that generated</w:t>
        </w:r>
      </w:ins>
      <w:ins w:id="551" w:author="Bonnie Jonkman" w:date="2015-04-15T14:02:00Z">
        <w:r w:rsidR="00C955A4">
          <w:t>.</w:t>
        </w:r>
      </w:ins>
      <w:ins w:id="552" w:author="Bonnie Jonkman" w:date="2015-04-15T13:50:00Z">
        <w:r>
          <w:t>)</w:t>
        </w:r>
      </w:ins>
    </w:p>
    <w:p w14:paraId="03DA7B48" w14:textId="77777777" w:rsidR="00204924" w:rsidRDefault="00204924" w:rsidP="009B7C07">
      <w:pPr>
        <w:pStyle w:val="Heading2"/>
      </w:pPr>
      <w:bookmarkStart w:id="553" w:name="_Toc425854088"/>
      <w:r>
        <w:t>Modeling Tips</w:t>
      </w:r>
      <w:bookmarkEnd w:id="553"/>
    </w:p>
    <w:p w14:paraId="6FB8195F" w14:textId="77777777" w:rsidR="00204924" w:rsidRDefault="00204924" w:rsidP="00204924">
      <w:pPr>
        <w:keepNext/>
      </w:pPr>
      <w:r>
        <w:t>If a model is numerically unstable, you can try these steps</w:t>
      </w:r>
    </w:p>
    <w:p w14:paraId="04B255C4" w14:textId="77777777" w:rsidR="00204924" w:rsidRPr="00B20DF4" w:rsidRDefault="00204924" w:rsidP="00204924">
      <w:pPr>
        <w:pStyle w:val="ListParagraph"/>
        <w:numPr>
          <w:ilvl w:val="0"/>
          <w:numId w:val="9"/>
        </w:numPr>
        <w:rPr>
          <w:b/>
        </w:rPr>
      </w:pPr>
      <w:r>
        <w:t>Add a correction step (</w:t>
      </w:r>
      <w:r w:rsidRPr="00B20DF4">
        <w:rPr>
          <w:b/>
        </w:rPr>
        <w:t>NumCrctn</w:t>
      </w:r>
      <w:r>
        <w:t>).</w:t>
      </w:r>
    </w:p>
    <w:p w14:paraId="4890E43E" w14:textId="77777777" w:rsidR="00204924" w:rsidRPr="009B51A8" w:rsidRDefault="00204924" w:rsidP="00204924">
      <w:pPr>
        <w:pStyle w:val="ListParagraph"/>
        <w:numPr>
          <w:ilvl w:val="0"/>
          <w:numId w:val="9"/>
        </w:numPr>
        <w:rPr>
          <w:b/>
        </w:rPr>
      </w:pPr>
      <w:r>
        <w:t xml:space="preserve">Make </w:t>
      </w:r>
      <w:r w:rsidRPr="00B20DF4">
        <w:rPr>
          <w:b/>
        </w:rPr>
        <w:t>DT</w:t>
      </w:r>
      <w:r>
        <w:t xml:space="preserve"> smaller</w:t>
      </w:r>
      <w:r w:rsidRPr="00B20DF4">
        <w:rPr>
          <w:i/>
        </w:rPr>
        <w:t>.</w:t>
      </w:r>
    </w:p>
    <w:p w14:paraId="79910685" w14:textId="77777777" w:rsidR="00204924" w:rsidRPr="001A4C06" w:rsidRDefault="00204924" w:rsidP="00204924">
      <w:pPr>
        <w:pStyle w:val="ListParagraph"/>
        <w:numPr>
          <w:ilvl w:val="0"/>
          <w:numId w:val="9"/>
        </w:numPr>
        <w:rPr>
          <w:b/>
        </w:rPr>
      </w:pPr>
      <w:r w:rsidRPr="009B51A8">
        <w:t>Change</w:t>
      </w:r>
      <w:r>
        <w:t xml:space="preserve"> </w:t>
      </w:r>
      <w:r w:rsidRPr="009B51A8">
        <w:rPr>
          <w:b/>
        </w:rPr>
        <w:t>InterpOrder</w:t>
      </w:r>
      <w:r w:rsidRPr="009B51A8">
        <w:t>.</w:t>
      </w:r>
    </w:p>
    <w:p w14:paraId="4BB42104" w14:textId="77777777" w:rsidR="00204924" w:rsidRPr="009B51A8" w:rsidRDefault="00204924" w:rsidP="00204924">
      <w:pPr>
        <w:pStyle w:val="ListParagraph"/>
        <w:numPr>
          <w:ilvl w:val="0"/>
          <w:numId w:val="9"/>
        </w:numPr>
        <w:rPr>
          <w:b/>
        </w:rPr>
      </w:pPr>
      <w:r>
        <w:t xml:space="preserve">Use the recommend value for </w:t>
      </w:r>
      <w:r w:rsidRPr="00280B19">
        <w:rPr>
          <w:b/>
        </w:rPr>
        <w:t>UJacSclFact.</w:t>
      </w:r>
      <w:r>
        <w:t xml:space="preserve"> </w:t>
      </w:r>
    </w:p>
    <w:p w14:paraId="5863644D" w14:textId="77777777" w:rsidR="00204924" w:rsidRPr="00EE463C" w:rsidRDefault="00204924" w:rsidP="00204924">
      <w:pPr>
        <w:pStyle w:val="ListParagraph"/>
        <w:numPr>
          <w:ilvl w:val="0"/>
          <w:numId w:val="9"/>
        </w:numPr>
        <w:rPr>
          <w:b/>
        </w:rPr>
      </w:pPr>
      <w:r>
        <w:t>Set better initial conditions in the module input files (particularly ElastoDyn).</w:t>
      </w:r>
    </w:p>
    <w:p w14:paraId="780BD39B" w14:textId="77777777" w:rsidR="00204924" w:rsidRDefault="00204924" w:rsidP="00204924">
      <w:pPr>
        <w:pStyle w:val="ListParagraph"/>
        <w:numPr>
          <w:ilvl w:val="0"/>
          <w:numId w:val="9"/>
        </w:numPr>
      </w:pPr>
      <w:r w:rsidRPr="00EE463C">
        <w:t xml:space="preserve">Simplify models (e.g. disable modules </w:t>
      </w:r>
      <w:r>
        <w:t>and</w:t>
      </w:r>
      <w:r w:rsidRPr="00EE463C">
        <w:t xml:space="preserve"> eliminate DOFs) to debug problems</w:t>
      </w:r>
      <w:r>
        <w:t>.</w:t>
      </w:r>
    </w:p>
    <w:p w14:paraId="78C1E840" w14:textId="0BF0D42F" w:rsidR="00204924" w:rsidRDefault="00204924" w:rsidP="00204924">
      <w:r>
        <w:t xml:space="preserve">Some of models (e.g., the OC4 Jacket CertTest) require more than 2GB of memory and may not run on 32-bit Windows® systems. The model does run using FAST_Win32.exe on a 64-bit Windows® system. </w:t>
      </w:r>
    </w:p>
    <w:p w14:paraId="762E6553" w14:textId="0D509AE5" w:rsidR="00B55CAB" w:rsidRDefault="00B55CAB" w:rsidP="009B7C07">
      <w:pPr>
        <w:pStyle w:val="Heading2"/>
        <w:numPr>
          <w:ilvl w:val="0"/>
          <w:numId w:val="0"/>
        </w:numPr>
      </w:pPr>
      <w:bookmarkStart w:id="554" w:name="_Ref417469673"/>
      <w:bookmarkStart w:id="555" w:name="_Ref417469763"/>
      <w:bookmarkStart w:id="556" w:name="_Ref417470230"/>
      <w:bookmarkStart w:id="557" w:name="_Toc425854089"/>
      <w:r>
        <w:t>Certification Tests</w:t>
      </w:r>
      <w:bookmarkEnd w:id="554"/>
      <w:bookmarkEnd w:id="555"/>
      <w:bookmarkEnd w:id="556"/>
      <w:bookmarkEnd w:id="557"/>
    </w:p>
    <w:p w14:paraId="6CF21032" w14:textId="40115829" w:rsidR="00B55CAB" w:rsidRDefault="009B7C07" w:rsidP="00B55CAB">
      <w:r>
        <w:fldChar w:fldCharType="begin"/>
      </w:r>
      <w:r>
        <w:instrText xml:space="preserve"> REF _Ref417469358 \h </w:instrText>
      </w:r>
      <w:r>
        <w:fldChar w:fldCharType="separate"/>
      </w:r>
      <w:ins w:id="558" w:author="Bonnie Jonkman" w:date="2015-04-22T12:48:00Z">
        <w:r w:rsidR="008462CD">
          <w:t xml:space="preserve">Table </w:t>
        </w:r>
        <w:r w:rsidR="008462CD">
          <w:rPr>
            <w:noProof/>
          </w:rPr>
          <w:t>3</w:t>
        </w:r>
      </w:ins>
      <w:del w:id="559" w:author="Bonnie Jonkman" w:date="2015-04-22T12:46:00Z">
        <w:r w:rsidDel="00DB55A3">
          <w:delText xml:space="preserve">Table </w:delText>
        </w:r>
        <w:r w:rsidDel="00DB55A3">
          <w:rPr>
            <w:noProof/>
          </w:rPr>
          <w:delText>3</w:delText>
        </w:r>
      </w:del>
      <w:r>
        <w:fldChar w:fldCharType="end"/>
      </w:r>
      <w:del w:id="560" w:author="Bonnie Jonkman" w:date="2015-04-22T12:47:00Z">
        <w:r w:rsidR="00B55CAB" w:rsidDel="00DB55A3">
          <w:fldChar w:fldCharType="begin"/>
        </w:r>
        <w:r w:rsidR="00B55CAB" w:rsidDel="00DB55A3">
          <w:delInstrText xml:space="preserve"> REF _Ref391844734 \h </w:delInstrText>
        </w:r>
        <w:r w:rsidR="00B55CAB" w:rsidDel="00DB55A3">
          <w:fldChar w:fldCharType="end"/>
        </w:r>
      </w:del>
      <w:r w:rsidR="00B55CAB">
        <w:t xml:space="preserve"> lists the tests (1-25) and models available in the FAST CertTest folder:</w:t>
      </w:r>
    </w:p>
    <w:p w14:paraId="1D642F59" w14:textId="122CCB1B" w:rsidR="00B55CAB" w:rsidRDefault="00B55CAB" w:rsidP="00B55CAB">
      <w:pPr>
        <w:pStyle w:val="Caption"/>
        <w:keepNext/>
        <w:jc w:val="center"/>
      </w:pPr>
      <w:bookmarkStart w:id="561" w:name="_Ref417469358"/>
      <w:r>
        <w:t xml:space="preserve">Table </w:t>
      </w:r>
      <w:fldSimple w:instr=" SEQ Table \* ARABIC ">
        <w:r w:rsidR="008462CD">
          <w:rPr>
            <w:noProof/>
          </w:rPr>
          <w:t>3</w:t>
        </w:r>
      </w:fldSimple>
      <w:bookmarkEnd w:id="561"/>
      <w:r>
        <w:t>: Certification Tests Distributed with FAST v8.1</w:t>
      </w:r>
      <w:del w:id="562" w:author="Bonnie Jonkman" w:date="2015-06-06T17:05:00Z">
        <w:r w:rsidDel="00112CFA">
          <w:delText>0</w:delText>
        </w:r>
      </w:del>
      <w:ins w:id="563" w:author="Bonnie Jonkman" w:date="2015-06-06T17:05:00Z">
        <w:r w:rsidR="00112CFA">
          <w:t>2</w:t>
        </w:r>
      </w:ins>
      <w:r>
        <w:t>.00a-bjj</w:t>
      </w:r>
    </w:p>
    <w:tbl>
      <w:tblPr>
        <w:tblStyle w:val="MediumList1-Accent1"/>
        <w:tblW w:w="0" w:type="auto"/>
        <w:tblLook w:val="04A0" w:firstRow="1" w:lastRow="0" w:firstColumn="1" w:lastColumn="0" w:noHBand="0" w:noVBand="1"/>
      </w:tblPr>
      <w:tblGrid>
        <w:gridCol w:w="889"/>
        <w:gridCol w:w="2368"/>
        <w:gridCol w:w="867"/>
        <w:gridCol w:w="934"/>
        <w:gridCol w:w="716"/>
        <w:gridCol w:w="3802"/>
      </w:tblGrid>
      <w:tr w:rsidR="00B55CAB" w:rsidRPr="006E3E44" w14:paraId="0F610750" w14:textId="77777777" w:rsidTr="00AD1B9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0" w:type="auto"/>
          </w:tcPr>
          <w:p w14:paraId="27793370" w14:textId="77777777" w:rsidR="00B55CAB" w:rsidRPr="006E3E44" w:rsidRDefault="00B55CAB" w:rsidP="00EA0D40">
            <w:pPr>
              <w:rPr>
                <w:sz w:val="18"/>
              </w:rPr>
            </w:pPr>
            <w:r w:rsidRPr="006E3E44">
              <w:rPr>
                <w:sz w:val="18"/>
              </w:rPr>
              <w:t>Test Name</w:t>
            </w:r>
          </w:p>
        </w:tc>
        <w:tc>
          <w:tcPr>
            <w:tcW w:w="0" w:type="auto"/>
          </w:tcPr>
          <w:p w14:paraId="6FB71BD0" w14:textId="77777777" w:rsidR="00B55CAB" w:rsidRPr="006E3E44" w:rsidRDefault="00B55CAB" w:rsidP="00EA0D40">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t>Turbine Name</w:t>
            </w:r>
          </w:p>
        </w:tc>
        <w:tc>
          <w:tcPr>
            <w:tcW w:w="0" w:type="auto"/>
          </w:tcPr>
          <w:p w14:paraId="5EB2E961" w14:textId="77777777" w:rsidR="00B55CAB" w:rsidRPr="006E3E44" w:rsidRDefault="00B55CAB" w:rsidP="00EA0D40">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No. Blades </w:t>
            </w:r>
            <w:r w:rsidRPr="006E3E44">
              <w:rPr>
                <w:sz w:val="18"/>
              </w:rPr>
              <w:br/>
              <w:t>(-)</w:t>
            </w:r>
          </w:p>
        </w:tc>
        <w:tc>
          <w:tcPr>
            <w:tcW w:w="0" w:type="auto"/>
          </w:tcPr>
          <w:p w14:paraId="10B020F5" w14:textId="77777777" w:rsidR="00B55CAB" w:rsidRPr="006E3E44" w:rsidRDefault="00B55CAB" w:rsidP="00EA0D40">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Rotor</w:t>
            </w:r>
            <w:r>
              <w:rPr>
                <w:sz w:val="18"/>
              </w:rPr>
              <w:br/>
            </w:r>
            <w:r w:rsidRPr="006E3E44">
              <w:rPr>
                <w:sz w:val="18"/>
              </w:rPr>
              <w:t>Diameter</w:t>
            </w:r>
            <w:r>
              <w:rPr>
                <w:sz w:val="18"/>
              </w:rPr>
              <w:br/>
            </w:r>
            <w:r w:rsidRPr="006E3E44">
              <w:rPr>
                <w:sz w:val="18"/>
              </w:rPr>
              <w:t>(m)</w:t>
            </w:r>
          </w:p>
        </w:tc>
        <w:tc>
          <w:tcPr>
            <w:tcW w:w="0" w:type="auto"/>
          </w:tcPr>
          <w:p w14:paraId="4FED0E00" w14:textId="77777777" w:rsidR="00B55CAB" w:rsidRPr="006E3E44" w:rsidRDefault="00B55CAB" w:rsidP="00EA0D40">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Rated </w:t>
            </w:r>
            <w:r>
              <w:rPr>
                <w:sz w:val="18"/>
              </w:rPr>
              <w:br/>
            </w:r>
            <w:r w:rsidRPr="006E3E44">
              <w:rPr>
                <w:sz w:val="18"/>
              </w:rPr>
              <w:t xml:space="preserve">Power </w:t>
            </w:r>
            <w:r>
              <w:rPr>
                <w:sz w:val="18"/>
              </w:rPr>
              <w:br/>
            </w:r>
            <w:r w:rsidRPr="006E3E44">
              <w:rPr>
                <w:sz w:val="18"/>
              </w:rPr>
              <w:t>(kW)</w:t>
            </w:r>
          </w:p>
        </w:tc>
        <w:tc>
          <w:tcPr>
            <w:tcW w:w="0" w:type="auto"/>
          </w:tcPr>
          <w:p w14:paraId="543EFC47" w14:textId="77777777" w:rsidR="00B55CAB" w:rsidRPr="006E3E44" w:rsidRDefault="00B55CAB" w:rsidP="00EA0D40">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t>Test Description</w:t>
            </w:r>
          </w:p>
        </w:tc>
      </w:tr>
      <w:tr w:rsidR="00B55CAB" w:rsidRPr="006E3E44" w14:paraId="3AF90514"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18624189" w14:textId="77777777" w:rsidR="00B55CAB" w:rsidRPr="006E3E44" w:rsidRDefault="00B55CAB" w:rsidP="00EA0D40">
            <w:pPr>
              <w:rPr>
                <w:sz w:val="18"/>
              </w:rPr>
            </w:pPr>
            <w:r w:rsidRPr="006E3E44">
              <w:rPr>
                <w:sz w:val="18"/>
              </w:rPr>
              <w:t>Test01</w:t>
            </w:r>
          </w:p>
        </w:tc>
        <w:tc>
          <w:tcPr>
            <w:tcW w:w="0" w:type="auto"/>
          </w:tcPr>
          <w:p w14:paraId="0C78E476"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14E1457B"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21334585"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46FEBDE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35C75447"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fixed yaw error, steady wind</w:t>
            </w:r>
          </w:p>
        </w:tc>
      </w:tr>
      <w:tr w:rsidR="00B55CAB" w:rsidRPr="006E3E44" w14:paraId="4E503787"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7E44AF92" w14:textId="77777777" w:rsidR="00B55CAB" w:rsidRPr="006E3E44" w:rsidRDefault="00B55CAB" w:rsidP="00EA0D40">
            <w:pPr>
              <w:rPr>
                <w:sz w:val="18"/>
              </w:rPr>
            </w:pPr>
            <w:r w:rsidRPr="006E3E44">
              <w:rPr>
                <w:sz w:val="18"/>
              </w:rPr>
              <w:t>Test02</w:t>
            </w:r>
          </w:p>
        </w:tc>
        <w:tc>
          <w:tcPr>
            <w:tcW w:w="0" w:type="auto"/>
          </w:tcPr>
          <w:p w14:paraId="2C10760B"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14:paraId="0E8D3D2B"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5B7064CC"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14:paraId="01D7DF92"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14:paraId="51A8A85F"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r>
              <w:rPr>
                <w:sz w:val="18"/>
              </w:rPr>
              <w:t>, high-speed shaft brake shutdown</w:t>
            </w:r>
          </w:p>
        </w:tc>
      </w:tr>
      <w:tr w:rsidR="00B55CAB" w:rsidRPr="006E3E44" w14:paraId="3555D65F"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766F1FEA" w14:textId="77777777" w:rsidR="00B55CAB" w:rsidRPr="006E3E44" w:rsidRDefault="00B55CAB" w:rsidP="00EA0D40">
            <w:pPr>
              <w:rPr>
                <w:sz w:val="18"/>
              </w:rPr>
            </w:pPr>
            <w:r w:rsidRPr="006E3E44">
              <w:rPr>
                <w:sz w:val="18"/>
              </w:rPr>
              <w:t>Test03</w:t>
            </w:r>
          </w:p>
        </w:tc>
        <w:tc>
          <w:tcPr>
            <w:tcW w:w="0" w:type="auto"/>
          </w:tcPr>
          <w:p w14:paraId="2028471A"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443C63E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5BD22668"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28183D2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44EF8F36"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steady wind</w:t>
            </w:r>
          </w:p>
        </w:tc>
      </w:tr>
      <w:tr w:rsidR="00B55CAB" w:rsidRPr="006E3E44" w14:paraId="13790877"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90DC67D" w14:textId="77777777" w:rsidR="00B55CAB" w:rsidRPr="006E3E44" w:rsidRDefault="00B55CAB" w:rsidP="00EA0D40">
            <w:pPr>
              <w:rPr>
                <w:sz w:val="18"/>
              </w:rPr>
            </w:pPr>
            <w:r w:rsidRPr="006E3E44">
              <w:rPr>
                <w:sz w:val="18"/>
              </w:rPr>
              <w:t>Test04</w:t>
            </w:r>
          </w:p>
        </w:tc>
        <w:tc>
          <w:tcPr>
            <w:tcW w:w="0" w:type="auto"/>
          </w:tcPr>
          <w:p w14:paraId="60848A4A"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14:paraId="57BA33C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1D60BBD9"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14:paraId="23133EEA"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14:paraId="34614AA2"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free yaw, turbulence</w:t>
            </w:r>
          </w:p>
        </w:tc>
      </w:tr>
      <w:tr w:rsidR="00B55CAB" w:rsidRPr="006E3E44" w14:paraId="0FEBE7E1"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25466804" w14:textId="77777777" w:rsidR="00B55CAB" w:rsidRPr="006E3E44" w:rsidRDefault="00B55CAB" w:rsidP="00EA0D40">
            <w:pPr>
              <w:rPr>
                <w:sz w:val="18"/>
              </w:rPr>
            </w:pPr>
            <w:r w:rsidRPr="006E3E44">
              <w:rPr>
                <w:sz w:val="18"/>
              </w:rPr>
              <w:t>Test05</w:t>
            </w:r>
          </w:p>
        </w:tc>
        <w:tc>
          <w:tcPr>
            <w:tcW w:w="0" w:type="auto"/>
          </w:tcPr>
          <w:p w14:paraId="1911306E"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437BB0A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7B357F9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4E6D8EA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5C06E77F"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steady wind</w:t>
            </w:r>
          </w:p>
        </w:tc>
      </w:tr>
      <w:tr w:rsidR="00B55CAB" w:rsidRPr="006E3E44" w14:paraId="3684A34F"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682B5610" w14:textId="77777777" w:rsidR="00B55CAB" w:rsidRPr="006E3E44" w:rsidRDefault="00B55CAB" w:rsidP="00EA0D40">
            <w:pPr>
              <w:rPr>
                <w:sz w:val="18"/>
              </w:rPr>
            </w:pPr>
            <w:r w:rsidRPr="006E3E44">
              <w:rPr>
                <w:sz w:val="18"/>
              </w:rPr>
              <w:t>Test06</w:t>
            </w:r>
          </w:p>
        </w:tc>
        <w:tc>
          <w:tcPr>
            <w:tcW w:w="0" w:type="auto"/>
          </w:tcPr>
          <w:p w14:paraId="61918DE9"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14:paraId="27FE054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71D4245"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14:paraId="188423DD"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14:paraId="2060A41D"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p>
        </w:tc>
      </w:tr>
      <w:tr w:rsidR="00B55CAB" w:rsidRPr="006E3E44" w14:paraId="2363F345"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1979DF13" w14:textId="77777777" w:rsidR="00B55CAB" w:rsidRPr="006E3E44" w:rsidRDefault="00B55CAB" w:rsidP="00EA0D40">
            <w:pPr>
              <w:rPr>
                <w:sz w:val="18"/>
              </w:rPr>
            </w:pPr>
            <w:r w:rsidRPr="006E3E44">
              <w:rPr>
                <w:sz w:val="18"/>
              </w:rPr>
              <w:t>Test07</w:t>
            </w:r>
          </w:p>
        </w:tc>
        <w:tc>
          <w:tcPr>
            <w:tcW w:w="0" w:type="auto"/>
          </w:tcPr>
          <w:p w14:paraId="736F996A"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AOC-15/50</w:t>
            </w:r>
          </w:p>
        </w:tc>
        <w:tc>
          <w:tcPr>
            <w:tcW w:w="0" w:type="auto"/>
          </w:tcPr>
          <w:p w14:paraId="1B5D7C95"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6C812A61"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w:t>
            </w:r>
          </w:p>
        </w:tc>
        <w:tc>
          <w:tcPr>
            <w:tcW w:w="0" w:type="auto"/>
          </w:tcPr>
          <w:p w14:paraId="3243CBAB"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w:t>
            </w:r>
          </w:p>
        </w:tc>
        <w:tc>
          <w:tcPr>
            <w:tcW w:w="0" w:type="auto"/>
          </w:tcPr>
          <w:p w14:paraId="6DE91F55"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turbulence</w:t>
            </w:r>
          </w:p>
        </w:tc>
      </w:tr>
      <w:tr w:rsidR="00B55CAB" w:rsidRPr="006E3E44" w14:paraId="62E9F47D"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4C786D6A" w14:textId="77777777" w:rsidR="00B55CAB" w:rsidRPr="006E3E44" w:rsidRDefault="00B55CAB" w:rsidP="00EA0D40">
            <w:pPr>
              <w:rPr>
                <w:sz w:val="18"/>
              </w:rPr>
            </w:pPr>
            <w:r w:rsidRPr="006E3E44">
              <w:rPr>
                <w:sz w:val="18"/>
              </w:rPr>
              <w:t>Test08</w:t>
            </w:r>
          </w:p>
        </w:tc>
        <w:tc>
          <w:tcPr>
            <w:tcW w:w="0" w:type="auto"/>
          </w:tcPr>
          <w:p w14:paraId="430A630F"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14:paraId="0087115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8B0F6BE"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14:paraId="17F6C373"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14:paraId="70B4CB58"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fixed yaw error, steady wind</w:t>
            </w:r>
          </w:p>
        </w:tc>
      </w:tr>
      <w:tr w:rsidR="00B55CAB" w:rsidRPr="006E3E44" w14:paraId="1B4B356E"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44555379" w14:textId="77777777" w:rsidR="00B55CAB" w:rsidRPr="006E3E44" w:rsidRDefault="00B55CAB" w:rsidP="00EA0D40">
            <w:pPr>
              <w:rPr>
                <w:sz w:val="18"/>
              </w:rPr>
            </w:pPr>
            <w:r w:rsidRPr="006E3E44">
              <w:rPr>
                <w:sz w:val="18"/>
              </w:rPr>
              <w:t>Test09</w:t>
            </w:r>
          </w:p>
        </w:tc>
        <w:tc>
          <w:tcPr>
            <w:tcW w:w="0" w:type="auto"/>
          </w:tcPr>
          <w:p w14:paraId="187030A9"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UAE VI downwind</w:t>
            </w:r>
          </w:p>
        </w:tc>
        <w:tc>
          <w:tcPr>
            <w:tcW w:w="0" w:type="auto"/>
          </w:tcPr>
          <w:p w14:paraId="230785D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72A700D1"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0BD73F1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20</w:t>
            </w:r>
          </w:p>
        </w:tc>
        <w:tc>
          <w:tcPr>
            <w:tcW w:w="0" w:type="auto"/>
          </w:tcPr>
          <w:p w14:paraId="5B9C6E95"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yaw ramp, steady wind</w:t>
            </w:r>
          </w:p>
        </w:tc>
      </w:tr>
      <w:tr w:rsidR="00B55CAB" w:rsidRPr="006E3E44" w14:paraId="4C780BD5"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2F4D74A2" w14:textId="77777777" w:rsidR="00B55CAB" w:rsidRPr="006E3E44" w:rsidRDefault="00B55CAB" w:rsidP="00EA0D40">
            <w:pPr>
              <w:rPr>
                <w:sz w:val="18"/>
              </w:rPr>
            </w:pPr>
            <w:r w:rsidRPr="006E3E44">
              <w:rPr>
                <w:sz w:val="18"/>
              </w:rPr>
              <w:t>Test10</w:t>
            </w:r>
          </w:p>
        </w:tc>
        <w:tc>
          <w:tcPr>
            <w:tcW w:w="0" w:type="auto"/>
          </w:tcPr>
          <w:p w14:paraId="4980431E"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UAE VI upwind</w:t>
            </w:r>
          </w:p>
        </w:tc>
        <w:tc>
          <w:tcPr>
            <w:tcW w:w="0" w:type="auto"/>
          </w:tcPr>
          <w:p w14:paraId="589BAEB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6789792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14:paraId="1FF946CD"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20</w:t>
            </w:r>
          </w:p>
        </w:tc>
        <w:tc>
          <w:tcPr>
            <w:tcW w:w="0" w:type="auto"/>
          </w:tcPr>
          <w:p w14:paraId="391DEF74"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Rigid, power curve, ramp wind</w:t>
            </w:r>
          </w:p>
        </w:tc>
      </w:tr>
      <w:tr w:rsidR="00B55CAB" w:rsidRPr="006E3E44" w14:paraId="0C567E3B"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346ACA4A" w14:textId="77777777" w:rsidR="00B55CAB" w:rsidRPr="006E3E44" w:rsidRDefault="00B55CAB" w:rsidP="00EA0D40">
            <w:pPr>
              <w:rPr>
                <w:sz w:val="18"/>
              </w:rPr>
            </w:pPr>
            <w:r w:rsidRPr="006E3E44">
              <w:rPr>
                <w:sz w:val="18"/>
              </w:rPr>
              <w:t>Test11</w:t>
            </w:r>
          </w:p>
        </w:tc>
        <w:tc>
          <w:tcPr>
            <w:tcW w:w="0" w:type="auto"/>
          </w:tcPr>
          <w:p w14:paraId="7FDF3F89"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14:paraId="329575FD"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2ADC311F"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14:paraId="5C552D4E"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14:paraId="4AB7E845"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pitch failure, turbulence</w:t>
            </w:r>
          </w:p>
        </w:tc>
      </w:tr>
      <w:tr w:rsidR="00B55CAB" w:rsidRPr="006E3E44" w14:paraId="79B0A5F9"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6D3544C5" w14:textId="77777777" w:rsidR="00B55CAB" w:rsidRPr="006E3E44" w:rsidRDefault="00B55CAB" w:rsidP="00EA0D40">
            <w:pPr>
              <w:rPr>
                <w:sz w:val="18"/>
              </w:rPr>
            </w:pPr>
            <w:r w:rsidRPr="006E3E44">
              <w:rPr>
                <w:sz w:val="18"/>
              </w:rPr>
              <w:t>Test12</w:t>
            </w:r>
          </w:p>
        </w:tc>
        <w:tc>
          <w:tcPr>
            <w:tcW w:w="0" w:type="auto"/>
          </w:tcPr>
          <w:p w14:paraId="2F9C2145"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WP 1.5 MW</w:t>
            </w:r>
          </w:p>
        </w:tc>
        <w:tc>
          <w:tcPr>
            <w:tcW w:w="0" w:type="auto"/>
          </w:tcPr>
          <w:p w14:paraId="13B51688"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252E174E"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70</w:t>
            </w:r>
          </w:p>
        </w:tc>
        <w:tc>
          <w:tcPr>
            <w:tcW w:w="0" w:type="auto"/>
          </w:tcPr>
          <w:p w14:paraId="7440D22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1500</w:t>
            </w:r>
          </w:p>
        </w:tc>
        <w:tc>
          <w:tcPr>
            <w:tcW w:w="0" w:type="auto"/>
          </w:tcPr>
          <w:p w14:paraId="75CAA1DE"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variable speed &amp; pitch control, ECD event</w:t>
            </w:r>
          </w:p>
        </w:tc>
      </w:tr>
      <w:tr w:rsidR="00B55CAB" w:rsidRPr="006E3E44" w14:paraId="573F5FB7"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08DC4A0E" w14:textId="77777777" w:rsidR="00B55CAB" w:rsidRPr="006E3E44" w:rsidRDefault="00B55CAB" w:rsidP="00EA0D40">
            <w:pPr>
              <w:rPr>
                <w:sz w:val="18"/>
              </w:rPr>
            </w:pPr>
            <w:r w:rsidRPr="006E3E44">
              <w:rPr>
                <w:sz w:val="18"/>
              </w:rPr>
              <w:t>Test13</w:t>
            </w:r>
          </w:p>
        </w:tc>
        <w:tc>
          <w:tcPr>
            <w:tcW w:w="0" w:type="auto"/>
          </w:tcPr>
          <w:p w14:paraId="0611B3A9"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14:paraId="70261330"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7FBB0C7F"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14:paraId="45DB7247"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14:paraId="0EBBD74D"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turbulence</w:t>
            </w:r>
          </w:p>
        </w:tc>
      </w:tr>
      <w:tr w:rsidR="00B55CAB" w:rsidRPr="006E3E44" w14:paraId="23DE7162"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547D8E8" w14:textId="77777777" w:rsidR="00B55CAB" w:rsidRPr="006E3E44" w:rsidRDefault="00B55CAB" w:rsidP="00EA0D40">
            <w:pPr>
              <w:rPr>
                <w:sz w:val="18"/>
              </w:rPr>
            </w:pPr>
            <w:r>
              <w:rPr>
                <w:sz w:val="18"/>
              </w:rPr>
              <w:t>Test14</w:t>
            </w:r>
          </w:p>
        </w:tc>
        <w:tc>
          <w:tcPr>
            <w:tcW w:w="0" w:type="auto"/>
          </w:tcPr>
          <w:p w14:paraId="20590590" w14:textId="77777777" w:rsidR="00B55CAB" w:rsidRPr="00071BEF" w:rsidRDefault="00B55CAB" w:rsidP="00EA0D40">
            <w:pPr>
              <w:cnfStyle w:val="000000000000" w:firstRow="0" w:lastRow="0" w:firstColumn="0" w:lastColumn="0" w:oddVBand="0" w:evenVBand="0" w:oddHBand="0" w:evenHBand="0" w:firstRowFirstColumn="0" w:firstRowLastColumn="0" w:lastRowFirstColumn="0" w:lastRowLastColumn="0"/>
              <w:rPr>
                <w:i/>
                <w:sz w:val="18"/>
              </w:rPr>
            </w:pPr>
            <w:r w:rsidRPr="00071BEF">
              <w:rPr>
                <w:i/>
                <w:sz w:val="18"/>
              </w:rPr>
              <w:t>Not currently available</w:t>
            </w:r>
          </w:p>
        </w:tc>
        <w:tc>
          <w:tcPr>
            <w:tcW w:w="0" w:type="auto"/>
          </w:tcPr>
          <w:p w14:paraId="12373185"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14:paraId="6A73646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14:paraId="67DEA56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14:paraId="637BEA75"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p>
        </w:tc>
      </w:tr>
      <w:tr w:rsidR="00B55CAB" w:rsidRPr="006E3E44" w14:paraId="34CD193F"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27B07F24" w14:textId="77777777" w:rsidR="00B55CAB" w:rsidRPr="006E3E44" w:rsidRDefault="00B55CAB" w:rsidP="00EA0D40">
            <w:pPr>
              <w:rPr>
                <w:sz w:val="18"/>
              </w:rPr>
            </w:pPr>
            <w:r w:rsidRPr="006E3E44">
              <w:rPr>
                <w:sz w:val="18"/>
              </w:rPr>
              <w:t>Test15</w:t>
            </w:r>
          </w:p>
        </w:tc>
        <w:tc>
          <w:tcPr>
            <w:tcW w:w="0" w:type="auto"/>
          </w:tcPr>
          <w:p w14:paraId="390A46F2"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14:paraId="5A507499"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5B9604BF"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14:paraId="2540F43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47E4EFB7"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control, free yaw, EOG01 event</w:t>
            </w:r>
          </w:p>
        </w:tc>
      </w:tr>
      <w:tr w:rsidR="00B55CAB" w:rsidRPr="006E3E44" w14:paraId="7983E235"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B4E5097" w14:textId="77777777" w:rsidR="00B55CAB" w:rsidRPr="006E3E44" w:rsidRDefault="00B55CAB" w:rsidP="00EA0D40">
            <w:pPr>
              <w:rPr>
                <w:sz w:val="18"/>
              </w:rPr>
            </w:pPr>
            <w:r w:rsidRPr="006E3E44">
              <w:rPr>
                <w:sz w:val="18"/>
              </w:rPr>
              <w:t>Test16</w:t>
            </w:r>
          </w:p>
        </w:tc>
        <w:tc>
          <w:tcPr>
            <w:tcW w:w="0" w:type="auto"/>
          </w:tcPr>
          <w:p w14:paraId="46768E5E"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SWRT</w:t>
            </w:r>
          </w:p>
        </w:tc>
        <w:tc>
          <w:tcPr>
            <w:tcW w:w="0" w:type="auto"/>
          </w:tcPr>
          <w:p w14:paraId="4D407A0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3D952146"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5.8</w:t>
            </w:r>
          </w:p>
        </w:tc>
        <w:tc>
          <w:tcPr>
            <w:tcW w:w="0" w:type="auto"/>
          </w:tcPr>
          <w:p w14:paraId="1D2A5B0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14:paraId="7CF26118"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variable speed control, free yaw, EDC01 event</w:t>
            </w:r>
          </w:p>
        </w:tc>
      </w:tr>
      <w:tr w:rsidR="00B55CAB" w:rsidRPr="006E3E44" w14:paraId="1C4A584B"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389FB45" w14:textId="77777777" w:rsidR="00B55CAB" w:rsidRPr="006E3E44" w:rsidRDefault="00B55CAB" w:rsidP="00EA0D40">
            <w:pPr>
              <w:rPr>
                <w:sz w:val="18"/>
              </w:rPr>
            </w:pPr>
            <w:r w:rsidRPr="006E3E44">
              <w:rPr>
                <w:sz w:val="18"/>
              </w:rPr>
              <w:t>Test17</w:t>
            </w:r>
          </w:p>
        </w:tc>
        <w:tc>
          <w:tcPr>
            <w:tcW w:w="0" w:type="auto"/>
          </w:tcPr>
          <w:p w14:paraId="6F79752F"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14:paraId="2191743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64249AF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14:paraId="6B5A54B7"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0370DFE7"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control, free yaw, turbulence</w:t>
            </w:r>
          </w:p>
        </w:tc>
      </w:tr>
      <w:tr w:rsidR="00B55CAB" w:rsidRPr="006E3E44" w14:paraId="41643C10"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6B29F1A3" w14:textId="77777777" w:rsidR="00B55CAB" w:rsidRPr="006E3E44" w:rsidRDefault="00B55CAB" w:rsidP="00EA0D40">
            <w:pPr>
              <w:rPr>
                <w:sz w:val="18"/>
              </w:rPr>
            </w:pPr>
            <w:r w:rsidRPr="006E3E44">
              <w:rPr>
                <w:sz w:val="18"/>
              </w:rPr>
              <w:t>Test18</w:t>
            </w:r>
          </w:p>
        </w:tc>
        <w:tc>
          <w:tcPr>
            <w:tcW w:w="0" w:type="auto"/>
          </w:tcPr>
          <w:p w14:paraId="4327E37D"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Land-based</w:t>
            </w:r>
          </w:p>
        </w:tc>
        <w:tc>
          <w:tcPr>
            <w:tcW w:w="0" w:type="auto"/>
          </w:tcPr>
          <w:p w14:paraId="6C4F143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30C6773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48D84389"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2BA3AE58"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tower potential flow and drag, turbulence</w:t>
            </w:r>
          </w:p>
        </w:tc>
      </w:tr>
      <w:tr w:rsidR="00B55CAB" w:rsidRPr="006E3E44" w14:paraId="0C4A843C"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3D610056" w14:textId="77777777" w:rsidR="00B55CAB" w:rsidRPr="006E3E44" w:rsidRDefault="00B55CAB" w:rsidP="00EA0D40">
            <w:pPr>
              <w:rPr>
                <w:sz w:val="18"/>
              </w:rPr>
            </w:pPr>
            <w:r w:rsidRPr="006E3E44">
              <w:rPr>
                <w:sz w:val="18"/>
              </w:rPr>
              <w:t>Test19</w:t>
            </w:r>
          </w:p>
        </w:tc>
        <w:tc>
          <w:tcPr>
            <w:tcW w:w="0" w:type="auto"/>
          </w:tcPr>
          <w:p w14:paraId="4D56CADE"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OC3</w:t>
            </w:r>
            <w:r>
              <w:rPr>
                <w:sz w:val="18"/>
              </w:rPr>
              <w:t>-</w:t>
            </w:r>
            <w:r w:rsidRPr="006E3E44">
              <w:rPr>
                <w:sz w:val="18"/>
              </w:rPr>
              <w:t>Monopile</w:t>
            </w:r>
          </w:p>
        </w:tc>
        <w:tc>
          <w:tcPr>
            <w:tcW w:w="0" w:type="auto"/>
          </w:tcPr>
          <w:p w14:paraId="15B1888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56CE9F3E"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4FBFFA5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12F2EBBE" w14:textId="77777777" w:rsidR="00B55CAB" w:rsidRPr="009F34BC" w:rsidRDefault="00B55CAB" w:rsidP="00EA0D40">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w:t>
            </w:r>
          </w:p>
        </w:tc>
      </w:tr>
      <w:tr w:rsidR="00B55CAB" w:rsidRPr="006E3E44" w14:paraId="2C29995E"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21BFABB8" w14:textId="77777777" w:rsidR="00B55CAB" w:rsidRPr="006E3E44" w:rsidRDefault="00B55CAB" w:rsidP="00EA0D40">
            <w:pPr>
              <w:rPr>
                <w:sz w:val="18"/>
              </w:rPr>
            </w:pPr>
            <w:r w:rsidRPr="006E3E44">
              <w:rPr>
                <w:sz w:val="18"/>
              </w:rPr>
              <w:lastRenderedPageBreak/>
              <w:t>Test20</w:t>
            </w:r>
          </w:p>
        </w:tc>
        <w:tc>
          <w:tcPr>
            <w:tcW w:w="0" w:type="auto"/>
          </w:tcPr>
          <w:p w14:paraId="512B74FB"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OC3</w:t>
            </w:r>
            <w:r>
              <w:rPr>
                <w:sz w:val="18"/>
              </w:rPr>
              <w:t>-</w:t>
            </w:r>
            <w:r w:rsidRPr="006E3E44">
              <w:rPr>
                <w:sz w:val="18"/>
              </w:rPr>
              <w:t>Tripod</w:t>
            </w:r>
          </w:p>
        </w:tc>
        <w:tc>
          <w:tcPr>
            <w:tcW w:w="0" w:type="auto"/>
          </w:tcPr>
          <w:p w14:paraId="0B33916F"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45F1768"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5F11C09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4715D8C3"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 xml:space="preserve">Flexible, DLL control, tower potential flow, steady wind, </w:t>
            </w:r>
            <w:r>
              <w:rPr>
                <w:sz w:val="18"/>
              </w:rPr>
              <w:t>regular</w:t>
            </w:r>
            <w:r w:rsidRPr="00071BEF">
              <w:rPr>
                <w:sz w:val="18"/>
              </w:rPr>
              <w:t xml:space="preserve"> waves with 0 phase</w:t>
            </w:r>
          </w:p>
        </w:tc>
      </w:tr>
      <w:tr w:rsidR="00B55CAB" w:rsidRPr="006E3E44" w14:paraId="7824A49B"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2ED6D89" w14:textId="77777777" w:rsidR="00B55CAB" w:rsidRPr="006E3E44" w:rsidRDefault="00B55CAB" w:rsidP="00EA0D40">
            <w:pPr>
              <w:rPr>
                <w:sz w:val="18"/>
              </w:rPr>
            </w:pPr>
            <w:r w:rsidRPr="006E3E44">
              <w:rPr>
                <w:sz w:val="18"/>
              </w:rPr>
              <w:t>Test21</w:t>
            </w:r>
          </w:p>
        </w:tc>
        <w:tc>
          <w:tcPr>
            <w:tcW w:w="0" w:type="auto"/>
          </w:tcPr>
          <w:p w14:paraId="798FF80F"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OC4</w:t>
            </w:r>
            <w:r>
              <w:rPr>
                <w:sz w:val="18"/>
              </w:rPr>
              <w:t>-</w:t>
            </w:r>
            <w:r w:rsidRPr="006E3E44">
              <w:rPr>
                <w:sz w:val="18"/>
              </w:rPr>
              <w:t>Jacket</w:t>
            </w:r>
          </w:p>
        </w:tc>
        <w:tc>
          <w:tcPr>
            <w:tcW w:w="0" w:type="auto"/>
          </w:tcPr>
          <w:p w14:paraId="232C48BE"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74EF6D13"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203859C1"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2CD81183" w14:textId="77777777" w:rsidR="00B55CAB" w:rsidRPr="009F34BC" w:rsidRDefault="00B55CAB" w:rsidP="00EA0D40">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 marine growth</w:t>
            </w:r>
          </w:p>
        </w:tc>
      </w:tr>
      <w:tr w:rsidR="00B55CAB" w:rsidRPr="006E3E44" w14:paraId="2E32C043"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0CBBC3B" w14:textId="77777777" w:rsidR="00B55CAB" w:rsidRPr="006E3E44" w:rsidRDefault="00B55CAB" w:rsidP="00EA0D40">
            <w:pPr>
              <w:rPr>
                <w:sz w:val="18"/>
              </w:rPr>
            </w:pPr>
            <w:r w:rsidRPr="006E3E44">
              <w:rPr>
                <w:sz w:val="18"/>
              </w:rPr>
              <w:t>Test22</w:t>
            </w:r>
          </w:p>
        </w:tc>
        <w:tc>
          <w:tcPr>
            <w:tcW w:w="0" w:type="auto"/>
          </w:tcPr>
          <w:p w14:paraId="1300E8E5"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ITI Barge</w:t>
            </w:r>
          </w:p>
        </w:tc>
        <w:tc>
          <w:tcPr>
            <w:tcW w:w="0" w:type="auto"/>
          </w:tcPr>
          <w:p w14:paraId="24F35B48"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2701949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02ADA6D2"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5AE56A7A"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irregular &amp; multidirectional waves, turbulence</w:t>
            </w:r>
          </w:p>
        </w:tc>
      </w:tr>
      <w:tr w:rsidR="00B55CAB" w:rsidRPr="006E3E44" w14:paraId="7EB9E0B7"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6C069112" w14:textId="77777777" w:rsidR="00B55CAB" w:rsidRPr="006E3E44" w:rsidRDefault="00B55CAB" w:rsidP="00EA0D40">
            <w:pPr>
              <w:rPr>
                <w:sz w:val="18"/>
              </w:rPr>
            </w:pPr>
            <w:r w:rsidRPr="006E3E44">
              <w:rPr>
                <w:sz w:val="18"/>
              </w:rPr>
              <w:t>Test23</w:t>
            </w:r>
          </w:p>
        </w:tc>
        <w:tc>
          <w:tcPr>
            <w:tcW w:w="0" w:type="auto"/>
          </w:tcPr>
          <w:p w14:paraId="52F84B5C"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MIT</w:t>
            </w:r>
            <w:r>
              <w:rPr>
                <w:sz w:val="18"/>
              </w:rPr>
              <w:t>/</w:t>
            </w:r>
            <w:r w:rsidRPr="006E3E44">
              <w:rPr>
                <w:sz w:val="18"/>
              </w:rPr>
              <w:t>NREL TLP</w:t>
            </w:r>
          </w:p>
        </w:tc>
        <w:tc>
          <w:tcPr>
            <w:tcW w:w="0" w:type="auto"/>
          </w:tcPr>
          <w:p w14:paraId="1A6FF0F3"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537B5CA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3E9EBD0D"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6AC766A6" w14:textId="77777777" w:rsidR="00B55CAB" w:rsidRPr="009F34BC" w:rsidRDefault="00B55CAB" w:rsidP="00EA0D40">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turbulence, irregular waves</w:t>
            </w:r>
          </w:p>
        </w:tc>
      </w:tr>
      <w:tr w:rsidR="00B55CAB" w:rsidRPr="006E3E44" w14:paraId="03019549"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BEEDAC5" w14:textId="77777777" w:rsidR="00B55CAB" w:rsidRPr="006E3E44" w:rsidRDefault="00B55CAB" w:rsidP="00EA0D40">
            <w:pPr>
              <w:rPr>
                <w:sz w:val="18"/>
              </w:rPr>
            </w:pPr>
            <w:r w:rsidRPr="006E3E44">
              <w:rPr>
                <w:sz w:val="18"/>
              </w:rPr>
              <w:t>Test24</w:t>
            </w:r>
          </w:p>
        </w:tc>
        <w:tc>
          <w:tcPr>
            <w:tcW w:w="0" w:type="auto"/>
          </w:tcPr>
          <w:p w14:paraId="554B8F02"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OC3</w:t>
            </w:r>
            <w:r>
              <w:rPr>
                <w:sz w:val="18"/>
              </w:rPr>
              <w:t>-</w:t>
            </w:r>
            <w:r w:rsidRPr="006E3E44">
              <w:rPr>
                <w:sz w:val="18"/>
              </w:rPr>
              <w:t>Hywind</w:t>
            </w:r>
          </w:p>
        </w:tc>
        <w:tc>
          <w:tcPr>
            <w:tcW w:w="0" w:type="auto"/>
          </w:tcPr>
          <w:p w14:paraId="4EBA189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44E430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596E4C2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776BF0CB"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turbulence, irregular waves</w:t>
            </w:r>
          </w:p>
        </w:tc>
      </w:tr>
      <w:tr w:rsidR="00B55CAB" w:rsidRPr="006E3E44" w14:paraId="50804618"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6EC8B675" w14:textId="77777777" w:rsidR="00B55CAB" w:rsidRPr="006E3E44" w:rsidRDefault="00B55CAB" w:rsidP="00EA0D40">
            <w:pPr>
              <w:rPr>
                <w:sz w:val="18"/>
              </w:rPr>
            </w:pPr>
            <w:r w:rsidRPr="006E3E44">
              <w:rPr>
                <w:sz w:val="18"/>
              </w:rPr>
              <w:t>Test25</w:t>
            </w:r>
          </w:p>
        </w:tc>
        <w:tc>
          <w:tcPr>
            <w:tcW w:w="0" w:type="auto"/>
          </w:tcPr>
          <w:p w14:paraId="250C9567"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OC4</w:t>
            </w:r>
            <w:r>
              <w:rPr>
                <w:sz w:val="18"/>
              </w:rPr>
              <w:t>-</w:t>
            </w:r>
            <w:r w:rsidRPr="006E3E44">
              <w:rPr>
                <w:sz w:val="18"/>
              </w:rPr>
              <w:t>DeepCwind Semi</w:t>
            </w:r>
            <w:r>
              <w:rPr>
                <w:sz w:val="18"/>
              </w:rPr>
              <w:t>-Submersible</w:t>
            </w:r>
          </w:p>
        </w:tc>
        <w:tc>
          <w:tcPr>
            <w:tcW w:w="0" w:type="auto"/>
          </w:tcPr>
          <w:p w14:paraId="6ECC543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2FC81DA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2B2718D7"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15F0C347" w14:textId="77777777" w:rsidR="00B55CAB" w:rsidRPr="007D09CB" w:rsidRDefault="00B55CAB" w:rsidP="00EA0D40">
            <w:pPr>
              <w:cnfStyle w:val="000000100000" w:firstRow="0" w:lastRow="0" w:firstColumn="0" w:lastColumn="0" w:oddVBand="0" w:evenVBand="0" w:oddHBand="1" w:evenHBand="0" w:firstRowFirstColumn="0" w:firstRowLastColumn="0" w:lastRowFirstColumn="0" w:lastRowLastColumn="0"/>
              <w:rPr>
                <w:sz w:val="18"/>
                <w:highlight w:val="yellow"/>
              </w:rPr>
            </w:pPr>
            <w:r>
              <w:rPr>
                <w:sz w:val="18"/>
              </w:rPr>
              <w:t xml:space="preserve">Shortened </w:t>
            </w:r>
            <w:r w:rsidRPr="00071BEF">
              <w:rPr>
                <w:sz w:val="18"/>
              </w:rPr>
              <w:t xml:space="preserve">OC4 Load Case (LC) 3.7: steady wind, white noise </w:t>
            </w:r>
            <w:r>
              <w:rPr>
                <w:sz w:val="18"/>
              </w:rPr>
              <w:t xml:space="preserve">second-order </w:t>
            </w:r>
            <w:r w:rsidRPr="00071BEF">
              <w:rPr>
                <w:sz w:val="18"/>
              </w:rPr>
              <w:t>waves</w:t>
            </w:r>
          </w:p>
        </w:tc>
      </w:tr>
    </w:tbl>
    <w:p w14:paraId="441B099E" w14:textId="77777777" w:rsidR="00B55CAB" w:rsidRPr="00EE463C" w:rsidRDefault="00B55CAB" w:rsidP="00204924"/>
    <w:p w14:paraId="0DA72311" w14:textId="0574AF98" w:rsidR="00204924" w:rsidRDefault="00204924" w:rsidP="00204924">
      <w:pPr>
        <w:pStyle w:val="Heading1"/>
      </w:pPr>
      <w:bookmarkStart w:id="564" w:name="_Ref417470012"/>
      <w:bookmarkStart w:id="565" w:name="_Toc425854090"/>
      <w:r>
        <w:t>Compiling</w:t>
      </w:r>
      <w:bookmarkEnd w:id="564"/>
      <w:r w:rsidR="001165AB">
        <w:t xml:space="preserve"> FAST</w:t>
      </w:r>
      <w:bookmarkEnd w:id="565"/>
    </w:p>
    <w:p w14:paraId="5FF8FB25" w14:textId="77777777" w:rsidR="00204924" w:rsidRDefault="00204924" w:rsidP="00204924">
      <w:r>
        <w:t xml:space="preserve">If you want to compile the code, please read the file, “CompilingInstructions_FASTv8.pdf” located in the “Compiling” folder in the FAST archive for details. </w:t>
      </w:r>
      <w:r w:rsidRPr="00805E93">
        <w:rPr>
          <w:b/>
        </w:rPr>
        <w:t>Note that if you are running on Windows® and are not changing source code, you should not have to recompile the code.</w:t>
      </w:r>
      <w:r>
        <w:t xml:space="preserve"> Use the 32- or 64-bit binaries distributed in the &lt;FAST8&gt;\bin folder.</w:t>
      </w:r>
    </w:p>
    <w:p w14:paraId="6DC7AE94" w14:textId="77777777" w:rsidR="00204924" w:rsidRDefault="00204924" w:rsidP="00204924">
      <w:r>
        <w:t>Unlike FAST v7 distributions, all of the source code you need to compile the project is contained in the archive’s \Source directory. The text files (.txt) in the source folders are input files for the FAST Registry. These files are used to generate the *_Types.f90 files for the component modules.</w:t>
      </w:r>
    </w:p>
    <w:p w14:paraId="20815270" w14:textId="77777777" w:rsidR="00204924" w:rsidRDefault="00204924" w:rsidP="00204924">
      <w:pPr>
        <w:keepNext/>
      </w:pPr>
      <w:r>
        <w:t>The compiling folder contains:</w:t>
      </w:r>
    </w:p>
    <w:p w14:paraId="1C44511B" w14:textId="77777777" w:rsidR="00204924" w:rsidRDefault="00204924" w:rsidP="00204924">
      <w:pPr>
        <w:pStyle w:val="ListParagraph"/>
        <w:numPr>
          <w:ilvl w:val="0"/>
          <w:numId w:val="12"/>
        </w:numPr>
      </w:pPr>
      <w:r>
        <w:t>A Microsoft Visual Studio 2010 project with all of the FAST source files and settings needed to compile in Release or Debug mode. This project places executables called “FAST_dev_Win32.exe” and “FAST_dev_debug_Win32.exe” in the &lt;FAST8&gt;\bin folder.</w:t>
      </w:r>
      <w:r>
        <w:rPr>
          <w:rStyle w:val="FootnoteReference"/>
        </w:rPr>
        <w:footnoteReference w:id="10"/>
      </w:r>
      <w:r>
        <w:t xml:space="preserve"> (renamed with “_dev” to prevent overwriting the executables created by NREL and distributed with FAST).</w:t>
      </w:r>
    </w:p>
    <w:p w14:paraId="03E8380D" w14:textId="77777777" w:rsidR="00204924" w:rsidRDefault="00204924" w:rsidP="00204924">
      <w:pPr>
        <w:pStyle w:val="ListParagraph"/>
        <w:numPr>
          <w:ilvl w:val="0"/>
          <w:numId w:val="12"/>
        </w:numPr>
      </w:pPr>
      <w:r>
        <w:t>A Windows® batch script that can be run from your Intel Fortran Command Prompt Window, with very little (if any) modification. This batch file creates executables named “FAST_iwin32.exe” and “FAST_iwin64.exe” in the &lt;FAST8&gt;\bin folder. We recommend you use the Visual Studio project instead of this batch script.</w:t>
      </w:r>
    </w:p>
    <w:p w14:paraId="7EBB09E2" w14:textId="01AB4626" w:rsidR="00204924" w:rsidRDefault="00204924" w:rsidP="00204924">
      <w:pPr>
        <w:pStyle w:val="ListParagraph"/>
        <w:numPr>
          <w:ilvl w:val="0"/>
          <w:numId w:val="12"/>
        </w:numPr>
      </w:pPr>
      <w:r>
        <w:t xml:space="preserve">A </w:t>
      </w:r>
      <w:r w:rsidRPr="00EA3ECC">
        <w:rPr>
          <w:i/>
        </w:rPr>
        <w:t>makefile</w:t>
      </w:r>
      <w:r>
        <w:t xml:space="preserve"> for gfortran with</w:t>
      </w:r>
      <w:del w:id="572" w:author="Bonnie Jonkman" w:date="2015-06-11T14:08:00Z">
        <w:r w:rsidDel="00A037C3">
          <w:delText xml:space="preserve"> (most of) the</w:delText>
        </w:r>
      </w:del>
      <w:r>
        <w:t xml:space="preserve"> settings to create “FAST_gwin32.exe” and “FAST_gwin64.exe” in the &lt;FAST8&gt;\bin folder. To run this on Windows, you will need to install binaries of the LAPACK libraries. Please see “CompilingInstructions_FASTv8.pdf” for details. This </w:t>
      </w:r>
      <w:r w:rsidRPr="00EA3ECC">
        <w:rPr>
          <w:i/>
        </w:rPr>
        <w:t>makefile</w:t>
      </w:r>
      <w:r>
        <w:t xml:space="preserve"> has been tested </w:t>
      </w:r>
      <w:del w:id="573" w:author="Bonnie Jonkman" w:date="2015-06-11T14:08:00Z">
        <w:r w:rsidDel="00A037C3">
          <w:delText xml:space="preserve">only </w:delText>
        </w:r>
      </w:del>
      <w:r>
        <w:t>on Windows</w:t>
      </w:r>
      <w:ins w:id="574" w:author="Bonnie Jonkman" w:date="2015-06-11T14:08:00Z">
        <w:r w:rsidR="00A037C3">
          <w:t xml:space="preserve"> and Mac</w:t>
        </w:r>
      </w:ins>
      <w:r>
        <w:t>.</w:t>
      </w:r>
      <w:ins w:id="575" w:author="Bonnie Jonkman" w:date="2015-06-11T14:09:00Z">
        <w:r w:rsidR="00A037C3">
          <w:t xml:space="preserve"> Non-Windows users will also have </w:t>
        </w:r>
      </w:ins>
      <w:del w:id="576" w:author="Bonnie Jonkman" w:date="2015-06-11T14:08:00Z">
        <w:r w:rsidDel="00A037C3">
          <w:delText xml:space="preserve"> Also note that offshore models do not run with the gfortran executables (land-based models do).</w:delText>
        </w:r>
      </w:del>
      <w:ins w:id="577" w:author="Bonnie Jonkman" w:date="2015-06-11T14:09:00Z">
        <w:r w:rsidR="00A037C3">
          <w:t xml:space="preserve">to obtain the MAP.so </w:t>
        </w:r>
      </w:ins>
      <w:ins w:id="578" w:author="Bonnie Jonkman" w:date="2015-06-11T14:10:00Z">
        <w:r w:rsidR="00A037C3">
          <w:t xml:space="preserve">library </w:t>
        </w:r>
      </w:ins>
      <w:ins w:id="579" w:author="Bonnie Jonkman" w:date="2015-06-11T14:09:00Z">
        <w:r w:rsidR="00A037C3">
          <w:t xml:space="preserve">and Registry </w:t>
        </w:r>
      </w:ins>
      <w:ins w:id="580" w:author="Bonnie Jonkman" w:date="2015-06-11T14:10:00Z">
        <w:r w:rsidR="00A037C3">
          <w:t>executable program to use with this makefile.</w:t>
        </w:r>
      </w:ins>
    </w:p>
    <w:p w14:paraId="68772806" w14:textId="77777777" w:rsidR="00204924" w:rsidRDefault="00204924" w:rsidP="00204924">
      <w:r>
        <w:lastRenderedPageBreak/>
        <w:t xml:space="preserve">All of these tools for compiling are set up to compile and link with the appropriate settings, though you may have to modify the </w:t>
      </w:r>
      <w:r w:rsidRPr="00EA3ECC">
        <w:rPr>
          <w:i/>
        </w:rPr>
        <w:t>makefile</w:t>
      </w:r>
      <w:r>
        <w:t xml:space="preserve"> to find the LAPACK libraries. (Note that FAST uses several specialized compiling/linking options and that MAP++ is distributed as a dynamic-link library.) These tools also run the FAST Registry if necessary (e.g., changes to the Registry input files or missing *_Types.f90 files).</w:t>
      </w:r>
    </w:p>
    <w:p w14:paraId="3E4750DC" w14:textId="77777777" w:rsidR="00204924" w:rsidRDefault="00204924" w:rsidP="00204924">
      <w:pPr>
        <w:keepNext/>
      </w:pPr>
      <w:r>
        <w:t>The Visual Studio project and Windows batch script were created using</w:t>
      </w:r>
    </w:p>
    <w:p w14:paraId="50F5EA3A" w14:textId="77777777" w:rsidR="00204924" w:rsidRDefault="00204924" w:rsidP="00204924">
      <w:pPr>
        <w:keepNext/>
        <w:ind w:left="720"/>
      </w:pPr>
      <w:r>
        <w:t>Microsoft Visual Studio 2010 Shell</w:t>
      </w:r>
      <w:r>
        <w:br/>
        <w:t>Intel® Visual Fortran Composer XE 2011, version 12.1.3.300</w:t>
      </w:r>
      <w:r>
        <w:br/>
        <w:t>Intel Math Kernel Library (MKL) 10.3 Update 9</w:t>
      </w:r>
    </w:p>
    <w:p w14:paraId="052798E7" w14:textId="77777777" w:rsidR="00204924" w:rsidRDefault="00204924" w:rsidP="00204924">
      <w:r>
        <w:t>The MKL is used only for LAPACK routines.</w:t>
      </w:r>
    </w:p>
    <w:p w14:paraId="2164B485" w14:textId="77777777" w:rsidR="00D0774B" w:rsidRDefault="00D0774B" w:rsidP="00D0774B">
      <w:pPr>
        <w:pStyle w:val="Heading1"/>
      </w:pPr>
      <w:bookmarkStart w:id="581" w:name="_Ref413700469"/>
      <w:bookmarkStart w:id="582" w:name="_Toc425854091"/>
      <w:r>
        <w:t>FAST v8 Interface to Simulink</w:t>
      </w:r>
      <w:bookmarkEnd w:id="581"/>
      <w:bookmarkEnd w:id="582"/>
    </w:p>
    <w:p w14:paraId="2164B486" w14:textId="77777777" w:rsidR="008D29CA" w:rsidRPr="008D29CA" w:rsidRDefault="008D29CA" w:rsidP="008233CD">
      <w:r>
        <w:t>FAST v8 has</w:t>
      </w:r>
      <w:r w:rsidR="00613374">
        <w:t xml:space="preserve"> also</w:t>
      </w:r>
      <w:r>
        <w:t xml:space="preserve"> been implemented as a library that can be called from a Simulink S-Function block, using predefined inputs from Simulink.</w:t>
      </w:r>
      <w:r w:rsidR="00703CA6">
        <w:t xml:space="preserve"> Simulink is a popular simulation tool for controls design that is distributed by The Mathworks, Inc. in conjunction with MATLAB</w:t>
      </w:r>
      <w:r w:rsidR="00351DEB">
        <w:t>.</w:t>
      </w:r>
    </w:p>
    <w:p w14:paraId="2164B487" w14:textId="77777777" w:rsidR="00CD44DA" w:rsidRDefault="00CD44DA" w:rsidP="00CD44DA">
      <w:pPr>
        <w:pStyle w:val="Heading2"/>
      </w:pPr>
      <w:bookmarkStart w:id="583" w:name="_Toc425854092"/>
      <w:bookmarkStart w:id="584" w:name="_Ref412115319"/>
      <w:r>
        <w:t>Major Changes Between the FAST v7 and v8 Interfaces to Simulink</w:t>
      </w:r>
      <w:bookmarkEnd w:id="583"/>
    </w:p>
    <w:p w14:paraId="3FA1C408" w14:textId="5FE1E34B" w:rsidR="00CA094B" w:rsidRDefault="00CA094B" w:rsidP="00805E93">
      <w:r>
        <w:t xml:space="preserve">For </w:t>
      </w:r>
      <w:del w:id="585" w:author="Bonnie Jonkman" w:date="2015-04-15T13:49:00Z">
        <w:r w:rsidDel="00E226D9">
          <w:delText xml:space="preserve">those </w:delText>
        </w:r>
      </w:del>
      <w:ins w:id="586" w:author="Bonnie Jonkman" w:date="2015-04-15T13:49:00Z">
        <w:r w:rsidR="00E226D9">
          <w:t xml:space="preserve">people </w:t>
        </w:r>
      </w:ins>
      <w:r>
        <w:t>familiar with the FAST v7 interface to Simulink, the following differences should be noted for the FAST v8 interface to Simulink:</w:t>
      </w:r>
    </w:p>
    <w:p w14:paraId="2164B488" w14:textId="350E0310" w:rsidR="00CD44DA" w:rsidRDefault="00CD44DA" w:rsidP="00CD44DA">
      <w:pPr>
        <w:pStyle w:val="ListParagraph"/>
        <w:numPr>
          <w:ilvl w:val="0"/>
          <w:numId w:val="26"/>
        </w:numPr>
      </w:pPr>
      <w:r>
        <w:t xml:space="preserve">Simulink no longer integrates the FAST </w:t>
      </w:r>
      <w:r w:rsidR="00CA094B">
        <w:t xml:space="preserve">structural </w:t>
      </w:r>
      <w:r>
        <w:t xml:space="preserve">states, which are now </w:t>
      </w:r>
      <w:r w:rsidR="00CA094B">
        <w:t>integrated</w:t>
      </w:r>
      <w:r>
        <w:t xml:space="preserve"> in the FAST library.</w:t>
      </w:r>
      <w:r w:rsidR="007F46A7">
        <w:t xml:space="preserve">  See the section </w:t>
      </w:r>
      <w:r w:rsidR="00805E93">
        <w:t>“</w:t>
      </w:r>
      <w:r w:rsidR="007F46A7">
        <w:fldChar w:fldCharType="begin"/>
      </w:r>
      <w:r w:rsidR="007F46A7">
        <w:instrText xml:space="preserve"> REF _Ref415562525 \h </w:instrText>
      </w:r>
      <w:r w:rsidR="007F46A7">
        <w:fldChar w:fldCharType="separate"/>
      </w:r>
      <w:r w:rsidR="008462CD">
        <w:t>S-Function States</w:t>
      </w:r>
      <w:r w:rsidR="007F46A7">
        <w:fldChar w:fldCharType="end"/>
      </w:r>
      <w:r w:rsidR="00805E93">
        <w:t>”</w:t>
      </w:r>
      <w:r w:rsidR="007F46A7">
        <w:t xml:space="preserve"> below for further information.</w:t>
      </w:r>
    </w:p>
    <w:p w14:paraId="2164B489" w14:textId="77777777" w:rsidR="00985CF5" w:rsidRDefault="00985CF5" w:rsidP="00985CF5">
      <w:pPr>
        <w:pStyle w:val="ListParagraph"/>
        <w:numPr>
          <w:ilvl w:val="0"/>
          <w:numId w:val="26"/>
        </w:numPr>
      </w:pPr>
      <w:r>
        <w:t>MATLAB no longer reads the FAST input file, so Read_FAST_Input.m and Simsetup.m are no longer part of the FAST archive.</w:t>
      </w:r>
    </w:p>
    <w:p w14:paraId="2164B48A" w14:textId="77777777" w:rsidR="00985CF5" w:rsidRPr="00CD44DA" w:rsidRDefault="00985CF5" w:rsidP="00985CF5">
      <w:pPr>
        <w:pStyle w:val="ListParagraph"/>
        <w:numPr>
          <w:ilvl w:val="0"/>
          <w:numId w:val="26"/>
        </w:numPr>
      </w:pPr>
      <w:r>
        <w:t>FAST_SFunc no longer reads variables from the MATLAB workspace.</w:t>
      </w:r>
    </w:p>
    <w:p w14:paraId="2164B48B" w14:textId="77777777" w:rsidR="00CD44DA" w:rsidRDefault="00CD44DA" w:rsidP="00CD44DA">
      <w:pPr>
        <w:pStyle w:val="ListParagraph"/>
        <w:numPr>
          <w:ilvl w:val="0"/>
          <w:numId w:val="26"/>
        </w:numPr>
      </w:pPr>
      <w:r>
        <w:t>The blade and tower initial conditions</w:t>
      </w:r>
      <w:r w:rsidR="00DE4D91">
        <w:t xml:space="preserve"> (ElastoDyn’s </w:t>
      </w:r>
      <w:r w:rsidR="00DE4D91" w:rsidRPr="00805E93">
        <w:rPr>
          <w:b/>
        </w:rPr>
        <w:t>IPDefl</w:t>
      </w:r>
      <w:r w:rsidR="00DE4D91">
        <w:rPr>
          <w:i/>
        </w:rPr>
        <w:t xml:space="preserve">, </w:t>
      </w:r>
      <w:r w:rsidR="00DE4D91" w:rsidRPr="00805E93">
        <w:rPr>
          <w:b/>
        </w:rPr>
        <w:t>OopDefl</w:t>
      </w:r>
      <w:r w:rsidR="00DE4D91">
        <w:rPr>
          <w:i/>
        </w:rPr>
        <w:t xml:space="preserve">, </w:t>
      </w:r>
      <w:r w:rsidR="00DE4D91" w:rsidRPr="00805E93">
        <w:rPr>
          <w:b/>
        </w:rPr>
        <w:t>TTDspFA</w:t>
      </w:r>
      <w:r w:rsidR="00DE4D91">
        <w:rPr>
          <w:i/>
        </w:rPr>
        <w:t xml:space="preserve">, </w:t>
      </w:r>
      <w:r w:rsidR="00DE4D91" w:rsidRPr="00DE4D91">
        <w:t>and</w:t>
      </w:r>
      <w:r w:rsidR="00DE4D91">
        <w:rPr>
          <w:i/>
        </w:rPr>
        <w:t xml:space="preserve"> </w:t>
      </w:r>
      <w:r w:rsidR="00DE4D91" w:rsidRPr="00805E93">
        <w:rPr>
          <w:b/>
        </w:rPr>
        <w:t>TTDspSS</w:t>
      </w:r>
      <w:r w:rsidR="00DE4D91">
        <w:rPr>
          <w:i/>
        </w:rPr>
        <w:t xml:space="preserve"> </w:t>
      </w:r>
      <w:r w:rsidR="00DE4D91" w:rsidRPr="00DE4D91">
        <w:t>variables)</w:t>
      </w:r>
      <w:r>
        <w:t xml:space="preserve"> need not be zero.</w:t>
      </w:r>
    </w:p>
    <w:p w14:paraId="2164B48C" w14:textId="77777777" w:rsidR="00CD44DA" w:rsidRDefault="00730F88" w:rsidP="00730F88">
      <w:pPr>
        <w:pStyle w:val="ListParagraph"/>
        <w:numPr>
          <w:ilvl w:val="0"/>
          <w:numId w:val="26"/>
        </w:numPr>
      </w:pPr>
      <w:r>
        <w:t xml:space="preserve">ServoDyn’s </w:t>
      </w:r>
      <w:r w:rsidRPr="00805E93">
        <w:rPr>
          <w:b/>
        </w:rPr>
        <w:t>TPCOn</w:t>
      </w:r>
      <w:r>
        <w:t xml:space="preserve">, </w:t>
      </w:r>
      <w:r w:rsidRPr="00805E93">
        <w:rPr>
          <w:b/>
        </w:rPr>
        <w:t>TYCOn</w:t>
      </w:r>
      <w:r>
        <w:t xml:space="preserve">, and </w:t>
      </w:r>
      <w:r w:rsidRPr="00805E93">
        <w:rPr>
          <w:b/>
        </w:rPr>
        <w:t>TimGenOn</w:t>
      </w:r>
      <w:r>
        <w:t xml:space="preserve"> variables need not be zero.</w:t>
      </w:r>
    </w:p>
    <w:p w14:paraId="2164B48D" w14:textId="77777777" w:rsidR="00730F88" w:rsidRDefault="00730F88" w:rsidP="00730F88">
      <w:pPr>
        <w:pStyle w:val="ListParagraph"/>
        <w:numPr>
          <w:ilvl w:val="0"/>
          <w:numId w:val="26"/>
        </w:numPr>
      </w:pPr>
      <w:r w:rsidRPr="00805E93">
        <w:t xml:space="preserve">ServoDyn’s </w:t>
      </w:r>
      <w:r w:rsidRPr="00805E93">
        <w:rPr>
          <w:b/>
        </w:rPr>
        <w:t>TimGenOf</w:t>
      </w:r>
      <w:r>
        <w:t xml:space="preserve"> variable need not be larger than </w:t>
      </w:r>
      <w:r w:rsidRPr="00805E93">
        <w:rPr>
          <w:b/>
        </w:rPr>
        <w:t>TMax</w:t>
      </w:r>
      <w:r>
        <w:t>.</w:t>
      </w:r>
    </w:p>
    <w:p w14:paraId="2164B48E" w14:textId="77777777" w:rsidR="00730F88" w:rsidRDefault="00730F88" w:rsidP="00730F88">
      <w:pPr>
        <w:pStyle w:val="ListParagraph"/>
        <w:numPr>
          <w:ilvl w:val="0"/>
          <w:numId w:val="26"/>
        </w:numPr>
      </w:pPr>
      <w:r>
        <w:t xml:space="preserve">ServoDyn’s </w:t>
      </w:r>
      <w:r w:rsidRPr="00805E93">
        <w:rPr>
          <w:b/>
        </w:rPr>
        <w:t>GenTiStr</w:t>
      </w:r>
      <w:r>
        <w:t xml:space="preserve"> and </w:t>
      </w:r>
      <w:r w:rsidRPr="00805E93">
        <w:rPr>
          <w:b/>
        </w:rPr>
        <w:t>GenTiStp</w:t>
      </w:r>
      <w:r>
        <w:rPr>
          <w:i/>
        </w:rPr>
        <w:t xml:space="preserve"> </w:t>
      </w:r>
      <w:r>
        <w:t>variables need not be set to TRUE.</w:t>
      </w:r>
    </w:p>
    <w:p w14:paraId="2164B48F" w14:textId="6F76FC92" w:rsidR="00825D8B" w:rsidRDefault="00CA094B" w:rsidP="00730F88">
      <w:pPr>
        <w:pStyle w:val="ListParagraph"/>
        <w:numPr>
          <w:ilvl w:val="0"/>
          <w:numId w:val="26"/>
        </w:numPr>
      </w:pPr>
      <w:r>
        <w:t>The fraction of the maximum h</w:t>
      </w:r>
      <w:r w:rsidR="00825D8B">
        <w:t xml:space="preserve">igh-speed shaft braking </w:t>
      </w:r>
      <w:r>
        <w:t xml:space="preserve">torque </w:t>
      </w:r>
      <w:r w:rsidR="00825D8B">
        <w:t>has been added as an input to FAST_SFunc from Simulink.</w:t>
      </w:r>
    </w:p>
    <w:p w14:paraId="2164B490" w14:textId="77777777" w:rsidR="00D0774B" w:rsidRDefault="00D0774B" w:rsidP="003F0FFD">
      <w:pPr>
        <w:pStyle w:val="Heading2"/>
      </w:pPr>
      <w:bookmarkStart w:id="587" w:name="_Toc425854093"/>
      <w:r>
        <w:t>Definition of the FAST v8 Interface to Simulink</w:t>
      </w:r>
      <w:bookmarkEnd w:id="584"/>
      <w:bookmarkEnd w:id="587"/>
    </w:p>
    <w:p w14:paraId="2164B491" w14:textId="77777777" w:rsidR="00D0774B" w:rsidRDefault="00D0774B" w:rsidP="00D0774B">
      <w:r>
        <w:t xml:space="preserve">The FAST v8 interface to Simulink is implemented as a </w:t>
      </w:r>
      <w:r w:rsidR="00351DEB">
        <w:t>L</w:t>
      </w:r>
      <w:r>
        <w:t>evel</w:t>
      </w:r>
      <w:r w:rsidR="00351DEB">
        <w:t>-</w:t>
      </w:r>
      <w:r>
        <w:t>2 S-Function</w:t>
      </w:r>
      <w:r w:rsidR="00351DEB">
        <w:t xml:space="preserve"> called FAST_SFunc</w:t>
      </w:r>
      <w:r>
        <w:t xml:space="preserve">. The interface is written in C, and it calls a DLL of FAST v8 routines, which </w:t>
      </w:r>
      <w:r w:rsidR="008233CD">
        <w:t xml:space="preserve">are </w:t>
      </w:r>
      <w:r>
        <w:t xml:space="preserve">written in Fortran. </w:t>
      </w:r>
      <w:r w:rsidR="00351DEB">
        <w:t>Both 32- and 64-bit Windows</w:t>
      </w:r>
      <w:r w:rsidR="008F632E">
        <w:t>®</w:t>
      </w:r>
      <w:r w:rsidR="00351DEB">
        <w:t xml:space="preserve"> versions are supported</w:t>
      </w:r>
      <w:r w:rsidR="008F632E">
        <w:t>, although the libraries must have the same addressing scheme</w:t>
      </w:r>
      <w:r w:rsidR="00351DEB">
        <w:t xml:space="preserve"> (both </w:t>
      </w:r>
      <w:r w:rsidR="008F632E">
        <w:t xml:space="preserve">addressing schemes </w:t>
      </w:r>
      <w:r w:rsidR="00351DEB">
        <w:t xml:space="preserve">can be </w:t>
      </w:r>
      <w:r w:rsidR="008F632E">
        <w:t>used o</w:t>
      </w:r>
      <w:r w:rsidR="00351DEB">
        <w:t xml:space="preserve">n 64-bit operating systems, but only the 32-bit version can be </w:t>
      </w:r>
      <w:r w:rsidR="008F632E">
        <w:t>used</w:t>
      </w:r>
      <w:r w:rsidR="00351DEB">
        <w:t xml:space="preserve"> on a 32-bit operating system). The calling sequence between the libraries is illustrated in </w:t>
      </w:r>
      <w:r w:rsidR="00351DEB">
        <w:fldChar w:fldCharType="begin"/>
      </w:r>
      <w:r w:rsidR="00351DEB">
        <w:instrText xml:space="preserve"> REF _Ref412536543 \h </w:instrText>
      </w:r>
      <w:r w:rsidR="00351DEB">
        <w:fldChar w:fldCharType="separate"/>
      </w:r>
      <w:r w:rsidR="008462CD">
        <w:t xml:space="preserve">Figure </w:t>
      </w:r>
      <w:r w:rsidR="008462CD">
        <w:rPr>
          <w:noProof/>
        </w:rPr>
        <w:t>5</w:t>
      </w:r>
      <w:r w:rsidR="00351DEB">
        <w:fldChar w:fldCharType="end"/>
      </w:r>
      <w:r w:rsidR="00351DEB">
        <w:t>.</w:t>
      </w:r>
    </w:p>
    <w:p w14:paraId="2164B492" w14:textId="77777777" w:rsidR="003F0FFD" w:rsidRDefault="00D0774B" w:rsidP="008233CD">
      <w:pPr>
        <w:keepNext/>
        <w:jc w:val="center"/>
      </w:pPr>
      <w:r>
        <w:rPr>
          <w:noProof/>
        </w:rPr>
        <w:lastRenderedPageBreak/>
        <mc:AlternateContent>
          <mc:Choice Requires="wpg">
            <w:drawing>
              <wp:inline distT="0" distB="0" distL="0" distR="0" wp14:anchorId="2164B54E" wp14:editId="2164B54F">
                <wp:extent cx="5943486" cy="777240"/>
                <wp:effectExtent l="57150" t="38100" r="76835" b="99060"/>
                <wp:docPr id="19" name="Group 19"/>
                <wp:cNvGraphicFramePr/>
                <a:graphic xmlns:a="http://schemas.openxmlformats.org/drawingml/2006/main">
                  <a:graphicData uri="http://schemas.microsoft.com/office/word/2010/wordprocessingGroup">
                    <wpg:wgp>
                      <wpg:cNvGrpSpPr/>
                      <wpg:grpSpPr>
                        <a:xfrm>
                          <a:off x="0" y="0"/>
                          <a:ext cx="5943486" cy="777240"/>
                          <a:chOff x="0" y="0"/>
                          <a:chExt cx="5943486" cy="777240"/>
                        </a:xfrm>
                      </wpg:grpSpPr>
                      <wpg:grpSp>
                        <wpg:cNvPr id="17" name="Group 17"/>
                        <wpg:cNvGrpSpPr/>
                        <wpg:grpSpPr>
                          <a:xfrm>
                            <a:off x="1262418" y="341194"/>
                            <a:ext cx="3182990" cy="13174"/>
                            <a:chOff x="0" y="0"/>
                            <a:chExt cx="3182990" cy="13174"/>
                          </a:xfrm>
                        </wpg:grpSpPr>
                        <wps:wsp>
                          <wps:cNvPr id="14" name="Straight Arrow Connector 14"/>
                          <wps:cNvCnPr/>
                          <wps:spPr>
                            <a:xfrm>
                              <a:off x="0" y="6824"/>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a:off x="1426191" y="0"/>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a:off x="3050275" y="6824"/>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18" name="Group 18"/>
                        <wpg:cNvGrpSpPr/>
                        <wpg:grpSpPr>
                          <a:xfrm>
                            <a:off x="0" y="0"/>
                            <a:ext cx="5943486" cy="777240"/>
                            <a:chOff x="0" y="0"/>
                            <a:chExt cx="5943486" cy="777240"/>
                          </a:xfrm>
                        </wpg:grpSpPr>
                        <wps:wsp>
                          <wps:cNvPr id="4" name="Rectangle 4"/>
                          <wps:cNvSpPr/>
                          <wps:spPr>
                            <a:xfrm>
                              <a:off x="0" y="0"/>
                              <a:ext cx="1251585"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7" w14:textId="77777777" w:rsidR="0068491E" w:rsidRPr="00CF75BB" w:rsidRDefault="0068491E" w:rsidP="00D0774B">
                                <w:pPr>
                                  <w:jc w:val="center"/>
                                  <w:rPr>
                                    <w:sz w:val="16"/>
                                    <w:szCs w:val="16"/>
                                  </w:rPr>
                                </w:pPr>
                                <w:r w:rsidRPr="003F2E3C">
                                  <w:rPr>
                                    <w:b/>
                                  </w:rPr>
                                  <w:t>MATLAB</w:t>
                                </w:r>
                                <w:r w:rsidRPr="000C5867">
                                  <w:rPr>
                                    <w:b/>
                                  </w:rPr>
                                  <w:t>/Simulink</w:t>
                                </w:r>
                                <w:r>
                                  <w:br/>
                                </w:r>
                                <w:r w:rsidRPr="00CF75BB">
                                  <w:rPr>
                                    <w:sz w:val="16"/>
                                    <w:szCs w:val="16"/>
                                  </w:rPr>
                                  <w:t>32-bit Windows</w:t>
                                </w:r>
                                <w:r>
                                  <w:rPr>
                                    <w:sz w:val="16"/>
                                    <w:szCs w:val="16"/>
                                  </w:rPr>
                                  <w:br/>
                                </w:r>
                                <w:r w:rsidRPr="00CF75BB">
                                  <w:rPr>
                                    <w:sz w:val="16"/>
                                    <w:szCs w:val="16"/>
                                  </w:rPr>
                                  <w:t>64-bit Windows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405719" y="0"/>
                              <a:ext cx="1297940"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8" w14:textId="77777777" w:rsidR="0068491E" w:rsidRPr="00CF75BB" w:rsidRDefault="0068491E" w:rsidP="00D0774B">
                                <w:pPr>
                                  <w:jc w:val="center"/>
                                  <w:rPr>
                                    <w:sz w:val="16"/>
                                    <w:szCs w:val="18"/>
                                  </w:rPr>
                                </w:pPr>
                                <w:r w:rsidRPr="000C5867">
                                  <w:rPr>
                                    <w:b/>
                                  </w:rPr>
                                  <w:t>Level</w:t>
                                </w:r>
                                <w:r>
                                  <w:rPr>
                                    <w:b/>
                                  </w:rPr>
                                  <w:t>-</w:t>
                                </w:r>
                                <w:r w:rsidRPr="000C5867">
                                  <w:rPr>
                                    <w:b/>
                                  </w:rPr>
                                  <w:t>2 S Function</w:t>
                                </w:r>
                                <w:r>
                                  <w:rPr>
                                    <w:sz w:val="18"/>
                                  </w:rPr>
                                  <w:br/>
                                </w:r>
                                <w:r w:rsidRPr="00CF75BB">
                                  <w:rPr>
                                    <w:sz w:val="16"/>
                                  </w:rPr>
                                  <w:t>FAST_SFunc.mexw32</w:t>
                                </w:r>
                                <w:r w:rsidRPr="00CF75BB">
                                  <w:rPr>
                                    <w:sz w:val="16"/>
                                  </w:rPr>
                                  <w:br/>
                                  <w:t>FAST_SFunc.mexw64</w:t>
                                </w:r>
                                <w:r>
                                  <w:rPr>
                                    <w:sz w:val="16"/>
                                  </w:rPr>
                                  <w:br/>
                                </w:r>
                                <w:r>
                                  <w:rPr>
                                    <w:sz w:val="16"/>
                                    <w:szCs w:val="18"/>
                                  </w:rPr>
                                  <w:t>w</w:t>
                                </w:r>
                                <w:r w:rsidRPr="00CF75BB">
                                  <w:rPr>
                                    <w:sz w:val="16"/>
                                    <w:szCs w:val="18"/>
                                  </w:rPr>
                                  <w:t>ritten in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831910" y="0"/>
                              <a:ext cx="1490345"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9" w14:textId="77777777" w:rsidR="0068491E" w:rsidRPr="00CF75BB" w:rsidRDefault="0068491E" w:rsidP="00D0774B">
                                <w:pPr>
                                  <w:jc w:val="center"/>
                                  <w:rPr>
                                    <w:sz w:val="16"/>
                                    <w:szCs w:val="16"/>
                                  </w:rPr>
                                </w:pPr>
                                <w:r w:rsidRPr="000C5867">
                                  <w:rPr>
                                    <w:b/>
                                  </w:rPr>
                                  <w:t>FAST Dynamic Library</w:t>
                                </w:r>
                                <w:r>
                                  <w:br/>
                                </w:r>
                                <w:r w:rsidRPr="00CF75BB">
                                  <w:rPr>
                                    <w:sz w:val="16"/>
                                    <w:szCs w:val="16"/>
                                  </w:rPr>
                                  <w:t>FAST_Library_Win32.dll</w:t>
                                </w:r>
                                <w:r w:rsidRPr="00CF75BB">
                                  <w:rPr>
                                    <w:sz w:val="16"/>
                                    <w:szCs w:val="16"/>
                                  </w:rPr>
                                  <w:br/>
                                  <w:t>FAST_Library_x64.dll</w:t>
                                </w:r>
                                <w:r>
                                  <w:rPr>
                                    <w:sz w:val="16"/>
                                    <w:szCs w:val="16"/>
                                  </w:rPr>
                                  <w:br/>
                                </w:r>
                                <w:r w:rsidRPr="00CF75BB">
                                  <w:rPr>
                                    <w:sz w:val="16"/>
                                    <w:szCs w:val="16"/>
                                  </w:rPr>
                                  <w:t xml:space="preserve">written in </w:t>
                                </w:r>
                                <w:proofErr w:type="gramStart"/>
                                <w:r w:rsidRPr="00CF75BB">
                                  <w:rPr>
                                    <w:sz w:val="16"/>
                                    <w:szCs w:val="16"/>
                                  </w:rPr>
                                  <w:t>Fortran</w:t>
                                </w:r>
                                <w:proofErr w:type="gramEnd"/>
                                <w:r w:rsidRPr="00CF75BB">
                                  <w:rPr>
                                    <w:sz w:val="16"/>
                                    <w:szCs w:val="16"/>
                                  </w:rPr>
                                  <w:t xml:space="preserve"> 2003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4442346" y="0"/>
                              <a:ext cx="1501140"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A" w14:textId="77777777" w:rsidR="0068491E" w:rsidRPr="00CF75BB" w:rsidRDefault="0068491E" w:rsidP="00D0774B">
                                <w:pPr>
                                  <w:jc w:val="center"/>
                                  <w:rPr>
                                    <w:sz w:val="16"/>
                                    <w:szCs w:val="16"/>
                                  </w:rPr>
                                </w:pPr>
                                <w:r w:rsidRPr="000C5867">
                                  <w:rPr>
                                    <w:b/>
                                  </w:rPr>
                                  <w:t>MAP Dynamic Library</w:t>
                                </w:r>
                                <w:r>
                                  <w:br/>
                                </w:r>
                                <w:r>
                                  <w:rPr>
                                    <w:sz w:val="16"/>
                                    <w:szCs w:val="16"/>
                                  </w:rPr>
                                  <w:t>MAP</w:t>
                                </w:r>
                                <w:r w:rsidRPr="00CF75BB">
                                  <w:rPr>
                                    <w:sz w:val="16"/>
                                    <w:szCs w:val="16"/>
                                  </w:rPr>
                                  <w:t>_Win32.dll</w:t>
                                </w:r>
                                <w:r w:rsidRPr="00CF75BB">
                                  <w:rPr>
                                    <w:sz w:val="16"/>
                                    <w:szCs w:val="16"/>
                                  </w:rPr>
                                  <w:br/>
                                </w:r>
                                <w:r>
                                  <w:rPr>
                                    <w:sz w:val="16"/>
                                    <w:szCs w:val="16"/>
                                  </w:rPr>
                                  <w:t>MAP</w:t>
                                </w:r>
                                <w:r w:rsidRPr="00CF75BB">
                                  <w:rPr>
                                    <w:sz w:val="16"/>
                                    <w:szCs w:val="16"/>
                                  </w:rPr>
                                  <w:t>_x64.dll</w:t>
                                </w:r>
                                <w:r>
                                  <w:rPr>
                                    <w:sz w:val="16"/>
                                    <w:szCs w:val="16"/>
                                  </w:rPr>
                                  <w:br/>
                                </w:r>
                                <w:r w:rsidRPr="00CF75BB">
                                  <w:rPr>
                                    <w:sz w:val="16"/>
                                    <w:szCs w:val="16"/>
                                  </w:rPr>
                                  <w:t xml:space="preserve">written in </w:t>
                                </w:r>
                                <w:r>
                                  <w:rPr>
                                    <w:sz w:val="16"/>
                                    <w:szCs w:val="16"/>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Group 19" o:spid="_x0000_s1026" style="width:468pt;height:61.2pt;mso-position-horizontal-relative:char;mso-position-vertical-relative:line" coordsize="59434,7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">
                <v:group id="Group 17" o:spid="_x0000_s1027" style="position:absolute;left:12624;top:3411;width:31830;height:132" coordsize="31829,1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type id="_x0000_t32" coordsize="21600,21600" o:spt="32" o:oned="t" path="m,l21600,21600e" filled="f">
                    <v:path arrowok="t" fillok="f" o:connecttype="none"/>
                    <o:lock v:ext="edit" shapetype="t"/>
                  </v:shapetype>
                  <v:shape id="Straight Arrow Connector 14" o:spid="_x0000_s1028" type="#_x0000_t32" style="position:absolute;top:68;width:1327;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NE1cEAAADbAAAADwAAAGRycy9kb3ducmV2LnhtbERPS2vCQBC+C/0PyxR6001rU0J0FQkE&#10;e21UaG/T7JgEs7Mhu3n033cLBW/z8T1nu59NK0bqXWNZwfMqAkFcWt1wpeB8ypcJCOeRNbaWScEP&#10;OdjvHhZbTLWd+IPGwlcihLBLUUHtfZdK6cqaDLqV7YgDd7W9QR9gX0nd4xTCTStfouhNGmw4NNTY&#10;UVZTeSsGo2B9/Z6PiT/IJP+02TDEcXzJv5R6epwPGxCeZn8X/7vfdZj/Cn+/hAPk7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Y0TVwQAAANsAAAAPAAAAAAAAAAAAAAAA&#10;AKECAABkcnMvZG93bnJldi54bWxQSwUGAAAAAAQABAD5AAAAjwMAAAAA&#10;" strokecolor="#4579b8 [3044]">
                    <v:stroke endarrow="open"/>
                  </v:shape>
                  <v:shape id="Straight Arrow Connector 15" o:spid="_x0000_s1029" type="#_x0000_t32" style="position:absolute;left:14261;width:1328;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hTsAAAADbAAAADwAAAGRycy9kb3ducmV2LnhtbERPS4vCMBC+C/sfwizszaauVErXKCKU&#10;9eoL9DbbjG2xmZQm1e6/N4LgbT6+58yXg2nEjTpXW1YwiWIQxIXVNZcKDvt8nIJwHlljY5kU/JOD&#10;5eJjNMdM2ztv6bbzpQgh7DJUUHnfZlK6oiKDLrItceAutjPoA+xKqTu8h3DTyO84nkmDNYeGClta&#10;V1Rcd71RML38Db+pX8k0P9l13ydJcszPSn19DqsfEJ4G/xa/3Bsd5ifw/CUcIB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Iv4U7AAAAA2wAAAA8AAAAAAAAAAAAAAAAA&#10;oQIAAGRycy9kb3ducmV2LnhtbFBLBQYAAAAABAAEAPkAAACOAwAAAAA=&#10;" strokecolor="#4579b8 [3044]">
                    <v:stroke endarrow="open"/>
                  </v:shape>
                  <v:shape id="Straight Arrow Connector 16" o:spid="_x0000_s1030" type="#_x0000_t32" style="position:absolute;left:30502;top:68;width:1327;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1/OcEAAADbAAAADwAAAGRycy9kb3ducmV2LnhtbERPyWrDMBC9F/oPYgq91XJbHIwTJYSA&#10;aa9JGkhvU2timVgjY8lL/r4qBHqbx1tntZltK0bqfeNYwWuSgiCunG64VvB1LF9yED4ga2wdk4Ib&#10;edisHx9WWGg38Z7GQ6hFDGFfoAITQldI6StDFn3iOuLIXVxvMUTY11L3OMVw28q3NF1Iiw3HBoMd&#10;7QxV18NgFbxffuaPPGxlXp7dbhiyLDuV30o9P83bJYhAc/gX392fOs5fwN8v8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X85wQAAANsAAAAPAAAAAAAAAAAAAAAA&#10;AKECAABkcnMvZG93bnJldi54bWxQSwUGAAAAAAQABAD5AAAAjwMAAAAA&#10;" strokecolor="#4579b8 [3044]">
                    <v:stroke endarrow="open"/>
                  </v:shape>
                </v:group>
                <v:group id="Group 18" o:spid="_x0000_s1031" style="position:absolute;width:59434;height:7772" coordsize="59434,77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Rectangle 4" o:spid="_x0000_s1032" style="position:absolute;width:12515;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J9B8QA&#10;AADaAAAADwAAAGRycy9kb3ducmV2LnhtbESPS4vCQBCE7wv+h6EFL6ITRRaJjiI+QPHgGzw2mTYJ&#10;ZnpCZtTs/npnQdhjUVVfUeNpbQrxpMrllhX0uhEI4sTqnFMF59OqMwThPLLGwjIp+CEH00nja4yx&#10;ti8+0PPoUxEg7GJUkHlfxlK6JCODrmtL4uDdbGXQB1mlUlf4CnBTyH4UfUuDOYeFDEuaZ5Tcjw+j&#10;oMRB1N8t7pvL+bpcbRft3vZ3XyjVatazEQhPtf8Pf9prrWAAf1fCDZCT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yfQfEAAAA2g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14:paraId="2164B577" w14:textId="77777777" w:rsidR="0068491E" w:rsidRPr="00CF75BB" w:rsidRDefault="0068491E" w:rsidP="00D0774B">
                          <w:pPr>
                            <w:jc w:val="center"/>
                            <w:rPr>
                              <w:sz w:val="16"/>
                              <w:szCs w:val="16"/>
                            </w:rPr>
                          </w:pPr>
                          <w:r w:rsidRPr="003F2E3C">
                            <w:rPr>
                              <w:b/>
                            </w:rPr>
                            <w:t>MATLAB</w:t>
                          </w:r>
                          <w:r w:rsidRPr="000C5867">
                            <w:rPr>
                              <w:b/>
                            </w:rPr>
                            <w:t>/Simulink</w:t>
                          </w:r>
                          <w:r>
                            <w:br/>
                          </w:r>
                          <w:r w:rsidRPr="00CF75BB">
                            <w:rPr>
                              <w:sz w:val="16"/>
                              <w:szCs w:val="16"/>
                            </w:rPr>
                            <w:t>32-bit Windows</w:t>
                          </w:r>
                          <w:r>
                            <w:rPr>
                              <w:sz w:val="16"/>
                              <w:szCs w:val="16"/>
                            </w:rPr>
                            <w:br/>
                          </w:r>
                          <w:r w:rsidRPr="00CF75BB">
                            <w:rPr>
                              <w:sz w:val="16"/>
                              <w:szCs w:val="16"/>
                            </w:rPr>
                            <w:t>64-bit Windows</w:t>
                          </w:r>
                        </w:p>
                      </w:txbxContent>
                    </v:textbox>
                  </v:rect>
                  <v:rect id="Rectangle 10" o:spid="_x0000_s1033" style="position:absolute;left:14057;width:12979;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fP6ccA&#10;AADbAAAADwAAAGRycy9kb3ducmV2LnhtbESPT2vCQBDF70K/wzKFXsRslCIlZpVSK7R48E8VPA7Z&#10;aRLMzobsVtN++s5B8DbDe/Peb/JF7xp1oS7Ung2MkxQUceFtzaWBw9dq9AIqRGSLjWcy8EsBFvOH&#10;QY6Z9Vfe0WUfSyUhHDI0UMXYZlqHoiKHIfEtsWjfvnMYZe1KbTu8Srhr9CRNp9phzdJQYUtvFRXn&#10;/Y8z0OJzOtksz5/Hw+l9tV4Ox+u/bWPM02P/OgMVqY938+36wwq+0MsvMoCe/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Xz+n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14:paraId="2164B578" w14:textId="77777777" w:rsidR="0068491E" w:rsidRPr="00CF75BB" w:rsidRDefault="0068491E" w:rsidP="00D0774B">
                          <w:pPr>
                            <w:jc w:val="center"/>
                            <w:rPr>
                              <w:sz w:val="16"/>
                              <w:szCs w:val="18"/>
                            </w:rPr>
                          </w:pPr>
                          <w:r w:rsidRPr="000C5867">
                            <w:rPr>
                              <w:b/>
                            </w:rPr>
                            <w:t>Level</w:t>
                          </w:r>
                          <w:r>
                            <w:rPr>
                              <w:b/>
                            </w:rPr>
                            <w:t>-</w:t>
                          </w:r>
                          <w:r w:rsidRPr="000C5867">
                            <w:rPr>
                              <w:b/>
                            </w:rPr>
                            <w:t>2 S Function</w:t>
                          </w:r>
                          <w:r>
                            <w:rPr>
                              <w:sz w:val="18"/>
                            </w:rPr>
                            <w:br/>
                          </w:r>
                          <w:r w:rsidRPr="00CF75BB">
                            <w:rPr>
                              <w:sz w:val="16"/>
                            </w:rPr>
                            <w:t>FAST_SFunc.mexw32</w:t>
                          </w:r>
                          <w:r w:rsidRPr="00CF75BB">
                            <w:rPr>
                              <w:sz w:val="16"/>
                            </w:rPr>
                            <w:br/>
                            <w:t>FAST_SFunc.mexw64</w:t>
                          </w:r>
                          <w:r>
                            <w:rPr>
                              <w:sz w:val="16"/>
                            </w:rPr>
                            <w:br/>
                          </w:r>
                          <w:r>
                            <w:rPr>
                              <w:sz w:val="16"/>
                              <w:szCs w:val="18"/>
                            </w:rPr>
                            <w:t>w</w:t>
                          </w:r>
                          <w:r w:rsidRPr="00CF75BB">
                            <w:rPr>
                              <w:sz w:val="16"/>
                              <w:szCs w:val="18"/>
                            </w:rPr>
                            <w:t>ritten in C</w:t>
                          </w:r>
                        </w:p>
                      </w:txbxContent>
                    </v:textbox>
                  </v:rect>
                  <v:rect id="Rectangle 12" o:spid="_x0000_s1034" style="position:absolute;left:28319;width:14903;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0BcIA&#10;AADbAAAADwAAAGRycy9kb3ducmV2LnhtbERPS4vCMBC+L/gfwgh7WTS1LCLVKKIruHjwDR6HZmyL&#10;zaQ0Uau/3ggLe5uP7zmjSWNKcaPaFZYV9LoRCOLU6oIzBYf9ojMA4TyyxtIyKXiQg8m49THCRNs7&#10;b+m285kIIewSVJB7XyVSujQng65rK+LAnW1t0AdYZ1LXeA/hppRxFPWlwYJDQ44VzXJKL7urUVDh&#10;dxSv55ff4+H0s1jNv3qr56ZU6rPdTIcgPDX+X/znXuowP4b3L+EAO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ifQFwgAAANs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w:txbxContent>
                        <w:p w14:paraId="2164B579" w14:textId="77777777" w:rsidR="0068491E" w:rsidRPr="00CF75BB" w:rsidRDefault="0068491E" w:rsidP="00D0774B">
                          <w:pPr>
                            <w:jc w:val="center"/>
                            <w:rPr>
                              <w:sz w:val="16"/>
                              <w:szCs w:val="16"/>
                            </w:rPr>
                          </w:pPr>
                          <w:r w:rsidRPr="000C5867">
                            <w:rPr>
                              <w:b/>
                            </w:rPr>
                            <w:t>FAST Dynamic Library</w:t>
                          </w:r>
                          <w:r>
                            <w:br/>
                          </w:r>
                          <w:r w:rsidRPr="00CF75BB">
                            <w:rPr>
                              <w:sz w:val="16"/>
                              <w:szCs w:val="16"/>
                            </w:rPr>
                            <w:t>FAST_Library_Win32.dll</w:t>
                          </w:r>
                          <w:r w:rsidRPr="00CF75BB">
                            <w:rPr>
                              <w:sz w:val="16"/>
                              <w:szCs w:val="16"/>
                            </w:rPr>
                            <w:br/>
                            <w:t>FAST_Library_x64.dll</w:t>
                          </w:r>
                          <w:r>
                            <w:rPr>
                              <w:sz w:val="16"/>
                              <w:szCs w:val="16"/>
                            </w:rPr>
                            <w:br/>
                          </w:r>
                          <w:r w:rsidRPr="00CF75BB">
                            <w:rPr>
                              <w:sz w:val="16"/>
                              <w:szCs w:val="16"/>
                            </w:rPr>
                            <w:t>written in Fortran 2003</w:t>
                          </w:r>
                        </w:p>
                      </w:txbxContent>
                    </v:textbox>
                  </v:rect>
                  <v:rect id="Rectangle 13" o:spid="_x0000_s1035" style="position:absolute;left:44423;width:15011;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VRnsQA&#10;AADbAAAADwAAAGRycy9kb3ducmV2LnhtbERPS2vCQBC+F/wPywi9SN0kLVJSV5GmQsVD6wt6HLJj&#10;EpKdDdmtRn+9WxB6m4/vOdN5bxpxos5VlhXE4wgEcW51xYWC/W759ArCeWSNjWVScCEH89ngYYqp&#10;tmfe0GnrCxFC2KWooPS+TaV0eUkG3di2xIE72s6gD7ArpO7wHMJNI5MomkiDFYeGElt6Lymvt79G&#10;QYsvUfKV1avD/udjuc5G8fr63Sj1OOwXbyA89f5ffHd/6jD/Gf5+CQ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FUZ7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14:paraId="2164B57A" w14:textId="77777777" w:rsidR="0068491E" w:rsidRPr="00CF75BB" w:rsidRDefault="0068491E" w:rsidP="00D0774B">
                          <w:pPr>
                            <w:jc w:val="center"/>
                            <w:rPr>
                              <w:sz w:val="16"/>
                              <w:szCs w:val="16"/>
                            </w:rPr>
                          </w:pPr>
                          <w:r w:rsidRPr="000C5867">
                            <w:rPr>
                              <w:b/>
                            </w:rPr>
                            <w:t>MAP Dynamic Library</w:t>
                          </w:r>
                          <w:r>
                            <w:br/>
                          </w:r>
                          <w:r>
                            <w:rPr>
                              <w:sz w:val="16"/>
                              <w:szCs w:val="16"/>
                            </w:rPr>
                            <w:t>MAP</w:t>
                          </w:r>
                          <w:r w:rsidRPr="00CF75BB">
                            <w:rPr>
                              <w:sz w:val="16"/>
                              <w:szCs w:val="16"/>
                            </w:rPr>
                            <w:t>_Win32.dll</w:t>
                          </w:r>
                          <w:r w:rsidRPr="00CF75BB">
                            <w:rPr>
                              <w:sz w:val="16"/>
                              <w:szCs w:val="16"/>
                            </w:rPr>
                            <w:br/>
                          </w:r>
                          <w:r>
                            <w:rPr>
                              <w:sz w:val="16"/>
                              <w:szCs w:val="16"/>
                            </w:rPr>
                            <w:t>MAP</w:t>
                          </w:r>
                          <w:r w:rsidRPr="00CF75BB">
                            <w:rPr>
                              <w:sz w:val="16"/>
                              <w:szCs w:val="16"/>
                            </w:rPr>
                            <w:t>_x64.dll</w:t>
                          </w:r>
                          <w:r>
                            <w:rPr>
                              <w:sz w:val="16"/>
                              <w:szCs w:val="16"/>
                            </w:rPr>
                            <w:br/>
                          </w:r>
                          <w:r w:rsidRPr="00CF75BB">
                            <w:rPr>
                              <w:sz w:val="16"/>
                              <w:szCs w:val="16"/>
                            </w:rPr>
                            <w:t xml:space="preserve">written in </w:t>
                          </w:r>
                          <w:r>
                            <w:rPr>
                              <w:sz w:val="16"/>
                              <w:szCs w:val="16"/>
                            </w:rPr>
                            <w:t>C</w:t>
                          </w:r>
                        </w:p>
                      </w:txbxContent>
                    </v:textbox>
                  </v:rect>
                </v:group>
                <w10:anchorlock/>
              </v:group>
            </w:pict>
          </mc:Fallback>
        </mc:AlternateContent>
      </w:r>
    </w:p>
    <w:p w14:paraId="2164B493" w14:textId="77777777" w:rsidR="00D0774B" w:rsidRDefault="003F0FFD" w:rsidP="003D5EA3">
      <w:pPr>
        <w:pStyle w:val="Caption"/>
        <w:jc w:val="center"/>
      </w:pPr>
      <w:bookmarkStart w:id="588" w:name="_Ref412536543"/>
      <w:r>
        <w:t xml:space="preserve">Figure </w:t>
      </w:r>
      <w:fldSimple w:instr=" SEQ Figure \* ARABIC ">
        <w:r w:rsidR="008462CD">
          <w:rPr>
            <w:noProof/>
          </w:rPr>
          <w:t>5</w:t>
        </w:r>
      </w:fldSimple>
      <w:bookmarkEnd w:id="588"/>
      <w:r>
        <w:t>: Libraries in the FAST - Simulink Interface</w:t>
      </w:r>
    </w:p>
    <w:p w14:paraId="2164B494" w14:textId="77777777" w:rsidR="006D62BD" w:rsidRPr="006D62BD" w:rsidRDefault="006D62BD" w:rsidP="00653C1F">
      <w:r>
        <w:t>Please note that because this interface uses static variables, there can be only one instance of the FAST_SFunc mex file in any instance of MATLAB (i.e., you cannot run two different models simultaneously).</w:t>
      </w:r>
    </w:p>
    <w:p w14:paraId="2164B495" w14:textId="77777777" w:rsidR="00D0774B" w:rsidRDefault="00D0774B" w:rsidP="003F0FFD">
      <w:pPr>
        <w:pStyle w:val="Heading3"/>
      </w:pPr>
      <w:bookmarkStart w:id="589" w:name="_Ref411514591"/>
      <w:r>
        <w:t>S-Function Parameters</w:t>
      </w:r>
      <w:bookmarkEnd w:id="589"/>
    </w:p>
    <w:p w14:paraId="2164B496" w14:textId="193D22B3" w:rsidR="00D0774B" w:rsidRDefault="00CA094B" w:rsidP="00D0774B">
      <w:r>
        <w:t xml:space="preserve">The </w:t>
      </w:r>
      <w:r w:rsidR="00D0774B">
        <w:t>FAST_SFunc</w:t>
      </w:r>
      <w:r w:rsidR="00D56818">
        <w:t xml:space="preserve"> S-function block</w:t>
      </w:r>
      <w:r w:rsidR="00D0774B">
        <w:t xml:space="preserve"> is designed to accept exactly three parameters from Simulink.</w:t>
      </w:r>
      <w:r w:rsidR="003D5EA3">
        <w:t xml:space="preserve"> The values for each of the parameters are required at initialization, and they must not be changed during the simulation.</w:t>
      </w:r>
    </w:p>
    <w:p w14:paraId="2164B497" w14:textId="77777777" w:rsidR="003D5EA3" w:rsidRDefault="00D0774B" w:rsidP="008233CD">
      <w:pPr>
        <w:keepNext/>
        <w:jc w:val="center"/>
      </w:pPr>
      <w:r>
        <w:rPr>
          <w:noProof/>
        </w:rPr>
        <w:drawing>
          <wp:inline distT="0" distB="0" distL="0" distR="0" wp14:anchorId="2164B550" wp14:editId="2164B551">
            <wp:extent cx="2834640" cy="2718151"/>
            <wp:effectExtent l="0" t="0" r="381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34640" cy="2718151"/>
                    </a:xfrm>
                    <a:prstGeom prst="rect">
                      <a:avLst/>
                    </a:prstGeom>
                  </pic:spPr>
                </pic:pic>
              </a:graphicData>
            </a:graphic>
          </wp:inline>
        </w:drawing>
      </w:r>
    </w:p>
    <w:p w14:paraId="2164B498" w14:textId="77777777" w:rsidR="00D0774B" w:rsidRPr="00681E4B" w:rsidRDefault="003D5EA3" w:rsidP="007C0572">
      <w:pPr>
        <w:pStyle w:val="Caption"/>
        <w:jc w:val="center"/>
      </w:pPr>
      <w:r>
        <w:t xml:space="preserve">Figure </w:t>
      </w:r>
      <w:fldSimple w:instr=" SEQ Figure \* ARABIC ">
        <w:r w:rsidR="008462CD">
          <w:rPr>
            <w:noProof/>
          </w:rPr>
          <w:t>6</w:t>
        </w:r>
      </w:fldSimple>
      <w:r>
        <w:t>: FAST_SFunc Block Parameters</w:t>
      </w:r>
    </w:p>
    <w:p w14:paraId="2164B499" w14:textId="77777777" w:rsidR="00D0774B" w:rsidRDefault="00D0774B" w:rsidP="003F0FFD">
      <w:pPr>
        <w:pStyle w:val="Heading4"/>
      </w:pPr>
      <w:r>
        <w:t>FAST_InputFileName</w:t>
      </w:r>
    </w:p>
    <w:p w14:paraId="2164B49A" w14:textId="77777777" w:rsidR="00D0774B" w:rsidRPr="00681E4B" w:rsidRDefault="00D0774B" w:rsidP="00D0774B">
      <w:r>
        <w:t xml:space="preserve">The first parameter is a string, which contains the name of the FAST v8 primary input file. In the sample models, this string is contained in a variable called </w:t>
      </w:r>
      <w:r w:rsidRPr="00805E93">
        <w:rPr>
          <w:b/>
        </w:rPr>
        <w:t>FAST_InputFileName</w:t>
      </w:r>
      <w:r>
        <w:t>.</w:t>
      </w:r>
    </w:p>
    <w:p w14:paraId="2164B49B" w14:textId="77777777" w:rsidR="00D0774B" w:rsidRPr="00810027" w:rsidRDefault="00D0774B" w:rsidP="003F0FFD">
      <w:pPr>
        <w:pStyle w:val="Heading4"/>
      </w:pPr>
      <w:r>
        <w:t>TMax</w:t>
      </w:r>
    </w:p>
    <w:p w14:paraId="2164B49C" w14:textId="77777777" w:rsidR="008233CD" w:rsidRDefault="008233CD" w:rsidP="00D0774B">
      <w:r>
        <w:t xml:space="preserve">The second parameter is a double-precision real value called </w:t>
      </w:r>
      <w:r w:rsidRPr="00805E93">
        <w:rPr>
          <w:b/>
        </w:rPr>
        <w:t>TMax</w:t>
      </w:r>
      <w:r>
        <w:t xml:space="preserve">. </w:t>
      </w:r>
      <w:r w:rsidR="00CA0AA7">
        <w:t xml:space="preserve">This </w:t>
      </w:r>
      <w:r w:rsidR="00CA0AA7" w:rsidRPr="00805E93">
        <w:rPr>
          <w:b/>
        </w:rPr>
        <w:t>TMax</w:t>
      </w:r>
      <w:r w:rsidR="00CA0AA7">
        <w:t xml:space="preserve"> is used in place of the </w:t>
      </w:r>
      <w:r w:rsidR="00CA0AA7" w:rsidRPr="00805E93">
        <w:rPr>
          <w:b/>
        </w:rPr>
        <w:t>TMax</w:t>
      </w:r>
      <w:r w:rsidR="00CA0AA7">
        <w:t xml:space="preserve"> specified in the FAST v8 primary input file, except for the following </w:t>
      </w:r>
      <w:r>
        <w:t xml:space="preserve">two </w:t>
      </w:r>
      <w:r w:rsidR="00CA0AA7">
        <w:t>cases:</w:t>
      </w:r>
      <w:r>
        <w:t xml:space="preserve"> </w:t>
      </w:r>
    </w:p>
    <w:p w14:paraId="2164B49D" w14:textId="17A76D8A" w:rsidR="00CA0AA7" w:rsidRDefault="00CA0AA7" w:rsidP="007C0572">
      <w:pPr>
        <w:pStyle w:val="ListParagraph"/>
        <w:numPr>
          <w:ilvl w:val="0"/>
          <w:numId w:val="25"/>
        </w:numPr>
      </w:pPr>
      <w:r>
        <w:t xml:space="preserve">If </w:t>
      </w:r>
      <w:r w:rsidRPr="00805E93">
        <w:rPr>
          <w:b/>
        </w:rPr>
        <w:t>TMax</w:t>
      </w:r>
      <w:r>
        <w:t xml:space="preserve"> in the FAST v8 primary input file is larger than the one in Simulink, the </w:t>
      </w:r>
      <w:r w:rsidRPr="00805E93">
        <w:rPr>
          <w:b/>
        </w:rPr>
        <w:t>TMax</w:t>
      </w:r>
      <w:r>
        <w:t xml:space="preserve"> </w:t>
      </w:r>
      <w:r w:rsidR="00CA094B">
        <w:t xml:space="preserve">from the primary input file </w:t>
      </w:r>
      <w:r>
        <w:t>will be used by the FAST modules</w:t>
      </w:r>
      <w:r w:rsidR="008233CD">
        <w:t xml:space="preserve"> (e.g., HydroDyn’s </w:t>
      </w:r>
      <w:r w:rsidR="00CA094B">
        <w:t>Waves sub</w:t>
      </w:r>
      <w:r w:rsidR="008233CD">
        <w:t>module).</w:t>
      </w:r>
    </w:p>
    <w:p w14:paraId="2164B49E" w14:textId="0D21F42B" w:rsidR="008233CD" w:rsidRDefault="008233CD" w:rsidP="007C0572">
      <w:pPr>
        <w:pStyle w:val="ListParagraph"/>
        <w:numPr>
          <w:ilvl w:val="0"/>
          <w:numId w:val="25"/>
        </w:numPr>
      </w:pPr>
      <w:r>
        <w:lastRenderedPageBreak/>
        <w:t xml:space="preserve">If </w:t>
      </w:r>
      <w:r w:rsidRPr="00805E93">
        <w:rPr>
          <w:b/>
        </w:rPr>
        <w:t>TMax</w:t>
      </w:r>
      <w:r>
        <w:t xml:space="preserve"> in the FAST v8 primary input file is larger than the one in Simulink, the </w:t>
      </w:r>
      <w:r w:rsidRPr="00805E93">
        <w:rPr>
          <w:b/>
        </w:rPr>
        <w:t>TMax</w:t>
      </w:r>
      <w:r>
        <w:t xml:space="preserve"> </w:t>
      </w:r>
      <w:r w:rsidR="00CA094B">
        <w:t xml:space="preserve">from the primary input file </w:t>
      </w:r>
      <w:r>
        <w:t xml:space="preserve">will be used to allocate space for the binary output file (if </w:t>
      </w:r>
      <w:r w:rsidR="007C0572" w:rsidRPr="00805E93">
        <w:rPr>
          <w:b/>
        </w:rPr>
        <w:t>OutFileFmt</w:t>
      </w:r>
      <w:r w:rsidR="007C0572">
        <w:t xml:space="preserve"> /= 1</w:t>
      </w:r>
      <w:r>
        <w:t>).</w:t>
      </w:r>
    </w:p>
    <w:p w14:paraId="2164B49F" w14:textId="77777777" w:rsidR="007C0572" w:rsidRDefault="00D0774B" w:rsidP="007C0572">
      <w:pPr>
        <w:keepNext/>
        <w:jc w:val="center"/>
      </w:pPr>
      <w:r>
        <w:rPr>
          <w:noProof/>
        </w:rPr>
        <w:drawing>
          <wp:inline distT="0" distB="0" distL="0" distR="0" wp14:anchorId="2164B552" wp14:editId="2164B553">
            <wp:extent cx="5650173" cy="58907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r="59641" b="93101"/>
                    <a:stretch/>
                  </pic:blipFill>
                  <pic:spPr bwMode="auto">
                    <a:xfrm>
                      <a:off x="0" y="0"/>
                      <a:ext cx="5720844" cy="596447"/>
                    </a:xfrm>
                    <a:prstGeom prst="rect">
                      <a:avLst/>
                    </a:prstGeom>
                    <a:ln>
                      <a:noFill/>
                    </a:ln>
                    <a:extLst>
                      <a:ext uri="{53640926-AAD7-44D8-BBD7-CCE9431645EC}">
                        <a14:shadowObscured xmlns:a14="http://schemas.microsoft.com/office/drawing/2010/main"/>
                      </a:ext>
                    </a:extLst>
                  </pic:spPr>
                </pic:pic>
              </a:graphicData>
            </a:graphic>
          </wp:inline>
        </w:drawing>
      </w:r>
    </w:p>
    <w:p w14:paraId="2164B4A0" w14:textId="77777777" w:rsidR="00D0774B" w:rsidRDefault="007C0572" w:rsidP="007C0572">
      <w:pPr>
        <w:pStyle w:val="Caption"/>
        <w:jc w:val="center"/>
      </w:pPr>
      <w:r>
        <w:t xml:space="preserve">Figure </w:t>
      </w:r>
      <w:fldSimple w:instr=" SEQ Figure \* ARABIC ">
        <w:r w:rsidR="008462CD">
          <w:rPr>
            <w:noProof/>
          </w:rPr>
          <w:t>7</w:t>
        </w:r>
      </w:fldSimple>
      <w:r>
        <w:t>: Using TMax to specify simulation end time in Simulink</w:t>
      </w:r>
    </w:p>
    <w:p w14:paraId="2164B4A1" w14:textId="77777777" w:rsidR="00D0774B" w:rsidRPr="00810027" w:rsidRDefault="00D0774B" w:rsidP="003F0FFD">
      <w:pPr>
        <w:pStyle w:val="Heading4"/>
      </w:pPr>
      <w:r>
        <w:t>NumAdditionalInputs</w:t>
      </w:r>
    </w:p>
    <w:p w14:paraId="2164B4A2" w14:textId="19890D7A" w:rsidR="00D0774B" w:rsidRDefault="006A4CEA" w:rsidP="00D0774B">
      <w:r>
        <w:t>T</w:t>
      </w:r>
      <w:r w:rsidR="00D0774B">
        <w:t>he third parameter sent to the S-Function block</w:t>
      </w:r>
      <w:r>
        <w:t xml:space="preserve"> is </w:t>
      </w:r>
      <w:r w:rsidRPr="00805E93">
        <w:rPr>
          <w:b/>
        </w:rPr>
        <w:t>NumAdditionalInputs</w:t>
      </w:r>
      <w:r w:rsidR="00D0774B">
        <w:t xml:space="preserve">. Currently, </w:t>
      </w:r>
      <w:r w:rsidR="00D0774B" w:rsidRPr="00805E93">
        <w:rPr>
          <w:b/>
        </w:rPr>
        <w:t>NumAdditionalInputs</w:t>
      </w:r>
      <w:r w:rsidR="00D0774B">
        <w:rPr>
          <w:i/>
        </w:rPr>
        <w:t xml:space="preserve"> </w:t>
      </w:r>
      <w:r w:rsidR="00D0774B">
        <w:t>is 0 for most cases.</w:t>
      </w:r>
      <w:r w:rsidR="00805E93">
        <w:rPr>
          <w:rStyle w:val="FootnoteReference"/>
        </w:rPr>
        <w:footnoteReference w:id="11"/>
      </w:r>
    </w:p>
    <w:p w14:paraId="2164B4A4" w14:textId="77777777" w:rsidR="00D0774B" w:rsidRDefault="00D720E0" w:rsidP="003F0FFD">
      <w:pPr>
        <w:pStyle w:val="Heading3"/>
      </w:pPr>
      <w:bookmarkStart w:id="590" w:name="_Ref412806082"/>
      <w:r>
        <w:t xml:space="preserve">S-Function </w:t>
      </w:r>
      <w:r w:rsidR="00D0774B">
        <w:t>Inputs</w:t>
      </w:r>
      <w:bookmarkEnd w:id="590"/>
    </w:p>
    <w:p w14:paraId="2164B4A5" w14:textId="77777777" w:rsidR="00D0774B" w:rsidRPr="00810027" w:rsidRDefault="00D0774B" w:rsidP="00D0774B">
      <w:r>
        <w:t xml:space="preserve">The inputs to the FAST S-Function are values in an array of size </w:t>
      </w:r>
      <w:r w:rsidR="00FE259D">
        <w:t xml:space="preserve">8 </w:t>
      </w:r>
      <w:r>
        <w:t xml:space="preserve">+ </w:t>
      </w:r>
      <w:r w:rsidRPr="00805E93">
        <w:rPr>
          <w:b/>
        </w:rPr>
        <w:t>NumAdditionalInputs</w:t>
      </w:r>
      <w:r>
        <w:t xml:space="preserve">. (See </w:t>
      </w:r>
      <w:r w:rsidR="00743E68">
        <w:t>section “</w:t>
      </w:r>
      <w:r>
        <w:fldChar w:fldCharType="begin"/>
      </w:r>
      <w:r>
        <w:instrText xml:space="preserve"> REF _Ref411514591 \h </w:instrText>
      </w:r>
      <w:r>
        <w:fldChar w:fldCharType="separate"/>
      </w:r>
      <w:r w:rsidR="008462CD">
        <w:t>S-Function Parameters</w:t>
      </w:r>
      <w:r>
        <w:fldChar w:fldCharType="end"/>
      </w:r>
      <w:r w:rsidR="00743E68">
        <w:t>”</w:t>
      </w:r>
      <w:r w:rsidR="00775774">
        <w:t xml:space="preserve"> for an explanation of </w:t>
      </w:r>
      <w:r w:rsidR="00775774" w:rsidRPr="00805E93">
        <w:rPr>
          <w:b/>
        </w:rPr>
        <w:t>NumAdditionalInputs</w:t>
      </w:r>
      <w:r w:rsidR="00775774">
        <w:t>.</w:t>
      </w:r>
      <w:r>
        <w:t>)</w:t>
      </w:r>
    </w:p>
    <w:p w14:paraId="2164B4A6" w14:textId="77777777" w:rsidR="00D0774B" w:rsidRDefault="00D0774B" w:rsidP="00D0774B">
      <w:r>
        <w:t>The values in the input array are as follows:</w:t>
      </w:r>
    </w:p>
    <w:p w14:paraId="2164B4A7" w14:textId="77777777" w:rsidR="00D0774B" w:rsidRDefault="00D0774B" w:rsidP="00D0774B">
      <w:pPr>
        <w:pStyle w:val="ListParagraph"/>
        <w:numPr>
          <w:ilvl w:val="0"/>
          <w:numId w:val="19"/>
        </w:numPr>
      </w:pPr>
      <w:r>
        <w:t>Generator torque</w:t>
      </w:r>
      <w:r w:rsidR="00540E39">
        <w:t xml:space="preserve"> (Nm)</w:t>
      </w:r>
    </w:p>
    <w:p w14:paraId="2164B4A8" w14:textId="77777777" w:rsidR="00D0774B" w:rsidRDefault="00D0774B" w:rsidP="00D0774B">
      <w:pPr>
        <w:pStyle w:val="ListParagraph"/>
        <w:numPr>
          <w:ilvl w:val="0"/>
          <w:numId w:val="19"/>
        </w:numPr>
      </w:pPr>
      <w:r>
        <w:t>Electrical power</w:t>
      </w:r>
      <w:r w:rsidR="00540E39">
        <w:t xml:space="preserve"> (W)</w:t>
      </w:r>
    </w:p>
    <w:p w14:paraId="2164B4A9" w14:textId="77777777" w:rsidR="00D0774B" w:rsidRDefault="00D0774B" w:rsidP="00D0774B">
      <w:pPr>
        <w:pStyle w:val="ListParagraph"/>
        <w:numPr>
          <w:ilvl w:val="0"/>
          <w:numId w:val="19"/>
        </w:numPr>
      </w:pPr>
      <w:r>
        <w:t>Commanded yaw position</w:t>
      </w:r>
      <w:r w:rsidR="00540E39">
        <w:t xml:space="preserve"> (radians)</w:t>
      </w:r>
    </w:p>
    <w:p w14:paraId="2164B4AA" w14:textId="77777777" w:rsidR="00D0774B" w:rsidRDefault="00D0774B" w:rsidP="00D0774B">
      <w:pPr>
        <w:pStyle w:val="ListParagraph"/>
        <w:numPr>
          <w:ilvl w:val="0"/>
          <w:numId w:val="19"/>
        </w:numPr>
      </w:pPr>
      <w:r>
        <w:t>Commanded yaw rate</w:t>
      </w:r>
      <w:r w:rsidR="00540E39">
        <w:t xml:space="preserve"> (radians/s)</w:t>
      </w:r>
    </w:p>
    <w:p w14:paraId="2164B4AB" w14:textId="77777777" w:rsidR="00D0774B" w:rsidRDefault="00D0774B" w:rsidP="00D0774B">
      <w:pPr>
        <w:pStyle w:val="ListParagraph"/>
        <w:numPr>
          <w:ilvl w:val="0"/>
          <w:numId w:val="19"/>
        </w:numPr>
      </w:pPr>
      <w:r>
        <w:t>Commanded pitch for blade 1</w:t>
      </w:r>
      <w:r w:rsidR="00540E39">
        <w:t xml:space="preserve"> (radians)</w:t>
      </w:r>
    </w:p>
    <w:p w14:paraId="2164B4AC" w14:textId="77777777" w:rsidR="00D0774B" w:rsidRDefault="00D0774B" w:rsidP="00D0774B">
      <w:pPr>
        <w:pStyle w:val="ListParagraph"/>
        <w:numPr>
          <w:ilvl w:val="0"/>
          <w:numId w:val="19"/>
        </w:numPr>
      </w:pPr>
      <w:r>
        <w:t>Commanded pitch for blade 2</w:t>
      </w:r>
      <w:r w:rsidR="00540E39">
        <w:t xml:space="preserve"> (radians)</w:t>
      </w:r>
    </w:p>
    <w:p w14:paraId="2164B4AD" w14:textId="77777777" w:rsidR="00CE549F" w:rsidRDefault="00D0774B" w:rsidP="00D0774B">
      <w:pPr>
        <w:pStyle w:val="ListParagraph"/>
        <w:numPr>
          <w:ilvl w:val="0"/>
          <w:numId w:val="19"/>
        </w:numPr>
      </w:pPr>
      <w:r>
        <w:t>Commanded pitch for blade 3</w:t>
      </w:r>
      <w:r w:rsidR="00540E39">
        <w:t xml:space="preserve"> (radians): note that this input is </w:t>
      </w:r>
      <w:r>
        <w:t xml:space="preserve">unused on 2-bladed turbines, but </w:t>
      </w:r>
      <w:r w:rsidR="00FE259D">
        <w:t xml:space="preserve">is always </w:t>
      </w:r>
      <w:r>
        <w:t xml:space="preserve">required as input to </w:t>
      </w:r>
      <w:r w:rsidR="00D56818">
        <w:t xml:space="preserve">the </w:t>
      </w:r>
      <w:r>
        <w:t>DLL</w:t>
      </w:r>
    </w:p>
    <w:p w14:paraId="2164B4AE" w14:textId="2A303904" w:rsidR="00D0774B" w:rsidRDefault="007F46A7" w:rsidP="00D0774B">
      <w:pPr>
        <w:pStyle w:val="ListParagraph"/>
        <w:numPr>
          <w:ilvl w:val="0"/>
          <w:numId w:val="19"/>
        </w:numPr>
      </w:pPr>
      <w:r>
        <w:t>Fraction of maximum h</w:t>
      </w:r>
      <w:r w:rsidR="00CE549F">
        <w:t xml:space="preserve">igh-speed shaft </w:t>
      </w:r>
      <w:r>
        <w:t>braking torque</w:t>
      </w:r>
      <w:r w:rsidR="00CE549F">
        <w:t xml:space="preserve"> (</w:t>
      </w:r>
      <w:r w:rsidR="00FE259D">
        <w:t>fractional value between 0 and 1</w:t>
      </w:r>
      <w:r w:rsidR="00CE549F">
        <w:t>)</w:t>
      </w:r>
    </w:p>
    <w:p w14:paraId="114F367B" w14:textId="6420BB54" w:rsidR="007B241F" w:rsidRDefault="008D29CA" w:rsidP="007B241F">
      <w:r>
        <w:t xml:space="preserve">Note that these inputs are passed from Simulink to ServoDyn. However, these inputs are used </w:t>
      </w:r>
      <w:r>
        <w:rPr>
          <w:i/>
        </w:rPr>
        <w:t>only if</w:t>
      </w:r>
      <w:r>
        <w:t xml:space="preserve"> the appropriate switches in the ServoDyn input file are selected. The </w:t>
      </w:r>
      <w:r w:rsidRPr="00805E93">
        <w:rPr>
          <w:b/>
        </w:rPr>
        <w:t>PCMode</w:t>
      </w:r>
      <w:r>
        <w:t xml:space="preserve">, </w:t>
      </w:r>
      <w:r w:rsidRPr="00805E93">
        <w:rPr>
          <w:b/>
        </w:rPr>
        <w:t>VSContrl</w:t>
      </w:r>
      <w:r>
        <w:t xml:space="preserve">, </w:t>
      </w:r>
      <w:r w:rsidRPr="00805E93">
        <w:rPr>
          <w:b/>
        </w:rPr>
        <w:t>YCMode</w:t>
      </w:r>
      <w:r w:rsidR="00FE259D">
        <w:rPr>
          <w:i/>
        </w:rPr>
        <w:t>,</w:t>
      </w:r>
      <w:r w:rsidR="00FE259D" w:rsidRPr="00FE259D">
        <w:t xml:space="preserve"> </w:t>
      </w:r>
      <w:r w:rsidR="00FE259D">
        <w:t xml:space="preserve">and </w:t>
      </w:r>
      <w:r w:rsidR="00FE259D" w:rsidRPr="00805E93">
        <w:rPr>
          <w:b/>
        </w:rPr>
        <w:t>HSSBrMode</w:t>
      </w:r>
      <w:r>
        <w:t xml:space="preserve"> parameters in the ServoDyn input file must be set to “4” to allow the inputs from Simulink to be used for pitch control, variable-speed control, </w:t>
      </w:r>
      <w:r w:rsidR="00703CA6">
        <w:t xml:space="preserve">nacelle </w:t>
      </w:r>
      <w:r>
        <w:t>yaw control,</w:t>
      </w:r>
      <w:r w:rsidR="00FE259D">
        <w:t xml:space="preserve"> and/or high-speed shaft braking</w:t>
      </w:r>
      <w:r>
        <w:t xml:space="preserve"> respectively.</w:t>
      </w:r>
    </w:p>
    <w:p w14:paraId="2164B4B0" w14:textId="77777777" w:rsidR="002A6D2A" w:rsidRDefault="002A6D2A" w:rsidP="002A6D2A">
      <w:pPr>
        <w:keepNext/>
        <w:jc w:val="center"/>
      </w:pPr>
      <w:r>
        <w:rPr>
          <w:noProof/>
        </w:rPr>
        <w:lastRenderedPageBreak/>
        <w:drawing>
          <wp:inline distT="0" distB="0" distL="0" distR="0" wp14:anchorId="2164B554" wp14:editId="2164B555">
            <wp:extent cx="5943600" cy="3282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282950"/>
                    </a:xfrm>
                    <a:prstGeom prst="rect">
                      <a:avLst/>
                    </a:prstGeom>
                  </pic:spPr>
                </pic:pic>
              </a:graphicData>
            </a:graphic>
          </wp:inline>
        </w:drawing>
      </w:r>
    </w:p>
    <w:p w14:paraId="2164B4B1" w14:textId="77777777" w:rsidR="002A6D2A" w:rsidRDefault="002A6D2A" w:rsidP="002A6D2A">
      <w:pPr>
        <w:pStyle w:val="Caption"/>
        <w:jc w:val="center"/>
      </w:pPr>
      <w:r>
        <w:t xml:space="preserve">Figure </w:t>
      </w:r>
      <w:fldSimple w:instr=" SEQ Figure \* ARABIC ">
        <w:r w:rsidR="008462CD">
          <w:rPr>
            <w:noProof/>
          </w:rPr>
          <w:t>8</w:t>
        </w:r>
      </w:fldSimple>
      <w:r>
        <w:t>: FAST v8 Nonlinear Wind Turbine Block in Simulink</w:t>
      </w:r>
    </w:p>
    <w:p w14:paraId="2164B4B2" w14:textId="77777777" w:rsidR="00D0774B" w:rsidRDefault="00D720E0" w:rsidP="003F0FFD">
      <w:pPr>
        <w:pStyle w:val="Heading3"/>
      </w:pPr>
      <w:r>
        <w:t xml:space="preserve">S-Function </w:t>
      </w:r>
      <w:r w:rsidR="00D0774B">
        <w:t>Outputs</w:t>
      </w:r>
    </w:p>
    <w:p w14:paraId="2164B4B3" w14:textId="77777777" w:rsidR="00D0774B" w:rsidRDefault="00D0774B" w:rsidP="00D0774B">
      <w:r>
        <w:t xml:space="preserve">The outputs from FAST to Simulink are the values that are written to the FAST output file(s). </w:t>
      </w:r>
      <w:r w:rsidR="00D56818">
        <w:t xml:space="preserve">The values are output to Simulink every time the S-Function is called, and thus, are not affected by FAST’s </w:t>
      </w:r>
      <w:r w:rsidR="00D56818" w:rsidRPr="00AD1DBB">
        <w:rPr>
          <w:b/>
        </w:rPr>
        <w:t>DT_Out</w:t>
      </w:r>
      <w:r w:rsidR="00D56818">
        <w:t xml:space="preserve"> parameter. </w:t>
      </w:r>
      <w:r>
        <w:t xml:space="preserve">These </w:t>
      </w:r>
      <w:r w:rsidR="00D56818">
        <w:t xml:space="preserve">outputs </w:t>
      </w:r>
      <w:r>
        <w:t xml:space="preserve">are the channels defined in module </w:t>
      </w:r>
      <w:r w:rsidRPr="00AD1DBB">
        <w:rPr>
          <w:b/>
        </w:rPr>
        <w:t>OutList</w:t>
      </w:r>
      <w:r>
        <w:rPr>
          <w:b/>
        </w:rPr>
        <w:t xml:space="preserve"> </w:t>
      </w:r>
      <w:r>
        <w:t>variables; these channel names and units are also written in the FAST summary file. At the FAST_SFunc block initialization, FAST_SFunc writes a cell array called “</w:t>
      </w:r>
      <w:r w:rsidR="00F24945">
        <w:t>O</w:t>
      </w:r>
      <w:r>
        <w:t xml:space="preserve">utList” containing the names of these output channels to the </w:t>
      </w:r>
      <w:r w:rsidR="00AE3A86">
        <w:t xml:space="preserve">MATLAB </w:t>
      </w:r>
      <w:r>
        <w:t>base workspace.</w:t>
      </w:r>
      <w:r w:rsidR="00277AD8">
        <w:t xml:space="preserve"> Currently, there is a limit of 1000 outputs from FAST when used with the Simulink Interface.</w:t>
      </w:r>
    </w:p>
    <w:p w14:paraId="2164B4B4" w14:textId="77777777" w:rsidR="00D0774B" w:rsidRDefault="00D720E0" w:rsidP="003F0FFD">
      <w:pPr>
        <w:pStyle w:val="Heading3"/>
      </w:pPr>
      <w:bookmarkStart w:id="591" w:name="_Ref415562525"/>
      <w:r>
        <w:t xml:space="preserve">S-Function </w:t>
      </w:r>
      <w:r w:rsidR="00D0774B">
        <w:t>States</w:t>
      </w:r>
      <w:bookmarkEnd w:id="591"/>
    </w:p>
    <w:p w14:paraId="2164B4B5" w14:textId="0E633249" w:rsidR="00D0774B" w:rsidRPr="001821CD" w:rsidRDefault="00D0774B" w:rsidP="00D0774B">
      <w:r>
        <w:t>The FAST v8 S-Function does not register any states with Simulink. This effectively makes the block a discrete</w:t>
      </w:r>
      <w:r w:rsidR="00F24945">
        <w:t>-time</w:t>
      </w:r>
      <w:r>
        <w:t xml:space="preserve"> system which is solved inside the S-Function block. Whereas the FAST v7 Simulink models frequently required a time-delay block to </w:t>
      </w:r>
      <w:r w:rsidR="00F24945">
        <w:t>eliminate alge</w:t>
      </w:r>
      <w:r w:rsidR="00D56818">
        <w:t>b</w:t>
      </w:r>
      <w:r w:rsidR="00F24945">
        <w:t>raic loops</w:t>
      </w:r>
      <w:r w:rsidR="007F46A7">
        <w:t xml:space="preserve"> to enable</w:t>
      </w:r>
      <w:r>
        <w:t xml:space="preserve"> the system to solve, FAST v8 Simulink models should not need to implement a time-delay block.</w:t>
      </w:r>
    </w:p>
    <w:p w14:paraId="2164B4B6" w14:textId="77777777" w:rsidR="00D0774B" w:rsidRDefault="00D0774B" w:rsidP="003F0FFD">
      <w:pPr>
        <w:pStyle w:val="Heading2"/>
      </w:pPr>
      <w:bookmarkStart w:id="592" w:name="_Toc425854094"/>
      <w:r>
        <w:t>Converting FAST v7 Simulink Models to FAST v8</w:t>
      </w:r>
      <w:bookmarkEnd w:id="592"/>
    </w:p>
    <w:p w14:paraId="2164B4B7" w14:textId="77777777" w:rsidR="00D0774B" w:rsidRDefault="00D0774B" w:rsidP="003F0FFD">
      <w:pPr>
        <w:pStyle w:val="Heading3"/>
      </w:pPr>
      <w:r>
        <w:t>Convert FAST input file(s)</w:t>
      </w:r>
    </w:p>
    <w:p w14:paraId="2164B4B8" w14:textId="4BF8339A" w:rsidR="00D720E0" w:rsidRPr="00D720E0" w:rsidRDefault="00D720E0" w:rsidP="00D56818">
      <w:r>
        <w:t xml:space="preserve">Any FAST </w:t>
      </w:r>
      <w:r w:rsidR="00F24945">
        <w:t>v</w:t>
      </w:r>
      <w:r>
        <w:t>7 input files must be converted to files for FAST v8 prior to using the FAST v8 Interface to Simulink. See the section “</w:t>
      </w:r>
      <w:r>
        <w:fldChar w:fldCharType="begin"/>
      </w:r>
      <w:r>
        <w:instrText xml:space="preserve"> REF _Ref352670793 \h </w:instrText>
      </w:r>
      <w:r>
        <w:fldChar w:fldCharType="separate"/>
      </w:r>
      <w:r w:rsidR="008462CD">
        <w:t>Converting to FAST v8.10.x</w:t>
      </w:r>
      <w:r>
        <w:fldChar w:fldCharType="end"/>
      </w:r>
      <w:r>
        <w:t>” for help with this conversion.</w:t>
      </w:r>
    </w:p>
    <w:p w14:paraId="2164B4B9" w14:textId="77777777" w:rsidR="00D0774B" w:rsidRDefault="00D0774B" w:rsidP="003F0FFD">
      <w:pPr>
        <w:pStyle w:val="Heading3"/>
      </w:pPr>
      <w:r>
        <w:t>Edit Simulink model</w:t>
      </w:r>
    </w:p>
    <w:p w14:paraId="2164B4BA" w14:textId="77777777" w:rsidR="00D0774B" w:rsidRDefault="00D0774B" w:rsidP="00D0774B">
      <w:pPr>
        <w:pStyle w:val="ListParagraph"/>
        <w:numPr>
          <w:ilvl w:val="0"/>
          <w:numId w:val="20"/>
        </w:numPr>
      </w:pPr>
      <w:r>
        <w:t>Remove state integrations from</w:t>
      </w:r>
      <w:r w:rsidR="00D720E0">
        <w:t xml:space="preserve"> the </w:t>
      </w:r>
      <w:r>
        <w:t>FAST Nonlinear Wind Turbine block</w:t>
      </w:r>
      <w:r w:rsidR="00825D8B">
        <w:t>.</w:t>
      </w:r>
    </w:p>
    <w:p w14:paraId="2164B4BB" w14:textId="77777777" w:rsidR="00D0774B" w:rsidRDefault="00D0774B" w:rsidP="00D0774B">
      <w:pPr>
        <w:pStyle w:val="ListParagraph"/>
        <w:numPr>
          <w:ilvl w:val="0"/>
          <w:numId w:val="20"/>
        </w:numPr>
      </w:pPr>
      <w:r>
        <w:t>Remove time delay (if it exists)</w:t>
      </w:r>
      <w:r w:rsidR="00825D8B">
        <w:t>.</w:t>
      </w:r>
    </w:p>
    <w:p w14:paraId="2164B4BC" w14:textId="77777777" w:rsidR="00C47D84" w:rsidRDefault="00C47D84" w:rsidP="00C47D84">
      <w:pPr>
        <w:pStyle w:val="ListParagraph"/>
        <w:numPr>
          <w:ilvl w:val="0"/>
          <w:numId w:val="20"/>
        </w:numPr>
      </w:pPr>
      <w:r>
        <w:t xml:space="preserve">Add appropriate parameters to the </w:t>
      </w:r>
      <w:proofErr w:type="spellStart"/>
      <w:r>
        <w:t>FAST_SFunc</w:t>
      </w:r>
      <w:proofErr w:type="spellEnd"/>
      <w:r>
        <w:t xml:space="preserve"> block (see “</w:t>
      </w:r>
      <w:r>
        <w:fldChar w:fldCharType="begin"/>
      </w:r>
      <w:r>
        <w:instrText xml:space="preserve"> REF _Ref411514591 \h </w:instrText>
      </w:r>
      <w:r>
        <w:fldChar w:fldCharType="separate"/>
      </w:r>
      <w:r w:rsidR="008462CD">
        <w:t>S-Function Parameters</w:t>
      </w:r>
      <w:r>
        <w:fldChar w:fldCharType="end"/>
      </w:r>
      <w:r>
        <w:t>”).</w:t>
      </w:r>
    </w:p>
    <w:p w14:paraId="2164B4BD" w14:textId="0BE06581" w:rsidR="00D0774B" w:rsidRDefault="00D0774B" w:rsidP="00D0774B">
      <w:pPr>
        <w:pStyle w:val="ListParagraph"/>
        <w:numPr>
          <w:ilvl w:val="0"/>
          <w:numId w:val="20"/>
        </w:numPr>
      </w:pPr>
      <w:r>
        <w:lastRenderedPageBreak/>
        <w:t xml:space="preserve">Change pitch controller to input </w:t>
      </w:r>
      <w:r w:rsidR="007F46A7">
        <w:t xml:space="preserve">three </w:t>
      </w:r>
      <w:r>
        <w:t xml:space="preserve">values instead of </w:t>
      </w:r>
      <w:r w:rsidRPr="00AD1DBB">
        <w:rPr>
          <w:b/>
        </w:rPr>
        <w:t>NumBl</w:t>
      </w:r>
      <w:r>
        <w:t xml:space="preserve"> values</w:t>
      </w:r>
      <w:r w:rsidR="00825D8B">
        <w:t>.</w:t>
      </w:r>
    </w:p>
    <w:p w14:paraId="2164B4BE" w14:textId="77777777" w:rsidR="00CE549F" w:rsidRDefault="00CE549F" w:rsidP="00D0774B">
      <w:pPr>
        <w:pStyle w:val="ListParagraph"/>
        <w:numPr>
          <w:ilvl w:val="0"/>
          <w:numId w:val="20"/>
        </w:numPr>
      </w:pPr>
      <w:r>
        <w:t>Add an input for the high-speed shaft brake fraction</w:t>
      </w:r>
      <w:r w:rsidR="00825D8B">
        <w:t>.</w:t>
      </w:r>
    </w:p>
    <w:p w14:paraId="2164B4BF" w14:textId="5DA819C1" w:rsidR="00D0774B" w:rsidRDefault="00D0774B" w:rsidP="00D0774B">
      <w:pPr>
        <w:pStyle w:val="ListParagraph"/>
        <w:numPr>
          <w:ilvl w:val="0"/>
          <w:numId w:val="20"/>
        </w:numPr>
      </w:pPr>
      <w:r>
        <w:t>There are no continuous states</w:t>
      </w:r>
      <w:r w:rsidR="007F46A7">
        <w:t xml:space="preserve"> in the FAST_SFunc</w:t>
      </w:r>
      <w:r>
        <w:t>, so the solver may be changed to FixedStepDiscrete.</w:t>
      </w:r>
    </w:p>
    <w:p w14:paraId="2164B4C0" w14:textId="71A01FA4" w:rsidR="00D0774B" w:rsidRDefault="00D0774B" w:rsidP="00D0774B">
      <w:pPr>
        <w:pStyle w:val="ListParagraph"/>
        <w:numPr>
          <w:ilvl w:val="0"/>
          <w:numId w:val="20"/>
        </w:numPr>
      </w:pPr>
      <w:r>
        <w:t xml:space="preserve">If </w:t>
      </w:r>
      <w:r w:rsidR="00D720E0">
        <w:t xml:space="preserve">the Simulink model </w:t>
      </w:r>
      <w:r>
        <w:t>previously used states (</w:t>
      </w:r>
      <w:r w:rsidRPr="00653C1F">
        <w:rPr>
          <w:i/>
        </w:rPr>
        <w:t>q</w:t>
      </w:r>
      <w:r>
        <w:t xml:space="preserve">, </w:t>
      </w:r>
      <w:r w:rsidRPr="00653C1F">
        <w:rPr>
          <w:i/>
        </w:rPr>
        <w:t>qdot</w:t>
      </w:r>
      <w:r>
        <w:t>) from FAST v7, choose the appropriate state outputs from ElastoDyn instead (see OutListParameters.xlsx</w:t>
      </w:r>
      <w:r w:rsidR="00201C65">
        <w:t xml:space="preserve"> in the FAST archive</w:t>
      </w:r>
      <w:r>
        <w:t>).</w:t>
      </w:r>
    </w:p>
    <w:p w14:paraId="2164B4C1" w14:textId="77777777" w:rsidR="00707227" w:rsidRDefault="00707227" w:rsidP="00D0774B">
      <w:pPr>
        <w:pStyle w:val="ListParagraph"/>
        <w:numPr>
          <w:ilvl w:val="0"/>
          <w:numId w:val="20"/>
        </w:numPr>
      </w:pPr>
      <w:r>
        <w:t>Replace any previously used output channels that don’t exist in FAST v8.</w:t>
      </w:r>
    </w:p>
    <w:p w14:paraId="2164B4C2" w14:textId="77777777" w:rsidR="00D0774B" w:rsidRDefault="00D0774B" w:rsidP="003F0FFD">
      <w:pPr>
        <w:pStyle w:val="Heading3"/>
      </w:pPr>
      <w:r>
        <w:t>Initialization</w:t>
      </w:r>
    </w:p>
    <w:p w14:paraId="2164B4C3" w14:textId="77777777" w:rsidR="00D0774B" w:rsidRDefault="00D0774B" w:rsidP="00D0774B">
      <w:pPr>
        <w:rPr>
          <w:ins w:id="593" w:author="Bonnie Jonkman" w:date="2015-08-03T14:56:00Z"/>
        </w:rPr>
      </w:pPr>
      <w:r>
        <w:t xml:space="preserve">The Simulink interface for FAST v8 does not read </w:t>
      </w:r>
      <w:r>
        <w:rPr>
          <w:i/>
        </w:rPr>
        <w:t>any</w:t>
      </w:r>
      <w:r>
        <w:t xml:space="preserve"> variables defined in the </w:t>
      </w:r>
      <w:r w:rsidR="00AE3A86">
        <w:t xml:space="preserve">MATLAB </w:t>
      </w:r>
      <w:r>
        <w:t xml:space="preserve">workspace, which means the </w:t>
      </w:r>
      <w:r w:rsidR="008F632E" w:rsidRPr="00AD1DBB">
        <w:t>SimSetup.m</w:t>
      </w:r>
      <w:r w:rsidR="008F632E">
        <w:t xml:space="preserve"> and </w:t>
      </w:r>
      <w:r w:rsidRPr="00AD1DBB">
        <w:t>Read_FAST_Input.m</w:t>
      </w:r>
      <w:r w:rsidRPr="00846423">
        <w:t xml:space="preserve"> </w:t>
      </w:r>
      <w:r>
        <w:t>file</w:t>
      </w:r>
      <w:r w:rsidR="008F632E">
        <w:t>s</w:t>
      </w:r>
      <w:r w:rsidR="00792AB8">
        <w:t xml:space="preserve"> used by the Simulink interface for FAST v7</w:t>
      </w:r>
      <w:r>
        <w:t xml:space="preserve"> do not exist in v8. All values required for the DLL to run are passed directly through S-Function parameters (</w:t>
      </w:r>
      <w:r w:rsidR="00825D8B">
        <w:t>s</w:t>
      </w:r>
      <w:r>
        <w:t>ee section “</w:t>
      </w:r>
      <w:r>
        <w:fldChar w:fldCharType="begin"/>
      </w:r>
      <w:r>
        <w:instrText xml:space="preserve"> REF _Ref411514591 \h </w:instrText>
      </w:r>
      <w:r>
        <w:fldChar w:fldCharType="separate"/>
      </w:r>
      <w:r w:rsidR="008462CD">
        <w:t>S-Function Parameters</w:t>
      </w:r>
      <w:r>
        <w:fldChar w:fldCharType="end"/>
      </w:r>
      <w:r>
        <w:t>”)</w:t>
      </w:r>
      <w:r w:rsidR="00825D8B">
        <w:t xml:space="preserve"> and S-Function inputs (section “</w:t>
      </w:r>
      <w:r w:rsidR="00825D8B">
        <w:fldChar w:fldCharType="begin"/>
      </w:r>
      <w:r w:rsidR="00825D8B">
        <w:instrText xml:space="preserve"> REF _Ref412806082 \h </w:instrText>
      </w:r>
      <w:r w:rsidR="00825D8B">
        <w:fldChar w:fldCharType="separate"/>
      </w:r>
      <w:r w:rsidR="008462CD">
        <w:t>S-Function Inputs</w:t>
      </w:r>
      <w:r w:rsidR="00825D8B">
        <w:fldChar w:fldCharType="end"/>
      </w:r>
      <w:r w:rsidR="00825D8B">
        <w:t>”)</w:t>
      </w:r>
      <w:r>
        <w:t>.</w:t>
      </w:r>
    </w:p>
    <w:p w14:paraId="56BF7B9A" w14:textId="3BD8367D" w:rsidR="007B241F" w:rsidRDefault="007B241F" w:rsidP="007B241F">
      <w:ins w:id="594" w:author="Bonnie Jonkman" w:date="2015-08-03T14:56:00Z">
        <w:r>
          <w:t xml:space="preserve">Note that </w:t>
        </w:r>
      </w:ins>
      <w:ins w:id="595" w:author="Bonnie Jonkman" w:date="2015-08-03T14:57:00Z">
        <w:r w:rsidR="00DF7441">
          <w:t>the Simulink interface for FAST v8</w:t>
        </w:r>
      </w:ins>
      <w:ins w:id="596" w:author="Bonnie Jonkman" w:date="2015-08-03T14:58:00Z">
        <w:r w:rsidR="00DF7441">
          <w:t xml:space="preserve"> </w:t>
        </w:r>
      </w:ins>
      <w:ins w:id="597" w:author="Bonnie Jonkman" w:date="2015-08-03T14:56:00Z">
        <w:r>
          <w:t>does not use the initial conditions from Simulink; all initial condition data comes from the FAST library.</w:t>
        </w:r>
      </w:ins>
    </w:p>
    <w:p w14:paraId="2164B4C4" w14:textId="15E42E39" w:rsidR="00D0774B" w:rsidRPr="00825D8B" w:rsidRDefault="00D0774B" w:rsidP="00825D8B">
      <w:r>
        <w:t xml:space="preserve">After FAST v8 is initialized, it places two variables, </w:t>
      </w:r>
      <w:r w:rsidRPr="00AD1DBB">
        <w:rPr>
          <w:b/>
        </w:rPr>
        <w:t>OutList</w:t>
      </w:r>
      <w:r>
        <w:t xml:space="preserve">, and </w:t>
      </w:r>
      <w:r w:rsidRPr="00AD1DBB">
        <w:rPr>
          <w:b/>
        </w:rPr>
        <w:t>DT</w:t>
      </w:r>
      <w:r>
        <w:t xml:space="preserve"> in the </w:t>
      </w:r>
      <w:r w:rsidR="00AE3A86">
        <w:t xml:space="preserve">MATLAB </w:t>
      </w:r>
      <w:r>
        <w:t xml:space="preserve">workspace. </w:t>
      </w:r>
      <w:r w:rsidRPr="00AD1DBB">
        <w:rPr>
          <w:b/>
        </w:rPr>
        <w:t>OutList</w:t>
      </w:r>
      <w:r>
        <w:t xml:space="preserve"> is a cell array of channel names corresponding to the FAST output channels, and </w:t>
      </w:r>
      <w:r w:rsidRPr="00AD1DBB">
        <w:rPr>
          <w:b/>
        </w:rPr>
        <w:t>DT</w:t>
      </w:r>
      <w:r>
        <w:rPr>
          <w:i/>
        </w:rPr>
        <w:t xml:space="preserve"> </w:t>
      </w:r>
      <w:r>
        <w:t xml:space="preserve">is a </w:t>
      </w:r>
      <w:r w:rsidR="00021903">
        <w:t xml:space="preserve">double-precision </w:t>
      </w:r>
      <w:r>
        <w:t xml:space="preserve">real value </w:t>
      </w:r>
      <w:r w:rsidR="00792AB8">
        <w:t xml:space="preserve">storing the time step from the FAST v8 primary input file </w:t>
      </w:r>
      <w:r>
        <w:t xml:space="preserve">that </w:t>
      </w:r>
      <w:r w:rsidR="008204F5">
        <w:t>may be</w:t>
      </w:r>
      <w:r w:rsidR="00825D8B">
        <w:t xml:space="preserve"> used in</w:t>
      </w:r>
      <w:r>
        <w:t xml:space="preserve"> the Simulink solver.</w:t>
      </w:r>
      <w:r w:rsidR="00825D8B">
        <w:t xml:space="preserve"> (Note: </w:t>
      </w:r>
      <w:r w:rsidR="00825D8B" w:rsidRPr="00201C65">
        <w:rPr>
          <w:b/>
        </w:rPr>
        <w:t>DT</w:t>
      </w:r>
      <w:r w:rsidR="00825D8B">
        <w:t xml:space="preserve"> </w:t>
      </w:r>
      <w:r w:rsidR="008204F5">
        <w:t xml:space="preserve">is the sample rate that FAST_SFunc is called. It </w:t>
      </w:r>
      <w:r w:rsidR="00825D8B">
        <w:t xml:space="preserve">need not be the same value as in the Simulink solver, but Simulink requires that </w:t>
      </w:r>
      <w:r w:rsidR="00825D8B" w:rsidRPr="00201C65">
        <w:rPr>
          <w:b/>
        </w:rPr>
        <w:t>DT</w:t>
      </w:r>
      <w:r w:rsidR="00825D8B">
        <w:t xml:space="preserve"> be an integer multiple of </w:t>
      </w:r>
      <w:r w:rsidR="001B3FFF">
        <w:t xml:space="preserve">the </w:t>
      </w:r>
      <w:r w:rsidR="00825D8B">
        <w:t xml:space="preserve">Simulink solver’s fundamental sample time.) </w:t>
      </w:r>
    </w:p>
    <w:p w14:paraId="2164B4C5" w14:textId="38CA58B7" w:rsidR="00D0774B" w:rsidRPr="00EC786F" w:rsidRDefault="00D0774B" w:rsidP="00D0774B">
      <w:r>
        <w:t xml:space="preserve">Depending on the model, you may have to set </w:t>
      </w:r>
      <w:r w:rsidRPr="00AD1DBB">
        <w:rPr>
          <w:b/>
        </w:rPr>
        <w:t>DT</w:t>
      </w:r>
      <w:r>
        <w:t xml:space="preserve"> and </w:t>
      </w:r>
      <w:r w:rsidRPr="00AD1DBB">
        <w:rPr>
          <w:b/>
        </w:rPr>
        <w:t>OutList</w:t>
      </w:r>
      <w:r>
        <w:t xml:space="preserve"> prior to running your Simulink model. The two sample models included in the FAST archive do not require this step, but </w:t>
      </w:r>
      <w:r w:rsidR="00C47D84">
        <w:t xml:space="preserve">it may be required for </w:t>
      </w:r>
      <w:r>
        <w:t xml:space="preserve">more complicated models; this is because the FAST_SFunc block may not be initialized before Simulink checks </w:t>
      </w:r>
      <w:r w:rsidR="00792AB8">
        <w:t>whether</w:t>
      </w:r>
      <w:r>
        <w:t xml:space="preserve"> other blocks are valid. </w:t>
      </w:r>
      <w:r w:rsidRPr="00AD1DBB">
        <w:rPr>
          <w:b/>
        </w:rPr>
        <w:t>OutList</w:t>
      </w:r>
      <w:r w:rsidRPr="00B0353E">
        <w:rPr>
          <w:i/>
        </w:rPr>
        <w:t xml:space="preserve"> </w:t>
      </w:r>
      <w:r>
        <w:t xml:space="preserve">and </w:t>
      </w:r>
      <w:r w:rsidRPr="00AD1DBB">
        <w:rPr>
          <w:b/>
        </w:rPr>
        <w:t>DT</w:t>
      </w:r>
      <w:r>
        <w:t xml:space="preserve"> will be overwritten before FAST_SFunc calculates any output, so they do not necessarily have to be correct when initialized; they just have to exist</w:t>
      </w:r>
      <w:r w:rsidR="00E64C2D">
        <w:t xml:space="preserve"> so that the rest of the model can be evaluated</w:t>
      </w:r>
      <w:r>
        <w:t>.</w:t>
      </w:r>
      <w:ins w:id="598" w:author="Bonnie Jonkman" w:date="2015-06-08T14:03:00Z">
        <w:r w:rsidR="00C235A0">
          <w:t xml:space="preserve"> </w:t>
        </w:r>
        <w:r w:rsidR="00C235A0" w:rsidRPr="00C235A0">
          <w:rPr>
            <w:highlight w:val="yellow"/>
            <w:rPrChange w:id="599" w:author="Bonnie Jonkman" w:date="2015-06-08T14:05:00Z">
              <w:rPr/>
            </w:rPrChange>
          </w:rPr>
          <w:t>NOTE: ADP</w:t>
        </w:r>
      </w:ins>
      <w:ins w:id="600" w:author="Bonnie Jonkman" w:date="2015-06-08T14:04:00Z">
        <w:r w:rsidR="00C235A0" w:rsidRPr="00C235A0">
          <w:rPr>
            <w:highlight w:val="yellow"/>
            <w:rPrChange w:id="601" w:author="Bonnie Jonkman" w:date="2015-06-08T14:05:00Z">
              <w:rPr/>
            </w:rPrChange>
          </w:rPr>
          <w:t xml:space="preserve">’s model requires OutList to be exact before calling FAST_SFunc at initialization; the expression blocks are not getting </w:t>
        </w:r>
      </w:ins>
      <w:ins w:id="602" w:author="Bonnie Jonkman" w:date="2015-07-09T10:55:00Z">
        <w:r w:rsidR="000869ED">
          <w:rPr>
            <w:highlight w:val="yellow"/>
          </w:rPr>
          <w:t xml:space="preserve">completely </w:t>
        </w:r>
      </w:ins>
      <w:ins w:id="603" w:author="Bonnie Jonkman" w:date="2015-06-08T14:04:00Z">
        <w:r w:rsidR="00C235A0" w:rsidRPr="00C235A0">
          <w:rPr>
            <w:highlight w:val="yellow"/>
            <w:rPrChange w:id="604" w:author="Bonnie Jonkman" w:date="2015-06-08T14:05:00Z">
              <w:rPr/>
            </w:rPrChange>
          </w:rPr>
          <w:t>reevaluated during the model’s execution</w:t>
        </w:r>
      </w:ins>
      <w:ins w:id="605" w:author="Bonnie Jonkman" w:date="2015-07-09T10:55:00Z">
        <w:r w:rsidR="000869ED">
          <w:rPr>
            <w:highlight w:val="yellow"/>
          </w:rPr>
          <w:t xml:space="preserve"> (it reevaluates the u [input], but does not reevaluate the expression for the index. Strange)</w:t>
        </w:r>
      </w:ins>
      <w:ins w:id="606" w:author="Bonnie Jonkman" w:date="2015-06-08T14:04:00Z">
        <w:r w:rsidR="00C235A0" w:rsidRPr="00C235A0">
          <w:rPr>
            <w:highlight w:val="yellow"/>
            <w:rPrChange w:id="607" w:author="Bonnie Jonkman" w:date="2015-06-08T14:05:00Z">
              <w:rPr/>
            </w:rPrChange>
          </w:rPr>
          <w:t>.</w:t>
        </w:r>
      </w:ins>
    </w:p>
    <w:p w14:paraId="2164B4C6" w14:textId="77777777" w:rsidR="00D0774B" w:rsidRDefault="00D0774B" w:rsidP="003F0FFD">
      <w:pPr>
        <w:pStyle w:val="Heading3"/>
      </w:pPr>
      <w:r>
        <w:t>Output Files</w:t>
      </w:r>
    </w:p>
    <w:p w14:paraId="2164B4C7" w14:textId="54B6532F" w:rsidR="00D0774B" w:rsidRPr="00CF6F12" w:rsidRDefault="00D0774B" w:rsidP="00D0774B">
      <w:r>
        <w:t>Output files from FAST v8 for Simulink are named &lt;RootName&gt;.SFunc.&lt;ext&gt;. This is in contrast to files from FAST v7, which were named &lt;RootName&gt;_SFunc.&lt;ext&gt;. Note that the extensions in FAST v8 have changed from w</w:t>
      </w:r>
      <w:r w:rsidR="00BC064B">
        <w:t>hat was used in FAST v7 (see section</w:t>
      </w:r>
      <w:r w:rsidR="00604402">
        <w:t xml:space="preserve"> “</w:t>
      </w:r>
      <w:r w:rsidR="00604402">
        <w:fldChar w:fldCharType="begin"/>
      </w:r>
      <w:r w:rsidR="00604402">
        <w:instrText xml:space="preserve"> REF _Ref415574957 \h </w:instrText>
      </w:r>
      <w:r w:rsidR="00604402">
        <w:fldChar w:fldCharType="separate"/>
      </w:r>
      <w:r w:rsidR="008462CD">
        <w:t>FAST v8 Input and Output Files</w:t>
      </w:r>
      <w:r w:rsidR="00604402">
        <w:fldChar w:fldCharType="end"/>
      </w:r>
      <w:r w:rsidR="00604402">
        <w:t>”</w:t>
      </w:r>
      <w:r>
        <w:t xml:space="preserve">). </w:t>
      </w:r>
    </w:p>
    <w:p w14:paraId="2164B4C8" w14:textId="77777777" w:rsidR="00703CA6" w:rsidRDefault="00703CA6" w:rsidP="00703CA6">
      <w:pPr>
        <w:pStyle w:val="Heading2"/>
      </w:pPr>
      <w:bookmarkStart w:id="608" w:name="_Toc425854095"/>
      <w:r>
        <w:t>Running FAST in Simulink</w:t>
      </w:r>
      <w:bookmarkEnd w:id="608"/>
    </w:p>
    <w:p w14:paraId="2164B4C9" w14:textId="77777777" w:rsidR="00703CA6" w:rsidRDefault="00703CA6" w:rsidP="00BC064B">
      <w:r>
        <w:t xml:space="preserve">To run the FAST S-Function from Simulink, </w:t>
      </w:r>
      <w:r w:rsidR="00AE3A86">
        <w:t xml:space="preserve">MATLAB </w:t>
      </w:r>
      <w:r>
        <w:t xml:space="preserve">must be able to find the appropriate DLLs. This includes the FAST_SFunc.mex*, FAST_Library_*.dll, and MAP_*.dll files. All of these files are contained </w:t>
      </w:r>
      <w:r>
        <w:lastRenderedPageBreak/>
        <w:t xml:space="preserve">in the FAST archive’s bin directory, so the easiest way to do this is to add the </w:t>
      </w:r>
      <w:r w:rsidRPr="00491B45">
        <w:t>&lt;FAST</w:t>
      </w:r>
      <w:r w:rsidR="003F6633" w:rsidRPr="00491B45">
        <w:t>8</w:t>
      </w:r>
      <w:r w:rsidRPr="00491B45">
        <w:t xml:space="preserve">&gt;\bin </w:t>
      </w:r>
      <w:r>
        <w:t xml:space="preserve">directory to the </w:t>
      </w:r>
      <w:r w:rsidR="00AE3A86">
        <w:t xml:space="preserve">MATLAB </w:t>
      </w:r>
      <w:r>
        <w:t xml:space="preserve">path. </w:t>
      </w:r>
    </w:p>
    <w:p w14:paraId="2164B4CA" w14:textId="77777777" w:rsidR="00D0774B" w:rsidRDefault="00D0774B" w:rsidP="00BC064B">
      <w:pPr>
        <w:pStyle w:val="Heading3"/>
      </w:pPr>
      <w:r>
        <w:t>Sample Simulink Models for FAST v8</w:t>
      </w:r>
    </w:p>
    <w:p w14:paraId="2164B4CB" w14:textId="77777777" w:rsidR="00D0774B" w:rsidRDefault="00D0774B" w:rsidP="00D0774B">
      <w:commentRangeStart w:id="609"/>
      <w:r>
        <w:t>Two sample models for running FAST v8 with Simulink</w:t>
      </w:r>
      <w:commentRangeEnd w:id="609"/>
      <w:r w:rsidR="00A76DE9">
        <w:rPr>
          <w:rStyle w:val="CommentReference"/>
        </w:rPr>
        <w:commentReference w:id="609"/>
      </w:r>
      <w:r>
        <w:t xml:space="preserve"> are provided in the FAST archive (see the </w:t>
      </w:r>
      <w:r w:rsidR="003F6633">
        <w:t>&lt;FAST8&gt;/</w:t>
      </w:r>
      <w:r>
        <w:t>Simulink/Samples folder).</w:t>
      </w:r>
      <w:r w:rsidR="00707227">
        <w:t xml:space="preserve"> These examples are intended to help the user understand how to use the FAST_SFunc block. It assumed that the user is already somewhat familiar with the Simulink environment.</w:t>
      </w:r>
    </w:p>
    <w:p w14:paraId="2164B4CC" w14:textId="77777777" w:rsidR="003F0FFD" w:rsidRDefault="003F0FFD" w:rsidP="00BC064B">
      <w:pPr>
        <w:pStyle w:val="Heading4"/>
      </w:pPr>
      <w:r>
        <w:t>OpenLoop</w:t>
      </w:r>
    </w:p>
    <w:p w14:paraId="2164B4CD" w14:textId="77777777" w:rsidR="00703CA6" w:rsidRDefault="00703CA6" w:rsidP="00BC064B">
      <w:r>
        <w:t>The OpenLoop sample model contains the FAST S-Function block and constant open</w:t>
      </w:r>
      <w:r w:rsidR="00792AB8">
        <w:t>-</w:t>
      </w:r>
      <w:r>
        <w:t>loop control input blocks.</w:t>
      </w:r>
    </w:p>
    <w:p w14:paraId="2164B4CE" w14:textId="77777777" w:rsidR="008D29CA" w:rsidRPr="008D29CA" w:rsidRDefault="00703CA6" w:rsidP="00BC064B">
      <w:r>
        <w:t xml:space="preserve">The Run_OpenLoop.m script in the </w:t>
      </w:r>
      <w:r w:rsidR="003F6633">
        <w:t>&lt;FAST8&gt;/</w:t>
      </w:r>
      <w:r>
        <w:t>Simulink/Samples folder allows the user to run all of the FAST Certification Tests from Simulink using the OpenLoop model without using any of the control inputs from Simulink.</w:t>
      </w:r>
    </w:p>
    <w:p w14:paraId="2164B4CF" w14:textId="77777777" w:rsidR="003F0FFD" w:rsidRDefault="00CE549F" w:rsidP="00BC064B">
      <w:pPr>
        <w:keepNext/>
      </w:pPr>
      <w:r>
        <w:rPr>
          <w:noProof/>
        </w:rPr>
        <w:drawing>
          <wp:inline distT="0" distB="0" distL="0" distR="0" wp14:anchorId="2164B556" wp14:editId="2164B557">
            <wp:extent cx="5943600" cy="40297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029710"/>
                    </a:xfrm>
                    <a:prstGeom prst="rect">
                      <a:avLst/>
                    </a:prstGeom>
                  </pic:spPr>
                </pic:pic>
              </a:graphicData>
            </a:graphic>
          </wp:inline>
        </w:drawing>
      </w:r>
    </w:p>
    <w:p w14:paraId="2164B4D0" w14:textId="77777777" w:rsidR="003F0FFD" w:rsidRDefault="003F0FFD" w:rsidP="00BC064B">
      <w:pPr>
        <w:pStyle w:val="Caption"/>
        <w:jc w:val="center"/>
        <w:rPr>
          <w:noProof/>
        </w:rPr>
      </w:pPr>
      <w:r>
        <w:t xml:space="preserve">Figure </w:t>
      </w:r>
      <w:fldSimple w:instr=" SEQ Figure \* ARABIC ">
        <w:r w:rsidR="008462CD">
          <w:rPr>
            <w:noProof/>
          </w:rPr>
          <w:t>9</w:t>
        </w:r>
      </w:fldSimple>
      <w:r>
        <w:t>: OpenLoop.mdl Sample Model for Simulink</w:t>
      </w:r>
    </w:p>
    <w:p w14:paraId="2164B4D1" w14:textId="77777777" w:rsidR="003F0FFD" w:rsidRDefault="003F0FFD" w:rsidP="00CE549F">
      <w:pPr>
        <w:pStyle w:val="Heading4"/>
      </w:pPr>
      <w:r>
        <w:t>Test01_SIG</w:t>
      </w:r>
    </w:p>
    <w:p w14:paraId="2164B4D2" w14:textId="77777777" w:rsidR="00715AAA" w:rsidRPr="00715AAA" w:rsidRDefault="00715AAA" w:rsidP="00BC064B">
      <w:r>
        <w:t xml:space="preserve">The Test01_SIG.mdl file contains the FAST S-Function block and the simple induction generator model for FAST certification test #01 implemented within Simulink. To run this model, change </w:t>
      </w:r>
      <w:r w:rsidR="00707227">
        <w:rPr>
          <w:i/>
        </w:rPr>
        <w:t xml:space="preserve">VSControl </w:t>
      </w:r>
      <w:r w:rsidR="00707227">
        <w:t xml:space="preserve">to “4” </w:t>
      </w:r>
      <w:r w:rsidR="00707227">
        <w:lastRenderedPageBreak/>
        <w:t xml:space="preserve">in </w:t>
      </w:r>
      <w:r>
        <w:t xml:space="preserve">the </w:t>
      </w:r>
      <w:r w:rsidR="003F6633">
        <w:t>&lt;FAST8&gt;/</w:t>
      </w:r>
      <w:r w:rsidR="00707227" w:rsidRPr="00707227">
        <w:t>CertTest</w:t>
      </w:r>
      <w:r w:rsidR="00707227">
        <w:t>/</w:t>
      </w:r>
      <w:r w:rsidR="00707227" w:rsidRPr="00707227">
        <w:t>AWT27</w:t>
      </w:r>
      <w:r w:rsidR="00707227">
        <w:t>/</w:t>
      </w:r>
      <w:r w:rsidR="00707227" w:rsidRPr="00707227">
        <w:t>Test01_ServoDyn.dat</w:t>
      </w:r>
      <w:r w:rsidR="00707227">
        <w:t xml:space="preserve"> file, then run the </w:t>
      </w:r>
      <w:r>
        <w:t xml:space="preserve">Run_Test01_SIG.m file in the </w:t>
      </w:r>
      <w:r w:rsidR="00DC6859">
        <w:t>&lt;FAST8&gt;/</w:t>
      </w:r>
      <w:r>
        <w:t>Simulink/Samples folder.</w:t>
      </w:r>
    </w:p>
    <w:p w14:paraId="2164B4D3" w14:textId="77777777" w:rsidR="003F0FFD" w:rsidRDefault="00CE549F" w:rsidP="00BC064B">
      <w:pPr>
        <w:keepNext/>
      </w:pPr>
      <w:r>
        <w:rPr>
          <w:noProof/>
        </w:rPr>
        <w:drawing>
          <wp:inline distT="0" distB="0" distL="0" distR="0" wp14:anchorId="2164B558" wp14:editId="2164B559">
            <wp:extent cx="5943600" cy="3355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355340"/>
                    </a:xfrm>
                    <a:prstGeom prst="rect">
                      <a:avLst/>
                    </a:prstGeom>
                  </pic:spPr>
                </pic:pic>
              </a:graphicData>
            </a:graphic>
          </wp:inline>
        </w:drawing>
      </w:r>
    </w:p>
    <w:p w14:paraId="2164B4D4" w14:textId="77777777" w:rsidR="003F0FFD" w:rsidRDefault="003F0FFD" w:rsidP="00BC064B">
      <w:pPr>
        <w:pStyle w:val="Caption"/>
        <w:jc w:val="center"/>
      </w:pPr>
      <w:r>
        <w:t xml:space="preserve">Figure </w:t>
      </w:r>
      <w:fldSimple w:instr=" SEQ Figure \* ARABIC ">
        <w:r w:rsidR="008462CD">
          <w:rPr>
            <w:noProof/>
          </w:rPr>
          <w:t>10</w:t>
        </w:r>
      </w:fldSimple>
      <w:r>
        <w:t>: Test01_SIG</w:t>
      </w:r>
      <w:r w:rsidRPr="00DE1A84">
        <w:t>.mdl Sample Model for Simulink</w:t>
      </w:r>
    </w:p>
    <w:p w14:paraId="2164B4D5" w14:textId="77777777" w:rsidR="005B630C" w:rsidRDefault="009F7B14" w:rsidP="0027571D">
      <w:pPr>
        <w:pStyle w:val="Heading3"/>
      </w:pPr>
      <w:r>
        <w:t>Error Messages</w:t>
      </w:r>
    </w:p>
    <w:p w14:paraId="2164B4D6" w14:textId="77777777" w:rsidR="005B630C" w:rsidRPr="005B630C" w:rsidRDefault="005B630C" w:rsidP="0027571D">
      <w:r>
        <w:t>If your Simulink model fails to run, please make note of any error</w:t>
      </w:r>
      <w:r w:rsidR="007441EB">
        <w:t>, warning,</w:t>
      </w:r>
      <w:r w:rsidR="00C47D84">
        <w:t xml:space="preserve"> or </w:t>
      </w:r>
      <w:r>
        <w:t>informational window</w:t>
      </w:r>
      <w:r w:rsidR="009F7B14">
        <w:t>s</w:t>
      </w:r>
      <w:r>
        <w:t xml:space="preserve"> that open. Also make sure to look at any text written to the </w:t>
      </w:r>
      <w:r w:rsidR="00AE3A86">
        <w:t xml:space="preserve">MATLAB </w:t>
      </w:r>
      <w:r>
        <w:t>Command Window, which is where all messages from the FAST_Library_*.dll file will be written.</w:t>
      </w:r>
    </w:p>
    <w:p w14:paraId="2164B4D7" w14:textId="77777777" w:rsidR="00D0774B" w:rsidRDefault="00D0774B" w:rsidP="003F0FFD">
      <w:pPr>
        <w:pStyle w:val="Heading2"/>
      </w:pPr>
      <w:bookmarkStart w:id="610" w:name="_Toc425854096"/>
      <w:r>
        <w:t xml:space="preserve">Compiling </w:t>
      </w:r>
      <w:r w:rsidR="008509E5">
        <w:t xml:space="preserve">FAST </w:t>
      </w:r>
      <w:r>
        <w:t>for Simulink</w:t>
      </w:r>
      <w:bookmarkEnd w:id="610"/>
    </w:p>
    <w:p w14:paraId="2164B4D8" w14:textId="7E1690EB" w:rsidR="005B630C" w:rsidRPr="005B630C" w:rsidRDefault="005B630C" w:rsidP="001B3FFF">
      <w:r>
        <w:t>The S-Function (mex) file</w:t>
      </w:r>
      <w:r w:rsidR="001B3FFF">
        <w:t>s</w:t>
      </w:r>
      <w:r>
        <w:t xml:space="preserve"> contained in the </w:t>
      </w:r>
      <w:r w:rsidR="001B3FFF">
        <w:t xml:space="preserve">FAST v8 archive were compiled with </w:t>
      </w:r>
      <w:r w:rsidR="009C7D9E" w:rsidRPr="0018732B">
        <w:t xml:space="preserve">MATLAB </w:t>
      </w:r>
      <w:r w:rsidR="0018732B" w:rsidRPr="0018732B">
        <w:t>R</w:t>
      </w:r>
      <w:r w:rsidR="001B3FFF" w:rsidRPr="0018732B">
        <w:t>2014b. If yo</w:t>
      </w:r>
      <w:r w:rsidR="001B3FFF">
        <w:t xml:space="preserve">u are using a different version of </w:t>
      </w:r>
      <w:r w:rsidR="009C7D9E">
        <w:t>MATLAB</w:t>
      </w:r>
      <w:r w:rsidR="001B3FFF">
        <w:t>, you may have to compile FAST_SFunc, but you should not have to recompile the FAST_Library dll.</w:t>
      </w:r>
    </w:p>
    <w:p w14:paraId="2164B4D9" w14:textId="77777777" w:rsidR="00D0774B" w:rsidRDefault="00D0774B" w:rsidP="003F0FFD">
      <w:pPr>
        <w:pStyle w:val="Heading3"/>
      </w:pPr>
      <w:r>
        <w:t>FAST_Library</w:t>
      </w:r>
    </w:p>
    <w:p w14:paraId="2164B4DA" w14:textId="77777777" w:rsidR="00955CA5" w:rsidRPr="00F00B79" w:rsidRDefault="00955CA5" w:rsidP="00955CA5">
      <w:r>
        <w:t xml:space="preserve">The FAST archive contains a sample Visual Studio </w:t>
      </w:r>
      <w:r w:rsidR="00276C5F">
        <w:t xml:space="preserve">Intel Fortran </w:t>
      </w:r>
      <w:r>
        <w:t>project (2010) that is set up to compile a dll called FAST_Library_{Win32 | x64}.dll and place it in the &lt;FAST8&gt;/bin folder. This project is located in the &lt;FAST8&gt;/Simulink/VisualStudio folder.</w:t>
      </w:r>
    </w:p>
    <w:p w14:paraId="2164B4DB" w14:textId="42CC9959" w:rsidR="00955CA5" w:rsidRDefault="00F00B79" w:rsidP="0027571D">
      <w:r>
        <w:t>Compiling the FAST library is very similar to compiling the stand-alone version of FAST v8</w:t>
      </w:r>
      <w:r w:rsidR="00063365">
        <w:t>, which is described in the “</w:t>
      </w:r>
      <w:ins w:id="611" w:author="Bonnie Jonkman" w:date="2015-04-22T12:44:00Z">
        <w:r w:rsidR="001165AB">
          <w:fldChar w:fldCharType="begin"/>
        </w:r>
        <w:r w:rsidR="001165AB">
          <w:instrText xml:space="preserve"> REF _Ref417470012 \h </w:instrText>
        </w:r>
      </w:ins>
      <w:r w:rsidR="001165AB">
        <w:fldChar w:fldCharType="separate"/>
      </w:r>
      <w:ins w:id="612" w:author="Bonnie Jonkman" w:date="2015-04-22T12:49:00Z">
        <w:r w:rsidR="008462CD">
          <w:t>Compiling</w:t>
        </w:r>
      </w:ins>
      <w:ins w:id="613" w:author="Bonnie Jonkman" w:date="2015-04-22T12:44:00Z">
        <w:r w:rsidR="001165AB">
          <w:fldChar w:fldCharType="end"/>
        </w:r>
      </w:ins>
      <w:del w:id="614" w:author="Bonnie Jonkman" w:date="2015-04-22T12:47:00Z">
        <w:r w:rsidR="00063365" w:rsidDel="00406E21">
          <w:fldChar w:fldCharType="begin"/>
        </w:r>
        <w:r w:rsidR="00063365" w:rsidDel="00406E21">
          <w:delInstrText xml:space="preserve"> REF _Ref412121277 \h </w:delInstrText>
        </w:r>
      </w:del>
      <w:del w:id="615" w:author="Bonnie Jonkman" w:date="2015-04-22T12:33:00Z">
        <w:r w:rsidR="003A2ABC" w:rsidDel="009B7C07">
          <w:delInstrText>Compiling</w:delInstrText>
        </w:r>
      </w:del>
      <w:del w:id="616" w:author="Bonnie Jonkman" w:date="2015-04-22T12:47:00Z">
        <w:r w:rsidR="00063365" w:rsidDel="00406E21">
          <w:fldChar w:fldCharType="end"/>
        </w:r>
      </w:del>
      <w:r w:rsidR="00063365">
        <w:t>” section of this document</w:t>
      </w:r>
      <w:r>
        <w:t>.</w:t>
      </w:r>
      <w:r w:rsidR="00B7075F">
        <w:t xml:space="preserve"> The remainder of this section describes some things that are different </w:t>
      </w:r>
    </w:p>
    <w:p w14:paraId="2164B4DC" w14:textId="33CAF478" w:rsidR="00F00B79" w:rsidRDefault="001F3997" w:rsidP="0027571D">
      <w:r>
        <w:t xml:space="preserve">Two files need to be replaced to compile FAST as a </w:t>
      </w:r>
      <w:r w:rsidR="0020438F">
        <w:t>DLL</w:t>
      </w:r>
      <w:r>
        <w:t>:</w:t>
      </w:r>
    </w:p>
    <w:p w14:paraId="2164B4DD" w14:textId="77777777" w:rsidR="001F3997" w:rsidRDefault="001F3997" w:rsidP="0027571D">
      <w:pPr>
        <w:pStyle w:val="ListParagraph"/>
        <w:numPr>
          <w:ilvl w:val="0"/>
          <w:numId w:val="22"/>
        </w:numPr>
      </w:pPr>
      <w:r>
        <w:lastRenderedPageBreak/>
        <w:t>FAST_Library.f90 should be used in place of FAST_Prog.f90</w:t>
      </w:r>
    </w:p>
    <w:p w14:paraId="2164B4DE" w14:textId="77777777" w:rsidR="001F3997" w:rsidRDefault="001F3997" w:rsidP="0027571D">
      <w:pPr>
        <w:pStyle w:val="ListParagraph"/>
        <w:numPr>
          <w:ilvl w:val="0"/>
          <w:numId w:val="22"/>
        </w:numPr>
      </w:pPr>
      <w:r>
        <w:t>SysMatlab.f90 should be used in place of SysIVF.f90</w:t>
      </w:r>
      <w:r w:rsidR="00955CA5">
        <w:t>.</w:t>
      </w:r>
      <w:r>
        <w:t xml:space="preserve"> (</w:t>
      </w:r>
      <w:r w:rsidR="00955CA5">
        <w:t>N</w:t>
      </w:r>
      <w:r>
        <w:t>ote that this assumes we’re using the Intel Visual Fortran compiler. SysMatlab.f90 may need slight modification if using gfortran.)</w:t>
      </w:r>
    </w:p>
    <w:p w14:paraId="2164B4DF" w14:textId="77777777" w:rsidR="005C697F" w:rsidRDefault="005C697F" w:rsidP="0027571D">
      <w:r>
        <w:t xml:space="preserve">A few </w:t>
      </w:r>
      <w:r w:rsidR="00955CA5">
        <w:t xml:space="preserve">compiling </w:t>
      </w:r>
      <w:r>
        <w:t>commands are different from the stand-alone application:</w:t>
      </w:r>
    </w:p>
    <w:p w14:paraId="2164B4E0" w14:textId="77777777" w:rsidR="005C697F" w:rsidRDefault="005C697F" w:rsidP="0027571D">
      <w:pPr>
        <w:pStyle w:val="ListParagraph"/>
        <w:numPr>
          <w:ilvl w:val="0"/>
          <w:numId w:val="23"/>
        </w:numPr>
      </w:pPr>
      <w:r>
        <w:t xml:space="preserve">The project must </w:t>
      </w:r>
      <w:r w:rsidR="00955CA5">
        <w:t xml:space="preserve">create </w:t>
      </w:r>
      <w:r>
        <w:t>a dynamic library (DLL or shared object) instead of a console application.</w:t>
      </w:r>
    </w:p>
    <w:p w14:paraId="2164B4E1" w14:textId="77777777" w:rsidR="00B7075F" w:rsidRDefault="00B7075F" w:rsidP="0027571D">
      <w:pPr>
        <w:pStyle w:val="ListParagraph"/>
        <w:numPr>
          <w:ilvl w:val="0"/>
          <w:numId w:val="23"/>
        </w:numPr>
      </w:pPr>
      <w:r>
        <w:t xml:space="preserve">The </w:t>
      </w:r>
      <w:r w:rsidRPr="00B7075F">
        <w:t>COMPILE_SIMULINK</w:t>
      </w:r>
      <w:r>
        <w:t xml:space="preserve"> preprocessor directive must be used.</w:t>
      </w:r>
    </w:p>
    <w:p w14:paraId="2164B4E2" w14:textId="77777777" w:rsidR="00955CA5" w:rsidRDefault="00B7075F" w:rsidP="0027571D">
      <w:pPr>
        <w:pStyle w:val="ListParagraph"/>
        <w:numPr>
          <w:ilvl w:val="0"/>
          <w:numId w:val="23"/>
        </w:numPr>
      </w:pPr>
      <w:r>
        <w:t xml:space="preserve">The FAST library should be linked with libmex.lib. </w:t>
      </w:r>
      <w:r w:rsidR="005C697F">
        <w:t xml:space="preserve">SysMatlab.f90 is designed to call </w:t>
      </w:r>
      <w:r w:rsidR="00AE3A86">
        <w:t>MATLAB</w:t>
      </w:r>
      <w:r w:rsidR="005C697F">
        <w:t xml:space="preserve">’s </w:t>
      </w:r>
      <w:r>
        <w:t xml:space="preserve">mexPrintf function </w:t>
      </w:r>
      <w:r w:rsidR="005C697F">
        <w:t>to</w:t>
      </w:r>
      <w:r>
        <w:t xml:space="preserve"> print in</w:t>
      </w:r>
      <w:r w:rsidR="005C697F">
        <w:t xml:space="preserve"> the </w:t>
      </w:r>
      <w:r w:rsidR="00AE3A86">
        <w:t xml:space="preserve">MATLAB </w:t>
      </w:r>
      <w:r w:rsidR="005C697F">
        <w:t>Command Window</w:t>
      </w:r>
      <w:r w:rsidR="00955CA5">
        <w:t>.</w:t>
      </w:r>
      <w:r>
        <w:t xml:space="preserve"> This function is part of the libmex.lib library,</w:t>
      </w:r>
      <w:r w:rsidR="002D794B">
        <w:t xml:space="preserve"> which is found in the %matlabroot%/extern/lib/{architecture}</w:t>
      </w:r>
      <w:r w:rsidR="00955CA5">
        <w:t>/{compiler}</w:t>
      </w:r>
      <w:r w:rsidR="002D794B">
        <w:t xml:space="preserve">/ folder. For the 64-bit version of </w:t>
      </w:r>
      <w:r w:rsidR="00AE3A86">
        <w:t xml:space="preserve">MATLAB </w:t>
      </w:r>
      <w:r w:rsidR="001B3FFF">
        <w:t>R2014b</w:t>
      </w:r>
      <w:r w:rsidR="002D794B">
        <w:t xml:space="preserve">, </w:t>
      </w:r>
      <w:r w:rsidR="00955CA5">
        <w:t xml:space="preserve">using Visual Studio, </w:t>
      </w:r>
      <w:r w:rsidR="002D794B">
        <w:t>the file is located here:</w:t>
      </w:r>
      <w:r>
        <w:br/>
        <w:t xml:space="preserve">     </w:t>
      </w:r>
      <w:r w:rsidR="002D794B" w:rsidRPr="002D794B">
        <w:t>"C:\Program Files\MATLAB\</w:t>
      </w:r>
      <w:r w:rsidR="001B3FFF" w:rsidRPr="002D794B">
        <w:t>R201</w:t>
      </w:r>
      <w:r w:rsidR="001B3FFF">
        <w:t>4b</w:t>
      </w:r>
      <w:r w:rsidR="002D794B" w:rsidRPr="002D794B">
        <w:t>\extern\lib\win64\microsoft\libmex.lib"</w:t>
      </w:r>
      <w:r>
        <w:br/>
      </w:r>
      <w:r>
        <w:br/>
      </w:r>
      <w:r w:rsidR="00955CA5">
        <w:t xml:space="preserve">If you wish to compile the library without linking with libmex.lib, use the preprocessor directive CONSOLE_FILE. This directive will write to a text file called CONSOLE.TXT instead of to the </w:t>
      </w:r>
      <w:r w:rsidR="00AE3A86">
        <w:t xml:space="preserve">MATLAB </w:t>
      </w:r>
      <w:r w:rsidR="00955CA5">
        <w:t>Command Window</w:t>
      </w:r>
    </w:p>
    <w:p w14:paraId="2164B4E3" w14:textId="77777777" w:rsidR="00B7075F" w:rsidRDefault="00B7075F" w:rsidP="0027571D">
      <w:pPr>
        <w:keepNext/>
      </w:pPr>
      <w:r>
        <w:rPr>
          <w:noProof/>
        </w:rPr>
        <w:drawing>
          <wp:inline distT="0" distB="0" distL="0" distR="0" wp14:anchorId="2164B55A" wp14:editId="2164B55B">
            <wp:extent cx="5943600" cy="3741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741420"/>
                    </a:xfrm>
                    <a:prstGeom prst="rect">
                      <a:avLst/>
                    </a:prstGeom>
                  </pic:spPr>
                </pic:pic>
              </a:graphicData>
            </a:graphic>
          </wp:inline>
        </w:drawing>
      </w:r>
    </w:p>
    <w:p w14:paraId="2164B4E4" w14:textId="77777777" w:rsidR="00B7075F" w:rsidRDefault="00B7075F" w:rsidP="0027571D">
      <w:pPr>
        <w:pStyle w:val="Caption"/>
        <w:jc w:val="center"/>
        <w:rPr>
          <w:noProof/>
        </w:rPr>
      </w:pPr>
      <w:r>
        <w:t xml:space="preserve">Figure </w:t>
      </w:r>
      <w:fldSimple w:instr=" SEQ Figure \* ARABIC ">
        <w:r w:rsidR="008462CD">
          <w:rPr>
            <w:noProof/>
          </w:rPr>
          <w:t>11</w:t>
        </w:r>
      </w:fldSimple>
      <w:r>
        <w:t>: Visual Studio window</w:t>
      </w:r>
      <w:r>
        <w:rPr>
          <w:noProof/>
        </w:rPr>
        <w:t xml:space="preserve"> showing additional dependencies for the linker (MAP and libmex)</w:t>
      </w:r>
    </w:p>
    <w:p w14:paraId="2164B4E5" w14:textId="77777777" w:rsidR="00B7075F" w:rsidRDefault="00B7075F" w:rsidP="0027571D">
      <w:pPr>
        <w:keepNext/>
      </w:pPr>
      <w:r>
        <w:rPr>
          <w:noProof/>
        </w:rPr>
        <w:lastRenderedPageBreak/>
        <w:drawing>
          <wp:inline distT="0" distB="0" distL="0" distR="0" wp14:anchorId="2164B55C" wp14:editId="2164B55D">
            <wp:extent cx="5943600" cy="3741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741420"/>
                    </a:xfrm>
                    <a:prstGeom prst="rect">
                      <a:avLst/>
                    </a:prstGeom>
                  </pic:spPr>
                </pic:pic>
              </a:graphicData>
            </a:graphic>
          </wp:inline>
        </w:drawing>
      </w:r>
    </w:p>
    <w:p w14:paraId="2164B4E6" w14:textId="77777777" w:rsidR="00B7075F" w:rsidRPr="00066FEC" w:rsidRDefault="00B7075F" w:rsidP="0027571D">
      <w:pPr>
        <w:pStyle w:val="Caption"/>
        <w:jc w:val="center"/>
      </w:pPr>
      <w:r>
        <w:t xml:space="preserve">Figure </w:t>
      </w:r>
      <w:fldSimple w:instr=" SEQ Figure \* ARABIC ">
        <w:r w:rsidR="008462CD">
          <w:rPr>
            <w:noProof/>
          </w:rPr>
          <w:t>12</w:t>
        </w:r>
      </w:fldSimple>
      <w:r>
        <w:t>: Preprocessor directives for FAST_Library</w:t>
      </w:r>
    </w:p>
    <w:p w14:paraId="2164B4E7" w14:textId="77777777" w:rsidR="00D0774B" w:rsidRDefault="00D0774B" w:rsidP="003F0FFD">
      <w:pPr>
        <w:pStyle w:val="Heading3"/>
      </w:pPr>
      <w:r>
        <w:t>FAST_SFunc</w:t>
      </w:r>
    </w:p>
    <w:p w14:paraId="2164B4E8" w14:textId="77777777" w:rsidR="005B630C" w:rsidRDefault="005B630C" w:rsidP="0027571D">
      <w:r>
        <w:t xml:space="preserve">To compile the FAST_SFunc S-Function, you must have a C compiler supported by the version of </w:t>
      </w:r>
      <w:r w:rsidR="00AE3A86">
        <w:t xml:space="preserve">MATLAB </w:t>
      </w:r>
      <w:r>
        <w:t xml:space="preserve">you are using. The compilation is done in </w:t>
      </w:r>
      <w:r w:rsidR="00AE3A86">
        <w:t xml:space="preserve">MATLAB </w:t>
      </w:r>
      <w:r>
        <w:t>via the “mex” command. If you haven’t already done so,</w:t>
      </w:r>
      <w:r w:rsidR="00C47D84">
        <w:t xml:space="preserve"> first</w:t>
      </w:r>
      <w:r>
        <w:t xml:space="preserve"> run “mex –setup” from the </w:t>
      </w:r>
      <w:r w:rsidR="00AE3A86">
        <w:t xml:space="preserve">MATLAB </w:t>
      </w:r>
      <w:r>
        <w:t>Command W</w:t>
      </w:r>
      <w:r w:rsidR="003F6633">
        <w:t>i</w:t>
      </w:r>
      <w:r>
        <w:t>ndow</w:t>
      </w:r>
      <w:r w:rsidR="003F6633">
        <w:t xml:space="preserve"> to select your compiler.</w:t>
      </w:r>
    </w:p>
    <w:p w14:paraId="2164B4E9" w14:textId="77777777" w:rsidR="003F6633" w:rsidRDefault="003F6633" w:rsidP="0027571D">
      <w:r>
        <w:t xml:space="preserve">For 32-bit </w:t>
      </w:r>
      <w:r w:rsidR="00F00B79">
        <w:t xml:space="preserve">versions of </w:t>
      </w:r>
      <w:r w:rsidR="00AE3A86">
        <w:t>MATLAB</w:t>
      </w:r>
      <w:r>
        <w:t xml:space="preserve">, the command </w:t>
      </w:r>
      <w:r w:rsidR="0027571D">
        <w:t xml:space="preserve">to compile FAST_SFunc </w:t>
      </w:r>
      <w:r>
        <w:t>is</w:t>
      </w:r>
    </w:p>
    <w:p w14:paraId="0FC0F0E3" w14:textId="77777777" w:rsidR="00084E6D" w:rsidRPr="00084E6D" w:rsidRDefault="003F6633" w:rsidP="00084E6D">
      <w:pPr>
        <w:autoSpaceDE w:val="0"/>
        <w:autoSpaceDN w:val="0"/>
        <w:adjustRightInd w:val="0"/>
        <w:spacing w:after="0" w:line="240" w:lineRule="auto"/>
        <w:rPr>
          <w:rFonts w:ascii="Courier New" w:hAnsi="Courier New" w:cs="Courier New"/>
          <w:sz w:val="20"/>
          <w:szCs w:val="20"/>
        </w:rPr>
      </w:pPr>
      <w:r w:rsidRPr="00F00B79">
        <w:rPr>
          <w:rFonts w:ascii="Courier New" w:hAnsi="Courier New" w:cs="Courier New"/>
          <w:color w:val="000000"/>
          <w:sz w:val="20"/>
          <w:szCs w:val="24"/>
        </w:rPr>
        <w:t xml:space="preserve">mex </w:t>
      </w:r>
      <w:r w:rsidRPr="00F00B79">
        <w:rPr>
          <w:rFonts w:ascii="Courier New" w:hAnsi="Courier New" w:cs="Courier New"/>
          <w:color w:val="A020F0"/>
          <w:sz w:val="20"/>
          <w:szCs w:val="24"/>
        </w:rPr>
        <w:t>-L../../bin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-lFAST_Library_Win32</w:t>
      </w:r>
      <w:r w:rsidR="00084E6D">
        <w:rPr>
          <w:rFonts w:ascii="Courier New" w:hAnsi="Courier New" w:cs="Courier New"/>
          <w:color w:val="A020F0"/>
          <w:sz w:val="20"/>
          <w:szCs w:val="24"/>
        </w:rPr>
        <w:t xml:space="preserve"> </w:t>
      </w:r>
      <w:r w:rsidR="00084E6D" w:rsidRPr="00084E6D">
        <w:rPr>
          <w:rFonts w:ascii="Courier New" w:hAnsi="Courier New" w:cs="Courier New"/>
          <w:color w:val="A020F0"/>
          <w:sz w:val="20"/>
          <w:szCs w:val="24"/>
        </w:rPr>
        <w:t xml:space="preserve">-I../../Source </w:t>
      </w:r>
      <w:r w:rsidR="00084E6D" w:rsidRPr="00084E6D">
        <w:rPr>
          <w:rFonts w:ascii="Courier New" w:hAnsi="Courier New" w:cs="Courier New"/>
          <w:color w:val="0000FF"/>
          <w:sz w:val="20"/>
          <w:szCs w:val="20"/>
        </w:rPr>
        <w:t>...</w:t>
      </w:r>
    </w:p>
    <w:p w14:paraId="2164B4EA" w14:textId="45D13B61" w:rsidR="003F6633" w:rsidRPr="00F00B79" w:rsidRDefault="00084E6D" w:rsidP="00084E6D">
      <w:pPr>
        <w:autoSpaceDE w:val="0"/>
        <w:autoSpaceDN w:val="0"/>
        <w:adjustRightInd w:val="0"/>
        <w:spacing w:after="240" w:line="240" w:lineRule="auto"/>
        <w:ind w:left="720"/>
        <w:rPr>
          <w:rFonts w:ascii="Courier New" w:hAnsi="Courier New" w:cs="Courier New"/>
          <w:sz w:val="20"/>
          <w:szCs w:val="24"/>
        </w:rPr>
      </w:pPr>
      <w:r w:rsidRPr="00084E6D">
        <w:rPr>
          <w:rFonts w:ascii="Courier New" w:hAnsi="Courier New" w:cs="Courier New"/>
          <w:color w:val="A020F0"/>
          <w:sz w:val="20"/>
          <w:szCs w:val="24"/>
        </w:rPr>
        <w:t>-I../../Source/dependencies/OpenFOAM</w:t>
      </w:r>
      <w:r w:rsidR="003F6633" w:rsidRPr="00F00B79">
        <w:rPr>
          <w:rFonts w:ascii="Courier New" w:hAnsi="Courier New" w:cs="Courier New"/>
          <w:color w:val="000000"/>
          <w:sz w:val="20"/>
          <w:szCs w:val="24"/>
        </w:rPr>
        <w:t xml:space="preserve"> </w:t>
      </w:r>
      <w:r w:rsidR="003F6633" w:rsidRPr="00F00B79">
        <w:rPr>
          <w:rFonts w:ascii="Courier New" w:hAnsi="Courier New" w:cs="Courier New"/>
          <w:color w:val="A020F0"/>
          <w:sz w:val="20"/>
          <w:szCs w:val="24"/>
        </w:rPr>
        <w:t>-outdir</w:t>
      </w:r>
      <w:r w:rsidR="003F6633" w:rsidRPr="00F00B79">
        <w:rPr>
          <w:rFonts w:ascii="Courier New" w:hAnsi="Courier New" w:cs="Courier New"/>
          <w:color w:val="000000"/>
          <w:sz w:val="20"/>
          <w:szCs w:val="24"/>
        </w:rPr>
        <w:t xml:space="preserve"> </w:t>
      </w:r>
      <w:r w:rsidR="003F6633" w:rsidRPr="00F00B79">
        <w:rPr>
          <w:rFonts w:ascii="Courier New" w:hAnsi="Courier New" w:cs="Courier New"/>
          <w:color w:val="A020F0"/>
          <w:sz w:val="20"/>
          <w:szCs w:val="24"/>
        </w:rPr>
        <w:t>../../bin</w:t>
      </w:r>
      <w:r w:rsidR="003F6633" w:rsidRPr="00F00B79">
        <w:rPr>
          <w:rFonts w:ascii="Courier New" w:hAnsi="Courier New" w:cs="Courier New"/>
          <w:color w:val="000000"/>
          <w:sz w:val="20"/>
          <w:szCs w:val="24"/>
        </w:rPr>
        <w:t xml:space="preserve"> </w:t>
      </w:r>
      <w:r w:rsidR="003F6633" w:rsidRPr="00F00B79">
        <w:rPr>
          <w:rFonts w:ascii="Courier New" w:hAnsi="Courier New" w:cs="Courier New"/>
          <w:color w:val="A020F0"/>
          <w:sz w:val="20"/>
          <w:szCs w:val="24"/>
        </w:rPr>
        <w:t>FAST_SFunc.c</w:t>
      </w:r>
      <w:r w:rsidR="003F6633" w:rsidRPr="00F00B79">
        <w:rPr>
          <w:rFonts w:ascii="Courier New" w:hAnsi="Courier New" w:cs="Courier New"/>
          <w:color w:val="000000"/>
          <w:sz w:val="20"/>
          <w:szCs w:val="24"/>
        </w:rPr>
        <w:t xml:space="preserve"> </w:t>
      </w:r>
    </w:p>
    <w:p w14:paraId="2164B4EC" w14:textId="77777777" w:rsidR="003F6633" w:rsidRDefault="003F6633" w:rsidP="00F00B79">
      <w:r>
        <w:t xml:space="preserve">For 64-bit </w:t>
      </w:r>
      <w:r w:rsidR="00F00B79">
        <w:t xml:space="preserve">versions of </w:t>
      </w:r>
      <w:r w:rsidR="00AE3A86">
        <w:t xml:space="preserve">MATLAB </w:t>
      </w:r>
      <w:r>
        <w:t>it is</w:t>
      </w:r>
    </w:p>
    <w:p w14:paraId="3BA5164E" w14:textId="77777777" w:rsidR="00084E6D" w:rsidRPr="00084E6D" w:rsidRDefault="003F6633" w:rsidP="00084E6D">
      <w:pPr>
        <w:autoSpaceDE w:val="0"/>
        <w:autoSpaceDN w:val="0"/>
        <w:adjustRightInd w:val="0"/>
        <w:spacing w:after="0" w:line="240" w:lineRule="auto"/>
        <w:rPr>
          <w:rFonts w:ascii="Courier New" w:hAnsi="Courier New" w:cs="Courier New"/>
          <w:sz w:val="20"/>
          <w:szCs w:val="20"/>
        </w:rPr>
      </w:pPr>
      <w:r w:rsidRPr="00F00B79">
        <w:rPr>
          <w:rFonts w:ascii="Courier New" w:hAnsi="Courier New" w:cs="Courier New"/>
          <w:color w:val="000000"/>
          <w:sz w:val="20"/>
          <w:szCs w:val="24"/>
        </w:rPr>
        <w:t xml:space="preserve">mex </w:t>
      </w:r>
      <w:r w:rsidRPr="00F00B79">
        <w:rPr>
          <w:rFonts w:ascii="Courier New" w:hAnsi="Courier New" w:cs="Courier New"/>
          <w:color w:val="A020F0"/>
          <w:sz w:val="20"/>
          <w:szCs w:val="24"/>
        </w:rPr>
        <w:t>-v</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-lFAST_Library_x64</w:t>
      </w:r>
      <w:r w:rsidR="00084E6D">
        <w:rPr>
          <w:rFonts w:ascii="Courier New" w:hAnsi="Courier New" w:cs="Courier New"/>
          <w:color w:val="A020F0"/>
          <w:sz w:val="20"/>
          <w:szCs w:val="24"/>
        </w:rPr>
        <w:t xml:space="preserve"> </w:t>
      </w:r>
      <w:r w:rsidR="00084E6D" w:rsidRPr="00084E6D">
        <w:rPr>
          <w:rFonts w:ascii="Courier New" w:hAnsi="Courier New" w:cs="Courier New"/>
          <w:color w:val="A020F0"/>
          <w:sz w:val="20"/>
          <w:szCs w:val="24"/>
        </w:rPr>
        <w:t xml:space="preserve">-I../../Source </w:t>
      </w:r>
      <w:r w:rsidR="00084E6D" w:rsidRPr="00084E6D">
        <w:rPr>
          <w:rFonts w:ascii="Courier New" w:hAnsi="Courier New" w:cs="Courier New"/>
          <w:color w:val="0000FF"/>
          <w:sz w:val="20"/>
          <w:szCs w:val="20"/>
        </w:rPr>
        <w:t>...</w:t>
      </w:r>
    </w:p>
    <w:p w14:paraId="2164B4ED" w14:textId="56093E3A" w:rsidR="003F6633" w:rsidRPr="00F00B79" w:rsidRDefault="00084E6D" w:rsidP="0027571D">
      <w:pPr>
        <w:autoSpaceDE w:val="0"/>
        <w:autoSpaceDN w:val="0"/>
        <w:adjustRightInd w:val="0"/>
        <w:spacing w:after="240" w:line="240" w:lineRule="auto"/>
        <w:ind w:left="720"/>
        <w:rPr>
          <w:rFonts w:ascii="Courier New" w:hAnsi="Courier New" w:cs="Courier New"/>
          <w:sz w:val="20"/>
          <w:szCs w:val="24"/>
        </w:rPr>
      </w:pPr>
      <w:r w:rsidRPr="00084E6D">
        <w:rPr>
          <w:rFonts w:ascii="Courier New" w:hAnsi="Courier New" w:cs="Courier New"/>
          <w:color w:val="A020F0"/>
          <w:sz w:val="20"/>
          <w:szCs w:val="24"/>
        </w:rPr>
        <w:t>-I../../Source/dependencies/OpenFOAM</w:t>
      </w:r>
      <w:r w:rsidR="003F6633" w:rsidRPr="00F00B79">
        <w:rPr>
          <w:rFonts w:ascii="Courier New" w:hAnsi="Courier New" w:cs="Courier New"/>
          <w:color w:val="000000"/>
          <w:sz w:val="20"/>
          <w:szCs w:val="24"/>
        </w:rPr>
        <w:t xml:space="preserve"> </w:t>
      </w:r>
      <w:r w:rsidR="003F6633" w:rsidRPr="00F00B79">
        <w:rPr>
          <w:rFonts w:ascii="Courier New" w:hAnsi="Courier New" w:cs="Courier New"/>
          <w:color w:val="A020F0"/>
          <w:sz w:val="20"/>
          <w:szCs w:val="24"/>
        </w:rPr>
        <w:t>-outdir</w:t>
      </w:r>
      <w:r w:rsidR="003F6633" w:rsidRPr="00F00B79">
        <w:rPr>
          <w:rFonts w:ascii="Courier New" w:hAnsi="Courier New" w:cs="Courier New"/>
          <w:color w:val="000000"/>
          <w:sz w:val="20"/>
          <w:szCs w:val="24"/>
        </w:rPr>
        <w:t xml:space="preserve"> </w:t>
      </w:r>
      <w:r w:rsidR="003F6633" w:rsidRPr="00F00B79">
        <w:rPr>
          <w:rFonts w:ascii="Courier New" w:hAnsi="Courier New" w:cs="Courier New"/>
          <w:color w:val="A020F0"/>
          <w:sz w:val="20"/>
          <w:szCs w:val="24"/>
        </w:rPr>
        <w:t>../../bin</w:t>
      </w:r>
      <w:r w:rsidR="003F6633" w:rsidRPr="00F00B79">
        <w:rPr>
          <w:rFonts w:ascii="Courier New" w:hAnsi="Courier New" w:cs="Courier New"/>
          <w:color w:val="000000"/>
          <w:sz w:val="20"/>
          <w:szCs w:val="24"/>
        </w:rPr>
        <w:t xml:space="preserve"> </w:t>
      </w:r>
      <w:r w:rsidR="003F6633" w:rsidRPr="00F00B79">
        <w:rPr>
          <w:rFonts w:ascii="Courier New" w:hAnsi="Courier New" w:cs="Courier New"/>
          <w:color w:val="A020F0"/>
          <w:sz w:val="20"/>
          <w:szCs w:val="24"/>
        </w:rPr>
        <w:t>FAST_SFunc.c</w:t>
      </w:r>
    </w:p>
    <w:p w14:paraId="2164B4EE" w14:textId="77777777" w:rsidR="003F6633" w:rsidRDefault="003F6633" w:rsidP="003F6633">
      <w:r>
        <w:t xml:space="preserve">These commands are specified in the </w:t>
      </w:r>
      <w:r w:rsidR="00DC6859">
        <w:t>&lt;FAST8&gt;/</w:t>
      </w:r>
      <w:r>
        <w:t>Simulink/Source/create_FAST_SFunc.m file. The script assumes it is being run from the &lt;FAST8&gt;/Simulink/Source/ directory</w:t>
      </w:r>
      <w:r w:rsidR="001B3FFF">
        <w:t xml:space="preserve"> where the script and source files reside</w:t>
      </w:r>
      <w:r>
        <w:t xml:space="preserve">. </w:t>
      </w:r>
    </w:p>
    <w:p w14:paraId="2164B4EF" w14:textId="51B889FA" w:rsidR="00F00B79" w:rsidRDefault="00F00B79" w:rsidP="003F6633">
      <w:r>
        <w:t>These commands compile FAST_SFunc.c (which includes</w:t>
      </w:r>
      <w:ins w:id="617" w:author="Bonnie Jonkman" w:date="2015-08-18T09:24:00Z">
        <w:r w:rsidR="00084E6D">
          <w:t xml:space="preserve"> header files</w:t>
        </w:r>
      </w:ins>
      <w:r>
        <w:t xml:space="preserve"> FAST_Library.h</w:t>
      </w:r>
      <w:ins w:id="618" w:author="Bonnie Jonkman" w:date="2015-08-18T09:23:00Z">
        <w:r w:rsidR="00084E6D">
          <w:t xml:space="preserve"> in the ../../Source directory and OpenFOAM_Types.h</w:t>
        </w:r>
      </w:ins>
      <w:ins w:id="619" w:author="Bonnie Jonkman" w:date="2015-08-18T09:24:00Z">
        <w:r w:rsidR="00084E6D">
          <w:t xml:space="preserve"> in the ../../Source/dependencies/OpenFOAM directory</w:t>
        </w:r>
      </w:ins>
      <w:r>
        <w:t>) and link it with the FAST_Library_*.lib file</w:t>
      </w:r>
      <w:ins w:id="620" w:author="Bonnie Jonkman" w:date="2015-08-18T09:24:00Z">
        <w:r w:rsidR="00084E6D">
          <w:t xml:space="preserve"> (in the ../../bin directory)</w:t>
        </w:r>
      </w:ins>
      <w:r>
        <w:t xml:space="preserve"> for the appropriate addressing scheme (32- or 64-bits). If you are using a 32-bit Windows® version of </w:t>
      </w:r>
      <w:r w:rsidR="00AE3A86">
        <w:t>MATLAB</w:t>
      </w:r>
      <w:r>
        <w:t xml:space="preserve">, this </w:t>
      </w:r>
      <w:ins w:id="621" w:author="Bonnie Jonkman" w:date="2015-08-18T09:25:00Z">
        <w:r w:rsidR="00084E6D">
          <w:t xml:space="preserve">command </w:t>
        </w:r>
      </w:ins>
      <w:r>
        <w:t xml:space="preserve">will produce </w:t>
      </w:r>
      <w:r>
        <w:lastRenderedPageBreak/>
        <w:t xml:space="preserve">../../bin/FAST_SFunc.mexw32. On 64-bit Windows versions of </w:t>
      </w:r>
      <w:r w:rsidR="00AE3A86">
        <w:t>MATLAB</w:t>
      </w:r>
      <w:r>
        <w:t>, it will produce ../../bin/FAST_SFunc.mexw64.</w:t>
      </w:r>
    </w:p>
    <w:p w14:paraId="2164B4F0" w14:textId="77777777" w:rsidR="00F00B79" w:rsidRDefault="00F00B79" w:rsidP="003F6633">
      <w:r>
        <w:t>Because FAST_SFunc.c passes the input</w:t>
      </w:r>
      <w:r w:rsidR="00DC6859">
        <w:t xml:space="preserve"> and </w:t>
      </w:r>
      <w:r>
        <w:t xml:space="preserve">output arrays directly to the FAST_Library*.dll file, FAST_SFunc should not need to be modified (or recompiled) very often. For example, </w:t>
      </w:r>
      <w:r w:rsidR="00276C5F">
        <w:t>if you wanted to add an additional FAST_SFunc input from Simulink, you would change the third S-Function parameter in the S-Function block in Simulink and then modify FAST_Library.f90 to handle the new input value, without touching FAST_SFunc.c</w:t>
      </w:r>
      <w:r w:rsidR="008F632E">
        <w:t>;</w:t>
      </w:r>
      <w:r w:rsidR="00276C5F">
        <w:t xml:space="preserve"> FAST_Library would need to be recompiled, but FAST_SFunc would not.</w:t>
      </w:r>
    </w:p>
    <w:p w14:paraId="3A7BDB36" w14:textId="77777777" w:rsidR="006E3D24" w:rsidRDefault="006E3D24" w:rsidP="006E3D24">
      <w:pPr>
        <w:pStyle w:val="Heading1"/>
      </w:pPr>
      <w:bookmarkStart w:id="622" w:name="_Toc425854097"/>
      <w:r>
        <w:t>Future Work</w:t>
      </w:r>
      <w:bookmarkEnd w:id="622"/>
    </w:p>
    <w:p w14:paraId="3C956808" w14:textId="77777777" w:rsidR="006E3D24" w:rsidRDefault="006E3D24" w:rsidP="006E3D24">
      <w:r w:rsidRPr="003F591E">
        <w:t>All future developments of FAST will follow the framework.</w:t>
      </w:r>
    </w:p>
    <w:p w14:paraId="4AC4C456" w14:textId="77777777" w:rsidR="006E3D24" w:rsidRDefault="006E3D24" w:rsidP="006E3D24">
      <w:pPr>
        <w:pStyle w:val="ListParagraph"/>
        <w:numPr>
          <w:ilvl w:val="0"/>
          <w:numId w:val="1"/>
        </w:numPr>
      </w:pPr>
      <w:r>
        <w:t xml:space="preserve">Introduce </w:t>
      </w:r>
      <w:r w:rsidRPr="00C7297C">
        <w:t xml:space="preserve">the new BeamDyn module for nonlinear finite-element modeling of blade </w:t>
      </w:r>
      <w:r>
        <w:t xml:space="preserve">structural </w:t>
      </w:r>
      <w:r w:rsidRPr="00C7297C">
        <w:t>dynamics</w:t>
      </w:r>
      <w:r>
        <w:t>.</w:t>
      </w:r>
    </w:p>
    <w:p w14:paraId="79ACF161" w14:textId="77777777" w:rsidR="006E3D24" w:rsidRDefault="006E3D24" w:rsidP="006E3D24">
      <w:pPr>
        <w:pStyle w:val="ListParagraph"/>
        <w:numPr>
          <w:ilvl w:val="0"/>
          <w:numId w:val="1"/>
        </w:numPr>
      </w:pPr>
      <w:r>
        <w:t>Upgrade ElastoDyn and AeroDyn to have distinct discretization schemes for the blades and tower (currently ElastoDyn uses AeroDyn’s blade discretization and AeroDyn uses ElastoDyn’s tower discretization).</w:t>
      </w:r>
    </w:p>
    <w:p w14:paraId="7AB503C8" w14:textId="77777777" w:rsidR="006E3D24" w:rsidRDefault="006E3D24" w:rsidP="006E3D24">
      <w:pPr>
        <w:pStyle w:val="ListParagraph"/>
        <w:numPr>
          <w:ilvl w:val="0"/>
          <w:numId w:val="1"/>
        </w:numPr>
      </w:pPr>
      <w:r>
        <w:t>Add restart capability.</w:t>
      </w:r>
    </w:p>
    <w:p w14:paraId="0D5EFEEE" w14:textId="77777777" w:rsidR="006E3D24" w:rsidRDefault="006E3D24" w:rsidP="006E3D24">
      <w:pPr>
        <w:pStyle w:val="ListParagraph"/>
        <w:numPr>
          <w:ilvl w:val="0"/>
          <w:numId w:val="1"/>
        </w:numPr>
      </w:pPr>
      <w:r>
        <w:t>Add items from FAST v7 that are not yet in FAST v8.</w:t>
      </w:r>
    </w:p>
    <w:p w14:paraId="106699E6" w14:textId="77777777" w:rsidR="006E3D24" w:rsidRDefault="006E3D24" w:rsidP="006E3D24">
      <w:pPr>
        <w:pStyle w:val="ListParagraph"/>
        <w:numPr>
          <w:ilvl w:val="0"/>
          <w:numId w:val="1"/>
        </w:numPr>
      </w:pPr>
      <w:r>
        <w:t>U</w:t>
      </w:r>
      <w:r w:rsidRPr="00C7297C">
        <w:t>pgrade</w:t>
      </w:r>
      <w:r>
        <w:t xml:space="preserve"> the </w:t>
      </w:r>
      <w:r w:rsidRPr="00C7297C">
        <w:t>loose</w:t>
      </w:r>
      <w:r>
        <w:t>-</w:t>
      </w:r>
      <w:r w:rsidRPr="00C7297C">
        <w:t xml:space="preserve">coupling algorithm </w:t>
      </w:r>
      <w:r>
        <w:t xml:space="preserve">of the glue code to </w:t>
      </w:r>
      <w:r w:rsidRPr="00C7297C">
        <w:t>allow each module to have its own time step</w:t>
      </w:r>
      <w:r>
        <w:t>, including time steps larger than the glue-code time step.</w:t>
      </w:r>
    </w:p>
    <w:p w14:paraId="4B2AD130" w14:textId="77777777" w:rsidR="006E3D24" w:rsidRDefault="006E3D24" w:rsidP="006E3D24">
      <w:pPr>
        <w:pStyle w:val="ListParagraph"/>
        <w:numPr>
          <w:ilvl w:val="0"/>
          <w:numId w:val="1"/>
        </w:numPr>
      </w:pPr>
      <w:r>
        <w:t>Optimize the code, particularly ElastoDyn, so that it runs faster. We have put our effort into getting the framework to work and hope to address computational efficiency later. We expect improvements in efficiency as development continues.</w:t>
      </w:r>
    </w:p>
    <w:p w14:paraId="44A806F6" w14:textId="77777777" w:rsidR="006E3D24" w:rsidRDefault="006E3D24" w:rsidP="006E3D24">
      <w:pPr>
        <w:pStyle w:val="ListParagraph"/>
        <w:numPr>
          <w:ilvl w:val="0"/>
          <w:numId w:val="1"/>
        </w:numPr>
      </w:pPr>
      <w:r>
        <w:t>Introduce tight coupling.</w:t>
      </w:r>
    </w:p>
    <w:p w14:paraId="7D1FF41D" w14:textId="77777777" w:rsidR="006E3D24" w:rsidRDefault="006E3D24" w:rsidP="006E3D24">
      <w:pPr>
        <w:pStyle w:val="ListParagraph"/>
        <w:keepNext/>
        <w:numPr>
          <w:ilvl w:val="0"/>
          <w:numId w:val="1"/>
        </w:numPr>
      </w:pPr>
      <w:r>
        <w:t>Introduce operating-point determination and linearization across the coupled aero-hydro-servo-elastic solution.</w:t>
      </w:r>
    </w:p>
    <w:p w14:paraId="4DE4FA30" w14:textId="77777777" w:rsidR="006E3D24" w:rsidRPr="00583AAD" w:rsidRDefault="006E3D24" w:rsidP="006E3D24">
      <w:pPr>
        <w:pStyle w:val="ListParagraph"/>
        <w:numPr>
          <w:ilvl w:val="0"/>
          <w:numId w:val="1"/>
        </w:numPr>
      </w:pPr>
      <w:r>
        <w:t>And much, much, more…</w:t>
      </w:r>
    </w:p>
    <w:p w14:paraId="2164B4F1" w14:textId="77777777" w:rsidR="006E56E7" w:rsidRDefault="00F2521D" w:rsidP="00992CCA">
      <w:pPr>
        <w:pStyle w:val="Heading1"/>
      </w:pPr>
      <w:bookmarkStart w:id="623" w:name="_Toc425854098"/>
      <w:r>
        <w:t>Feedback</w:t>
      </w:r>
      <w:bookmarkEnd w:id="623"/>
    </w:p>
    <w:p w14:paraId="2164B4F2" w14:textId="77777777" w:rsidR="006D7B34" w:rsidRDefault="00F2521D" w:rsidP="007F2710">
      <w:pPr>
        <w:sectPr w:rsidR="006D7B34">
          <w:footnotePr>
            <w:numFmt w:val="chicago"/>
          </w:footnotePr>
          <w:pgSz w:w="12240" w:h="15840"/>
          <w:pgMar w:top="1440" w:right="1440" w:bottom="1440" w:left="1440" w:header="720" w:footer="720" w:gutter="0"/>
          <w:cols w:space="720"/>
          <w:docGrid w:linePitch="360"/>
        </w:sectPr>
      </w:pPr>
      <w:r>
        <w:t xml:space="preserve">If you have questions or </w:t>
      </w:r>
      <w:r w:rsidR="00B313C9">
        <w:t>wish</w:t>
      </w:r>
      <w:r w:rsidR="00423985">
        <w:t xml:space="preserve"> to provide feed</w:t>
      </w:r>
      <w:r w:rsidR="00B313C9">
        <w:t>back</w:t>
      </w:r>
      <w:r>
        <w:t xml:space="preserve">, please use our forums: </w:t>
      </w:r>
      <w:hyperlink r:id="rId37" w:history="1">
        <w:r>
          <w:rPr>
            <w:rStyle w:val="Hyperlink"/>
          </w:rPr>
          <w:t>https://wind.nrel.gov/forum/wind/</w:t>
        </w:r>
      </w:hyperlink>
      <w:r>
        <w:t xml:space="preserve"> </w:t>
      </w:r>
    </w:p>
    <w:p w14:paraId="2164B4F3" w14:textId="58399E0B" w:rsidR="00452E60" w:rsidRDefault="006D7B34" w:rsidP="007D7E91">
      <w:pPr>
        <w:pStyle w:val="Heading1"/>
      </w:pPr>
      <w:bookmarkStart w:id="624" w:name="_Ref392062682"/>
      <w:bookmarkStart w:id="625" w:name="_Toc425854099"/>
      <w:r>
        <w:lastRenderedPageBreak/>
        <w:t>Appendix</w:t>
      </w:r>
      <w:r w:rsidR="00185772">
        <w:t xml:space="preserve"> </w:t>
      </w:r>
      <w:fldSimple w:instr=" SEQ Appendix \* MERGEFORMAT \* ALPHABETIC \* MERGEFORMAT ">
        <w:r w:rsidR="008462CD">
          <w:rPr>
            <w:noProof/>
          </w:rPr>
          <w:t>A</w:t>
        </w:r>
      </w:fldSimple>
      <w:r>
        <w:t xml:space="preserve">: </w:t>
      </w:r>
      <w:r w:rsidR="00992CCA">
        <w:t xml:space="preserve">Example FAST </w:t>
      </w:r>
      <w:r w:rsidR="00B859C9">
        <w:t>v8.</w:t>
      </w:r>
      <w:r w:rsidR="005408C3">
        <w:t>1</w:t>
      </w:r>
      <w:del w:id="626" w:author="Bonnie Jonkman" w:date="2015-06-06T17:07:00Z">
        <w:r w:rsidR="005408C3" w:rsidDel="00B70C62">
          <w:delText>1</w:delText>
        </w:r>
      </w:del>
      <w:ins w:id="627" w:author="Bonnie Jonkman" w:date="2015-06-06T17:07:00Z">
        <w:r w:rsidR="00B70C62">
          <w:t>2</w:t>
        </w:r>
      </w:ins>
      <w:r w:rsidR="00B859C9">
        <w:t xml:space="preserve">.* </w:t>
      </w:r>
      <w:r w:rsidR="00992CCA">
        <w:t>Input File</w:t>
      </w:r>
      <w:bookmarkEnd w:id="624"/>
      <w:bookmarkEnd w:id="625"/>
    </w:p>
    <w:p w14:paraId="2164B4F4" w14:textId="77777777" w:rsidR="00EC4C17" w:rsidRPr="00EC4C17" w:rsidRDefault="00EC4C17" w:rsidP="00A16467"/>
    <w:p w14:paraId="2164B4F5" w14:textId="77777777" w:rsidR="001017C7" w:rsidRDefault="007F2710" w:rsidP="001017C7">
      <w:pPr>
        <w:keepNext/>
        <w:ind w:left="-360"/>
        <w:jc w:val="center"/>
      </w:pPr>
      <w:r>
        <w:rPr>
          <w:noProof/>
        </w:rPr>
        <mc:AlternateContent>
          <mc:Choice Requires="wps">
            <w:drawing>
              <wp:inline distT="0" distB="0" distL="0" distR="0" wp14:anchorId="2164B55E" wp14:editId="4D7E1C23">
                <wp:extent cx="6400800" cy="4766733"/>
                <wp:effectExtent l="0" t="0" r="19050" b="1524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4766733"/>
                        </a:xfrm>
                        <a:prstGeom prst="rect">
                          <a:avLst/>
                        </a:prstGeom>
                        <a:solidFill>
                          <a:srgbClr val="FFFFFF"/>
                        </a:solidFill>
                        <a:ln w="9525">
                          <a:solidFill>
                            <a:srgbClr val="000000"/>
                          </a:solidFill>
                          <a:miter lim="800000"/>
                          <a:headEnd/>
                          <a:tailEnd/>
                        </a:ln>
                      </wps:spPr>
                      <wps:txbx>
                        <w:txbxContent>
                          <w:p w14:paraId="2164B57B" w14:textId="5DAE7274"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w:t>
                            </w:r>
                            <w:r>
                              <w:rPr>
                                <w:rFonts w:ascii="Courier New" w:hAnsi="Courier New" w:cs="Courier New"/>
                                <w:sz w:val="15"/>
                                <w:szCs w:val="15"/>
                              </w:rPr>
                              <w:t>1</w:t>
                            </w:r>
                            <w:del w:id="628" w:author="Bonnie Jonkman" w:date="2015-06-06T17:07:00Z">
                              <w:r w:rsidDel="00B70C62">
                                <w:rPr>
                                  <w:rFonts w:ascii="Courier New" w:hAnsi="Courier New" w:cs="Courier New"/>
                                  <w:sz w:val="15"/>
                                  <w:szCs w:val="15"/>
                                </w:rPr>
                                <w:delText>0</w:delText>
                              </w:r>
                            </w:del>
                            <w:ins w:id="629" w:author="Bonnie Jonkman" w:date="2015-06-06T17:07:00Z">
                              <w:r>
                                <w:rPr>
                                  <w:rFonts w:ascii="Courier New" w:hAnsi="Courier New" w:cs="Courier New"/>
                                  <w:sz w:val="15"/>
                                  <w:szCs w:val="15"/>
                                </w:rPr>
                                <w:t>2</w:t>
                              </w:r>
                            </w:ins>
                            <w:r w:rsidRPr="00C914B8">
                              <w:rPr>
                                <w:rFonts w:ascii="Courier New" w:hAnsi="Courier New" w:cs="Courier New"/>
                                <w:sz w:val="15"/>
                                <w:szCs w:val="15"/>
                              </w:rPr>
                              <w:t>.* INPUT FILE ------------------------------------------------</w:t>
                            </w:r>
                          </w:p>
                          <w:p w14:paraId="2164B57C"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14:paraId="2164B57D"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14:paraId="2164B57E"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w:t>
                            </w:r>
                            <w:proofErr w:type="spellStart"/>
                            <w:r w:rsidRPr="00C914B8">
                              <w:rPr>
                                <w:rFonts w:ascii="Courier New" w:hAnsi="Courier New" w:cs="Courier New"/>
                                <w:sz w:val="15"/>
                                <w:szCs w:val="15"/>
                              </w:rPr>
                              <w:t>ech</w:t>
                            </w:r>
                            <w:proofErr w:type="spellEnd"/>
                            <w:r w:rsidRPr="00C914B8">
                              <w:rPr>
                                <w:rFonts w:ascii="Courier New" w:hAnsi="Courier New" w:cs="Courier New"/>
                                <w:sz w:val="15"/>
                                <w:szCs w:val="15"/>
                              </w:rPr>
                              <w:t xml:space="preserve"> (flag)</w:t>
                            </w:r>
                          </w:p>
                          <w:p w14:paraId="2164B57F"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w:t>
                            </w:r>
                            <w:proofErr w:type="spellStart"/>
                            <w:r w:rsidRPr="00C914B8">
                              <w:rPr>
                                <w:rFonts w:ascii="Courier New" w:hAnsi="Courier New" w:cs="Courier New"/>
                                <w:sz w:val="15"/>
                                <w:szCs w:val="15"/>
                              </w:rPr>
                              <w:t>AbortLevel</w:t>
                            </w:r>
                            <w:proofErr w:type="spellEnd"/>
                            <w:r w:rsidRPr="00C914B8">
                              <w:rPr>
                                <w:rFonts w:ascii="Courier New" w:hAnsi="Courier New" w:cs="Courier New"/>
                                <w:sz w:val="15"/>
                                <w:szCs w:val="15"/>
                              </w:rPr>
                              <w:t xml:space="preserve">     - Error level when simulation should abort (string) {"WARNING", "SEVERE", "FATAL"} </w:t>
                            </w:r>
                          </w:p>
                          <w:p w14:paraId="2164B580"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60  </w:t>
                            </w:r>
                            <w:proofErr w:type="spellStart"/>
                            <w:r w:rsidRPr="00C914B8">
                              <w:rPr>
                                <w:rFonts w:ascii="Courier New" w:hAnsi="Courier New" w:cs="Courier New"/>
                                <w:sz w:val="15"/>
                                <w:szCs w:val="15"/>
                              </w:rPr>
                              <w:t>TMax</w:t>
                            </w:r>
                            <w:proofErr w:type="spellEnd"/>
                            <w:proofErr w:type="gramEnd"/>
                            <w:r w:rsidRPr="00C914B8">
                              <w:rPr>
                                <w:rFonts w:ascii="Courier New" w:hAnsi="Courier New" w:cs="Courier New"/>
                                <w:sz w:val="15"/>
                                <w:szCs w:val="15"/>
                              </w:rPr>
                              <w:t xml:space="preserve">           - Total run time (s)</w:t>
                            </w:r>
                          </w:p>
                          <w:p w14:paraId="2164B581"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0.01  DT</w:t>
                            </w:r>
                            <w:proofErr w:type="gramEnd"/>
                            <w:r w:rsidRPr="00C914B8">
                              <w:rPr>
                                <w:rFonts w:ascii="Courier New" w:hAnsi="Courier New" w:cs="Courier New"/>
                                <w:sz w:val="15"/>
                                <w:szCs w:val="15"/>
                              </w:rPr>
                              <w:t xml:space="preserve">             - Recommended module time step (s)</w:t>
                            </w:r>
                          </w:p>
                          <w:p w14:paraId="2164B582"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InterpOrder</w:t>
                            </w:r>
                            <w:proofErr w:type="spellEnd"/>
                            <w:proofErr w:type="gramEnd"/>
                            <w:r w:rsidRPr="00C914B8">
                              <w:rPr>
                                <w:rFonts w:ascii="Courier New" w:hAnsi="Courier New" w:cs="Courier New"/>
                                <w:sz w:val="15"/>
                                <w:szCs w:val="15"/>
                              </w:rPr>
                              <w:t xml:space="preserve">    - Interpolation order for input/output time history (-) {1=linear, 2=quadratic}</w:t>
                            </w:r>
                          </w:p>
                          <w:p w14:paraId="2164B583"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NumCrctn</w:t>
                            </w:r>
                            <w:proofErr w:type="spellEnd"/>
                            <w:proofErr w:type="gramEnd"/>
                            <w:r w:rsidRPr="00C914B8">
                              <w:rPr>
                                <w:rFonts w:ascii="Courier New" w:hAnsi="Courier New" w:cs="Courier New"/>
                                <w:sz w:val="15"/>
                                <w:szCs w:val="15"/>
                              </w:rPr>
                              <w:t xml:space="preserve">       - Number of correction iterations (-) {0=explicit calculation, i.e., no corrections}</w:t>
                            </w:r>
                          </w:p>
                          <w:p w14:paraId="2164B584"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99999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_UJac</w:t>
                            </w:r>
                            <w:proofErr w:type="spellEnd"/>
                            <w:r w:rsidRPr="00C914B8">
                              <w:rPr>
                                <w:rFonts w:ascii="Courier New" w:hAnsi="Courier New" w:cs="Courier New"/>
                                <w:sz w:val="15"/>
                                <w:szCs w:val="15"/>
                              </w:rPr>
                              <w:t xml:space="preserve">        - Time between calls to get Jacobians (s)</w:t>
                            </w:r>
                          </w:p>
                          <w:p w14:paraId="2164B585"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w:t>
                            </w:r>
                            <w:proofErr w:type="gramStart"/>
                            <w:r w:rsidRPr="00C914B8">
                              <w:rPr>
                                <w:rFonts w:ascii="Courier New" w:hAnsi="Courier New" w:cs="Courier New"/>
                                <w:sz w:val="15"/>
                                <w:szCs w:val="15"/>
                              </w:rPr>
                              <w:t xml:space="preserve">06  </w:t>
                            </w:r>
                            <w:proofErr w:type="spellStart"/>
                            <w:r w:rsidRPr="00C914B8">
                              <w:rPr>
                                <w:rFonts w:ascii="Courier New" w:hAnsi="Courier New" w:cs="Courier New"/>
                                <w:sz w:val="15"/>
                                <w:szCs w:val="15"/>
                              </w:rPr>
                              <w:t>UJacSclFact</w:t>
                            </w:r>
                            <w:proofErr w:type="spellEnd"/>
                            <w:proofErr w:type="gramEnd"/>
                            <w:r w:rsidRPr="00C914B8">
                              <w:rPr>
                                <w:rFonts w:ascii="Courier New" w:hAnsi="Courier New" w:cs="Courier New"/>
                                <w:sz w:val="15"/>
                                <w:szCs w:val="15"/>
                              </w:rPr>
                              <w:t xml:space="preserve">    - Scaling factor used in Jacobians (-)</w:t>
                            </w:r>
                          </w:p>
                          <w:p w14:paraId="2164B586"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14:paraId="2164B587"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CompElast</w:t>
                            </w:r>
                            <w:proofErr w:type="spellEnd"/>
                            <w:proofErr w:type="gramEnd"/>
                            <w:r w:rsidRPr="00C914B8">
                              <w:rPr>
                                <w:rFonts w:ascii="Courier New" w:hAnsi="Courier New" w:cs="Courier New"/>
                                <w:sz w:val="15"/>
                                <w:szCs w:val="15"/>
                              </w:rPr>
                              <w:t xml:space="preserve">      - Compute structural dynamics (switch) {1=ElastoDyn; 2=</w:t>
                            </w:r>
                            <w:proofErr w:type="spellStart"/>
                            <w:r w:rsidRPr="00C914B8">
                              <w:rPr>
                                <w:rFonts w:ascii="Courier New" w:hAnsi="Courier New" w:cs="Courier New"/>
                                <w:sz w:val="15"/>
                                <w:szCs w:val="15"/>
                              </w:rPr>
                              <w:t>ElastoDyn+BeamDyn</w:t>
                            </w:r>
                            <w:proofErr w:type="spellEnd"/>
                            <w:r w:rsidRPr="00C914B8">
                              <w:rPr>
                                <w:rFonts w:ascii="Courier New" w:hAnsi="Courier New" w:cs="Courier New"/>
                                <w:sz w:val="15"/>
                                <w:szCs w:val="15"/>
                              </w:rPr>
                              <w:t xml:space="preserve"> blades}</w:t>
                            </w:r>
                          </w:p>
                          <w:p w14:paraId="375F5DBE" w14:textId="5E7E3498" w:rsidR="0068491E" w:rsidRDefault="0068491E" w:rsidP="001017C7">
                            <w:pPr>
                              <w:spacing w:after="0" w:line="240" w:lineRule="auto"/>
                              <w:rPr>
                                <w:ins w:id="630" w:author="Bonnie Jonkman" w:date="2015-06-06T17:08:00Z"/>
                                <w:rFonts w:ascii="Courier New" w:hAnsi="Courier New" w:cs="Courier New"/>
                                <w:sz w:val="15"/>
                                <w:szCs w:val="15"/>
                              </w:rPr>
                            </w:pPr>
                            <w:ins w:id="631" w:author="Bonnie Jonkman" w:date="2015-06-06T17:08:00Z">
                              <w:r w:rsidRPr="00B70C62">
                                <w:rPr>
                                  <w:rFonts w:ascii="Courier New" w:hAnsi="Courier New" w:cs="Courier New"/>
                                  <w:sz w:val="15"/>
                                  <w:szCs w:val="15"/>
                                </w:rPr>
                                <w:t xml:space="preserve">   </w:t>
                              </w:r>
                              <w:r>
                                <w:rPr>
                                  <w:rFonts w:ascii="Courier New" w:hAnsi="Courier New" w:cs="Courier New"/>
                                  <w:sz w:val="15"/>
                                  <w:szCs w:val="15"/>
                                </w:rPr>
                                <w:t xml:space="preserve">     </w:t>
                              </w:r>
                              <w:proofErr w:type="gramStart"/>
                              <w:r w:rsidRPr="00B70C62">
                                <w:rPr>
                                  <w:rFonts w:ascii="Courier New" w:hAnsi="Courier New" w:cs="Courier New"/>
                                  <w:sz w:val="15"/>
                                  <w:szCs w:val="15"/>
                                </w:rPr>
                                <w:t xml:space="preserve">1  </w:t>
                              </w:r>
                              <w:proofErr w:type="spellStart"/>
                              <w:r w:rsidRPr="00B70C62">
                                <w:rPr>
                                  <w:rFonts w:ascii="Courier New" w:hAnsi="Courier New" w:cs="Courier New"/>
                                  <w:sz w:val="15"/>
                                  <w:szCs w:val="15"/>
                                </w:rPr>
                                <w:t>CompInflow</w:t>
                              </w:r>
                              <w:proofErr w:type="spellEnd"/>
                              <w:proofErr w:type="gramEnd"/>
                              <w:r w:rsidRPr="00B70C62">
                                <w:rPr>
                                  <w:rFonts w:ascii="Courier New" w:hAnsi="Courier New" w:cs="Courier New"/>
                                  <w:sz w:val="15"/>
                                  <w:szCs w:val="15"/>
                                </w:rPr>
                                <w:t xml:space="preserve">     - Compute inflow wind velocities (switch) {0=still air; 1=InflowWind}</w:t>
                              </w:r>
                            </w:ins>
                          </w:p>
                          <w:p w14:paraId="2164B588" w14:textId="609C1DF5"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CompAero</w:t>
                            </w:r>
                            <w:proofErr w:type="spellEnd"/>
                            <w:proofErr w:type="gramEnd"/>
                            <w:r w:rsidRPr="00C914B8">
                              <w:rPr>
                                <w:rFonts w:ascii="Courier New" w:hAnsi="Courier New" w:cs="Courier New"/>
                                <w:sz w:val="15"/>
                                <w:szCs w:val="15"/>
                              </w:rPr>
                              <w:t xml:space="preserve">       - Compute aerodynamic loads (switch) {0=None; 1=AeroDyn</w:t>
                            </w:r>
                            <w:ins w:id="632" w:author="Bonnie Jonkman" w:date="2015-06-06T17:07:00Z">
                              <w:r>
                                <w:rPr>
                                  <w:rFonts w:ascii="Courier New" w:hAnsi="Courier New" w:cs="Courier New"/>
                                  <w:sz w:val="15"/>
                                  <w:szCs w:val="15"/>
                                </w:rPr>
                                <w:t xml:space="preserve"> v14; 2=AeroDyn v15</w:t>
                              </w:r>
                            </w:ins>
                            <w:r w:rsidRPr="00C914B8">
                              <w:rPr>
                                <w:rFonts w:ascii="Courier New" w:hAnsi="Courier New" w:cs="Courier New"/>
                                <w:sz w:val="15"/>
                                <w:szCs w:val="15"/>
                              </w:rPr>
                              <w:t>}</w:t>
                            </w:r>
                          </w:p>
                          <w:p w14:paraId="2164B589"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CompServo</w:t>
                            </w:r>
                            <w:proofErr w:type="spellEnd"/>
                            <w:proofErr w:type="gramEnd"/>
                            <w:r w:rsidRPr="00C914B8">
                              <w:rPr>
                                <w:rFonts w:ascii="Courier New" w:hAnsi="Courier New" w:cs="Courier New"/>
                                <w:sz w:val="15"/>
                                <w:szCs w:val="15"/>
                              </w:rPr>
                              <w:t xml:space="preserve">      - Compute control and electrical-drive dynamics (switch) {0=None; 1=ServoDyn}</w:t>
                            </w:r>
                          </w:p>
                          <w:p w14:paraId="2164B58A"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CompHydro</w:t>
                            </w:r>
                            <w:proofErr w:type="spellEnd"/>
                            <w:proofErr w:type="gramEnd"/>
                            <w:r w:rsidRPr="00C914B8">
                              <w:rPr>
                                <w:rFonts w:ascii="Courier New" w:hAnsi="Courier New" w:cs="Courier New"/>
                                <w:sz w:val="15"/>
                                <w:szCs w:val="15"/>
                              </w:rPr>
                              <w:t xml:space="preserve">      - Compute hydrodynamic loads (switch) {0=None; 1=HydroDyn}</w:t>
                            </w:r>
                          </w:p>
                          <w:p w14:paraId="2164B58B"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CompSub</w:t>
                            </w:r>
                            <w:proofErr w:type="spellEnd"/>
                            <w:proofErr w:type="gramEnd"/>
                            <w:r w:rsidRPr="00C914B8">
                              <w:rPr>
                                <w:rFonts w:ascii="Courier New" w:hAnsi="Courier New" w:cs="Courier New"/>
                                <w:sz w:val="15"/>
                                <w:szCs w:val="15"/>
                              </w:rPr>
                              <w:t xml:space="preserve">        - Compute sub-structural dynamics (switch) {0=None; 1=SubDyn}</w:t>
                            </w:r>
                          </w:p>
                          <w:p w14:paraId="2164B58C" w14:textId="6783048A"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CompMooring</w:t>
                            </w:r>
                            <w:proofErr w:type="spellEnd"/>
                            <w:proofErr w:type="gramEnd"/>
                            <w:r w:rsidRPr="00C914B8">
                              <w:rPr>
                                <w:rFonts w:ascii="Courier New" w:hAnsi="Courier New" w:cs="Courier New"/>
                                <w:sz w:val="15"/>
                                <w:szCs w:val="15"/>
                              </w:rPr>
                              <w:t xml:space="preserve">    - Compute mooring system (switch) {0=None; 1=MAP</w:t>
                            </w:r>
                            <w:r>
                              <w:rPr>
                                <w:rFonts w:ascii="Courier New" w:hAnsi="Courier New" w:cs="Courier New"/>
                                <w:sz w:val="15"/>
                                <w:szCs w:val="15"/>
                              </w:rPr>
                              <w:t>++</w:t>
                            </w:r>
                            <w:r w:rsidRPr="00C914B8">
                              <w:rPr>
                                <w:rFonts w:ascii="Courier New" w:hAnsi="Courier New" w:cs="Courier New"/>
                                <w:sz w:val="15"/>
                                <w:szCs w:val="15"/>
                              </w:rPr>
                              <w:t>; 2=FEAMooring</w:t>
                            </w:r>
                            <w:r>
                              <w:rPr>
                                <w:rFonts w:ascii="Courier New" w:hAnsi="Courier New" w:cs="Courier New"/>
                                <w:sz w:val="15"/>
                                <w:szCs w:val="15"/>
                              </w:rPr>
                              <w:t>; 3=</w:t>
                            </w:r>
                            <w:proofErr w:type="spellStart"/>
                            <w:r>
                              <w:rPr>
                                <w:rFonts w:ascii="Courier New" w:hAnsi="Courier New" w:cs="Courier New"/>
                                <w:sz w:val="15"/>
                                <w:szCs w:val="15"/>
                              </w:rPr>
                              <w:t>MoorDyn</w:t>
                            </w:r>
                            <w:proofErr w:type="spellEnd"/>
                            <w:r w:rsidRPr="00C914B8">
                              <w:rPr>
                                <w:rFonts w:ascii="Courier New" w:hAnsi="Courier New" w:cs="Courier New"/>
                                <w:sz w:val="15"/>
                                <w:szCs w:val="15"/>
                              </w:rPr>
                              <w:t>}</w:t>
                            </w:r>
                          </w:p>
                          <w:p w14:paraId="2164B58D"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CompIce</w:t>
                            </w:r>
                            <w:proofErr w:type="spellEnd"/>
                            <w:proofErr w:type="gramEnd"/>
                            <w:r w:rsidRPr="00C914B8">
                              <w:rPr>
                                <w:rFonts w:ascii="Courier New" w:hAnsi="Courier New" w:cs="Courier New"/>
                                <w:sz w:val="15"/>
                                <w:szCs w:val="15"/>
                              </w:rPr>
                              <w:t xml:space="preserve">        - Compute ice loads (switch) {0=None; 1=IceFloe; 2=IceDyn}</w:t>
                            </w:r>
                          </w:p>
                          <w:p w14:paraId="2164B58E"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False      </w:t>
                            </w:r>
                            <w:proofErr w:type="spellStart"/>
                            <w:r w:rsidRPr="00C914B8">
                              <w:rPr>
                                <w:rFonts w:ascii="Courier New" w:hAnsi="Courier New" w:cs="Courier New"/>
                                <w:sz w:val="15"/>
                                <w:szCs w:val="15"/>
                              </w:rPr>
                              <w:t>CompUserPtfmLd</w:t>
                            </w:r>
                            <w:proofErr w:type="spellEnd"/>
                            <w:r w:rsidRPr="00C914B8">
                              <w:rPr>
                                <w:rFonts w:ascii="Courier New" w:hAnsi="Courier New" w:cs="Courier New"/>
                                <w:sz w:val="15"/>
                                <w:szCs w:val="15"/>
                              </w:rPr>
                              <w:t xml:space="preserve"> - Compute additional platform loading (flag) {false: none; true: user-defined}</w:t>
                            </w:r>
                          </w:p>
                          <w:p w14:paraId="2164B58F"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False      </w:t>
                            </w:r>
                            <w:proofErr w:type="spellStart"/>
                            <w:proofErr w:type="gramStart"/>
                            <w:r w:rsidRPr="00C914B8">
                              <w:rPr>
                                <w:rFonts w:ascii="Courier New" w:hAnsi="Courier New" w:cs="Courier New"/>
                                <w:sz w:val="15"/>
                                <w:szCs w:val="15"/>
                              </w:rPr>
                              <w:t>CompUserTwrLd</w:t>
                            </w:r>
                            <w:proofErr w:type="spellEnd"/>
                            <w:r w:rsidRPr="00C914B8">
                              <w:rPr>
                                <w:rFonts w:ascii="Courier New" w:hAnsi="Courier New" w:cs="Courier New"/>
                                <w:sz w:val="15"/>
                                <w:szCs w:val="15"/>
                              </w:rPr>
                              <w:t xml:space="preserve">  -</w:t>
                            </w:r>
                            <w:proofErr w:type="gramEnd"/>
                            <w:r w:rsidRPr="00C914B8">
                              <w:rPr>
                                <w:rFonts w:ascii="Courier New" w:hAnsi="Courier New" w:cs="Courier New"/>
                                <w:sz w:val="15"/>
                                <w:szCs w:val="15"/>
                              </w:rPr>
                              <w:t xml:space="preserve"> Compute additional tower loading (flag) {false: none; true: user-defined}</w:t>
                            </w:r>
                          </w:p>
                          <w:p w14:paraId="2164B590"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14:paraId="2164B591" w14:textId="2CBB4854"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"OC4Jacket_ElastoDyn.dat</w:t>
                            </w:r>
                            <w:proofErr w:type="gramStart"/>
                            <w:r w:rsidRPr="00C914B8">
                              <w:rPr>
                                <w:rFonts w:ascii="Courier New" w:hAnsi="Courier New" w:cs="Courier New"/>
                                <w:sz w:val="15"/>
                                <w:szCs w:val="15"/>
                              </w:rPr>
                              <w:t xml:space="preserve">" </w:t>
                            </w:r>
                            <w:ins w:id="633"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EDFile</w:t>
                            </w:r>
                            <w:proofErr w:type="spellEnd"/>
                            <w:proofErr w:type="gramEnd"/>
                            <w:r w:rsidRPr="00C914B8">
                              <w:rPr>
                                <w:rFonts w:ascii="Courier New" w:hAnsi="Courier New" w:cs="Courier New"/>
                                <w:sz w:val="15"/>
                                <w:szCs w:val="15"/>
                              </w:rPr>
                              <w:t xml:space="preserve">       - Name of file containing ElastoDyn input parameters (quoted string)</w:t>
                            </w:r>
                          </w:p>
                          <w:p w14:paraId="2164B592" w14:textId="4D220233"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634"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(1) - Name of file containing BeamDyn blade 1 inputs (quoted string)</w:t>
                            </w:r>
                          </w:p>
                          <w:p w14:paraId="2164B593" w14:textId="39B418A3"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635"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(2) - Name of file containing BeamDyn blade 2 inputs (quoted string)</w:t>
                            </w:r>
                          </w:p>
                          <w:p w14:paraId="2164B594" w14:textId="4A4E5232"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636"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(3) - Name of file containing BeamDyn blade 3 inputs (quoted string)</w:t>
                            </w:r>
                          </w:p>
                          <w:p w14:paraId="16C1B8FC" w14:textId="27D28447" w:rsidR="0068491E" w:rsidRDefault="0068491E" w:rsidP="001017C7">
                            <w:pPr>
                              <w:spacing w:after="0" w:line="240" w:lineRule="auto"/>
                              <w:rPr>
                                <w:ins w:id="637" w:author="Bonnie Jonkman" w:date="2015-06-06T17:09:00Z"/>
                                <w:rFonts w:ascii="Courier New" w:hAnsi="Courier New" w:cs="Courier New"/>
                                <w:sz w:val="15"/>
                                <w:szCs w:val="15"/>
                              </w:rPr>
                            </w:pPr>
                            <w:ins w:id="638" w:author="Bonnie Jonkman" w:date="2015-06-06T17:08:00Z">
                              <w:r w:rsidRPr="0016770E">
                                <w:rPr>
                                  <w:rFonts w:ascii="Courier New" w:hAnsi="Courier New" w:cs="Courier New"/>
                                  <w:sz w:val="15"/>
                                  <w:szCs w:val="15"/>
                                </w:rPr>
                                <w:t>"</w:t>
                              </w:r>
                            </w:ins>
                            <w:ins w:id="639" w:author="Bonnie Jonkman" w:date="2015-06-06T17:09:00Z">
                              <w:r w:rsidRPr="00C914B8">
                                <w:rPr>
                                  <w:rFonts w:ascii="Courier New" w:hAnsi="Courier New" w:cs="Courier New"/>
                                  <w:sz w:val="15"/>
                                  <w:szCs w:val="15"/>
                                </w:rPr>
                                <w:t>OC4Jacket_</w:t>
                              </w:r>
                              <w:r>
                                <w:rPr>
                                  <w:rFonts w:ascii="Courier New" w:hAnsi="Courier New" w:cs="Courier New"/>
                                  <w:sz w:val="15"/>
                                  <w:szCs w:val="15"/>
                                </w:rPr>
                                <w:t>InflowWind</w:t>
                              </w:r>
                              <w:r w:rsidRPr="00C914B8">
                                <w:rPr>
                                  <w:rFonts w:ascii="Courier New" w:hAnsi="Courier New" w:cs="Courier New"/>
                                  <w:sz w:val="15"/>
                                  <w:szCs w:val="15"/>
                                </w:rPr>
                                <w:t>.dat</w:t>
                              </w:r>
                            </w:ins>
                            <w:ins w:id="640" w:author="Bonnie Jonkman" w:date="2015-06-06T17:08:00Z">
                              <w:r w:rsidRPr="0016770E">
                                <w:rPr>
                                  <w:rFonts w:ascii="Courier New" w:hAnsi="Courier New" w:cs="Courier New"/>
                                  <w:sz w:val="15"/>
                                  <w:szCs w:val="15"/>
                                </w:rPr>
                                <w:t xml:space="preserve">" </w:t>
                              </w:r>
                              <w:proofErr w:type="spellStart"/>
                              <w:r w:rsidRPr="0016770E">
                                <w:rPr>
                                  <w:rFonts w:ascii="Courier New" w:hAnsi="Courier New" w:cs="Courier New"/>
                                  <w:sz w:val="15"/>
                                  <w:szCs w:val="15"/>
                                </w:rPr>
                                <w:t>InflowFile</w:t>
                              </w:r>
                              <w:proofErr w:type="spellEnd"/>
                              <w:r w:rsidRPr="0016770E">
                                <w:rPr>
                                  <w:rFonts w:ascii="Courier New" w:hAnsi="Courier New" w:cs="Courier New"/>
                                  <w:sz w:val="15"/>
                                  <w:szCs w:val="15"/>
                                </w:rPr>
                                <w:t xml:space="preserve">  </w:t>
                              </w:r>
                            </w:ins>
                            <w:ins w:id="641" w:author="Bonnie Jonkman" w:date="2015-06-06T17:11:00Z">
                              <w:r>
                                <w:rPr>
                                  <w:rFonts w:ascii="Courier New" w:hAnsi="Courier New" w:cs="Courier New"/>
                                  <w:sz w:val="15"/>
                                  <w:szCs w:val="15"/>
                                </w:rPr>
                                <w:t xml:space="preserve"> </w:t>
                              </w:r>
                            </w:ins>
                            <w:ins w:id="642" w:author="Bonnie Jonkman" w:date="2015-06-06T17:08:00Z">
                              <w:r w:rsidRPr="0016770E">
                                <w:rPr>
                                  <w:rFonts w:ascii="Courier New" w:hAnsi="Courier New" w:cs="Courier New"/>
                                  <w:sz w:val="15"/>
                                  <w:szCs w:val="15"/>
                                </w:rPr>
                                <w:t xml:space="preserve">- Name of file containing inflow wind input parameters (quoted string) </w:t>
                              </w:r>
                            </w:ins>
                          </w:p>
                          <w:p w14:paraId="2164B595" w14:textId="52294F64"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"OC4Jacket_AeroDyn.dat"   </w:t>
                            </w:r>
                            <w:ins w:id="643"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AeroFile</w:t>
                            </w:r>
                            <w:proofErr w:type="spellEnd"/>
                            <w:r w:rsidRPr="00C914B8">
                              <w:rPr>
                                <w:rFonts w:ascii="Courier New" w:hAnsi="Courier New" w:cs="Courier New"/>
                                <w:sz w:val="15"/>
                                <w:szCs w:val="15"/>
                              </w:rPr>
                              <w:t xml:space="preserve">     - Name of file containing aerodynamic input parameters (quoted string)</w:t>
                            </w:r>
                          </w:p>
                          <w:p w14:paraId="2164B596" w14:textId="15D780A1"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"OC4Jacket_ServoDyn.dat"  </w:t>
                            </w:r>
                            <w:ins w:id="644"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ServoFile</w:t>
                            </w:r>
                            <w:proofErr w:type="spellEnd"/>
                            <w:r w:rsidRPr="00C914B8">
                              <w:rPr>
                                <w:rFonts w:ascii="Courier New" w:hAnsi="Courier New" w:cs="Courier New"/>
                                <w:sz w:val="15"/>
                                <w:szCs w:val="15"/>
                              </w:rPr>
                              <w:t xml:space="preserve">    - Name of file with control/electric-drive inputs (quoted string)</w:t>
                            </w:r>
                          </w:p>
                          <w:p w14:paraId="2164B597" w14:textId="076E570A"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"OC4Jacket_HydroDyn.dat"  </w:t>
                            </w:r>
                            <w:ins w:id="645"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HydroFile</w:t>
                            </w:r>
                            <w:proofErr w:type="spellEnd"/>
                            <w:r w:rsidRPr="00C914B8">
                              <w:rPr>
                                <w:rFonts w:ascii="Courier New" w:hAnsi="Courier New" w:cs="Courier New"/>
                                <w:sz w:val="15"/>
                                <w:szCs w:val="15"/>
                              </w:rPr>
                              <w:t xml:space="preserve">    - Name of file containing hydrodynamic inputs (quoted string)</w:t>
                            </w:r>
                          </w:p>
                          <w:p w14:paraId="2164B598" w14:textId="2F0DD71A"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"OC4Jacket_SubDyn.dat"    </w:t>
                            </w:r>
                            <w:ins w:id="646"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SubFile</w:t>
                            </w:r>
                            <w:proofErr w:type="spellEnd"/>
                            <w:r w:rsidRPr="00C914B8">
                              <w:rPr>
                                <w:rFonts w:ascii="Courier New" w:hAnsi="Courier New" w:cs="Courier New"/>
                                <w:sz w:val="15"/>
                                <w:szCs w:val="15"/>
                              </w:rPr>
                              <w:t xml:space="preserve">      - Name of file containing sub-structural inputs (quoted string)</w:t>
                            </w:r>
                          </w:p>
                          <w:p w14:paraId="2164B599" w14:textId="4101CA53"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647"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MooringFile</w:t>
                            </w:r>
                            <w:proofErr w:type="spellEnd"/>
                            <w:r w:rsidRPr="00C914B8">
                              <w:rPr>
                                <w:rFonts w:ascii="Courier New" w:hAnsi="Courier New" w:cs="Courier New"/>
                                <w:sz w:val="15"/>
                                <w:szCs w:val="15"/>
                              </w:rPr>
                              <w:t xml:space="preserve">  - Name of file containing mooring system inputs (quoted string)</w:t>
                            </w:r>
                          </w:p>
                          <w:p w14:paraId="2164B59A" w14:textId="7CBBAFBC"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648"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IceFile</w:t>
                            </w:r>
                            <w:proofErr w:type="spellEnd"/>
                            <w:r w:rsidRPr="00C914B8">
                              <w:rPr>
                                <w:rFonts w:ascii="Courier New" w:hAnsi="Courier New" w:cs="Courier New"/>
                                <w:sz w:val="15"/>
                                <w:szCs w:val="15"/>
                              </w:rPr>
                              <w:t xml:space="preserve">      - Name of file containing ice input parameters (quoted string)</w:t>
                            </w:r>
                          </w:p>
                          <w:p w14:paraId="2164B59B"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14:paraId="2164B59C"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SumPrint</w:t>
                            </w:r>
                            <w:proofErr w:type="spellEnd"/>
                            <w:r w:rsidRPr="00C914B8">
                              <w:rPr>
                                <w:rFonts w:ascii="Courier New" w:hAnsi="Courier New" w:cs="Courier New"/>
                                <w:sz w:val="15"/>
                                <w:szCs w:val="15"/>
                              </w:rPr>
                              <w:t xml:space="preserve">        - Print summary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&gt;.sum" (flag)</w:t>
                            </w:r>
                          </w:p>
                          <w:p w14:paraId="2164B59D" w14:textId="77777777" w:rsidR="0068491E" w:rsidRDefault="0068491E" w:rsidP="001017C7">
                            <w:pPr>
                              <w:spacing w:after="0" w:line="240" w:lineRule="auto"/>
                              <w:rPr>
                                <w:ins w:id="649" w:author="Bonnie Jonkman" w:date="2015-04-22T10:27:00Z"/>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SttsTime</w:t>
                            </w:r>
                            <w:proofErr w:type="spellEnd"/>
                            <w:proofErr w:type="gramEnd"/>
                            <w:r w:rsidRPr="00C914B8">
                              <w:rPr>
                                <w:rFonts w:ascii="Courier New" w:hAnsi="Courier New" w:cs="Courier New"/>
                                <w:sz w:val="15"/>
                                <w:szCs w:val="15"/>
                              </w:rPr>
                              <w:t xml:space="preserve">        - Amount of time between screen status messages (s)</w:t>
                            </w:r>
                          </w:p>
                          <w:p w14:paraId="422B5471" w14:textId="6607D921" w:rsidR="0068491E" w:rsidRPr="00C914B8" w:rsidRDefault="0068491E" w:rsidP="001017C7">
                            <w:pPr>
                              <w:spacing w:after="0" w:line="240" w:lineRule="auto"/>
                              <w:rPr>
                                <w:rFonts w:ascii="Courier New" w:hAnsi="Courier New" w:cs="Courier New"/>
                                <w:sz w:val="15"/>
                                <w:szCs w:val="15"/>
                              </w:rPr>
                            </w:pPr>
                            <w:ins w:id="650" w:author="Bonnie Jonkman" w:date="2015-04-22T10:27:00Z">
                              <w:r w:rsidRPr="005408C3">
                                <w:rPr>
                                  <w:rFonts w:ascii="Courier New" w:hAnsi="Courier New" w:cs="Courier New"/>
                                  <w:sz w:val="15"/>
                                  <w:szCs w:val="15"/>
                                </w:rPr>
                                <w:t xml:space="preserve"> </w:t>
                              </w:r>
                            </w:ins>
                            <w:ins w:id="651" w:author="Bonnie Jonkman" w:date="2015-04-22T10:28:00Z">
                              <w:r>
                                <w:rPr>
                                  <w:rFonts w:ascii="Courier New" w:hAnsi="Courier New" w:cs="Courier New"/>
                                  <w:sz w:val="15"/>
                                  <w:szCs w:val="15"/>
                                </w:rPr>
                                <w:t xml:space="preserve"> </w:t>
                              </w:r>
                            </w:ins>
                            <w:ins w:id="652" w:author="Bonnie Jonkman" w:date="2015-04-22T10:27:00Z">
                              <w:r w:rsidRPr="005408C3">
                                <w:rPr>
                                  <w:rFonts w:ascii="Courier New" w:hAnsi="Courier New" w:cs="Courier New"/>
                                  <w:sz w:val="15"/>
                                  <w:szCs w:val="15"/>
                                </w:rPr>
                                <w:t xml:space="preserve">  </w:t>
                              </w:r>
                              <w:proofErr w:type="gramStart"/>
                              <w:r w:rsidRPr="005408C3">
                                <w:rPr>
                                  <w:rFonts w:ascii="Courier New" w:hAnsi="Courier New" w:cs="Courier New"/>
                                  <w:sz w:val="15"/>
                                  <w:szCs w:val="15"/>
                                </w:rPr>
                                <w:t xml:space="preserve">99999  </w:t>
                              </w:r>
                              <w:proofErr w:type="spellStart"/>
                              <w:r w:rsidRPr="005408C3">
                                <w:rPr>
                                  <w:rFonts w:ascii="Courier New" w:hAnsi="Courier New" w:cs="Courier New"/>
                                  <w:sz w:val="15"/>
                                  <w:szCs w:val="15"/>
                                </w:rPr>
                                <w:t>ChkptTime</w:t>
                              </w:r>
                              <w:proofErr w:type="spellEnd"/>
                              <w:proofErr w:type="gramEnd"/>
                              <w:r w:rsidRPr="005408C3">
                                <w:rPr>
                                  <w:rFonts w:ascii="Courier New" w:hAnsi="Courier New" w:cs="Courier New"/>
                                  <w:sz w:val="15"/>
                                  <w:szCs w:val="15"/>
                                </w:rPr>
                                <w:t xml:space="preserve">       - Amount of time between creating checkpoint files for potential restart (s)</w:t>
                              </w:r>
                            </w:ins>
                          </w:p>
                          <w:p w14:paraId="2164B59E"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0.05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_Out</w:t>
                            </w:r>
                            <w:proofErr w:type="spellEnd"/>
                            <w:r w:rsidRPr="00C914B8">
                              <w:rPr>
                                <w:rFonts w:ascii="Courier New" w:hAnsi="Courier New" w:cs="Courier New"/>
                                <w:sz w:val="15"/>
                                <w:szCs w:val="15"/>
                              </w:rPr>
                              <w:t xml:space="preserve">          - Time step for tabular output (s)</w:t>
                            </w:r>
                          </w:p>
                          <w:p w14:paraId="2164B59F"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TStart</w:t>
                            </w:r>
                            <w:proofErr w:type="spellEnd"/>
                            <w:proofErr w:type="gramEnd"/>
                            <w:r w:rsidRPr="00C914B8">
                              <w:rPr>
                                <w:rFonts w:ascii="Courier New" w:hAnsi="Courier New" w:cs="Courier New"/>
                                <w:sz w:val="15"/>
                                <w:szCs w:val="15"/>
                              </w:rPr>
                              <w:t xml:space="preserve">          - Time to begin tabular output (s)</w:t>
                            </w:r>
                          </w:p>
                          <w:p w14:paraId="2164B5A0"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OutFileFmt</w:t>
                            </w:r>
                            <w:proofErr w:type="spellEnd"/>
                            <w:proofErr w:type="gramEnd"/>
                            <w:r w:rsidRPr="00C914B8">
                              <w:rPr>
                                <w:rFonts w:ascii="Courier New" w:hAnsi="Courier New" w:cs="Courier New"/>
                                <w:sz w:val="15"/>
                                <w:szCs w:val="15"/>
                              </w:rPr>
                              <w:t xml:space="preserve">      - Format for tabular (time-marching) output file (switch) {1:out, 2:outb, 3:both}</w:t>
                            </w:r>
                          </w:p>
                          <w:p w14:paraId="2164B5A1"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TabDelim</w:t>
                            </w:r>
                            <w:proofErr w:type="spellEnd"/>
                            <w:r w:rsidRPr="00C914B8">
                              <w:rPr>
                                <w:rFonts w:ascii="Courier New" w:hAnsi="Courier New" w:cs="Courier New"/>
                                <w:sz w:val="15"/>
                                <w:szCs w:val="15"/>
                              </w:rPr>
                              <w:t xml:space="preserve">        - Use tab delimiters in text tabular output file? (</w:t>
                            </w:r>
                            <w:proofErr w:type="gramStart"/>
                            <w:r w:rsidRPr="00C914B8">
                              <w:rPr>
                                <w:rFonts w:ascii="Courier New" w:hAnsi="Courier New" w:cs="Courier New"/>
                                <w:sz w:val="15"/>
                                <w:szCs w:val="15"/>
                              </w:rPr>
                              <w:t>flag</w:t>
                            </w:r>
                            <w:proofErr w:type="gramEnd"/>
                            <w:r w:rsidRPr="00C914B8">
                              <w:rPr>
                                <w:rFonts w:ascii="Courier New" w:hAnsi="Courier New" w:cs="Courier New"/>
                                <w:sz w:val="15"/>
                                <w:szCs w:val="15"/>
                              </w:rPr>
                              <w:t>)</w:t>
                            </w:r>
                          </w:p>
                          <w:p w14:paraId="2164B5A2"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"ES10.3E2" </w:t>
                            </w:r>
                            <w:proofErr w:type="spellStart"/>
                            <w:r w:rsidRPr="00C914B8">
                              <w:rPr>
                                <w:rFonts w:ascii="Courier New" w:hAnsi="Courier New" w:cs="Courier New"/>
                                <w:sz w:val="15"/>
                                <w:szCs w:val="15"/>
                              </w:rPr>
                              <w:t>OutFmt</w:t>
                            </w:r>
                            <w:proofErr w:type="spellEnd"/>
                            <w:r w:rsidRPr="00C914B8">
                              <w:rPr>
                                <w:rFonts w:ascii="Courier New" w:hAnsi="Courier New" w:cs="Courier New"/>
                                <w:sz w:val="15"/>
                                <w:szCs w:val="15"/>
                              </w:rPr>
                              <w:t xml:space="preserve">          - Format used for text tabular output, excluding the time channel. (</w:t>
                            </w:r>
                            <w:proofErr w:type="gramStart"/>
                            <w:r w:rsidRPr="00C914B8">
                              <w:rPr>
                                <w:rFonts w:ascii="Courier New" w:hAnsi="Courier New" w:cs="Courier New"/>
                                <w:sz w:val="15"/>
                                <w:szCs w:val="15"/>
                              </w:rPr>
                              <w:t>quoted</w:t>
                            </w:r>
                            <w:proofErr w:type="gramEnd"/>
                            <w:r w:rsidRPr="00C914B8">
                              <w:rPr>
                                <w:rFonts w:ascii="Courier New" w:hAnsi="Courier New" w:cs="Courier New"/>
                                <w:sz w:val="15"/>
                                <w:szCs w:val="15"/>
                              </w:rPr>
                              <w:t xml:space="preserve"> string)</w:t>
                            </w:r>
                          </w:p>
                        </w:txbxContent>
                      </wps:txbx>
                      <wps:bodyPr rot="0" vert="horz" wrap="square" lIns="45720" tIns="45720" rIns="4572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36" type="#_x0000_t202" style="width:7in;height:37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">
                <v:textbox inset="3.6pt,,3.6pt">
                  <w:txbxContent>
                    <w:p w14:paraId="2164B57B" w14:textId="5DAE7274"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w:t>
                      </w:r>
                      <w:r>
                        <w:rPr>
                          <w:rFonts w:ascii="Courier New" w:hAnsi="Courier New" w:cs="Courier New"/>
                          <w:sz w:val="15"/>
                          <w:szCs w:val="15"/>
                        </w:rPr>
                        <w:t>1</w:t>
                      </w:r>
                      <w:del w:id="646" w:author="Bonnie Jonkman" w:date="2015-06-06T17:07:00Z">
                        <w:r w:rsidDel="00B70C62">
                          <w:rPr>
                            <w:rFonts w:ascii="Courier New" w:hAnsi="Courier New" w:cs="Courier New"/>
                            <w:sz w:val="15"/>
                            <w:szCs w:val="15"/>
                          </w:rPr>
                          <w:delText>0</w:delText>
                        </w:r>
                      </w:del>
                      <w:ins w:id="647" w:author="Bonnie Jonkman" w:date="2015-06-06T17:07:00Z">
                        <w:r>
                          <w:rPr>
                            <w:rFonts w:ascii="Courier New" w:hAnsi="Courier New" w:cs="Courier New"/>
                            <w:sz w:val="15"/>
                            <w:szCs w:val="15"/>
                          </w:rPr>
                          <w:t>2</w:t>
                        </w:r>
                      </w:ins>
                      <w:r w:rsidRPr="00C914B8">
                        <w:rPr>
                          <w:rFonts w:ascii="Courier New" w:hAnsi="Courier New" w:cs="Courier New"/>
                          <w:sz w:val="15"/>
                          <w:szCs w:val="15"/>
                        </w:rPr>
                        <w:t>.* INPUT FILE ------------------------------------------------</w:t>
                      </w:r>
                    </w:p>
                    <w:p w14:paraId="2164B57C"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14:paraId="2164B57D"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14:paraId="2164B57E"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&lt;RootName&gt;.ech (flag)</w:t>
                      </w:r>
                    </w:p>
                    <w:p w14:paraId="2164B57F"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AbortLevel     - Error level when simulation should abort (string) {"WARNING", "SEVERE", "FATAL"} </w:t>
                      </w:r>
                    </w:p>
                    <w:p w14:paraId="2164B580"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60  TMax           - Total run time (s)</w:t>
                      </w:r>
                    </w:p>
                    <w:p w14:paraId="2164B581"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0.01  DT             - Recommended module time step (s)</w:t>
                      </w:r>
                    </w:p>
                    <w:p w14:paraId="2164B582"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2  InterpOrder    - Interpolation order for input/output time history (-) {1=linear, 2=quadratic}</w:t>
                      </w:r>
                    </w:p>
                    <w:p w14:paraId="2164B583"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NumCrctn       - Number of correction iterations (-) {0=explicit calculation, i.e., no corrections}</w:t>
                      </w:r>
                    </w:p>
                    <w:p w14:paraId="2164B584"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99999  DT_UJac        - Time between calls to get Jacobians (s)</w:t>
                      </w:r>
                    </w:p>
                    <w:p w14:paraId="2164B585"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1E+06  UJacSclFact    - Scaling factor used in Jacobians (-)</w:t>
                      </w:r>
                    </w:p>
                    <w:p w14:paraId="2164B586"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14:paraId="2164B587"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CompElast      - Compute structural dynamics (switch) {1=ElastoDyn; 2=ElastoDyn+BeamDyn blades}</w:t>
                      </w:r>
                    </w:p>
                    <w:p w14:paraId="375F5DBE" w14:textId="5E7E3498" w:rsidR="0068491E" w:rsidRDefault="0068491E" w:rsidP="001017C7">
                      <w:pPr>
                        <w:spacing w:after="0" w:line="240" w:lineRule="auto"/>
                        <w:rPr>
                          <w:ins w:id="648" w:author="Bonnie Jonkman" w:date="2015-06-06T17:08:00Z"/>
                          <w:rFonts w:ascii="Courier New" w:hAnsi="Courier New" w:cs="Courier New"/>
                          <w:sz w:val="15"/>
                          <w:szCs w:val="15"/>
                        </w:rPr>
                      </w:pPr>
                      <w:ins w:id="649" w:author="Bonnie Jonkman" w:date="2015-06-06T17:08:00Z">
                        <w:r w:rsidRPr="00B70C62">
                          <w:rPr>
                            <w:rFonts w:ascii="Courier New" w:hAnsi="Courier New" w:cs="Courier New"/>
                            <w:sz w:val="15"/>
                            <w:szCs w:val="15"/>
                          </w:rPr>
                          <w:t xml:space="preserve">   </w:t>
                        </w:r>
                        <w:r>
                          <w:rPr>
                            <w:rFonts w:ascii="Courier New" w:hAnsi="Courier New" w:cs="Courier New"/>
                            <w:sz w:val="15"/>
                            <w:szCs w:val="15"/>
                          </w:rPr>
                          <w:t xml:space="preserve">     </w:t>
                        </w:r>
                        <w:r w:rsidRPr="00B70C62">
                          <w:rPr>
                            <w:rFonts w:ascii="Courier New" w:hAnsi="Courier New" w:cs="Courier New"/>
                            <w:sz w:val="15"/>
                            <w:szCs w:val="15"/>
                          </w:rPr>
                          <w:t>1  CompInflow     - Compute inflow wind velocities (switch) {0=still air; 1=InflowWind}</w:t>
                        </w:r>
                      </w:ins>
                    </w:p>
                    <w:p w14:paraId="2164B588" w14:textId="609C1DF5"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CompAero       - Compute aerodynamic loads (switch) {0=None; 1=AeroDyn</w:t>
                      </w:r>
                      <w:ins w:id="650" w:author="Bonnie Jonkman" w:date="2015-06-06T17:07:00Z">
                        <w:r>
                          <w:rPr>
                            <w:rFonts w:ascii="Courier New" w:hAnsi="Courier New" w:cs="Courier New"/>
                            <w:sz w:val="15"/>
                            <w:szCs w:val="15"/>
                          </w:rPr>
                          <w:t xml:space="preserve"> v14; 2=AeroDyn v15</w:t>
                        </w:r>
                      </w:ins>
                      <w:r w:rsidRPr="00C914B8">
                        <w:rPr>
                          <w:rFonts w:ascii="Courier New" w:hAnsi="Courier New" w:cs="Courier New"/>
                          <w:sz w:val="15"/>
                          <w:szCs w:val="15"/>
                        </w:rPr>
                        <w:t>}</w:t>
                      </w:r>
                    </w:p>
                    <w:p w14:paraId="2164B589"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CompServo      - Compute control and electrical-drive dynamics (switch) {0=None; 1=ServoDyn}</w:t>
                      </w:r>
                    </w:p>
                    <w:p w14:paraId="2164B58A"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CompHydro      - Compute hydrodynamic loads (switch) {0=None; 1=HydroDyn}</w:t>
                      </w:r>
                    </w:p>
                    <w:p w14:paraId="2164B58B"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CompSub        - Compute sub-structural dynamics (switch) {0=None; 1=SubDyn}</w:t>
                      </w:r>
                    </w:p>
                    <w:p w14:paraId="2164B58C" w14:textId="6783048A"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CompMooring    - Compute mooring system (switch) {0=None; 1=MAP</w:t>
                      </w:r>
                      <w:r>
                        <w:rPr>
                          <w:rFonts w:ascii="Courier New" w:hAnsi="Courier New" w:cs="Courier New"/>
                          <w:sz w:val="15"/>
                          <w:szCs w:val="15"/>
                        </w:rPr>
                        <w:t>++</w:t>
                      </w:r>
                      <w:r w:rsidRPr="00C914B8">
                        <w:rPr>
                          <w:rFonts w:ascii="Courier New" w:hAnsi="Courier New" w:cs="Courier New"/>
                          <w:sz w:val="15"/>
                          <w:szCs w:val="15"/>
                        </w:rPr>
                        <w:t>; 2=FEAMooring</w:t>
                      </w:r>
                      <w:r>
                        <w:rPr>
                          <w:rFonts w:ascii="Courier New" w:hAnsi="Courier New" w:cs="Courier New"/>
                          <w:sz w:val="15"/>
                          <w:szCs w:val="15"/>
                        </w:rPr>
                        <w:t>; 3=MoorDyn</w:t>
                      </w:r>
                      <w:r w:rsidRPr="00C914B8">
                        <w:rPr>
                          <w:rFonts w:ascii="Courier New" w:hAnsi="Courier New" w:cs="Courier New"/>
                          <w:sz w:val="15"/>
                          <w:szCs w:val="15"/>
                        </w:rPr>
                        <w:t>}</w:t>
                      </w:r>
                    </w:p>
                    <w:p w14:paraId="2164B58D"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CompIce        - Compute ice loads (switch) {0=None; 1=IceFloe; 2=IceDyn}</w:t>
                      </w:r>
                    </w:p>
                    <w:p w14:paraId="2164B58E"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CompUserPtfmLd - Compute additional platform loading (flag) {false: none; true: user-defined}</w:t>
                      </w:r>
                    </w:p>
                    <w:p w14:paraId="2164B58F"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CompUserTwrLd  - Compute additional tower loading (flag) {false: none; true: user-defined}</w:t>
                      </w:r>
                    </w:p>
                    <w:p w14:paraId="2164B590"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14:paraId="2164B591" w14:textId="2CBB4854"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"OC4Jacket_ElastoDyn.dat" </w:t>
                      </w:r>
                      <w:ins w:id="651"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EDFile       - Name of file containing ElastoDyn input parameters (quoted string)</w:t>
                      </w:r>
                    </w:p>
                    <w:p w14:paraId="2164B592" w14:textId="4D220233"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"unused"                 </w:t>
                      </w:r>
                      <w:ins w:id="652"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 xml:space="preserve"> BDBldFile(1) - Name of file containing BeamDyn blade 1 inputs (quoted string)</w:t>
                      </w:r>
                    </w:p>
                    <w:p w14:paraId="2164B593" w14:textId="39B418A3"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"unused"                  </w:t>
                      </w:r>
                      <w:ins w:id="653"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BDBldFile(2) - Name of file containing BeamDyn blade 2 inputs (quoted string)</w:t>
                      </w:r>
                    </w:p>
                    <w:p w14:paraId="2164B594" w14:textId="4A4E5232"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"unused"                  </w:t>
                      </w:r>
                      <w:ins w:id="654"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BDBldFile(3) - Name of file containing BeamDyn blade 3 inputs (quoted string)</w:t>
                      </w:r>
                    </w:p>
                    <w:p w14:paraId="16C1B8FC" w14:textId="27D28447" w:rsidR="0068491E" w:rsidRDefault="0068491E" w:rsidP="001017C7">
                      <w:pPr>
                        <w:spacing w:after="0" w:line="240" w:lineRule="auto"/>
                        <w:rPr>
                          <w:ins w:id="655" w:author="Bonnie Jonkman" w:date="2015-06-06T17:09:00Z"/>
                          <w:rFonts w:ascii="Courier New" w:hAnsi="Courier New" w:cs="Courier New"/>
                          <w:sz w:val="15"/>
                          <w:szCs w:val="15"/>
                        </w:rPr>
                      </w:pPr>
                      <w:ins w:id="656" w:author="Bonnie Jonkman" w:date="2015-06-06T17:08:00Z">
                        <w:r w:rsidRPr="0016770E">
                          <w:rPr>
                            <w:rFonts w:ascii="Courier New" w:hAnsi="Courier New" w:cs="Courier New"/>
                            <w:sz w:val="15"/>
                            <w:szCs w:val="15"/>
                          </w:rPr>
                          <w:t>"</w:t>
                        </w:r>
                      </w:ins>
                      <w:ins w:id="657" w:author="Bonnie Jonkman" w:date="2015-06-06T17:09:00Z">
                        <w:r w:rsidRPr="00C914B8">
                          <w:rPr>
                            <w:rFonts w:ascii="Courier New" w:hAnsi="Courier New" w:cs="Courier New"/>
                            <w:sz w:val="15"/>
                            <w:szCs w:val="15"/>
                          </w:rPr>
                          <w:t>OC4Jacket_</w:t>
                        </w:r>
                        <w:r>
                          <w:rPr>
                            <w:rFonts w:ascii="Courier New" w:hAnsi="Courier New" w:cs="Courier New"/>
                            <w:sz w:val="15"/>
                            <w:szCs w:val="15"/>
                          </w:rPr>
                          <w:t>InflowWind</w:t>
                        </w:r>
                        <w:r w:rsidRPr="00C914B8">
                          <w:rPr>
                            <w:rFonts w:ascii="Courier New" w:hAnsi="Courier New" w:cs="Courier New"/>
                            <w:sz w:val="15"/>
                            <w:szCs w:val="15"/>
                          </w:rPr>
                          <w:t>.dat</w:t>
                        </w:r>
                      </w:ins>
                      <w:ins w:id="658" w:author="Bonnie Jonkman" w:date="2015-06-06T17:08:00Z">
                        <w:r w:rsidRPr="0016770E">
                          <w:rPr>
                            <w:rFonts w:ascii="Courier New" w:hAnsi="Courier New" w:cs="Courier New"/>
                            <w:sz w:val="15"/>
                            <w:szCs w:val="15"/>
                          </w:rPr>
                          <w:t xml:space="preserve">" InflowFile  </w:t>
                        </w:r>
                      </w:ins>
                      <w:ins w:id="659" w:author="Bonnie Jonkman" w:date="2015-06-06T17:11:00Z">
                        <w:r>
                          <w:rPr>
                            <w:rFonts w:ascii="Courier New" w:hAnsi="Courier New" w:cs="Courier New"/>
                            <w:sz w:val="15"/>
                            <w:szCs w:val="15"/>
                          </w:rPr>
                          <w:t xml:space="preserve"> </w:t>
                        </w:r>
                      </w:ins>
                      <w:ins w:id="660" w:author="Bonnie Jonkman" w:date="2015-06-06T17:08:00Z">
                        <w:r w:rsidRPr="0016770E">
                          <w:rPr>
                            <w:rFonts w:ascii="Courier New" w:hAnsi="Courier New" w:cs="Courier New"/>
                            <w:sz w:val="15"/>
                            <w:szCs w:val="15"/>
                          </w:rPr>
                          <w:t xml:space="preserve">- Name of file containing inflow wind input parameters (quoted string) </w:t>
                        </w:r>
                      </w:ins>
                    </w:p>
                    <w:p w14:paraId="2164B595" w14:textId="52294F64"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"OC4Jacket_AeroDyn.dat"   </w:t>
                      </w:r>
                      <w:ins w:id="661"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AeroFile     - Name of file containing aerodynamic input parameters (quoted string)</w:t>
                      </w:r>
                    </w:p>
                    <w:p w14:paraId="2164B596" w14:textId="15D780A1"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"OC4Jacket_ServoDyn.dat"  </w:t>
                      </w:r>
                      <w:ins w:id="662"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ServoFile    - Name of file with control/electric-drive inputs (quoted string)</w:t>
                      </w:r>
                    </w:p>
                    <w:p w14:paraId="2164B597" w14:textId="076E570A"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"OC4Jacket_HydroDyn.dat"  </w:t>
                      </w:r>
                      <w:ins w:id="663"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HydroFile    - Name of file containing hydrodynamic inputs (quoted string)</w:t>
                      </w:r>
                    </w:p>
                    <w:p w14:paraId="2164B598" w14:textId="2F0DD71A"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"OC4Jacket_SubDyn.dat"    </w:t>
                      </w:r>
                      <w:ins w:id="664"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SubFile      - Name of file containing sub-structural inputs (quoted string)</w:t>
                      </w:r>
                    </w:p>
                    <w:p w14:paraId="2164B599" w14:textId="4101CA53"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"unused"                 </w:t>
                      </w:r>
                      <w:ins w:id="665"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 xml:space="preserve"> MooringFile  - Name of file containing mooring system inputs (quoted string)</w:t>
                      </w:r>
                    </w:p>
                    <w:p w14:paraId="2164B59A" w14:textId="7CBBAFBC"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"unused"                 </w:t>
                      </w:r>
                      <w:ins w:id="666"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 xml:space="preserve"> IceFile      - Name of file containing ice input parameters (quoted string)</w:t>
                      </w:r>
                    </w:p>
                    <w:p w14:paraId="2164B59B"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14:paraId="2164B59C"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True       SumPrint        - Print summary data to "&lt;RootName&gt;.sum" (flag)</w:t>
                      </w:r>
                    </w:p>
                    <w:p w14:paraId="2164B59D" w14:textId="77777777" w:rsidR="0068491E" w:rsidRDefault="0068491E" w:rsidP="001017C7">
                      <w:pPr>
                        <w:spacing w:after="0" w:line="240" w:lineRule="auto"/>
                        <w:rPr>
                          <w:ins w:id="667" w:author="Bonnie Jonkman" w:date="2015-04-22T10:27:00Z"/>
                          <w:rFonts w:ascii="Courier New" w:hAnsi="Courier New" w:cs="Courier New"/>
                          <w:sz w:val="15"/>
                          <w:szCs w:val="15"/>
                        </w:rPr>
                      </w:pPr>
                      <w:r w:rsidRPr="00C914B8">
                        <w:rPr>
                          <w:rFonts w:ascii="Courier New" w:hAnsi="Courier New" w:cs="Courier New"/>
                          <w:sz w:val="15"/>
                          <w:szCs w:val="15"/>
                        </w:rPr>
                        <w:t xml:space="preserve">        1  SttsTime        - Amount of time between screen status messages (s)</w:t>
                      </w:r>
                    </w:p>
                    <w:p w14:paraId="422B5471" w14:textId="6607D921" w:rsidR="0068491E" w:rsidRPr="00C914B8" w:rsidRDefault="0068491E" w:rsidP="001017C7">
                      <w:pPr>
                        <w:spacing w:after="0" w:line="240" w:lineRule="auto"/>
                        <w:rPr>
                          <w:rFonts w:ascii="Courier New" w:hAnsi="Courier New" w:cs="Courier New"/>
                          <w:sz w:val="15"/>
                          <w:szCs w:val="15"/>
                        </w:rPr>
                      </w:pPr>
                      <w:ins w:id="668" w:author="Bonnie Jonkman" w:date="2015-04-22T10:27:00Z">
                        <w:r w:rsidRPr="005408C3">
                          <w:rPr>
                            <w:rFonts w:ascii="Courier New" w:hAnsi="Courier New" w:cs="Courier New"/>
                            <w:sz w:val="15"/>
                            <w:szCs w:val="15"/>
                          </w:rPr>
                          <w:t xml:space="preserve"> </w:t>
                        </w:r>
                      </w:ins>
                      <w:ins w:id="669" w:author="Bonnie Jonkman" w:date="2015-04-22T10:28:00Z">
                        <w:r>
                          <w:rPr>
                            <w:rFonts w:ascii="Courier New" w:hAnsi="Courier New" w:cs="Courier New"/>
                            <w:sz w:val="15"/>
                            <w:szCs w:val="15"/>
                          </w:rPr>
                          <w:t xml:space="preserve"> </w:t>
                        </w:r>
                      </w:ins>
                      <w:ins w:id="670" w:author="Bonnie Jonkman" w:date="2015-04-22T10:27:00Z">
                        <w:r w:rsidRPr="005408C3">
                          <w:rPr>
                            <w:rFonts w:ascii="Courier New" w:hAnsi="Courier New" w:cs="Courier New"/>
                            <w:sz w:val="15"/>
                            <w:szCs w:val="15"/>
                          </w:rPr>
                          <w:t xml:space="preserve">  99999  ChkptTime       - Amount of time between creating checkpoint files for potential restart (s)</w:t>
                        </w:r>
                      </w:ins>
                    </w:p>
                    <w:p w14:paraId="2164B59E"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0.05  DT_Out          - Time step for tabular output (s)</w:t>
                      </w:r>
                    </w:p>
                    <w:p w14:paraId="2164B59F"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TStart          - Time to begin tabular output (s)</w:t>
                      </w:r>
                    </w:p>
                    <w:p w14:paraId="2164B5A0"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2  OutFileFmt      - Format for tabular (time-marching) output file (switch) {1:out, 2:outb, 3:both}</w:t>
                      </w:r>
                    </w:p>
                    <w:p w14:paraId="2164B5A1"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True       TabDelim        - Use tab delimiters in text tabular output file? (flag)</w:t>
                      </w:r>
                    </w:p>
                    <w:p w14:paraId="2164B5A2" w14:textId="77777777" w:rsidR="0068491E" w:rsidRPr="00C914B8" w:rsidRDefault="0068491E" w:rsidP="001017C7">
                      <w:pPr>
                        <w:spacing w:after="0" w:line="240" w:lineRule="auto"/>
                        <w:rPr>
                          <w:rFonts w:ascii="Courier New" w:hAnsi="Courier New" w:cs="Courier New"/>
                          <w:sz w:val="15"/>
                          <w:szCs w:val="15"/>
                        </w:rPr>
                      </w:pPr>
                      <w:r w:rsidRPr="00C914B8">
                        <w:rPr>
                          <w:rFonts w:ascii="Courier New" w:hAnsi="Courier New" w:cs="Courier New"/>
                          <w:sz w:val="15"/>
                          <w:szCs w:val="15"/>
                        </w:rPr>
                        <w:t>"ES10.3E2" OutFmt          - Format used for text tabular output, excluding the time channel. (quoted string)</w:t>
                      </w:r>
                    </w:p>
                  </w:txbxContent>
                </v:textbox>
                <w10:anchorlock/>
              </v:shape>
            </w:pict>
          </mc:Fallback>
        </mc:AlternateContent>
      </w:r>
    </w:p>
    <w:p w14:paraId="2164B4F6" w14:textId="25AB4200" w:rsidR="007F2710" w:rsidRDefault="001017C7" w:rsidP="001017C7">
      <w:pPr>
        <w:pStyle w:val="Caption"/>
        <w:jc w:val="center"/>
      </w:pPr>
      <w:r>
        <w:t xml:space="preserve">Figure </w:t>
      </w:r>
      <w:fldSimple w:instr=" SEQ Figure \* ARABIC ">
        <w:r w:rsidR="008462CD">
          <w:rPr>
            <w:noProof/>
          </w:rPr>
          <w:t>13</w:t>
        </w:r>
      </w:fldSimple>
      <w:r>
        <w:t>: Example FAST v8.</w:t>
      </w:r>
      <w:r w:rsidR="005C5A0C">
        <w:t>1</w:t>
      </w:r>
      <w:del w:id="653" w:author="Bonnie Jonkman" w:date="2015-06-06T17:11:00Z">
        <w:r w:rsidR="006F3B17" w:rsidDel="00295D8A">
          <w:delText>1</w:delText>
        </w:r>
      </w:del>
      <w:ins w:id="654" w:author="Bonnie Jonkman" w:date="2015-06-06T17:11:00Z">
        <w:r w:rsidR="00295D8A">
          <w:t>2</w:t>
        </w:r>
      </w:ins>
      <w:r>
        <w:t>.00</w:t>
      </w:r>
      <w:r w:rsidR="007F152F">
        <w:t>a</w:t>
      </w:r>
      <w:r>
        <w:t>-bjj Input File</w:t>
      </w:r>
    </w:p>
    <w:p w14:paraId="2164B545" w14:textId="31B06401" w:rsidR="00185772" w:rsidRPr="004D64B4" w:rsidRDefault="00185772" w:rsidP="004D64B4">
      <w:pPr>
        <w:spacing w:after="0" w:line="240" w:lineRule="auto"/>
        <w:rPr>
          <w:rFonts w:ascii="Courier New" w:hAnsi="Courier New" w:cs="Courier New"/>
          <w:sz w:val="15"/>
          <w:szCs w:val="15"/>
        </w:rPr>
      </w:pPr>
    </w:p>
    <w:sectPr w:rsidR="00185772" w:rsidRPr="004D64B4">
      <w:footnotePr>
        <w:numFmt w:val="chicago"/>
      </w:footnotePr>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44" w:author="Bonnie Jonkman" w:date="2015-04-21T10:35:00Z" w:initials="BJJ">
    <w:p w14:paraId="7DF51F37" w14:textId="08391C91" w:rsidR="0068491E" w:rsidRDefault="0068491E">
      <w:pPr>
        <w:pStyle w:val="CommentText"/>
      </w:pPr>
      <w:r>
        <w:rPr>
          <w:rStyle w:val="CommentReference"/>
        </w:rPr>
        <w:annotationRef/>
      </w:r>
      <w:proofErr w:type="spellStart"/>
      <w:r>
        <w:t>IceF</w:t>
      </w:r>
      <w:proofErr w:type="spellEnd"/>
      <w:r>
        <w:t xml:space="preserve">, HD, SD, FAST; check that summary files are closed ASAP, preferably in </w:t>
      </w:r>
      <w:proofErr w:type="spellStart"/>
      <w:r>
        <w:t>Init.</w:t>
      </w:r>
      <w:proofErr w:type="spellEnd"/>
    </w:p>
  </w:comment>
  <w:comment w:id="609" w:author="Bonnie Jonkman" w:date="2015-04-21T10:37:00Z" w:initials="BJJ">
    <w:p w14:paraId="4C1DFA4C" w14:textId="3DF685DE" w:rsidR="0068491E" w:rsidRDefault="0068491E">
      <w:pPr>
        <w:pStyle w:val="CommentText"/>
      </w:pPr>
      <w:r>
        <w:rPr>
          <w:rStyle w:val="CommentReference"/>
        </w:rPr>
        <w:annotationRef/>
      </w:r>
      <w:r>
        <w:t>BJJ: 5MW model in Simulink? Would be really nice for testing something that isn’t so basic.</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42A65E" w14:textId="77777777" w:rsidR="00527F75" w:rsidRDefault="00527F75" w:rsidP="0032059E">
      <w:pPr>
        <w:spacing w:after="0" w:line="240" w:lineRule="auto"/>
      </w:pPr>
      <w:r>
        <w:separator/>
      </w:r>
    </w:p>
  </w:endnote>
  <w:endnote w:type="continuationSeparator" w:id="0">
    <w:p w14:paraId="65D78F76" w14:textId="77777777" w:rsidR="00527F75" w:rsidRDefault="00527F75" w:rsidP="00320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64B56C" w14:textId="77777777" w:rsidR="0068491E" w:rsidRPr="006228F7" w:rsidRDefault="0068491E" w:rsidP="008A0C65">
    <w:pPr>
      <w:pStyle w:val="Footer"/>
      <w:jc w:val="center"/>
    </w:pPr>
    <w:r>
      <w:fldChar w:fldCharType="begin"/>
    </w:r>
    <w:r>
      <w:instrText xml:space="preserve"> PAGE  \* Arabic  \* MERGEFORMAT </w:instrText>
    </w:r>
    <w:r>
      <w:fldChar w:fldCharType="separate"/>
    </w:r>
    <w:r w:rsidR="00A63FD7">
      <w:rPr>
        <w:noProof/>
      </w:rPr>
      <w:t>20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6B6450" w14:textId="77777777" w:rsidR="00527F75" w:rsidRDefault="00527F75" w:rsidP="0032059E">
      <w:pPr>
        <w:spacing w:after="0" w:line="240" w:lineRule="auto"/>
      </w:pPr>
      <w:r>
        <w:separator/>
      </w:r>
    </w:p>
  </w:footnote>
  <w:footnote w:type="continuationSeparator" w:id="0">
    <w:p w14:paraId="0773E8BB" w14:textId="77777777" w:rsidR="00527F75" w:rsidRDefault="00527F75" w:rsidP="0032059E">
      <w:pPr>
        <w:spacing w:after="0" w:line="240" w:lineRule="auto"/>
      </w:pPr>
      <w:r>
        <w:continuationSeparator/>
      </w:r>
    </w:p>
  </w:footnote>
  <w:footnote w:id="1">
    <w:p w14:paraId="2164B56D" w14:textId="77777777" w:rsidR="0068491E" w:rsidRDefault="0068491E">
      <w:pPr>
        <w:pStyle w:val="FootnoteText"/>
      </w:pPr>
      <w:r>
        <w:rPr>
          <w:rStyle w:val="FootnoteReference"/>
        </w:rPr>
        <w:footnoteRef/>
      </w:r>
      <w:r>
        <w:t xml:space="preserve"> This option is a custom feature in FAST v7, requiring a separate executable. In FAST v8, it is part of the standard distribution.</w:t>
      </w:r>
    </w:p>
  </w:footnote>
  <w:footnote w:id="2">
    <w:p w14:paraId="2164B56E" w14:textId="77777777" w:rsidR="0068491E" w:rsidRDefault="0068491E">
      <w:pPr>
        <w:pStyle w:val="FootnoteText"/>
      </w:pPr>
      <w:r>
        <w:rPr>
          <w:rStyle w:val="FootnoteReference"/>
        </w:rPr>
        <w:footnoteRef/>
      </w:r>
      <w:r>
        <w:t xml:space="preserve"> These steps must be integer multiples of the structural time step.</w:t>
      </w:r>
    </w:p>
  </w:footnote>
  <w:footnote w:id="3">
    <w:p w14:paraId="2164B56F" w14:textId="77777777" w:rsidR="0068491E" w:rsidRDefault="0068491E" w:rsidP="002034C6">
      <w:pPr>
        <w:pStyle w:val="FootnoteText"/>
      </w:pPr>
      <w:r>
        <w:rPr>
          <w:rStyle w:val="FootnoteReference"/>
        </w:rPr>
        <w:footnoteRef/>
      </w:r>
      <w:r>
        <w:t xml:space="preserve"> These steps must be integer divisors of the glue-code time step. Future versions will allow integer multiples of the glue-code time step as well.</w:t>
      </w:r>
    </w:p>
  </w:footnote>
  <w:footnote w:id="4">
    <w:p w14:paraId="2164B570" w14:textId="77777777" w:rsidR="0068491E" w:rsidRDefault="0068491E">
      <w:pPr>
        <w:pStyle w:val="FootnoteText"/>
      </w:pPr>
      <w:r>
        <w:rPr>
          <w:rStyle w:val="FootnoteReference"/>
        </w:rPr>
        <w:footnoteRef/>
      </w:r>
      <w:r>
        <w:t xml:space="preserve"> FAST v7 is limited to one correction step and this correction step only applies to some modules.</w:t>
      </w:r>
    </w:p>
  </w:footnote>
  <w:footnote w:id="5">
    <w:p w14:paraId="2164B571" w14:textId="77777777" w:rsidR="0068491E" w:rsidDel="00A037C3" w:rsidRDefault="0068491E" w:rsidP="008F3D10">
      <w:pPr>
        <w:pStyle w:val="FootnoteText"/>
        <w:rPr>
          <w:del w:id="215" w:author="Bonnie Jonkman" w:date="2015-06-11T14:07:00Z"/>
        </w:rPr>
      </w:pPr>
      <w:del w:id="216" w:author="Bonnie Jonkman" w:date="2015-06-11T14:07:00Z">
        <w:r w:rsidDel="00A037C3">
          <w:rPr>
            <w:rStyle w:val="FootnoteReference"/>
          </w:rPr>
          <w:footnoteRef/>
        </w:r>
        <w:r w:rsidDel="00A037C3">
          <w:delText xml:space="preserve"> The FAST v8.10 source code can be compiled using gfortran, however the offshore cases do not run with this compiled executable. We are working to find the problem and fix it.</w:delText>
        </w:r>
      </w:del>
    </w:p>
  </w:footnote>
  <w:footnote w:id="6">
    <w:p w14:paraId="68D236BA" w14:textId="77777777" w:rsidR="0068491E" w:rsidRDefault="0068491E" w:rsidP="004106F7">
      <w:pPr>
        <w:pStyle w:val="FootnoteText"/>
        <w:rPr>
          <w:ins w:id="306" w:author="Bonnie Jonkman" w:date="2015-07-09T12:38:00Z"/>
        </w:rPr>
      </w:pPr>
      <w:ins w:id="307" w:author="Bonnie Jonkman" w:date="2015-07-09T12:38:00Z">
        <w:r>
          <w:rPr>
            <w:rStyle w:val="FootnoteReference"/>
          </w:rPr>
          <w:footnoteRef/>
        </w:r>
        <w:r>
          <w:t xml:space="preserve"> </w:t>
        </w:r>
        <w:r w:rsidRPr="00435832">
          <w:t xml:space="preserve">The FAST Registry </w:t>
        </w:r>
        <w:r>
          <w:t xml:space="preserve">is a separate executable that </w:t>
        </w:r>
        <w:r w:rsidRPr="00435832">
          <w:t>reads input files from each module to auto-generate the *_Types.f90 files</w:t>
        </w:r>
        <w:r>
          <w:t xml:space="preserve"> required for the FAST framework</w:t>
        </w:r>
        <w:r w:rsidRPr="00435832">
          <w:t>.</w:t>
        </w:r>
      </w:ins>
    </w:p>
  </w:footnote>
  <w:footnote w:id="7">
    <w:p w14:paraId="2164B573" w14:textId="77777777" w:rsidR="0068491E" w:rsidRDefault="0068491E" w:rsidP="002C1FAC">
      <w:pPr>
        <w:pStyle w:val="FootnoteText"/>
      </w:pPr>
      <w:r>
        <w:rPr>
          <w:rStyle w:val="FootnoteReference"/>
        </w:rPr>
        <w:footnoteRef/>
      </w:r>
      <w:r>
        <w:t xml:space="preserve"> IceDyn and FEAMooring have been added to FAST v8.09.00a-bjj, but they are not complete and have not been tested well.</w:t>
      </w:r>
    </w:p>
  </w:footnote>
  <w:footnote w:id="8">
    <w:p w14:paraId="2164B574" w14:textId="77777777" w:rsidR="0068491E" w:rsidRDefault="0068491E">
      <w:pPr>
        <w:pStyle w:val="FootnoteText"/>
      </w:pPr>
      <w:r>
        <w:rPr>
          <w:rStyle w:val="FootnoteReference"/>
        </w:rPr>
        <w:footnoteRef/>
      </w:r>
      <w:r>
        <w:t xml:space="preserve"> Note that the LabVIEW interface for FAST v8 has not yet been developed.</w:t>
      </w:r>
    </w:p>
  </w:footnote>
  <w:footnote w:id="9">
    <w:p w14:paraId="2164B575" w14:textId="77777777" w:rsidR="0068491E" w:rsidRDefault="0068491E" w:rsidP="00E20484">
      <w:pPr>
        <w:pStyle w:val="FootnoteText"/>
      </w:pPr>
      <w:r>
        <w:rPr>
          <w:rStyle w:val="FootnoteReference"/>
        </w:rPr>
        <w:footnoteRef/>
      </w:r>
      <w:r>
        <w:t xml:space="preserve"> If you use the “NEWTOWER” model in AeroDyn, you will have to add one additional line (the AeroDyn input file for Test18 in the CertTest folder contains this line); if you do not use the “NEWTOWER” model, the AeroDyn input file has not changed.</w:t>
      </w:r>
    </w:p>
  </w:footnote>
  <w:footnote w:id="10">
    <w:p w14:paraId="5B21839F" w14:textId="4DDB0EDA" w:rsidR="0068491E" w:rsidRDefault="0068491E" w:rsidP="00204924">
      <w:pPr>
        <w:pStyle w:val="FootnoteText"/>
        <w:rPr>
          <w:ins w:id="566" w:author="Bonnie Jonkman" w:date="2015-04-22T12:29:00Z"/>
        </w:rPr>
      </w:pPr>
      <w:ins w:id="567" w:author="Bonnie Jonkman" w:date="2015-04-22T12:29:00Z">
        <w:r>
          <w:rPr>
            <w:rStyle w:val="FootnoteReference"/>
          </w:rPr>
          <w:footnoteRef/>
        </w:r>
        <w:r>
          <w:t xml:space="preserve"> If you are using</w:t>
        </w:r>
      </w:ins>
      <w:ins w:id="568" w:author="Bonnie Jonkman" w:date="2015-04-22T12:41:00Z">
        <w:r>
          <w:t xml:space="preserve"> a 2015 or later version of</w:t>
        </w:r>
      </w:ins>
      <w:ins w:id="569" w:author="Bonnie Jonkman" w:date="2015-04-22T12:29:00Z">
        <w:r>
          <w:t xml:space="preserve"> </w:t>
        </w:r>
      </w:ins>
      <w:ins w:id="570" w:author="Bonnie Jonkman" w:date="2015-04-22T12:41:00Z">
        <w:r>
          <w:t>Intel Fortran</w:t>
        </w:r>
      </w:ins>
      <w:ins w:id="571" w:author="Bonnie Jonkman" w:date="2015-04-22T12:29:00Z">
        <w:r>
          <w:t>, the executable may be generated in the &lt;FAST8&gt;\Compiling\</w:t>
        </w:r>
        <w:proofErr w:type="spellStart"/>
        <w:r>
          <w:t>VisualStudio</w:t>
        </w:r>
        <w:proofErr w:type="spellEnd"/>
        <w:r>
          <w:t xml:space="preserve"> folder instead.</w:t>
        </w:r>
      </w:ins>
    </w:p>
  </w:footnote>
  <w:footnote w:id="11">
    <w:p w14:paraId="39D6B433" w14:textId="2E5FA20A" w:rsidR="0068491E" w:rsidRDefault="0068491E">
      <w:pPr>
        <w:pStyle w:val="FootnoteText"/>
      </w:pPr>
      <w:r>
        <w:rPr>
          <w:rStyle w:val="FootnoteReference"/>
        </w:rPr>
        <w:footnoteRef/>
      </w:r>
      <w:r>
        <w:t xml:space="preserve"> For flexibility reasons (i.e., so that </w:t>
      </w:r>
      <w:proofErr w:type="spellStart"/>
      <w:r w:rsidRPr="00846423">
        <w:t>FAST_SFunc.c</w:t>
      </w:r>
      <w:proofErr w:type="spellEnd"/>
      <w:r>
        <w:t xml:space="preserve"> doesn’t have to be recompiled for customizations to </w:t>
      </w:r>
      <w:r w:rsidRPr="00846423">
        <w:t>FAST_Library.f90</w:t>
      </w:r>
      <w:r>
        <w:t xml:space="preserve">), this third parameter can also be input as an array with no more than 11 entries. If this parameter is an array, the first element of the array is </w:t>
      </w:r>
      <w:proofErr w:type="spellStart"/>
      <w:r w:rsidRPr="001A703C">
        <w:rPr>
          <w:b/>
        </w:rPr>
        <w:t>NumAdditionalInputs</w:t>
      </w:r>
      <w:proofErr w:type="spellEnd"/>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B6667"/>
    <w:multiLevelType w:val="hybridMultilevel"/>
    <w:tmpl w:val="9BB638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AE56E0"/>
    <w:multiLevelType w:val="hybridMultilevel"/>
    <w:tmpl w:val="C9E62B0E"/>
    <w:lvl w:ilvl="0" w:tplc="6BCE487A">
      <w:start w:val="1"/>
      <w:numFmt w:val="upperLetter"/>
      <w:pStyle w:val="Appendix"/>
      <w:lvlText w:val="Appendix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972817"/>
    <w:multiLevelType w:val="hybridMultilevel"/>
    <w:tmpl w:val="789A1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B91AC6"/>
    <w:multiLevelType w:val="hybridMultilevel"/>
    <w:tmpl w:val="948436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F369EF"/>
    <w:multiLevelType w:val="hybridMultilevel"/>
    <w:tmpl w:val="8092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7447EE"/>
    <w:multiLevelType w:val="multilevel"/>
    <w:tmpl w:val="04090029"/>
    <w:lvl w:ilvl="0">
      <w:start w:val="1"/>
      <w:numFmt w:val="decimal"/>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6">
    <w:nsid w:val="287B2496"/>
    <w:multiLevelType w:val="multilevel"/>
    <w:tmpl w:val="0409001D"/>
    <w:styleLink w:val="oldlist"/>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28FA2C0B"/>
    <w:multiLevelType w:val="hybridMultilevel"/>
    <w:tmpl w:val="C630B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DA561F6"/>
    <w:multiLevelType w:val="hybridMultilevel"/>
    <w:tmpl w:val="9530DE4C"/>
    <w:lvl w:ilvl="0" w:tplc="6DB2B2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09C10E3"/>
    <w:multiLevelType w:val="hybridMultilevel"/>
    <w:tmpl w:val="FF3EA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B67420"/>
    <w:multiLevelType w:val="hybridMultilevel"/>
    <w:tmpl w:val="959E7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662A82"/>
    <w:multiLevelType w:val="hybridMultilevel"/>
    <w:tmpl w:val="0D666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C72276"/>
    <w:multiLevelType w:val="hybridMultilevel"/>
    <w:tmpl w:val="6B5284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0DA1A76"/>
    <w:multiLevelType w:val="hybridMultilevel"/>
    <w:tmpl w:val="AB348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D43DCC"/>
    <w:multiLevelType w:val="hybridMultilevel"/>
    <w:tmpl w:val="1D582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6E86FC6"/>
    <w:multiLevelType w:val="hybridMultilevel"/>
    <w:tmpl w:val="A946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77638FD"/>
    <w:multiLevelType w:val="hybridMultilevel"/>
    <w:tmpl w:val="F6525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AAB4CA0"/>
    <w:multiLevelType w:val="hybridMultilevel"/>
    <w:tmpl w:val="B7945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E43187"/>
    <w:multiLevelType w:val="multilevel"/>
    <w:tmpl w:val="0409001D"/>
    <w:numStyleLink w:val="oldlist"/>
  </w:abstractNum>
  <w:abstractNum w:abstractNumId="19">
    <w:nsid w:val="579D70EC"/>
    <w:multiLevelType w:val="hybridMultilevel"/>
    <w:tmpl w:val="A9025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873090B"/>
    <w:multiLevelType w:val="hybridMultilevel"/>
    <w:tmpl w:val="30D83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95F64AB"/>
    <w:multiLevelType w:val="hybridMultilevel"/>
    <w:tmpl w:val="A12A6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2B4EEC"/>
    <w:multiLevelType w:val="hybridMultilevel"/>
    <w:tmpl w:val="BD6427CA"/>
    <w:lvl w:ilvl="0" w:tplc="A50428AC">
      <w:numFmt w:val="bullet"/>
      <w:lvlText w:val="•"/>
      <w:lvlJc w:val="left"/>
      <w:pPr>
        <w:ind w:left="1080" w:hanging="72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1222819"/>
    <w:multiLevelType w:val="hybridMultilevel"/>
    <w:tmpl w:val="0854C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6301D42"/>
    <w:multiLevelType w:val="hybridMultilevel"/>
    <w:tmpl w:val="56E04E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8CD585C"/>
    <w:multiLevelType w:val="hybridMultilevel"/>
    <w:tmpl w:val="09DA4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AE7646F"/>
    <w:multiLevelType w:val="hybridMultilevel"/>
    <w:tmpl w:val="A8ECEA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A3C3104"/>
    <w:multiLevelType w:val="hybridMultilevel"/>
    <w:tmpl w:val="2E4A4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73587F"/>
    <w:multiLevelType w:val="hybridMultilevel"/>
    <w:tmpl w:val="97260ED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9"/>
  </w:num>
  <w:num w:numId="2">
    <w:abstractNumId w:val="2"/>
  </w:num>
  <w:num w:numId="3">
    <w:abstractNumId w:val="16"/>
  </w:num>
  <w:num w:numId="4">
    <w:abstractNumId w:val="15"/>
  </w:num>
  <w:num w:numId="5">
    <w:abstractNumId w:val="14"/>
  </w:num>
  <w:num w:numId="6">
    <w:abstractNumId w:val="22"/>
  </w:num>
  <w:num w:numId="7">
    <w:abstractNumId w:val="17"/>
  </w:num>
  <w:num w:numId="8">
    <w:abstractNumId w:val="28"/>
  </w:num>
  <w:num w:numId="9">
    <w:abstractNumId w:val="21"/>
  </w:num>
  <w:num w:numId="10">
    <w:abstractNumId w:val="13"/>
  </w:num>
  <w:num w:numId="11">
    <w:abstractNumId w:val="4"/>
  </w:num>
  <w:num w:numId="12">
    <w:abstractNumId w:val="25"/>
  </w:num>
  <w:num w:numId="13">
    <w:abstractNumId w:val="26"/>
  </w:num>
  <w:num w:numId="14">
    <w:abstractNumId w:val="6"/>
  </w:num>
  <w:num w:numId="15">
    <w:abstractNumId w:val="18"/>
  </w:num>
  <w:num w:numId="16">
    <w:abstractNumId w:val="5"/>
  </w:num>
  <w:num w:numId="17">
    <w:abstractNumId w:val="1"/>
  </w:num>
  <w:num w:numId="18">
    <w:abstractNumId w:val="11"/>
  </w:num>
  <w:num w:numId="19">
    <w:abstractNumId w:val="8"/>
  </w:num>
  <w:num w:numId="20">
    <w:abstractNumId w:val="24"/>
  </w:num>
  <w:num w:numId="21">
    <w:abstractNumId w:val="7"/>
  </w:num>
  <w:num w:numId="22">
    <w:abstractNumId w:val="10"/>
  </w:num>
  <w:num w:numId="23">
    <w:abstractNumId w:val="0"/>
  </w:num>
  <w:num w:numId="24">
    <w:abstractNumId w:val="20"/>
  </w:num>
  <w:num w:numId="25">
    <w:abstractNumId w:val="19"/>
  </w:num>
  <w:num w:numId="26">
    <w:abstractNumId w:val="23"/>
  </w:num>
  <w:num w:numId="27">
    <w:abstractNumId w:val="27"/>
  </w:num>
  <w:num w:numId="28">
    <w:abstractNumId w:val="12"/>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1649"/>
    <w:rsid w:val="0001471D"/>
    <w:rsid w:val="000151C3"/>
    <w:rsid w:val="00017CF5"/>
    <w:rsid w:val="0002006B"/>
    <w:rsid w:val="000210A1"/>
    <w:rsid w:val="00021903"/>
    <w:rsid w:val="00022BE0"/>
    <w:rsid w:val="00024A69"/>
    <w:rsid w:val="00030E30"/>
    <w:rsid w:val="00031503"/>
    <w:rsid w:val="000341D0"/>
    <w:rsid w:val="00034E12"/>
    <w:rsid w:val="00035EC8"/>
    <w:rsid w:val="0004326B"/>
    <w:rsid w:val="00047E90"/>
    <w:rsid w:val="00050F5C"/>
    <w:rsid w:val="00053AB0"/>
    <w:rsid w:val="0006011A"/>
    <w:rsid w:val="00062F6C"/>
    <w:rsid w:val="00063365"/>
    <w:rsid w:val="00066DFD"/>
    <w:rsid w:val="00066FEC"/>
    <w:rsid w:val="00071BEF"/>
    <w:rsid w:val="000770F8"/>
    <w:rsid w:val="00081318"/>
    <w:rsid w:val="00084E6D"/>
    <w:rsid w:val="000869ED"/>
    <w:rsid w:val="00086C75"/>
    <w:rsid w:val="00095694"/>
    <w:rsid w:val="000973B8"/>
    <w:rsid w:val="000A7AE6"/>
    <w:rsid w:val="000B268A"/>
    <w:rsid w:val="000B5913"/>
    <w:rsid w:val="000C417D"/>
    <w:rsid w:val="000D16ED"/>
    <w:rsid w:val="000D2280"/>
    <w:rsid w:val="000D24F9"/>
    <w:rsid w:val="000D2E97"/>
    <w:rsid w:val="000D373D"/>
    <w:rsid w:val="000D4770"/>
    <w:rsid w:val="000D5781"/>
    <w:rsid w:val="000D66E4"/>
    <w:rsid w:val="000D67F1"/>
    <w:rsid w:val="000D703D"/>
    <w:rsid w:val="000E1845"/>
    <w:rsid w:val="000E1CA2"/>
    <w:rsid w:val="000E1D2E"/>
    <w:rsid w:val="000E4597"/>
    <w:rsid w:val="000F21F1"/>
    <w:rsid w:val="000F3583"/>
    <w:rsid w:val="00100AB0"/>
    <w:rsid w:val="001017C7"/>
    <w:rsid w:val="0010264A"/>
    <w:rsid w:val="0010612B"/>
    <w:rsid w:val="00112CFA"/>
    <w:rsid w:val="001143AF"/>
    <w:rsid w:val="001165AB"/>
    <w:rsid w:val="00123745"/>
    <w:rsid w:val="001336DD"/>
    <w:rsid w:val="001421BE"/>
    <w:rsid w:val="00143736"/>
    <w:rsid w:val="00143EBA"/>
    <w:rsid w:val="001479F4"/>
    <w:rsid w:val="0015373F"/>
    <w:rsid w:val="00160D02"/>
    <w:rsid w:val="0016100B"/>
    <w:rsid w:val="0016770E"/>
    <w:rsid w:val="00174830"/>
    <w:rsid w:val="0017590F"/>
    <w:rsid w:val="00176884"/>
    <w:rsid w:val="00176F14"/>
    <w:rsid w:val="00182565"/>
    <w:rsid w:val="001847A2"/>
    <w:rsid w:val="0018499D"/>
    <w:rsid w:val="00185772"/>
    <w:rsid w:val="0018640E"/>
    <w:rsid w:val="0018732B"/>
    <w:rsid w:val="00195D86"/>
    <w:rsid w:val="001A0C92"/>
    <w:rsid w:val="001A4C06"/>
    <w:rsid w:val="001A5D50"/>
    <w:rsid w:val="001A7232"/>
    <w:rsid w:val="001A778F"/>
    <w:rsid w:val="001B1E94"/>
    <w:rsid w:val="001B3FFF"/>
    <w:rsid w:val="001C051D"/>
    <w:rsid w:val="001C3EEE"/>
    <w:rsid w:val="001C3FE2"/>
    <w:rsid w:val="001C4FB6"/>
    <w:rsid w:val="001C5503"/>
    <w:rsid w:val="001D3CFF"/>
    <w:rsid w:val="001D5646"/>
    <w:rsid w:val="001E2045"/>
    <w:rsid w:val="001E429B"/>
    <w:rsid w:val="001E4B29"/>
    <w:rsid w:val="001F3997"/>
    <w:rsid w:val="001F7594"/>
    <w:rsid w:val="00201B27"/>
    <w:rsid w:val="00201C65"/>
    <w:rsid w:val="002034C6"/>
    <w:rsid w:val="0020438F"/>
    <w:rsid w:val="00204924"/>
    <w:rsid w:val="00207908"/>
    <w:rsid w:val="002105D5"/>
    <w:rsid w:val="0021067C"/>
    <w:rsid w:val="0021214D"/>
    <w:rsid w:val="00214A47"/>
    <w:rsid w:val="00216308"/>
    <w:rsid w:val="002163CE"/>
    <w:rsid w:val="00217CBB"/>
    <w:rsid w:val="002204BD"/>
    <w:rsid w:val="002213CC"/>
    <w:rsid w:val="00222668"/>
    <w:rsid w:val="00230DFF"/>
    <w:rsid w:val="002351D0"/>
    <w:rsid w:val="00241AB7"/>
    <w:rsid w:val="00243C5B"/>
    <w:rsid w:val="00244B64"/>
    <w:rsid w:val="00246C52"/>
    <w:rsid w:val="0025096E"/>
    <w:rsid w:val="00253827"/>
    <w:rsid w:val="00254699"/>
    <w:rsid w:val="0025602C"/>
    <w:rsid w:val="00256CFF"/>
    <w:rsid w:val="00267231"/>
    <w:rsid w:val="0026798D"/>
    <w:rsid w:val="0027277B"/>
    <w:rsid w:val="0027571D"/>
    <w:rsid w:val="00276C5F"/>
    <w:rsid w:val="002770E9"/>
    <w:rsid w:val="0027790F"/>
    <w:rsid w:val="00277AD8"/>
    <w:rsid w:val="00280B19"/>
    <w:rsid w:val="002827E8"/>
    <w:rsid w:val="00290622"/>
    <w:rsid w:val="00294041"/>
    <w:rsid w:val="00295D8A"/>
    <w:rsid w:val="002A2363"/>
    <w:rsid w:val="002A47ED"/>
    <w:rsid w:val="002A4917"/>
    <w:rsid w:val="002A6D2A"/>
    <w:rsid w:val="002A6E11"/>
    <w:rsid w:val="002B2441"/>
    <w:rsid w:val="002B2A60"/>
    <w:rsid w:val="002C073A"/>
    <w:rsid w:val="002C16F5"/>
    <w:rsid w:val="002C1FAC"/>
    <w:rsid w:val="002C4CCD"/>
    <w:rsid w:val="002C4FC6"/>
    <w:rsid w:val="002C779E"/>
    <w:rsid w:val="002D091E"/>
    <w:rsid w:val="002D794B"/>
    <w:rsid w:val="002E4801"/>
    <w:rsid w:val="002E5163"/>
    <w:rsid w:val="002E52E3"/>
    <w:rsid w:val="003002E5"/>
    <w:rsid w:val="00302A9F"/>
    <w:rsid w:val="00310129"/>
    <w:rsid w:val="00316C58"/>
    <w:rsid w:val="00317AA0"/>
    <w:rsid w:val="0032059E"/>
    <w:rsid w:val="00322393"/>
    <w:rsid w:val="00324B4D"/>
    <w:rsid w:val="00324BB2"/>
    <w:rsid w:val="00325AC4"/>
    <w:rsid w:val="00325C4A"/>
    <w:rsid w:val="003318D6"/>
    <w:rsid w:val="00351DEB"/>
    <w:rsid w:val="00352D3A"/>
    <w:rsid w:val="003544F5"/>
    <w:rsid w:val="00357156"/>
    <w:rsid w:val="00370855"/>
    <w:rsid w:val="00376EFF"/>
    <w:rsid w:val="00382F86"/>
    <w:rsid w:val="0039422C"/>
    <w:rsid w:val="003A2ABC"/>
    <w:rsid w:val="003A36AE"/>
    <w:rsid w:val="003A459F"/>
    <w:rsid w:val="003C03A3"/>
    <w:rsid w:val="003C2940"/>
    <w:rsid w:val="003C4A45"/>
    <w:rsid w:val="003D4251"/>
    <w:rsid w:val="003D4964"/>
    <w:rsid w:val="003D5EA3"/>
    <w:rsid w:val="003D7F3C"/>
    <w:rsid w:val="003F0FFD"/>
    <w:rsid w:val="003F11AE"/>
    <w:rsid w:val="003F2E3C"/>
    <w:rsid w:val="003F3E95"/>
    <w:rsid w:val="003F591E"/>
    <w:rsid w:val="003F6633"/>
    <w:rsid w:val="00402646"/>
    <w:rsid w:val="00405814"/>
    <w:rsid w:val="00405A94"/>
    <w:rsid w:val="00406345"/>
    <w:rsid w:val="004066D9"/>
    <w:rsid w:val="00406E21"/>
    <w:rsid w:val="004106F7"/>
    <w:rsid w:val="00411B3A"/>
    <w:rsid w:val="0041287D"/>
    <w:rsid w:val="00413886"/>
    <w:rsid w:val="00413D42"/>
    <w:rsid w:val="00420A63"/>
    <w:rsid w:val="004212D7"/>
    <w:rsid w:val="00423985"/>
    <w:rsid w:val="00424574"/>
    <w:rsid w:val="0042493B"/>
    <w:rsid w:val="00425D37"/>
    <w:rsid w:val="00426882"/>
    <w:rsid w:val="00431649"/>
    <w:rsid w:val="00435832"/>
    <w:rsid w:val="00437347"/>
    <w:rsid w:val="00441220"/>
    <w:rsid w:val="0044720D"/>
    <w:rsid w:val="0044746F"/>
    <w:rsid w:val="004502F5"/>
    <w:rsid w:val="00450382"/>
    <w:rsid w:val="00451190"/>
    <w:rsid w:val="00452E60"/>
    <w:rsid w:val="00460C71"/>
    <w:rsid w:val="00461B5D"/>
    <w:rsid w:val="00462FFD"/>
    <w:rsid w:val="00470DE9"/>
    <w:rsid w:val="0047266F"/>
    <w:rsid w:val="00473920"/>
    <w:rsid w:val="00485B0E"/>
    <w:rsid w:val="00487004"/>
    <w:rsid w:val="00487BBF"/>
    <w:rsid w:val="0049139C"/>
    <w:rsid w:val="00491464"/>
    <w:rsid w:val="00491B45"/>
    <w:rsid w:val="00494C80"/>
    <w:rsid w:val="004975BD"/>
    <w:rsid w:val="004A0A8F"/>
    <w:rsid w:val="004A0F59"/>
    <w:rsid w:val="004A39F6"/>
    <w:rsid w:val="004B0DB9"/>
    <w:rsid w:val="004C2327"/>
    <w:rsid w:val="004C4A8A"/>
    <w:rsid w:val="004C66D0"/>
    <w:rsid w:val="004C6A31"/>
    <w:rsid w:val="004C70C9"/>
    <w:rsid w:val="004D1388"/>
    <w:rsid w:val="004D4796"/>
    <w:rsid w:val="004D64B4"/>
    <w:rsid w:val="004D7F94"/>
    <w:rsid w:val="004F109B"/>
    <w:rsid w:val="004F4788"/>
    <w:rsid w:val="004F4871"/>
    <w:rsid w:val="004F6EDE"/>
    <w:rsid w:val="004F77E5"/>
    <w:rsid w:val="00503806"/>
    <w:rsid w:val="00510B11"/>
    <w:rsid w:val="0051119D"/>
    <w:rsid w:val="00523E1B"/>
    <w:rsid w:val="005248A0"/>
    <w:rsid w:val="00526596"/>
    <w:rsid w:val="00527F75"/>
    <w:rsid w:val="005408C3"/>
    <w:rsid w:val="00540E39"/>
    <w:rsid w:val="005416DF"/>
    <w:rsid w:val="00543B79"/>
    <w:rsid w:val="005509D5"/>
    <w:rsid w:val="005556B1"/>
    <w:rsid w:val="005658F8"/>
    <w:rsid w:val="00572C86"/>
    <w:rsid w:val="005752A7"/>
    <w:rsid w:val="00583013"/>
    <w:rsid w:val="00583754"/>
    <w:rsid w:val="00583AAD"/>
    <w:rsid w:val="005847A9"/>
    <w:rsid w:val="0058480C"/>
    <w:rsid w:val="0059296F"/>
    <w:rsid w:val="00593BC1"/>
    <w:rsid w:val="00597FB7"/>
    <w:rsid w:val="005A19B8"/>
    <w:rsid w:val="005A2B54"/>
    <w:rsid w:val="005A3AA5"/>
    <w:rsid w:val="005B33D7"/>
    <w:rsid w:val="005B5316"/>
    <w:rsid w:val="005B630C"/>
    <w:rsid w:val="005B6929"/>
    <w:rsid w:val="005C01C1"/>
    <w:rsid w:val="005C51E0"/>
    <w:rsid w:val="005C5A0C"/>
    <w:rsid w:val="005C697F"/>
    <w:rsid w:val="005D2AF6"/>
    <w:rsid w:val="005D3EE2"/>
    <w:rsid w:val="005D7EC4"/>
    <w:rsid w:val="005F0B16"/>
    <w:rsid w:val="005F3CDB"/>
    <w:rsid w:val="005F57F4"/>
    <w:rsid w:val="005F6FFB"/>
    <w:rsid w:val="00603778"/>
    <w:rsid w:val="00604402"/>
    <w:rsid w:val="00604B86"/>
    <w:rsid w:val="00613374"/>
    <w:rsid w:val="0061511F"/>
    <w:rsid w:val="00616C1F"/>
    <w:rsid w:val="00617A56"/>
    <w:rsid w:val="006228F7"/>
    <w:rsid w:val="00626DDD"/>
    <w:rsid w:val="00636465"/>
    <w:rsid w:val="00640D9F"/>
    <w:rsid w:val="0064763A"/>
    <w:rsid w:val="0065210D"/>
    <w:rsid w:val="00653C1F"/>
    <w:rsid w:val="006552FB"/>
    <w:rsid w:val="006556EC"/>
    <w:rsid w:val="00673035"/>
    <w:rsid w:val="006843D7"/>
    <w:rsid w:val="0068491E"/>
    <w:rsid w:val="00685372"/>
    <w:rsid w:val="00686170"/>
    <w:rsid w:val="00690150"/>
    <w:rsid w:val="006945E9"/>
    <w:rsid w:val="00695C19"/>
    <w:rsid w:val="006A280F"/>
    <w:rsid w:val="006A4CEA"/>
    <w:rsid w:val="006A62EC"/>
    <w:rsid w:val="006B028F"/>
    <w:rsid w:val="006C131B"/>
    <w:rsid w:val="006D130B"/>
    <w:rsid w:val="006D1721"/>
    <w:rsid w:val="006D62BD"/>
    <w:rsid w:val="006D7B34"/>
    <w:rsid w:val="006E23B7"/>
    <w:rsid w:val="006E32A3"/>
    <w:rsid w:val="006E3D24"/>
    <w:rsid w:val="006E3E44"/>
    <w:rsid w:val="006E56E7"/>
    <w:rsid w:val="006F3B17"/>
    <w:rsid w:val="006F4EDC"/>
    <w:rsid w:val="00703CA6"/>
    <w:rsid w:val="0070478E"/>
    <w:rsid w:val="00707214"/>
    <w:rsid w:val="00707227"/>
    <w:rsid w:val="00710BF4"/>
    <w:rsid w:val="00713A12"/>
    <w:rsid w:val="00715AAA"/>
    <w:rsid w:val="007163E7"/>
    <w:rsid w:val="00717098"/>
    <w:rsid w:val="007231E1"/>
    <w:rsid w:val="007255E7"/>
    <w:rsid w:val="00725E3F"/>
    <w:rsid w:val="007260CD"/>
    <w:rsid w:val="00730F88"/>
    <w:rsid w:val="00733232"/>
    <w:rsid w:val="007354EA"/>
    <w:rsid w:val="00740D17"/>
    <w:rsid w:val="00741D30"/>
    <w:rsid w:val="00743E68"/>
    <w:rsid w:val="007441EB"/>
    <w:rsid w:val="00751FAE"/>
    <w:rsid w:val="00752A0E"/>
    <w:rsid w:val="00754E0F"/>
    <w:rsid w:val="007720B4"/>
    <w:rsid w:val="0077211A"/>
    <w:rsid w:val="00775774"/>
    <w:rsid w:val="00791179"/>
    <w:rsid w:val="00792AB8"/>
    <w:rsid w:val="00794BE0"/>
    <w:rsid w:val="00796008"/>
    <w:rsid w:val="007A051E"/>
    <w:rsid w:val="007A2403"/>
    <w:rsid w:val="007A37F2"/>
    <w:rsid w:val="007A40D8"/>
    <w:rsid w:val="007B0CF4"/>
    <w:rsid w:val="007B241F"/>
    <w:rsid w:val="007B654A"/>
    <w:rsid w:val="007B7767"/>
    <w:rsid w:val="007C0572"/>
    <w:rsid w:val="007C61F5"/>
    <w:rsid w:val="007D09CB"/>
    <w:rsid w:val="007D20B2"/>
    <w:rsid w:val="007D2FC0"/>
    <w:rsid w:val="007D7E91"/>
    <w:rsid w:val="007E0629"/>
    <w:rsid w:val="007F152F"/>
    <w:rsid w:val="007F2710"/>
    <w:rsid w:val="007F3E8B"/>
    <w:rsid w:val="007F46A7"/>
    <w:rsid w:val="007F502A"/>
    <w:rsid w:val="007F665B"/>
    <w:rsid w:val="00800315"/>
    <w:rsid w:val="00802342"/>
    <w:rsid w:val="00805E93"/>
    <w:rsid w:val="0080639F"/>
    <w:rsid w:val="0080762B"/>
    <w:rsid w:val="00813432"/>
    <w:rsid w:val="00814DDB"/>
    <w:rsid w:val="008204F5"/>
    <w:rsid w:val="008233CD"/>
    <w:rsid w:val="00825D8B"/>
    <w:rsid w:val="008274A4"/>
    <w:rsid w:val="00830652"/>
    <w:rsid w:val="008307EF"/>
    <w:rsid w:val="00831468"/>
    <w:rsid w:val="00831ED9"/>
    <w:rsid w:val="008343ED"/>
    <w:rsid w:val="00834D19"/>
    <w:rsid w:val="008353BA"/>
    <w:rsid w:val="00840641"/>
    <w:rsid w:val="00845AC5"/>
    <w:rsid w:val="008462CD"/>
    <w:rsid w:val="00846423"/>
    <w:rsid w:val="008509E5"/>
    <w:rsid w:val="00852A08"/>
    <w:rsid w:val="008546F4"/>
    <w:rsid w:val="00854E55"/>
    <w:rsid w:val="008551F9"/>
    <w:rsid w:val="008709B5"/>
    <w:rsid w:val="00870EDF"/>
    <w:rsid w:val="00882C88"/>
    <w:rsid w:val="008875E5"/>
    <w:rsid w:val="008908C2"/>
    <w:rsid w:val="008949F6"/>
    <w:rsid w:val="008A0BA3"/>
    <w:rsid w:val="008A0C65"/>
    <w:rsid w:val="008A5B4E"/>
    <w:rsid w:val="008B0119"/>
    <w:rsid w:val="008B0813"/>
    <w:rsid w:val="008B1C3A"/>
    <w:rsid w:val="008B306F"/>
    <w:rsid w:val="008B5549"/>
    <w:rsid w:val="008B7344"/>
    <w:rsid w:val="008C15EA"/>
    <w:rsid w:val="008C3E9A"/>
    <w:rsid w:val="008D12B0"/>
    <w:rsid w:val="008D177F"/>
    <w:rsid w:val="008D29CA"/>
    <w:rsid w:val="008E4072"/>
    <w:rsid w:val="008E706F"/>
    <w:rsid w:val="008E79AA"/>
    <w:rsid w:val="008F1D42"/>
    <w:rsid w:val="008F3D10"/>
    <w:rsid w:val="008F632E"/>
    <w:rsid w:val="008F7B47"/>
    <w:rsid w:val="00902EA5"/>
    <w:rsid w:val="0090395F"/>
    <w:rsid w:val="00904A93"/>
    <w:rsid w:val="0091346C"/>
    <w:rsid w:val="00921668"/>
    <w:rsid w:val="00923A5B"/>
    <w:rsid w:val="009240A9"/>
    <w:rsid w:val="009250CC"/>
    <w:rsid w:val="009300D5"/>
    <w:rsid w:val="00941C74"/>
    <w:rsid w:val="009445DA"/>
    <w:rsid w:val="00944CB5"/>
    <w:rsid w:val="00946655"/>
    <w:rsid w:val="009473D1"/>
    <w:rsid w:val="00955CA5"/>
    <w:rsid w:val="00960CB8"/>
    <w:rsid w:val="00960E61"/>
    <w:rsid w:val="009614E1"/>
    <w:rsid w:val="00963B58"/>
    <w:rsid w:val="00966397"/>
    <w:rsid w:val="009733A8"/>
    <w:rsid w:val="00976EEE"/>
    <w:rsid w:val="00980C9B"/>
    <w:rsid w:val="00985CF5"/>
    <w:rsid w:val="00992CCA"/>
    <w:rsid w:val="009951B8"/>
    <w:rsid w:val="009A1356"/>
    <w:rsid w:val="009A2E23"/>
    <w:rsid w:val="009A3075"/>
    <w:rsid w:val="009A4B60"/>
    <w:rsid w:val="009A60D9"/>
    <w:rsid w:val="009A69FA"/>
    <w:rsid w:val="009B0BC2"/>
    <w:rsid w:val="009B264B"/>
    <w:rsid w:val="009B51A8"/>
    <w:rsid w:val="009B7C07"/>
    <w:rsid w:val="009C0E86"/>
    <w:rsid w:val="009C1705"/>
    <w:rsid w:val="009C1B4E"/>
    <w:rsid w:val="009C2307"/>
    <w:rsid w:val="009C606B"/>
    <w:rsid w:val="009C7D9E"/>
    <w:rsid w:val="009D29B6"/>
    <w:rsid w:val="009D3495"/>
    <w:rsid w:val="009E083D"/>
    <w:rsid w:val="009E13A6"/>
    <w:rsid w:val="009F2717"/>
    <w:rsid w:val="009F34BC"/>
    <w:rsid w:val="009F43D1"/>
    <w:rsid w:val="009F7B14"/>
    <w:rsid w:val="00A037C3"/>
    <w:rsid w:val="00A10B4F"/>
    <w:rsid w:val="00A1232C"/>
    <w:rsid w:val="00A12679"/>
    <w:rsid w:val="00A16467"/>
    <w:rsid w:val="00A24410"/>
    <w:rsid w:val="00A337F1"/>
    <w:rsid w:val="00A36E2F"/>
    <w:rsid w:val="00A50E15"/>
    <w:rsid w:val="00A57CEC"/>
    <w:rsid w:val="00A611CB"/>
    <w:rsid w:val="00A63833"/>
    <w:rsid w:val="00A63FD7"/>
    <w:rsid w:val="00A670F6"/>
    <w:rsid w:val="00A76DE9"/>
    <w:rsid w:val="00A82364"/>
    <w:rsid w:val="00A83475"/>
    <w:rsid w:val="00A85DDE"/>
    <w:rsid w:val="00A92244"/>
    <w:rsid w:val="00A961B1"/>
    <w:rsid w:val="00AA26FF"/>
    <w:rsid w:val="00AB0D68"/>
    <w:rsid w:val="00AB4AC5"/>
    <w:rsid w:val="00AB4C00"/>
    <w:rsid w:val="00AB4FA0"/>
    <w:rsid w:val="00AB6BDA"/>
    <w:rsid w:val="00AB7DAA"/>
    <w:rsid w:val="00AC1E7D"/>
    <w:rsid w:val="00AC31AB"/>
    <w:rsid w:val="00AC7793"/>
    <w:rsid w:val="00AD1B9B"/>
    <w:rsid w:val="00AD1DBB"/>
    <w:rsid w:val="00AE205C"/>
    <w:rsid w:val="00AE3A86"/>
    <w:rsid w:val="00AE564B"/>
    <w:rsid w:val="00AF4372"/>
    <w:rsid w:val="00B003CF"/>
    <w:rsid w:val="00B00831"/>
    <w:rsid w:val="00B03B33"/>
    <w:rsid w:val="00B10E2D"/>
    <w:rsid w:val="00B1172F"/>
    <w:rsid w:val="00B15D1D"/>
    <w:rsid w:val="00B20DF4"/>
    <w:rsid w:val="00B214CB"/>
    <w:rsid w:val="00B23118"/>
    <w:rsid w:val="00B313C9"/>
    <w:rsid w:val="00B31562"/>
    <w:rsid w:val="00B3624E"/>
    <w:rsid w:val="00B378CD"/>
    <w:rsid w:val="00B42D5D"/>
    <w:rsid w:val="00B44FC9"/>
    <w:rsid w:val="00B52163"/>
    <w:rsid w:val="00B52DBD"/>
    <w:rsid w:val="00B55CAB"/>
    <w:rsid w:val="00B63F27"/>
    <w:rsid w:val="00B65334"/>
    <w:rsid w:val="00B66C86"/>
    <w:rsid w:val="00B67678"/>
    <w:rsid w:val="00B7075F"/>
    <w:rsid w:val="00B70C62"/>
    <w:rsid w:val="00B73836"/>
    <w:rsid w:val="00B749B5"/>
    <w:rsid w:val="00B763E9"/>
    <w:rsid w:val="00B76B55"/>
    <w:rsid w:val="00B77EA5"/>
    <w:rsid w:val="00B859C9"/>
    <w:rsid w:val="00B92E37"/>
    <w:rsid w:val="00B93212"/>
    <w:rsid w:val="00BA0751"/>
    <w:rsid w:val="00BB43B9"/>
    <w:rsid w:val="00BB51E2"/>
    <w:rsid w:val="00BC064B"/>
    <w:rsid w:val="00BC368A"/>
    <w:rsid w:val="00BD039A"/>
    <w:rsid w:val="00BE1CEA"/>
    <w:rsid w:val="00BE40F1"/>
    <w:rsid w:val="00BE4686"/>
    <w:rsid w:val="00BE7AE8"/>
    <w:rsid w:val="00BF4E3A"/>
    <w:rsid w:val="00C017CD"/>
    <w:rsid w:val="00C020FB"/>
    <w:rsid w:val="00C025CD"/>
    <w:rsid w:val="00C0452B"/>
    <w:rsid w:val="00C07F3C"/>
    <w:rsid w:val="00C13750"/>
    <w:rsid w:val="00C16357"/>
    <w:rsid w:val="00C17402"/>
    <w:rsid w:val="00C2209D"/>
    <w:rsid w:val="00C22E8D"/>
    <w:rsid w:val="00C22F9B"/>
    <w:rsid w:val="00C235A0"/>
    <w:rsid w:val="00C258E0"/>
    <w:rsid w:val="00C341C9"/>
    <w:rsid w:val="00C35EE7"/>
    <w:rsid w:val="00C364BE"/>
    <w:rsid w:val="00C41533"/>
    <w:rsid w:val="00C41DFA"/>
    <w:rsid w:val="00C473F0"/>
    <w:rsid w:val="00C47D84"/>
    <w:rsid w:val="00C625E2"/>
    <w:rsid w:val="00C6618D"/>
    <w:rsid w:val="00C66AA9"/>
    <w:rsid w:val="00C72128"/>
    <w:rsid w:val="00C7297C"/>
    <w:rsid w:val="00C767E6"/>
    <w:rsid w:val="00C804D5"/>
    <w:rsid w:val="00C8307E"/>
    <w:rsid w:val="00C83AC8"/>
    <w:rsid w:val="00C84D03"/>
    <w:rsid w:val="00C86181"/>
    <w:rsid w:val="00C9142A"/>
    <w:rsid w:val="00C914B8"/>
    <w:rsid w:val="00C955A4"/>
    <w:rsid w:val="00C979CB"/>
    <w:rsid w:val="00CA094B"/>
    <w:rsid w:val="00CA0AA7"/>
    <w:rsid w:val="00CA0FDC"/>
    <w:rsid w:val="00CA2F20"/>
    <w:rsid w:val="00CA4ADB"/>
    <w:rsid w:val="00CA4DEA"/>
    <w:rsid w:val="00CA54DC"/>
    <w:rsid w:val="00CA6174"/>
    <w:rsid w:val="00CA74B5"/>
    <w:rsid w:val="00CB0B8F"/>
    <w:rsid w:val="00CB3A7A"/>
    <w:rsid w:val="00CB5929"/>
    <w:rsid w:val="00CB7383"/>
    <w:rsid w:val="00CC7BFB"/>
    <w:rsid w:val="00CD07C6"/>
    <w:rsid w:val="00CD0A98"/>
    <w:rsid w:val="00CD1C3F"/>
    <w:rsid w:val="00CD44DA"/>
    <w:rsid w:val="00CE2581"/>
    <w:rsid w:val="00CE2DA4"/>
    <w:rsid w:val="00CE4E89"/>
    <w:rsid w:val="00CE549F"/>
    <w:rsid w:val="00CE6A2F"/>
    <w:rsid w:val="00CE6C50"/>
    <w:rsid w:val="00CE6EC3"/>
    <w:rsid w:val="00CF0284"/>
    <w:rsid w:val="00CF0303"/>
    <w:rsid w:val="00CF6546"/>
    <w:rsid w:val="00D02778"/>
    <w:rsid w:val="00D03503"/>
    <w:rsid w:val="00D07613"/>
    <w:rsid w:val="00D0774B"/>
    <w:rsid w:val="00D172A3"/>
    <w:rsid w:val="00D20C86"/>
    <w:rsid w:val="00D22ED8"/>
    <w:rsid w:val="00D3260C"/>
    <w:rsid w:val="00D33FB9"/>
    <w:rsid w:val="00D34FED"/>
    <w:rsid w:val="00D36AEB"/>
    <w:rsid w:val="00D3756B"/>
    <w:rsid w:val="00D37DB1"/>
    <w:rsid w:val="00D37EC2"/>
    <w:rsid w:val="00D520E7"/>
    <w:rsid w:val="00D540B3"/>
    <w:rsid w:val="00D5674B"/>
    <w:rsid w:val="00D56818"/>
    <w:rsid w:val="00D57472"/>
    <w:rsid w:val="00D57C07"/>
    <w:rsid w:val="00D62217"/>
    <w:rsid w:val="00D65682"/>
    <w:rsid w:val="00D658D2"/>
    <w:rsid w:val="00D6617B"/>
    <w:rsid w:val="00D668A4"/>
    <w:rsid w:val="00D7063E"/>
    <w:rsid w:val="00D7106A"/>
    <w:rsid w:val="00D720E0"/>
    <w:rsid w:val="00D73A79"/>
    <w:rsid w:val="00D76608"/>
    <w:rsid w:val="00D9198B"/>
    <w:rsid w:val="00DA5127"/>
    <w:rsid w:val="00DA779C"/>
    <w:rsid w:val="00DB0DFE"/>
    <w:rsid w:val="00DB3191"/>
    <w:rsid w:val="00DB33B3"/>
    <w:rsid w:val="00DB55A3"/>
    <w:rsid w:val="00DC2532"/>
    <w:rsid w:val="00DC49AD"/>
    <w:rsid w:val="00DC6217"/>
    <w:rsid w:val="00DC658B"/>
    <w:rsid w:val="00DC6859"/>
    <w:rsid w:val="00DD0379"/>
    <w:rsid w:val="00DD7DF7"/>
    <w:rsid w:val="00DE337C"/>
    <w:rsid w:val="00DE4D91"/>
    <w:rsid w:val="00DE6B88"/>
    <w:rsid w:val="00DE7C4D"/>
    <w:rsid w:val="00DF0A19"/>
    <w:rsid w:val="00DF226E"/>
    <w:rsid w:val="00DF37BC"/>
    <w:rsid w:val="00DF5C8E"/>
    <w:rsid w:val="00DF7441"/>
    <w:rsid w:val="00E003F4"/>
    <w:rsid w:val="00E04013"/>
    <w:rsid w:val="00E07037"/>
    <w:rsid w:val="00E10129"/>
    <w:rsid w:val="00E13EB2"/>
    <w:rsid w:val="00E14436"/>
    <w:rsid w:val="00E17C2E"/>
    <w:rsid w:val="00E20484"/>
    <w:rsid w:val="00E226D9"/>
    <w:rsid w:val="00E22DA9"/>
    <w:rsid w:val="00E254E3"/>
    <w:rsid w:val="00E27744"/>
    <w:rsid w:val="00E33AF0"/>
    <w:rsid w:val="00E34664"/>
    <w:rsid w:val="00E371BB"/>
    <w:rsid w:val="00E40658"/>
    <w:rsid w:val="00E40EE5"/>
    <w:rsid w:val="00E41567"/>
    <w:rsid w:val="00E42E58"/>
    <w:rsid w:val="00E50828"/>
    <w:rsid w:val="00E56F1A"/>
    <w:rsid w:val="00E64C2D"/>
    <w:rsid w:val="00E7032A"/>
    <w:rsid w:val="00E7113A"/>
    <w:rsid w:val="00E72DCC"/>
    <w:rsid w:val="00E759ED"/>
    <w:rsid w:val="00E76264"/>
    <w:rsid w:val="00E821C7"/>
    <w:rsid w:val="00E841BB"/>
    <w:rsid w:val="00E8645F"/>
    <w:rsid w:val="00E86BFC"/>
    <w:rsid w:val="00E90E09"/>
    <w:rsid w:val="00E92541"/>
    <w:rsid w:val="00EA0D40"/>
    <w:rsid w:val="00EA31B9"/>
    <w:rsid w:val="00EA3ECC"/>
    <w:rsid w:val="00EA4DEE"/>
    <w:rsid w:val="00EB34CB"/>
    <w:rsid w:val="00EB4588"/>
    <w:rsid w:val="00EB5D8D"/>
    <w:rsid w:val="00EC0F52"/>
    <w:rsid w:val="00EC128B"/>
    <w:rsid w:val="00EC4BC5"/>
    <w:rsid w:val="00EC4C17"/>
    <w:rsid w:val="00EC632B"/>
    <w:rsid w:val="00ED2517"/>
    <w:rsid w:val="00ED3F28"/>
    <w:rsid w:val="00ED5157"/>
    <w:rsid w:val="00EE4134"/>
    <w:rsid w:val="00EE463C"/>
    <w:rsid w:val="00EF132A"/>
    <w:rsid w:val="00EF174A"/>
    <w:rsid w:val="00EF2B14"/>
    <w:rsid w:val="00EF33CC"/>
    <w:rsid w:val="00EF7FF6"/>
    <w:rsid w:val="00F00B79"/>
    <w:rsid w:val="00F06CA7"/>
    <w:rsid w:val="00F1616B"/>
    <w:rsid w:val="00F22E64"/>
    <w:rsid w:val="00F24945"/>
    <w:rsid w:val="00F2521D"/>
    <w:rsid w:val="00F27314"/>
    <w:rsid w:val="00F2770C"/>
    <w:rsid w:val="00F3485B"/>
    <w:rsid w:val="00F35ABA"/>
    <w:rsid w:val="00F37CCF"/>
    <w:rsid w:val="00F42846"/>
    <w:rsid w:val="00F43F8D"/>
    <w:rsid w:val="00F4472C"/>
    <w:rsid w:val="00F45A49"/>
    <w:rsid w:val="00F56CAF"/>
    <w:rsid w:val="00F642DF"/>
    <w:rsid w:val="00F65048"/>
    <w:rsid w:val="00F65382"/>
    <w:rsid w:val="00F66E7D"/>
    <w:rsid w:val="00F77353"/>
    <w:rsid w:val="00F8027B"/>
    <w:rsid w:val="00F81797"/>
    <w:rsid w:val="00F864B4"/>
    <w:rsid w:val="00F86A33"/>
    <w:rsid w:val="00F94BAE"/>
    <w:rsid w:val="00FA6688"/>
    <w:rsid w:val="00FA6C56"/>
    <w:rsid w:val="00FB4B7E"/>
    <w:rsid w:val="00FC0193"/>
    <w:rsid w:val="00FC2BAB"/>
    <w:rsid w:val="00FC4A4F"/>
    <w:rsid w:val="00FC5F2F"/>
    <w:rsid w:val="00FD0BAC"/>
    <w:rsid w:val="00FE259D"/>
    <w:rsid w:val="00FE36CB"/>
    <w:rsid w:val="00FE538B"/>
    <w:rsid w:val="00FE74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4B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 w:type="paragraph" w:styleId="TOC1">
    <w:name w:val="toc 1"/>
    <w:basedOn w:val="Normal"/>
    <w:next w:val="Normal"/>
    <w:autoRedefine/>
    <w:uiPriority w:val="39"/>
    <w:unhideWhenUsed/>
    <w:rsid w:val="006C131B"/>
    <w:pPr>
      <w:spacing w:after="100"/>
    </w:pPr>
  </w:style>
  <w:style w:type="paragraph" w:styleId="TOC2">
    <w:name w:val="toc 2"/>
    <w:basedOn w:val="Normal"/>
    <w:next w:val="Normal"/>
    <w:autoRedefine/>
    <w:uiPriority w:val="39"/>
    <w:unhideWhenUsed/>
    <w:rsid w:val="006C131B"/>
    <w:pPr>
      <w:spacing w:after="100"/>
      <w:ind w:left="220"/>
    </w:pPr>
  </w:style>
  <w:style w:type="paragraph" w:styleId="TOC3">
    <w:name w:val="toc 3"/>
    <w:basedOn w:val="Normal"/>
    <w:next w:val="Normal"/>
    <w:autoRedefine/>
    <w:uiPriority w:val="39"/>
    <w:unhideWhenUsed/>
    <w:rsid w:val="006C131B"/>
    <w:pPr>
      <w:spacing w:after="100"/>
      <w:ind w:left="440"/>
    </w:pPr>
  </w:style>
  <w:style w:type="character" w:styleId="FollowedHyperlink">
    <w:name w:val="FollowedHyperlink"/>
    <w:basedOn w:val="DefaultParagraphFont"/>
    <w:uiPriority w:val="99"/>
    <w:semiHidden/>
    <w:unhideWhenUsed/>
    <w:rsid w:val="00DC6859"/>
    <w:rPr>
      <w:color w:val="800080" w:themeColor="followedHyperlink"/>
      <w:u w:val="single"/>
    </w:rPr>
  </w:style>
  <w:style w:type="paragraph" w:styleId="NoSpacing">
    <w:name w:val="No Spacing"/>
    <w:uiPriority w:val="1"/>
    <w:qFormat/>
    <w:rsid w:val="00185772"/>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 w:type="paragraph" w:styleId="TOC1">
    <w:name w:val="toc 1"/>
    <w:basedOn w:val="Normal"/>
    <w:next w:val="Normal"/>
    <w:autoRedefine/>
    <w:uiPriority w:val="39"/>
    <w:unhideWhenUsed/>
    <w:rsid w:val="006C131B"/>
    <w:pPr>
      <w:spacing w:after="100"/>
    </w:pPr>
  </w:style>
  <w:style w:type="paragraph" w:styleId="TOC2">
    <w:name w:val="toc 2"/>
    <w:basedOn w:val="Normal"/>
    <w:next w:val="Normal"/>
    <w:autoRedefine/>
    <w:uiPriority w:val="39"/>
    <w:unhideWhenUsed/>
    <w:rsid w:val="006C131B"/>
    <w:pPr>
      <w:spacing w:after="100"/>
      <w:ind w:left="220"/>
    </w:pPr>
  </w:style>
  <w:style w:type="paragraph" w:styleId="TOC3">
    <w:name w:val="toc 3"/>
    <w:basedOn w:val="Normal"/>
    <w:next w:val="Normal"/>
    <w:autoRedefine/>
    <w:uiPriority w:val="39"/>
    <w:unhideWhenUsed/>
    <w:rsid w:val="006C131B"/>
    <w:pPr>
      <w:spacing w:after="100"/>
      <w:ind w:left="440"/>
    </w:pPr>
  </w:style>
  <w:style w:type="character" w:styleId="FollowedHyperlink">
    <w:name w:val="FollowedHyperlink"/>
    <w:basedOn w:val="DefaultParagraphFont"/>
    <w:uiPriority w:val="99"/>
    <w:semiHidden/>
    <w:unhideWhenUsed/>
    <w:rsid w:val="00DC6859"/>
    <w:rPr>
      <w:color w:val="800080" w:themeColor="followedHyperlink"/>
      <w:u w:val="single"/>
    </w:rPr>
  </w:style>
  <w:style w:type="paragraph" w:styleId="NoSpacing">
    <w:name w:val="No Spacing"/>
    <w:uiPriority w:val="1"/>
    <w:qFormat/>
    <w:rsid w:val="0018577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4865198">
      <w:bodyDiv w:val="1"/>
      <w:marLeft w:val="0"/>
      <w:marRight w:val="0"/>
      <w:marTop w:val="0"/>
      <w:marBottom w:val="0"/>
      <w:divBdr>
        <w:top w:val="none" w:sz="0" w:space="0" w:color="auto"/>
        <w:left w:val="none" w:sz="0" w:space="0" w:color="auto"/>
        <w:bottom w:val="none" w:sz="0" w:space="0" w:color="auto"/>
        <w:right w:val="none" w:sz="0" w:space="0" w:color="auto"/>
      </w:divBdr>
    </w:div>
    <w:div w:id="979262252">
      <w:bodyDiv w:val="1"/>
      <w:marLeft w:val="0"/>
      <w:marRight w:val="0"/>
      <w:marTop w:val="0"/>
      <w:marBottom w:val="0"/>
      <w:divBdr>
        <w:top w:val="none" w:sz="0" w:space="0" w:color="auto"/>
        <w:left w:val="none" w:sz="0" w:space="0" w:color="auto"/>
        <w:bottom w:val="none" w:sz="0" w:space="0" w:color="auto"/>
        <w:right w:val="none" w:sz="0" w:space="0" w:color="auto"/>
      </w:divBdr>
    </w:div>
    <w:div w:id="1070348422">
      <w:bodyDiv w:val="1"/>
      <w:marLeft w:val="0"/>
      <w:marRight w:val="0"/>
      <w:marTop w:val="0"/>
      <w:marBottom w:val="0"/>
      <w:divBdr>
        <w:top w:val="none" w:sz="0" w:space="0" w:color="auto"/>
        <w:left w:val="none" w:sz="0" w:space="0" w:color="auto"/>
        <w:bottom w:val="none" w:sz="0" w:space="0" w:color="auto"/>
        <w:right w:val="none" w:sz="0" w:space="0" w:color="auto"/>
      </w:divBdr>
    </w:div>
    <w:div w:id="1493330851">
      <w:bodyDiv w:val="1"/>
      <w:marLeft w:val="0"/>
      <w:marRight w:val="0"/>
      <w:marTop w:val="0"/>
      <w:marBottom w:val="0"/>
      <w:divBdr>
        <w:top w:val="none" w:sz="0" w:space="0" w:color="auto"/>
        <w:left w:val="none" w:sz="0" w:space="0" w:color="auto"/>
        <w:bottom w:val="none" w:sz="0" w:space="0" w:color="auto"/>
        <w:right w:val="none" w:sz="0" w:space="0" w:color="auto"/>
      </w:divBdr>
    </w:div>
    <w:div w:id="1935280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hyperlink" Target="https://nwtc.nrel.gov/IceFloe" TargetMode="External"/><Relationship Id="rId26" Type="http://schemas.openxmlformats.org/officeDocument/2006/relationships/image" Target="media/image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nwtc.nrel.gov/DWM" TargetMode="External"/><Relationship Id="rId34"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hyperlink" Target="https://nwtc.nrel.gov/TMD" TargetMode="External"/><Relationship Id="rId25" Type="http://schemas.openxmlformats.org/officeDocument/2006/relationships/image" Target="media/image4.png"/><Relationship Id="rId33" Type="http://schemas.openxmlformats.org/officeDocument/2006/relationships/image" Target="media/image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nwtc.nrel.gov/MAP" TargetMode="External"/><Relationship Id="rId20" Type="http://schemas.openxmlformats.org/officeDocument/2006/relationships/hyperlink" Target="https://nwtc.nrel.gov/DWM" TargetMode="External"/><Relationship Id="rId29" Type="http://schemas.openxmlformats.org/officeDocument/2006/relationships/hyperlink" Target="https://nwtc.nrel.gov/system/files/Setup_NWTC_Windows.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nwtc.nrel.gov/FAST7" TargetMode="External"/><Relationship Id="rId24" Type="http://schemas.openxmlformats.org/officeDocument/2006/relationships/hyperlink" Target="http://wind.nrel.gov/designcodes/simulators/developers/" TargetMode="External"/><Relationship Id="rId32" Type="http://schemas.openxmlformats.org/officeDocument/2006/relationships/image" Target="media/image8.png"/><Relationship Id="rId37" Type="http://schemas.openxmlformats.org/officeDocument/2006/relationships/hyperlink" Target="https://wind.nrel.gov/forum/wind/"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www.nrel.gov/docs/fy14osti/60742.pdf" TargetMode="External"/><Relationship Id="rId28" Type="http://schemas.openxmlformats.org/officeDocument/2006/relationships/hyperlink" Target="https://nwtc.nrel.gov/MAP" TargetMode="External"/><Relationship Id="rId36" Type="http://schemas.openxmlformats.org/officeDocument/2006/relationships/image" Target="media/image12.png"/><Relationship Id="rId10" Type="http://schemas.openxmlformats.org/officeDocument/2006/relationships/hyperlink" Target="https://nwtc.nrel.gov/FAST-Developers" TargetMode="External"/><Relationship Id="rId19" Type="http://schemas.openxmlformats.org/officeDocument/2006/relationships/hyperlink" Target="https://nwtc.nrel.gov/FEAMooring" TargetMode="External"/><Relationship Id="rId31"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hyperlink" Target="http://www.nrel.gov/docs/fy14osti/60742.pdf" TargetMode="External"/><Relationship Id="rId27" Type="http://schemas.openxmlformats.org/officeDocument/2006/relationships/comments" Target="comments.xml"/><Relationship Id="rId30" Type="http://schemas.openxmlformats.org/officeDocument/2006/relationships/image" Target="media/image6.png"/><Relationship Id="rId35"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E67BCE-0059-4F73-9006-9929D89CC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50656</TotalTime>
  <Pages>39</Pages>
  <Words>11380</Words>
  <Characters>61452</Characters>
  <Application>Microsoft Office Word</Application>
  <DocSecurity>0</DocSecurity>
  <Lines>1575</Lines>
  <Paragraphs>1174</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71658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Bonnie Jonkman</dc:creator>
  <cp:lastModifiedBy>Bonnie Jonkman</cp:lastModifiedBy>
  <cp:revision>112</cp:revision>
  <dcterms:created xsi:type="dcterms:W3CDTF">2015-03-31T13:08:00Z</dcterms:created>
  <dcterms:modified xsi:type="dcterms:W3CDTF">2015-08-18T18:27:00Z</dcterms:modified>
</cp:coreProperties>
</file>