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64B095" w14:textId="2C50114C" w:rsidR="00143EBA" w:rsidRDefault="00D65682" w:rsidP="005847A9">
      <w:pPr>
        <w:pStyle w:val="Title"/>
      </w:pPr>
      <w:r>
        <w:t>F</w:t>
      </w:r>
      <w:r w:rsidR="00CA74B5">
        <w:t>AST v8.</w:t>
      </w:r>
      <w:r w:rsidR="003143E2">
        <w:t>16</w:t>
      </w:r>
      <w:r w:rsidR="00CA74B5">
        <w:t>.</w:t>
      </w:r>
      <w:r w:rsidR="0010636D">
        <w:t>0</w:t>
      </w:r>
      <w:r w:rsidR="006729B2">
        <w:t>0</w:t>
      </w:r>
      <w:r w:rsidR="0010636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62B2FB25" w:rsidR="00CA74B5" w:rsidRDefault="00897B58" w:rsidP="00CA74B5">
      <w:pPr>
        <w:pStyle w:val="Subtitle"/>
      </w:pPr>
      <w:del w:id="0" w:author="Bonnie Jonkman" w:date="2016-08-28T22:48:00Z">
        <w:r w:rsidDel="00D74662">
          <w:delText xml:space="preserve">July </w:delText>
        </w:r>
      </w:del>
      <w:ins w:id="1" w:author="Bonnie Jonkman" w:date="2016-08-28T22:48:00Z">
        <w:r w:rsidR="00D74662">
          <w:t>August 29</w:t>
        </w:r>
      </w:ins>
      <w:del w:id="2" w:author="Bonnie Jonkman" w:date="2016-08-28T22:48:00Z">
        <w:r w:rsidDel="00D74662">
          <w:delText>2</w:delText>
        </w:r>
        <w:r w:rsidR="002F78FC" w:rsidDel="00D74662">
          <w:delText>6</w:delText>
        </w:r>
      </w:del>
      <w:r w:rsidR="009E3E8B" w:rsidRPr="009E3E8B">
        <w:t>, 2016</w:t>
      </w:r>
    </w:p>
    <w:p w14:paraId="77888E07" w14:textId="77777777" w:rsidR="00FC4A4F" w:rsidRPr="00FC4A4F" w:rsidRDefault="00FC4A4F" w:rsidP="00FC4A4F"/>
    <w:p w14:paraId="4FEFDF69" w14:textId="77777777" w:rsidR="00834D19" w:rsidRDefault="00834D19" w:rsidP="006C131B">
      <w:pPr>
        <w:sectPr w:rsidR="00834D19">
          <w:footerReference w:type="default" r:id="rId8"/>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3" w:name="_Toc457343287"/>
      <w:r>
        <w:lastRenderedPageBreak/>
        <w:t>Table of Contents</w:t>
      </w:r>
      <w:bookmarkEnd w:id="3"/>
    </w:p>
    <w:p w14:paraId="32C39F4E" w14:textId="77777777" w:rsidR="003311C5"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57343287" w:history="1">
        <w:r w:rsidR="003311C5" w:rsidRPr="00CC3FBA">
          <w:rPr>
            <w:rStyle w:val="Hyperlink"/>
            <w:noProof/>
          </w:rPr>
          <w:t>Table of Contents</w:t>
        </w:r>
        <w:r w:rsidR="003311C5">
          <w:rPr>
            <w:noProof/>
            <w:webHidden/>
          </w:rPr>
          <w:tab/>
        </w:r>
        <w:r w:rsidR="003311C5">
          <w:rPr>
            <w:noProof/>
            <w:webHidden/>
          </w:rPr>
          <w:fldChar w:fldCharType="begin"/>
        </w:r>
        <w:r w:rsidR="003311C5">
          <w:rPr>
            <w:noProof/>
            <w:webHidden/>
          </w:rPr>
          <w:instrText xml:space="preserve"> PAGEREF _Toc457343287 \h </w:instrText>
        </w:r>
        <w:r w:rsidR="003311C5">
          <w:rPr>
            <w:noProof/>
            <w:webHidden/>
          </w:rPr>
        </w:r>
        <w:r w:rsidR="003311C5">
          <w:rPr>
            <w:noProof/>
            <w:webHidden/>
          </w:rPr>
          <w:fldChar w:fldCharType="separate"/>
        </w:r>
        <w:r w:rsidR="003311C5">
          <w:rPr>
            <w:noProof/>
            <w:webHidden/>
          </w:rPr>
          <w:t>2</w:t>
        </w:r>
        <w:r w:rsidR="003311C5">
          <w:rPr>
            <w:noProof/>
            <w:webHidden/>
          </w:rPr>
          <w:fldChar w:fldCharType="end"/>
        </w:r>
      </w:hyperlink>
    </w:p>
    <w:p w14:paraId="15C33799" w14:textId="77777777" w:rsidR="003311C5" w:rsidRDefault="00686845">
      <w:pPr>
        <w:pStyle w:val="TOC1"/>
        <w:tabs>
          <w:tab w:val="right" w:leader="dot" w:pos="9350"/>
        </w:tabs>
        <w:rPr>
          <w:rFonts w:eastAsiaTheme="minorEastAsia"/>
          <w:noProof/>
        </w:rPr>
      </w:pPr>
      <w:hyperlink w:anchor="_Toc457343288" w:history="1">
        <w:r w:rsidR="003311C5" w:rsidRPr="00CC3FBA">
          <w:rPr>
            <w:rStyle w:val="Hyperlink"/>
            <w:noProof/>
          </w:rPr>
          <w:t>Introduction</w:t>
        </w:r>
        <w:r w:rsidR="003311C5">
          <w:rPr>
            <w:noProof/>
            <w:webHidden/>
          </w:rPr>
          <w:tab/>
        </w:r>
        <w:r w:rsidR="003311C5">
          <w:rPr>
            <w:noProof/>
            <w:webHidden/>
          </w:rPr>
          <w:fldChar w:fldCharType="begin"/>
        </w:r>
        <w:r w:rsidR="003311C5">
          <w:rPr>
            <w:noProof/>
            <w:webHidden/>
          </w:rPr>
          <w:instrText xml:space="preserve"> PAGEREF _Toc457343288 \h </w:instrText>
        </w:r>
        <w:r w:rsidR="003311C5">
          <w:rPr>
            <w:noProof/>
            <w:webHidden/>
          </w:rPr>
        </w:r>
        <w:r w:rsidR="003311C5">
          <w:rPr>
            <w:noProof/>
            <w:webHidden/>
          </w:rPr>
          <w:fldChar w:fldCharType="separate"/>
        </w:r>
        <w:r w:rsidR="003311C5">
          <w:rPr>
            <w:noProof/>
            <w:webHidden/>
          </w:rPr>
          <w:t>4</w:t>
        </w:r>
        <w:r w:rsidR="003311C5">
          <w:rPr>
            <w:noProof/>
            <w:webHidden/>
          </w:rPr>
          <w:fldChar w:fldCharType="end"/>
        </w:r>
      </w:hyperlink>
    </w:p>
    <w:p w14:paraId="7D38AE43" w14:textId="77777777" w:rsidR="003311C5" w:rsidRDefault="00686845">
      <w:pPr>
        <w:pStyle w:val="TOC2"/>
        <w:tabs>
          <w:tab w:val="right" w:leader="dot" w:pos="9350"/>
        </w:tabs>
        <w:rPr>
          <w:rFonts w:eastAsiaTheme="minorEastAsia"/>
          <w:noProof/>
        </w:rPr>
      </w:pPr>
      <w:hyperlink w:anchor="_Toc457343289" w:history="1">
        <w:r w:rsidR="003311C5" w:rsidRPr="00CC3FBA">
          <w:rPr>
            <w:rStyle w:val="Hyperlink"/>
            <w:noProof/>
          </w:rPr>
          <w:t>License</w:t>
        </w:r>
        <w:r w:rsidR="003311C5">
          <w:rPr>
            <w:noProof/>
            <w:webHidden/>
          </w:rPr>
          <w:tab/>
        </w:r>
        <w:r w:rsidR="003311C5">
          <w:rPr>
            <w:noProof/>
            <w:webHidden/>
          </w:rPr>
          <w:fldChar w:fldCharType="begin"/>
        </w:r>
        <w:r w:rsidR="003311C5">
          <w:rPr>
            <w:noProof/>
            <w:webHidden/>
          </w:rPr>
          <w:instrText xml:space="preserve"> PAGEREF _Toc457343289 \h </w:instrText>
        </w:r>
        <w:r w:rsidR="003311C5">
          <w:rPr>
            <w:noProof/>
            <w:webHidden/>
          </w:rPr>
        </w:r>
        <w:r w:rsidR="003311C5">
          <w:rPr>
            <w:noProof/>
            <w:webHidden/>
          </w:rPr>
          <w:fldChar w:fldCharType="separate"/>
        </w:r>
        <w:r w:rsidR="003311C5">
          <w:rPr>
            <w:noProof/>
            <w:webHidden/>
          </w:rPr>
          <w:t>4</w:t>
        </w:r>
        <w:r w:rsidR="003311C5">
          <w:rPr>
            <w:noProof/>
            <w:webHidden/>
          </w:rPr>
          <w:fldChar w:fldCharType="end"/>
        </w:r>
      </w:hyperlink>
    </w:p>
    <w:p w14:paraId="02823DB3" w14:textId="77777777" w:rsidR="003311C5" w:rsidRDefault="00686845">
      <w:pPr>
        <w:pStyle w:val="TOC1"/>
        <w:tabs>
          <w:tab w:val="right" w:leader="dot" w:pos="9350"/>
        </w:tabs>
        <w:rPr>
          <w:rFonts w:eastAsiaTheme="minorEastAsia"/>
          <w:noProof/>
        </w:rPr>
      </w:pPr>
      <w:hyperlink w:anchor="_Toc457343290" w:history="1">
        <w:r w:rsidR="003311C5" w:rsidRPr="00CC3FBA">
          <w:rPr>
            <w:rStyle w:val="Hyperlink"/>
            <w:noProof/>
          </w:rPr>
          <w:t>Major changes in FAST</w:t>
        </w:r>
        <w:r w:rsidR="003311C5">
          <w:rPr>
            <w:noProof/>
            <w:webHidden/>
          </w:rPr>
          <w:tab/>
        </w:r>
        <w:r w:rsidR="003311C5">
          <w:rPr>
            <w:noProof/>
            <w:webHidden/>
          </w:rPr>
          <w:fldChar w:fldCharType="begin"/>
        </w:r>
        <w:r w:rsidR="003311C5">
          <w:rPr>
            <w:noProof/>
            <w:webHidden/>
          </w:rPr>
          <w:instrText xml:space="preserve"> PAGEREF _Toc457343290 \h </w:instrText>
        </w:r>
        <w:r w:rsidR="003311C5">
          <w:rPr>
            <w:noProof/>
            <w:webHidden/>
          </w:rPr>
        </w:r>
        <w:r w:rsidR="003311C5">
          <w:rPr>
            <w:noProof/>
            <w:webHidden/>
          </w:rPr>
          <w:fldChar w:fldCharType="separate"/>
        </w:r>
        <w:r w:rsidR="003311C5">
          <w:rPr>
            <w:noProof/>
            <w:webHidden/>
          </w:rPr>
          <w:t>9</w:t>
        </w:r>
        <w:r w:rsidR="003311C5">
          <w:rPr>
            <w:noProof/>
            <w:webHidden/>
          </w:rPr>
          <w:fldChar w:fldCharType="end"/>
        </w:r>
      </w:hyperlink>
    </w:p>
    <w:p w14:paraId="5985AB28" w14:textId="77777777" w:rsidR="003311C5" w:rsidRDefault="00686845">
      <w:pPr>
        <w:pStyle w:val="TOC2"/>
        <w:tabs>
          <w:tab w:val="right" w:leader="dot" w:pos="9350"/>
        </w:tabs>
        <w:rPr>
          <w:rFonts w:eastAsiaTheme="minorEastAsia"/>
          <w:noProof/>
        </w:rPr>
      </w:pPr>
      <w:hyperlink w:anchor="_Toc457343291" w:history="1">
        <w:r w:rsidR="003311C5" w:rsidRPr="00CC3FBA">
          <w:rPr>
            <w:rStyle w:val="Hyperlink"/>
            <w:noProof/>
          </w:rPr>
          <w:t>v8.16.00a-bjj</w:t>
        </w:r>
        <w:r w:rsidR="003311C5">
          <w:rPr>
            <w:noProof/>
            <w:webHidden/>
          </w:rPr>
          <w:tab/>
        </w:r>
        <w:r w:rsidR="003311C5">
          <w:rPr>
            <w:noProof/>
            <w:webHidden/>
          </w:rPr>
          <w:fldChar w:fldCharType="begin"/>
        </w:r>
        <w:r w:rsidR="003311C5">
          <w:rPr>
            <w:noProof/>
            <w:webHidden/>
          </w:rPr>
          <w:instrText xml:space="preserve"> PAGEREF _Toc457343291 \h </w:instrText>
        </w:r>
        <w:r w:rsidR="003311C5">
          <w:rPr>
            <w:noProof/>
            <w:webHidden/>
          </w:rPr>
        </w:r>
        <w:r w:rsidR="003311C5">
          <w:rPr>
            <w:noProof/>
            <w:webHidden/>
          </w:rPr>
          <w:fldChar w:fldCharType="separate"/>
        </w:r>
        <w:r w:rsidR="003311C5">
          <w:rPr>
            <w:noProof/>
            <w:webHidden/>
          </w:rPr>
          <w:t>9</w:t>
        </w:r>
        <w:r w:rsidR="003311C5">
          <w:rPr>
            <w:noProof/>
            <w:webHidden/>
          </w:rPr>
          <w:fldChar w:fldCharType="end"/>
        </w:r>
      </w:hyperlink>
    </w:p>
    <w:p w14:paraId="78040109" w14:textId="77777777" w:rsidR="003311C5" w:rsidRDefault="00686845">
      <w:pPr>
        <w:pStyle w:val="TOC2"/>
        <w:tabs>
          <w:tab w:val="right" w:leader="dot" w:pos="9350"/>
        </w:tabs>
        <w:rPr>
          <w:rFonts w:eastAsiaTheme="minorEastAsia"/>
          <w:noProof/>
        </w:rPr>
      </w:pPr>
      <w:hyperlink w:anchor="_Toc457343292" w:history="1">
        <w:r w:rsidR="003311C5" w:rsidRPr="00CC3FBA">
          <w:rPr>
            <w:rStyle w:val="Hyperlink"/>
            <w:noProof/>
          </w:rPr>
          <w:t>v8.15.00a-bjj</w:t>
        </w:r>
        <w:r w:rsidR="003311C5">
          <w:rPr>
            <w:noProof/>
            <w:webHidden/>
          </w:rPr>
          <w:tab/>
        </w:r>
        <w:r w:rsidR="003311C5">
          <w:rPr>
            <w:noProof/>
            <w:webHidden/>
          </w:rPr>
          <w:fldChar w:fldCharType="begin"/>
        </w:r>
        <w:r w:rsidR="003311C5">
          <w:rPr>
            <w:noProof/>
            <w:webHidden/>
          </w:rPr>
          <w:instrText xml:space="preserve"> PAGEREF _Toc457343292 \h </w:instrText>
        </w:r>
        <w:r w:rsidR="003311C5">
          <w:rPr>
            <w:noProof/>
            <w:webHidden/>
          </w:rPr>
        </w:r>
        <w:r w:rsidR="003311C5">
          <w:rPr>
            <w:noProof/>
            <w:webHidden/>
          </w:rPr>
          <w:fldChar w:fldCharType="separate"/>
        </w:r>
        <w:r w:rsidR="003311C5">
          <w:rPr>
            <w:noProof/>
            <w:webHidden/>
          </w:rPr>
          <w:t>11</w:t>
        </w:r>
        <w:r w:rsidR="003311C5">
          <w:rPr>
            <w:noProof/>
            <w:webHidden/>
          </w:rPr>
          <w:fldChar w:fldCharType="end"/>
        </w:r>
      </w:hyperlink>
    </w:p>
    <w:p w14:paraId="4CA8AF81" w14:textId="77777777" w:rsidR="003311C5" w:rsidRDefault="00686845">
      <w:pPr>
        <w:pStyle w:val="TOC2"/>
        <w:tabs>
          <w:tab w:val="right" w:leader="dot" w:pos="9350"/>
        </w:tabs>
        <w:rPr>
          <w:rFonts w:eastAsiaTheme="minorEastAsia"/>
          <w:noProof/>
        </w:rPr>
      </w:pPr>
      <w:hyperlink w:anchor="_Toc457343293" w:history="1">
        <w:r w:rsidR="003311C5" w:rsidRPr="00CC3FBA">
          <w:rPr>
            <w:rStyle w:val="Hyperlink"/>
            <w:noProof/>
          </w:rPr>
          <w:t>v8.12.00a-bjj</w:t>
        </w:r>
        <w:r w:rsidR="003311C5">
          <w:rPr>
            <w:noProof/>
            <w:webHidden/>
          </w:rPr>
          <w:tab/>
        </w:r>
        <w:r w:rsidR="003311C5">
          <w:rPr>
            <w:noProof/>
            <w:webHidden/>
          </w:rPr>
          <w:fldChar w:fldCharType="begin"/>
        </w:r>
        <w:r w:rsidR="003311C5">
          <w:rPr>
            <w:noProof/>
            <w:webHidden/>
          </w:rPr>
          <w:instrText xml:space="preserve"> PAGEREF _Toc457343293 \h </w:instrText>
        </w:r>
        <w:r w:rsidR="003311C5">
          <w:rPr>
            <w:noProof/>
            <w:webHidden/>
          </w:rPr>
        </w:r>
        <w:r w:rsidR="003311C5">
          <w:rPr>
            <w:noProof/>
            <w:webHidden/>
          </w:rPr>
          <w:fldChar w:fldCharType="separate"/>
        </w:r>
        <w:r w:rsidR="003311C5">
          <w:rPr>
            <w:noProof/>
            <w:webHidden/>
          </w:rPr>
          <w:t>12</w:t>
        </w:r>
        <w:r w:rsidR="003311C5">
          <w:rPr>
            <w:noProof/>
            <w:webHidden/>
          </w:rPr>
          <w:fldChar w:fldCharType="end"/>
        </w:r>
      </w:hyperlink>
    </w:p>
    <w:p w14:paraId="7E61BDA7" w14:textId="77777777" w:rsidR="003311C5" w:rsidRDefault="00686845">
      <w:pPr>
        <w:pStyle w:val="TOC2"/>
        <w:tabs>
          <w:tab w:val="right" w:leader="dot" w:pos="9350"/>
        </w:tabs>
        <w:rPr>
          <w:rFonts w:eastAsiaTheme="minorEastAsia"/>
          <w:noProof/>
        </w:rPr>
      </w:pPr>
      <w:hyperlink w:anchor="_Toc457343294" w:history="1">
        <w:r w:rsidR="003311C5" w:rsidRPr="00CC3FBA">
          <w:rPr>
            <w:rStyle w:val="Hyperlink"/>
            <w:noProof/>
          </w:rPr>
          <w:t>v8.10.00a-bjj</w:t>
        </w:r>
        <w:r w:rsidR="003311C5">
          <w:rPr>
            <w:noProof/>
            <w:webHidden/>
          </w:rPr>
          <w:tab/>
        </w:r>
        <w:r w:rsidR="003311C5">
          <w:rPr>
            <w:noProof/>
            <w:webHidden/>
          </w:rPr>
          <w:fldChar w:fldCharType="begin"/>
        </w:r>
        <w:r w:rsidR="003311C5">
          <w:rPr>
            <w:noProof/>
            <w:webHidden/>
          </w:rPr>
          <w:instrText xml:space="preserve"> PAGEREF _Toc457343294 \h </w:instrText>
        </w:r>
        <w:r w:rsidR="003311C5">
          <w:rPr>
            <w:noProof/>
            <w:webHidden/>
          </w:rPr>
        </w:r>
        <w:r w:rsidR="003311C5">
          <w:rPr>
            <w:noProof/>
            <w:webHidden/>
          </w:rPr>
          <w:fldChar w:fldCharType="separate"/>
        </w:r>
        <w:r w:rsidR="003311C5">
          <w:rPr>
            <w:noProof/>
            <w:webHidden/>
          </w:rPr>
          <w:t>14</w:t>
        </w:r>
        <w:r w:rsidR="003311C5">
          <w:rPr>
            <w:noProof/>
            <w:webHidden/>
          </w:rPr>
          <w:fldChar w:fldCharType="end"/>
        </w:r>
      </w:hyperlink>
    </w:p>
    <w:p w14:paraId="06B5AF0D" w14:textId="77777777" w:rsidR="003311C5" w:rsidRDefault="00686845">
      <w:pPr>
        <w:pStyle w:val="TOC2"/>
        <w:tabs>
          <w:tab w:val="right" w:leader="dot" w:pos="9350"/>
        </w:tabs>
        <w:rPr>
          <w:rFonts w:eastAsiaTheme="minorEastAsia"/>
          <w:noProof/>
        </w:rPr>
      </w:pPr>
      <w:hyperlink w:anchor="_Toc457343295" w:history="1">
        <w:r w:rsidR="003311C5" w:rsidRPr="00CC3FBA">
          <w:rPr>
            <w:rStyle w:val="Hyperlink"/>
            <w:noProof/>
          </w:rPr>
          <w:t>v8.09.00a-bjj</w:t>
        </w:r>
        <w:r w:rsidR="003311C5">
          <w:rPr>
            <w:noProof/>
            <w:webHidden/>
          </w:rPr>
          <w:tab/>
        </w:r>
        <w:r w:rsidR="003311C5">
          <w:rPr>
            <w:noProof/>
            <w:webHidden/>
          </w:rPr>
          <w:fldChar w:fldCharType="begin"/>
        </w:r>
        <w:r w:rsidR="003311C5">
          <w:rPr>
            <w:noProof/>
            <w:webHidden/>
          </w:rPr>
          <w:instrText xml:space="preserve"> PAGEREF _Toc457343295 \h </w:instrText>
        </w:r>
        <w:r w:rsidR="003311C5">
          <w:rPr>
            <w:noProof/>
            <w:webHidden/>
          </w:rPr>
        </w:r>
        <w:r w:rsidR="003311C5">
          <w:rPr>
            <w:noProof/>
            <w:webHidden/>
          </w:rPr>
          <w:fldChar w:fldCharType="separate"/>
        </w:r>
        <w:r w:rsidR="003311C5">
          <w:rPr>
            <w:noProof/>
            <w:webHidden/>
          </w:rPr>
          <w:t>14</w:t>
        </w:r>
        <w:r w:rsidR="003311C5">
          <w:rPr>
            <w:noProof/>
            <w:webHidden/>
          </w:rPr>
          <w:fldChar w:fldCharType="end"/>
        </w:r>
      </w:hyperlink>
    </w:p>
    <w:p w14:paraId="0309311C" w14:textId="77777777" w:rsidR="003311C5" w:rsidRDefault="00686845">
      <w:pPr>
        <w:pStyle w:val="TOC2"/>
        <w:tabs>
          <w:tab w:val="right" w:leader="dot" w:pos="9350"/>
        </w:tabs>
        <w:rPr>
          <w:rFonts w:eastAsiaTheme="minorEastAsia"/>
          <w:noProof/>
        </w:rPr>
      </w:pPr>
      <w:hyperlink w:anchor="_Toc457343296" w:history="1">
        <w:r w:rsidR="003311C5" w:rsidRPr="00CC3FBA">
          <w:rPr>
            <w:rStyle w:val="Hyperlink"/>
            <w:noProof/>
          </w:rPr>
          <w:t>v8.08.00c-bjj</w:t>
        </w:r>
        <w:r w:rsidR="003311C5">
          <w:rPr>
            <w:noProof/>
            <w:webHidden/>
          </w:rPr>
          <w:tab/>
        </w:r>
        <w:r w:rsidR="003311C5">
          <w:rPr>
            <w:noProof/>
            <w:webHidden/>
          </w:rPr>
          <w:fldChar w:fldCharType="begin"/>
        </w:r>
        <w:r w:rsidR="003311C5">
          <w:rPr>
            <w:noProof/>
            <w:webHidden/>
          </w:rPr>
          <w:instrText xml:space="preserve"> PAGEREF _Toc457343296 \h </w:instrText>
        </w:r>
        <w:r w:rsidR="003311C5">
          <w:rPr>
            <w:noProof/>
            <w:webHidden/>
          </w:rPr>
        </w:r>
        <w:r w:rsidR="003311C5">
          <w:rPr>
            <w:noProof/>
            <w:webHidden/>
          </w:rPr>
          <w:fldChar w:fldCharType="separate"/>
        </w:r>
        <w:r w:rsidR="003311C5">
          <w:rPr>
            <w:noProof/>
            <w:webHidden/>
          </w:rPr>
          <w:t>15</w:t>
        </w:r>
        <w:r w:rsidR="003311C5">
          <w:rPr>
            <w:noProof/>
            <w:webHidden/>
          </w:rPr>
          <w:fldChar w:fldCharType="end"/>
        </w:r>
      </w:hyperlink>
    </w:p>
    <w:p w14:paraId="12ADB92B" w14:textId="77777777" w:rsidR="003311C5" w:rsidRDefault="00686845">
      <w:pPr>
        <w:pStyle w:val="TOC2"/>
        <w:tabs>
          <w:tab w:val="right" w:leader="dot" w:pos="9350"/>
        </w:tabs>
        <w:rPr>
          <w:rFonts w:eastAsiaTheme="minorEastAsia"/>
          <w:noProof/>
        </w:rPr>
      </w:pPr>
      <w:hyperlink w:anchor="_Toc457343297" w:history="1">
        <w:r w:rsidR="003311C5" w:rsidRPr="00CC3FBA">
          <w:rPr>
            <w:rStyle w:val="Hyperlink"/>
            <w:noProof/>
          </w:rPr>
          <w:t>v8.03.02b-bjj</w:t>
        </w:r>
        <w:r w:rsidR="003311C5">
          <w:rPr>
            <w:noProof/>
            <w:webHidden/>
          </w:rPr>
          <w:tab/>
        </w:r>
        <w:r w:rsidR="003311C5">
          <w:rPr>
            <w:noProof/>
            <w:webHidden/>
          </w:rPr>
          <w:fldChar w:fldCharType="begin"/>
        </w:r>
        <w:r w:rsidR="003311C5">
          <w:rPr>
            <w:noProof/>
            <w:webHidden/>
          </w:rPr>
          <w:instrText xml:space="preserve"> PAGEREF _Toc457343297 \h </w:instrText>
        </w:r>
        <w:r w:rsidR="003311C5">
          <w:rPr>
            <w:noProof/>
            <w:webHidden/>
          </w:rPr>
        </w:r>
        <w:r w:rsidR="003311C5">
          <w:rPr>
            <w:noProof/>
            <w:webHidden/>
          </w:rPr>
          <w:fldChar w:fldCharType="separate"/>
        </w:r>
        <w:r w:rsidR="003311C5">
          <w:rPr>
            <w:noProof/>
            <w:webHidden/>
          </w:rPr>
          <w:t>16</w:t>
        </w:r>
        <w:r w:rsidR="003311C5">
          <w:rPr>
            <w:noProof/>
            <w:webHidden/>
          </w:rPr>
          <w:fldChar w:fldCharType="end"/>
        </w:r>
      </w:hyperlink>
    </w:p>
    <w:p w14:paraId="2DA570BB" w14:textId="77777777" w:rsidR="003311C5" w:rsidRDefault="00686845">
      <w:pPr>
        <w:pStyle w:val="TOC1"/>
        <w:tabs>
          <w:tab w:val="right" w:leader="dot" w:pos="9350"/>
        </w:tabs>
        <w:rPr>
          <w:rFonts w:eastAsiaTheme="minorEastAsia"/>
          <w:noProof/>
        </w:rPr>
      </w:pPr>
      <w:hyperlink w:anchor="_Toc457343298" w:history="1">
        <w:r w:rsidR="003311C5" w:rsidRPr="00CC3FBA">
          <w:rPr>
            <w:rStyle w:val="Hyperlink"/>
            <w:noProof/>
          </w:rPr>
          <w:t>FAST v8 Input and Output Files</w:t>
        </w:r>
        <w:r w:rsidR="003311C5">
          <w:rPr>
            <w:noProof/>
            <w:webHidden/>
          </w:rPr>
          <w:tab/>
        </w:r>
        <w:r w:rsidR="003311C5">
          <w:rPr>
            <w:noProof/>
            <w:webHidden/>
          </w:rPr>
          <w:fldChar w:fldCharType="begin"/>
        </w:r>
        <w:r w:rsidR="003311C5">
          <w:rPr>
            <w:noProof/>
            <w:webHidden/>
          </w:rPr>
          <w:instrText xml:space="preserve"> PAGEREF _Toc457343298 \h </w:instrText>
        </w:r>
        <w:r w:rsidR="003311C5">
          <w:rPr>
            <w:noProof/>
            <w:webHidden/>
          </w:rPr>
        </w:r>
        <w:r w:rsidR="003311C5">
          <w:rPr>
            <w:noProof/>
            <w:webHidden/>
          </w:rPr>
          <w:fldChar w:fldCharType="separate"/>
        </w:r>
        <w:r w:rsidR="003311C5">
          <w:rPr>
            <w:noProof/>
            <w:webHidden/>
          </w:rPr>
          <w:t>17</w:t>
        </w:r>
        <w:r w:rsidR="003311C5">
          <w:rPr>
            <w:noProof/>
            <w:webHidden/>
          </w:rPr>
          <w:fldChar w:fldCharType="end"/>
        </w:r>
      </w:hyperlink>
    </w:p>
    <w:p w14:paraId="3EE272B3" w14:textId="77777777" w:rsidR="003311C5" w:rsidRDefault="00686845">
      <w:pPr>
        <w:pStyle w:val="TOC2"/>
        <w:tabs>
          <w:tab w:val="right" w:leader="dot" w:pos="9350"/>
        </w:tabs>
        <w:rPr>
          <w:rFonts w:eastAsiaTheme="minorEastAsia"/>
          <w:noProof/>
        </w:rPr>
      </w:pPr>
      <w:hyperlink w:anchor="_Toc457343299" w:history="1">
        <w:r w:rsidR="003311C5" w:rsidRPr="00CC3FBA">
          <w:rPr>
            <w:rStyle w:val="Hyperlink"/>
            <w:noProof/>
          </w:rPr>
          <w:t>File Naming Conventions</w:t>
        </w:r>
        <w:r w:rsidR="003311C5">
          <w:rPr>
            <w:noProof/>
            <w:webHidden/>
          </w:rPr>
          <w:tab/>
        </w:r>
        <w:r w:rsidR="003311C5">
          <w:rPr>
            <w:noProof/>
            <w:webHidden/>
          </w:rPr>
          <w:fldChar w:fldCharType="begin"/>
        </w:r>
        <w:r w:rsidR="003311C5">
          <w:rPr>
            <w:noProof/>
            <w:webHidden/>
          </w:rPr>
          <w:instrText xml:space="preserve"> PAGEREF _Toc457343299 \h </w:instrText>
        </w:r>
        <w:r w:rsidR="003311C5">
          <w:rPr>
            <w:noProof/>
            <w:webHidden/>
          </w:rPr>
        </w:r>
        <w:r w:rsidR="003311C5">
          <w:rPr>
            <w:noProof/>
            <w:webHidden/>
          </w:rPr>
          <w:fldChar w:fldCharType="separate"/>
        </w:r>
        <w:r w:rsidR="003311C5">
          <w:rPr>
            <w:noProof/>
            <w:webHidden/>
          </w:rPr>
          <w:t>17</w:t>
        </w:r>
        <w:r w:rsidR="003311C5">
          <w:rPr>
            <w:noProof/>
            <w:webHidden/>
          </w:rPr>
          <w:fldChar w:fldCharType="end"/>
        </w:r>
      </w:hyperlink>
    </w:p>
    <w:p w14:paraId="105722C8" w14:textId="77777777" w:rsidR="003311C5" w:rsidRDefault="00686845">
      <w:pPr>
        <w:pStyle w:val="TOC2"/>
        <w:tabs>
          <w:tab w:val="right" w:leader="dot" w:pos="9350"/>
        </w:tabs>
        <w:rPr>
          <w:rFonts w:eastAsiaTheme="minorEastAsia"/>
          <w:noProof/>
        </w:rPr>
      </w:pPr>
      <w:hyperlink w:anchor="_Toc457343300" w:history="1">
        <w:r w:rsidR="003311C5" w:rsidRPr="00CC3FBA">
          <w:rPr>
            <w:rStyle w:val="Hyperlink"/>
            <w:noProof/>
          </w:rPr>
          <w:t>Variables Specified in the FAST Primary Input File</w:t>
        </w:r>
        <w:r w:rsidR="003311C5">
          <w:rPr>
            <w:noProof/>
            <w:webHidden/>
          </w:rPr>
          <w:tab/>
        </w:r>
        <w:r w:rsidR="003311C5">
          <w:rPr>
            <w:noProof/>
            <w:webHidden/>
          </w:rPr>
          <w:fldChar w:fldCharType="begin"/>
        </w:r>
        <w:r w:rsidR="003311C5">
          <w:rPr>
            <w:noProof/>
            <w:webHidden/>
          </w:rPr>
          <w:instrText xml:space="preserve"> PAGEREF _Toc457343300 \h </w:instrText>
        </w:r>
        <w:r w:rsidR="003311C5">
          <w:rPr>
            <w:noProof/>
            <w:webHidden/>
          </w:rPr>
        </w:r>
        <w:r w:rsidR="003311C5">
          <w:rPr>
            <w:noProof/>
            <w:webHidden/>
          </w:rPr>
          <w:fldChar w:fldCharType="separate"/>
        </w:r>
        <w:r w:rsidR="003311C5">
          <w:rPr>
            <w:noProof/>
            <w:webHidden/>
          </w:rPr>
          <w:t>20</w:t>
        </w:r>
        <w:r w:rsidR="003311C5">
          <w:rPr>
            <w:noProof/>
            <w:webHidden/>
          </w:rPr>
          <w:fldChar w:fldCharType="end"/>
        </w:r>
      </w:hyperlink>
    </w:p>
    <w:p w14:paraId="79DE1FC1" w14:textId="77777777" w:rsidR="003311C5" w:rsidRDefault="00686845">
      <w:pPr>
        <w:pStyle w:val="TOC2"/>
        <w:tabs>
          <w:tab w:val="right" w:leader="dot" w:pos="9350"/>
        </w:tabs>
        <w:rPr>
          <w:rFonts w:eastAsiaTheme="minorEastAsia"/>
          <w:noProof/>
        </w:rPr>
      </w:pPr>
      <w:hyperlink w:anchor="_Toc457343301" w:history="1">
        <w:r w:rsidR="003311C5" w:rsidRPr="00CC3FBA">
          <w:rPr>
            <w:rStyle w:val="Hyperlink"/>
            <w:noProof/>
          </w:rPr>
          <w:t>Linearization Files</w:t>
        </w:r>
        <w:r w:rsidR="003311C5">
          <w:rPr>
            <w:noProof/>
            <w:webHidden/>
          </w:rPr>
          <w:tab/>
        </w:r>
        <w:r w:rsidR="003311C5">
          <w:rPr>
            <w:noProof/>
            <w:webHidden/>
          </w:rPr>
          <w:fldChar w:fldCharType="begin"/>
        </w:r>
        <w:r w:rsidR="003311C5">
          <w:rPr>
            <w:noProof/>
            <w:webHidden/>
          </w:rPr>
          <w:instrText xml:space="preserve"> PAGEREF _Toc457343301 \h </w:instrText>
        </w:r>
        <w:r w:rsidR="003311C5">
          <w:rPr>
            <w:noProof/>
            <w:webHidden/>
          </w:rPr>
        </w:r>
        <w:r w:rsidR="003311C5">
          <w:rPr>
            <w:noProof/>
            <w:webHidden/>
          </w:rPr>
          <w:fldChar w:fldCharType="separate"/>
        </w:r>
        <w:r w:rsidR="003311C5">
          <w:rPr>
            <w:noProof/>
            <w:webHidden/>
          </w:rPr>
          <w:t>32</w:t>
        </w:r>
        <w:r w:rsidR="003311C5">
          <w:rPr>
            <w:noProof/>
            <w:webHidden/>
          </w:rPr>
          <w:fldChar w:fldCharType="end"/>
        </w:r>
      </w:hyperlink>
    </w:p>
    <w:p w14:paraId="59752BCB" w14:textId="77777777" w:rsidR="003311C5" w:rsidRDefault="00686845">
      <w:pPr>
        <w:pStyle w:val="TOC2"/>
        <w:tabs>
          <w:tab w:val="right" w:leader="dot" w:pos="9350"/>
        </w:tabs>
        <w:rPr>
          <w:rFonts w:eastAsiaTheme="minorEastAsia"/>
          <w:noProof/>
        </w:rPr>
      </w:pPr>
      <w:hyperlink w:anchor="_Toc457343302" w:history="1">
        <w:r w:rsidR="003311C5" w:rsidRPr="00CC3FBA">
          <w:rPr>
            <w:rStyle w:val="Hyperlink"/>
            <w:noProof/>
          </w:rPr>
          <w:t>Visualization Toolkit Files (Visualization Capability)</w:t>
        </w:r>
        <w:r w:rsidR="003311C5">
          <w:rPr>
            <w:noProof/>
            <w:webHidden/>
          </w:rPr>
          <w:tab/>
        </w:r>
        <w:r w:rsidR="003311C5">
          <w:rPr>
            <w:noProof/>
            <w:webHidden/>
          </w:rPr>
          <w:fldChar w:fldCharType="begin"/>
        </w:r>
        <w:r w:rsidR="003311C5">
          <w:rPr>
            <w:noProof/>
            <w:webHidden/>
          </w:rPr>
          <w:instrText xml:space="preserve"> PAGEREF _Toc457343302 \h </w:instrText>
        </w:r>
        <w:r w:rsidR="003311C5">
          <w:rPr>
            <w:noProof/>
            <w:webHidden/>
          </w:rPr>
        </w:r>
        <w:r w:rsidR="003311C5">
          <w:rPr>
            <w:noProof/>
            <w:webHidden/>
          </w:rPr>
          <w:fldChar w:fldCharType="separate"/>
        </w:r>
        <w:r w:rsidR="003311C5">
          <w:rPr>
            <w:noProof/>
            <w:webHidden/>
          </w:rPr>
          <w:t>33</w:t>
        </w:r>
        <w:r w:rsidR="003311C5">
          <w:rPr>
            <w:noProof/>
            <w:webHidden/>
          </w:rPr>
          <w:fldChar w:fldCharType="end"/>
        </w:r>
      </w:hyperlink>
    </w:p>
    <w:p w14:paraId="7F1DEE2C" w14:textId="77777777" w:rsidR="003311C5" w:rsidRDefault="00686845">
      <w:pPr>
        <w:pStyle w:val="TOC2"/>
        <w:tabs>
          <w:tab w:val="right" w:leader="dot" w:pos="9350"/>
        </w:tabs>
        <w:rPr>
          <w:rFonts w:eastAsiaTheme="minorEastAsia"/>
          <w:noProof/>
        </w:rPr>
      </w:pPr>
      <w:hyperlink w:anchor="_Toc457343303" w:history="1">
        <w:r w:rsidR="003311C5" w:rsidRPr="00CC3FBA">
          <w:rPr>
            <w:rStyle w:val="Hyperlink"/>
            <w:noProof/>
          </w:rPr>
          <w:t>Checkpoint Files (Restart Capability)</w:t>
        </w:r>
        <w:r w:rsidR="003311C5">
          <w:rPr>
            <w:noProof/>
            <w:webHidden/>
          </w:rPr>
          <w:tab/>
        </w:r>
        <w:r w:rsidR="003311C5">
          <w:rPr>
            <w:noProof/>
            <w:webHidden/>
          </w:rPr>
          <w:fldChar w:fldCharType="begin"/>
        </w:r>
        <w:r w:rsidR="003311C5">
          <w:rPr>
            <w:noProof/>
            <w:webHidden/>
          </w:rPr>
          <w:instrText xml:space="preserve"> PAGEREF _Toc457343303 \h </w:instrText>
        </w:r>
        <w:r w:rsidR="003311C5">
          <w:rPr>
            <w:noProof/>
            <w:webHidden/>
          </w:rPr>
        </w:r>
        <w:r w:rsidR="003311C5">
          <w:rPr>
            <w:noProof/>
            <w:webHidden/>
          </w:rPr>
          <w:fldChar w:fldCharType="separate"/>
        </w:r>
        <w:r w:rsidR="003311C5">
          <w:rPr>
            <w:noProof/>
            <w:webHidden/>
          </w:rPr>
          <w:t>36</w:t>
        </w:r>
        <w:r w:rsidR="003311C5">
          <w:rPr>
            <w:noProof/>
            <w:webHidden/>
          </w:rPr>
          <w:fldChar w:fldCharType="end"/>
        </w:r>
      </w:hyperlink>
    </w:p>
    <w:p w14:paraId="3A470F9C" w14:textId="77777777" w:rsidR="003311C5" w:rsidRDefault="00686845">
      <w:pPr>
        <w:pStyle w:val="TOC1"/>
        <w:tabs>
          <w:tab w:val="right" w:leader="dot" w:pos="9350"/>
        </w:tabs>
        <w:rPr>
          <w:rFonts w:eastAsiaTheme="minorEastAsia"/>
          <w:noProof/>
        </w:rPr>
      </w:pPr>
      <w:hyperlink w:anchor="_Toc457343304" w:history="1">
        <w:r w:rsidR="003311C5" w:rsidRPr="00CC3FBA">
          <w:rPr>
            <w:rStyle w:val="Hyperlink"/>
            <w:noProof/>
          </w:rPr>
          <w:t>Converting to FAST v8.16.x</w:t>
        </w:r>
        <w:r w:rsidR="003311C5">
          <w:rPr>
            <w:noProof/>
            <w:webHidden/>
          </w:rPr>
          <w:tab/>
        </w:r>
        <w:r w:rsidR="003311C5">
          <w:rPr>
            <w:noProof/>
            <w:webHidden/>
          </w:rPr>
          <w:fldChar w:fldCharType="begin"/>
        </w:r>
        <w:r w:rsidR="003311C5">
          <w:rPr>
            <w:noProof/>
            <w:webHidden/>
          </w:rPr>
          <w:instrText xml:space="preserve"> PAGEREF _Toc457343304 \h </w:instrText>
        </w:r>
        <w:r w:rsidR="003311C5">
          <w:rPr>
            <w:noProof/>
            <w:webHidden/>
          </w:rPr>
        </w:r>
        <w:r w:rsidR="003311C5">
          <w:rPr>
            <w:noProof/>
            <w:webHidden/>
          </w:rPr>
          <w:fldChar w:fldCharType="separate"/>
        </w:r>
        <w:r w:rsidR="003311C5">
          <w:rPr>
            <w:noProof/>
            <w:webHidden/>
          </w:rPr>
          <w:t>37</w:t>
        </w:r>
        <w:r w:rsidR="003311C5">
          <w:rPr>
            <w:noProof/>
            <w:webHidden/>
          </w:rPr>
          <w:fldChar w:fldCharType="end"/>
        </w:r>
      </w:hyperlink>
    </w:p>
    <w:p w14:paraId="532EB6A7" w14:textId="77777777" w:rsidR="003311C5" w:rsidRDefault="00686845">
      <w:pPr>
        <w:pStyle w:val="TOC2"/>
        <w:tabs>
          <w:tab w:val="right" w:leader="dot" w:pos="9350"/>
        </w:tabs>
        <w:rPr>
          <w:rFonts w:eastAsiaTheme="minorEastAsia"/>
          <w:noProof/>
        </w:rPr>
      </w:pPr>
      <w:hyperlink w:anchor="_Toc457343305" w:history="1">
        <w:r w:rsidR="003311C5" w:rsidRPr="00CC3FBA">
          <w:rPr>
            <w:rStyle w:val="Hyperlink"/>
            <w:noProof/>
          </w:rPr>
          <w:t>Summary of Changes to Inputs</w:t>
        </w:r>
        <w:r w:rsidR="003311C5">
          <w:rPr>
            <w:noProof/>
            <w:webHidden/>
          </w:rPr>
          <w:tab/>
        </w:r>
        <w:r w:rsidR="003311C5">
          <w:rPr>
            <w:noProof/>
            <w:webHidden/>
          </w:rPr>
          <w:fldChar w:fldCharType="begin"/>
        </w:r>
        <w:r w:rsidR="003311C5">
          <w:rPr>
            <w:noProof/>
            <w:webHidden/>
          </w:rPr>
          <w:instrText xml:space="preserve"> PAGEREF _Toc457343305 \h </w:instrText>
        </w:r>
        <w:r w:rsidR="003311C5">
          <w:rPr>
            <w:noProof/>
            <w:webHidden/>
          </w:rPr>
        </w:r>
        <w:r w:rsidR="003311C5">
          <w:rPr>
            <w:noProof/>
            <w:webHidden/>
          </w:rPr>
          <w:fldChar w:fldCharType="separate"/>
        </w:r>
        <w:r w:rsidR="003311C5">
          <w:rPr>
            <w:noProof/>
            <w:webHidden/>
          </w:rPr>
          <w:t>37</w:t>
        </w:r>
        <w:r w:rsidR="003311C5">
          <w:rPr>
            <w:noProof/>
            <w:webHidden/>
          </w:rPr>
          <w:fldChar w:fldCharType="end"/>
        </w:r>
      </w:hyperlink>
    </w:p>
    <w:p w14:paraId="4221FC7C" w14:textId="77777777" w:rsidR="003311C5" w:rsidRDefault="00686845">
      <w:pPr>
        <w:pStyle w:val="TOC2"/>
        <w:tabs>
          <w:tab w:val="right" w:leader="dot" w:pos="9350"/>
        </w:tabs>
        <w:rPr>
          <w:rFonts w:eastAsiaTheme="minorEastAsia"/>
          <w:noProof/>
        </w:rPr>
      </w:pPr>
      <w:hyperlink w:anchor="_Toc457343306" w:history="1">
        <w:r w:rsidR="003311C5" w:rsidRPr="00CC3FBA">
          <w:rPr>
            <w:rStyle w:val="Hyperlink"/>
            <w:noProof/>
          </w:rPr>
          <w:t>MATLAB Conversion Scripts</w:t>
        </w:r>
        <w:r w:rsidR="003311C5">
          <w:rPr>
            <w:noProof/>
            <w:webHidden/>
          </w:rPr>
          <w:tab/>
        </w:r>
        <w:r w:rsidR="003311C5">
          <w:rPr>
            <w:noProof/>
            <w:webHidden/>
          </w:rPr>
          <w:fldChar w:fldCharType="begin"/>
        </w:r>
        <w:r w:rsidR="003311C5">
          <w:rPr>
            <w:noProof/>
            <w:webHidden/>
          </w:rPr>
          <w:instrText xml:space="preserve"> PAGEREF _Toc457343306 \h </w:instrText>
        </w:r>
        <w:r w:rsidR="003311C5">
          <w:rPr>
            <w:noProof/>
            <w:webHidden/>
          </w:rPr>
        </w:r>
        <w:r w:rsidR="003311C5">
          <w:rPr>
            <w:noProof/>
            <w:webHidden/>
          </w:rPr>
          <w:fldChar w:fldCharType="separate"/>
        </w:r>
        <w:r w:rsidR="003311C5">
          <w:rPr>
            <w:noProof/>
            <w:webHidden/>
          </w:rPr>
          <w:t>42</w:t>
        </w:r>
        <w:r w:rsidR="003311C5">
          <w:rPr>
            <w:noProof/>
            <w:webHidden/>
          </w:rPr>
          <w:fldChar w:fldCharType="end"/>
        </w:r>
      </w:hyperlink>
    </w:p>
    <w:p w14:paraId="2CDFF664" w14:textId="77777777" w:rsidR="003311C5" w:rsidRDefault="00686845">
      <w:pPr>
        <w:pStyle w:val="TOC1"/>
        <w:tabs>
          <w:tab w:val="right" w:leader="dot" w:pos="9350"/>
        </w:tabs>
        <w:rPr>
          <w:rFonts w:eastAsiaTheme="minorEastAsia"/>
          <w:noProof/>
        </w:rPr>
      </w:pPr>
      <w:hyperlink w:anchor="_Toc457343307" w:history="1">
        <w:r w:rsidR="003311C5" w:rsidRPr="00CC3FBA">
          <w:rPr>
            <w:rStyle w:val="Hyperlink"/>
            <w:noProof/>
          </w:rPr>
          <w:t>Running FAST</w:t>
        </w:r>
        <w:r w:rsidR="003311C5">
          <w:rPr>
            <w:noProof/>
            <w:webHidden/>
          </w:rPr>
          <w:tab/>
        </w:r>
        <w:r w:rsidR="003311C5">
          <w:rPr>
            <w:noProof/>
            <w:webHidden/>
          </w:rPr>
          <w:fldChar w:fldCharType="begin"/>
        </w:r>
        <w:r w:rsidR="003311C5">
          <w:rPr>
            <w:noProof/>
            <w:webHidden/>
          </w:rPr>
          <w:instrText xml:space="preserve"> PAGEREF _Toc457343307 \h </w:instrText>
        </w:r>
        <w:r w:rsidR="003311C5">
          <w:rPr>
            <w:noProof/>
            <w:webHidden/>
          </w:rPr>
        </w:r>
        <w:r w:rsidR="003311C5">
          <w:rPr>
            <w:noProof/>
            <w:webHidden/>
          </w:rPr>
          <w:fldChar w:fldCharType="separate"/>
        </w:r>
        <w:r w:rsidR="003311C5">
          <w:rPr>
            <w:noProof/>
            <w:webHidden/>
          </w:rPr>
          <w:t>44</w:t>
        </w:r>
        <w:r w:rsidR="003311C5">
          <w:rPr>
            <w:noProof/>
            <w:webHidden/>
          </w:rPr>
          <w:fldChar w:fldCharType="end"/>
        </w:r>
      </w:hyperlink>
    </w:p>
    <w:p w14:paraId="26FC2FE6" w14:textId="77777777" w:rsidR="003311C5" w:rsidRDefault="00686845">
      <w:pPr>
        <w:pStyle w:val="TOC2"/>
        <w:tabs>
          <w:tab w:val="right" w:leader="dot" w:pos="9350"/>
        </w:tabs>
        <w:rPr>
          <w:rFonts w:eastAsiaTheme="minorEastAsia"/>
          <w:noProof/>
        </w:rPr>
      </w:pPr>
      <w:hyperlink w:anchor="_Toc457343308" w:history="1">
        <w:r w:rsidR="003311C5" w:rsidRPr="00CC3FBA">
          <w:rPr>
            <w:rStyle w:val="Hyperlink"/>
            <w:noProof/>
          </w:rPr>
          <w:t>Normal Simulation: Starting FAST from an input file</w:t>
        </w:r>
        <w:r w:rsidR="003311C5">
          <w:rPr>
            <w:noProof/>
            <w:webHidden/>
          </w:rPr>
          <w:tab/>
        </w:r>
        <w:r w:rsidR="003311C5">
          <w:rPr>
            <w:noProof/>
            <w:webHidden/>
          </w:rPr>
          <w:fldChar w:fldCharType="begin"/>
        </w:r>
        <w:r w:rsidR="003311C5">
          <w:rPr>
            <w:noProof/>
            <w:webHidden/>
          </w:rPr>
          <w:instrText xml:space="preserve"> PAGEREF _Toc457343308 \h </w:instrText>
        </w:r>
        <w:r w:rsidR="003311C5">
          <w:rPr>
            <w:noProof/>
            <w:webHidden/>
          </w:rPr>
        </w:r>
        <w:r w:rsidR="003311C5">
          <w:rPr>
            <w:noProof/>
            <w:webHidden/>
          </w:rPr>
          <w:fldChar w:fldCharType="separate"/>
        </w:r>
        <w:r w:rsidR="003311C5">
          <w:rPr>
            <w:noProof/>
            <w:webHidden/>
          </w:rPr>
          <w:t>45</w:t>
        </w:r>
        <w:r w:rsidR="003311C5">
          <w:rPr>
            <w:noProof/>
            <w:webHidden/>
          </w:rPr>
          <w:fldChar w:fldCharType="end"/>
        </w:r>
      </w:hyperlink>
    </w:p>
    <w:p w14:paraId="33C64EAA" w14:textId="77777777" w:rsidR="003311C5" w:rsidRDefault="00686845">
      <w:pPr>
        <w:pStyle w:val="TOC2"/>
        <w:tabs>
          <w:tab w:val="right" w:leader="dot" w:pos="9350"/>
        </w:tabs>
        <w:rPr>
          <w:rFonts w:eastAsiaTheme="minorEastAsia"/>
          <w:noProof/>
        </w:rPr>
      </w:pPr>
      <w:hyperlink w:anchor="_Toc457343309" w:history="1">
        <w:r w:rsidR="003311C5" w:rsidRPr="00CC3FBA">
          <w:rPr>
            <w:rStyle w:val="Hyperlink"/>
            <w:noProof/>
          </w:rPr>
          <w:t>Restart: Starting FAST from a checkpoint file</w:t>
        </w:r>
        <w:r w:rsidR="003311C5">
          <w:rPr>
            <w:noProof/>
            <w:webHidden/>
          </w:rPr>
          <w:tab/>
        </w:r>
        <w:r w:rsidR="003311C5">
          <w:rPr>
            <w:noProof/>
            <w:webHidden/>
          </w:rPr>
          <w:fldChar w:fldCharType="begin"/>
        </w:r>
        <w:r w:rsidR="003311C5">
          <w:rPr>
            <w:noProof/>
            <w:webHidden/>
          </w:rPr>
          <w:instrText xml:space="preserve"> PAGEREF _Toc457343309 \h </w:instrText>
        </w:r>
        <w:r w:rsidR="003311C5">
          <w:rPr>
            <w:noProof/>
            <w:webHidden/>
          </w:rPr>
        </w:r>
        <w:r w:rsidR="003311C5">
          <w:rPr>
            <w:noProof/>
            <w:webHidden/>
          </w:rPr>
          <w:fldChar w:fldCharType="separate"/>
        </w:r>
        <w:r w:rsidR="003311C5">
          <w:rPr>
            <w:noProof/>
            <w:webHidden/>
          </w:rPr>
          <w:t>45</w:t>
        </w:r>
        <w:r w:rsidR="003311C5">
          <w:rPr>
            <w:noProof/>
            <w:webHidden/>
          </w:rPr>
          <w:fldChar w:fldCharType="end"/>
        </w:r>
      </w:hyperlink>
    </w:p>
    <w:p w14:paraId="59C4ADDE" w14:textId="77777777" w:rsidR="003311C5" w:rsidRDefault="00686845">
      <w:pPr>
        <w:pStyle w:val="TOC2"/>
        <w:tabs>
          <w:tab w:val="right" w:leader="dot" w:pos="9350"/>
        </w:tabs>
        <w:rPr>
          <w:rFonts w:eastAsiaTheme="minorEastAsia"/>
          <w:noProof/>
        </w:rPr>
      </w:pPr>
      <w:hyperlink w:anchor="_Toc457343310" w:history="1">
        <w:r w:rsidR="003311C5" w:rsidRPr="00CC3FBA">
          <w:rPr>
            <w:rStyle w:val="Hyperlink"/>
            <w:noProof/>
          </w:rPr>
          <w:t>Modeling Tips</w:t>
        </w:r>
        <w:r w:rsidR="003311C5">
          <w:rPr>
            <w:noProof/>
            <w:webHidden/>
          </w:rPr>
          <w:tab/>
        </w:r>
        <w:r w:rsidR="003311C5">
          <w:rPr>
            <w:noProof/>
            <w:webHidden/>
          </w:rPr>
          <w:fldChar w:fldCharType="begin"/>
        </w:r>
        <w:r w:rsidR="003311C5">
          <w:rPr>
            <w:noProof/>
            <w:webHidden/>
          </w:rPr>
          <w:instrText xml:space="preserve"> PAGEREF _Toc457343310 \h </w:instrText>
        </w:r>
        <w:r w:rsidR="003311C5">
          <w:rPr>
            <w:noProof/>
            <w:webHidden/>
          </w:rPr>
        </w:r>
        <w:r w:rsidR="003311C5">
          <w:rPr>
            <w:noProof/>
            <w:webHidden/>
          </w:rPr>
          <w:fldChar w:fldCharType="separate"/>
        </w:r>
        <w:r w:rsidR="003311C5">
          <w:rPr>
            <w:noProof/>
            <w:webHidden/>
          </w:rPr>
          <w:t>46</w:t>
        </w:r>
        <w:r w:rsidR="003311C5">
          <w:rPr>
            <w:noProof/>
            <w:webHidden/>
          </w:rPr>
          <w:fldChar w:fldCharType="end"/>
        </w:r>
      </w:hyperlink>
    </w:p>
    <w:p w14:paraId="694EFCE1" w14:textId="77777777" w:rsidR="003311C5" w:rsidRDefault="00686845">
      <w:pPr>
        <w:pStyle w:val="TOC2"/>
        <w:tabs>
          <w:tab w:val="right" w:leader="dot" w:pos="9350"/>
        </w:tabs>
        <w:rPr>
          <w:rFonts w:eastAsiaTheme="minorEastAsia"/>
          <w:noProof/>
        </w:rPr>
      </w:pPr>
      <w:hyperlink w:anchor="_Toc457343311" w:history="1">
        <w:r w:rsidR="003311C5" w:rsidRPr="00CC3FBA">
          <w:rPr>
            <w:rStyle w:val="Hyperlink"/>
            <w:noProof/>
          </w:rPr>
          <w:t>Certification Tests</w:t>
        </w:r>
        <w:r w:rsidR="003311C5">
          <w:rPr>
            <w:noProof/>
            <w:webHidden/>
          </w:rPr>
          <w:tab/>
        </w:r>
        <w:r w:rsidR="003311C5">
          <w:rPr>
            <w:noProof/>
            <w:webHidden/>
          </w:rPr>
          <w:fldChar w:fldCharType="begin"/>
        </w:r>
        <w:r w:rsidR="003311C5">
          <w:rPr>
            <w:noProof/>
            <w:webHidden/>
          </w:rPr>
          <w:instrText xml:space="preserve"> PAGEREF _Toc457343311 \h </w:instrText>
        </w:r>
        <w:r w:rsidR="003311C5">
          <w:rPr>
            <w:noProof/>
            <w:webHidden/>
          </w:rPr>
        </w:r>
        <w:r w:rsidR="003311C5">
          <w:rPr>
            <w:noProof/>
            <w:webHidden/>
          </w:rPr>
          <w:fldChar w:fldCharType="separate"/>
        </w:r>
        <w:r w:rsidR="003311C5">
          <w:rPr>
            <w:noProof/>
            <w:webHidden/>
          </w:rPr>
          <w:t>46</w:t>
        </w:r>
        <w:r w:rsidR="003311C5">
          <w:rPr>
            <w:noProof/>
            <w:webHidden/>
          </w:rPr>
          <w:fldChar w:fldCharType="end"/>
        </w:r>
      </w:hyperlink>
    </w:p>
    <w:p w14:paraId="16483EC6" w14:textId="77777777" w:rsidR="003311C5" w:rsidRDefault="00686845">
      <w:pPr>
        <w:pStyle w:val="TOC1"/>
        <w:tabs>
          <w:tab w:val="right" w:leader="dot" w:pos="9350"/>
        </w:tabs>
        <w:rPr>
          <w:rFonts w:eastAsiaTheme="minorEastAsia"/>
          <w:noProof/>
        </w:rPr>
      </w:pPr>
      <w:hyperlink w:anchor="_Toc457343312" w:history="1">
        <w:r w:rsidR="003311C5" w:rsidRPr="00CC3FBA">
          <w:rPr>
            <w:rStyle w:val="Hyperlink"/>
            <w:noProof/>
          </w:rPr>
          <w:t>Compiling FAST</w:t>
        </w:r>
        <w:r w:rsidR="003311C5">
          <w:rPr>
            <w:noProof/>
            <w:webHidden/>
          </w:rPr>
          <w:tab/>
        </w:r>
        <w:r w:rsidR="003311C5">
          <w:rPr>
            <w:noProof/>
            <w:webHidden/>
          </w:rPr>
          <w:fldChar w:fldCharType="begin"/>
        </w:r>
        <w:r w:rsidR="003311C5">
          <w:rPr>
            <w:noProof/>
            <w:webHidden/>
          </w:rPr>
          <w:instrText xml:space="preserve"> PAGEREF _Toc457343312 \h </w:instrText>
        </w:r>
        <w:r w:rsidR="003311C5">
          <w:rPr>
            <w:noProof/>
            <w:webHidden/>
          </w:rPr>
        </w:r>
        <w:r w:rsidR="003311C5">
          <w:rPr>
            <w:noProof/>
            <w:webHidden/>
          </w:rPr>
          <w:fldChar w:fldCharType="separate"/>
        </w:r>
        <w:r w:rsidR="003311C5">
          <w:rPr>
            <w:noProof/>
            <w:webHidden/>
          </w:rPr>
          <w:t>47</w:t>
        </w:r>
        <w:r w:rsidR="003311C5">
          <w:rPr>
            <w:noProof/>
            <w:webHidden/>
          </w:rPr>
          <w:fldChar w:fldCharType="end"/>
        </w:r>
      </w:hyperlink>
    </w:p>
    <w:p w14:paraId="6C9CEF25" w14:textId="77777777" w:rsidR="003311C5" w:rsidRDefault="00686845">
      <w:pPr>
        <w:pStyle w:val="TOC1"/>
        <w:tabs>
          <w:tab w:val="right" w:leader="dot" w:pos="9350"/>
        </w:tabs>
        <w:rPr>
          <w:rFonts w:eastAsiaTheme="minorEastAsia"/>
          <w:noProof/>
        </w:rPr>
      </w:pPr>
      <w:hyperlink w:anchor="_Toc457343313" w:history="1">
        <w:r w:rsidR="003311C5" w:rsidRPr="00CC3FBA">
          <w:rPr>
            <w:rStyle w:val="Hyperlink"/>
            <w:noProof/>
          </w:rPr>
          <w:t>FAST v8 Interface to Simulink</w:t>
        </w:r>
        <w:r w:rsidR="003311C5">
          <w:rPr>
            <w:noProof/>
            <w:webHidden/>
          </w:rPr>
          <w:tab/>
        </w:r>
        <w:r w:rsidR="003311C5">
          <w:rPr>
            <w:noProof/>
            <w:webHidden/>
          </w:rPr>
          <w:fldChar w:fldCharType="begin"/>
        </w:r>
        <w:r w:rsidR="003311C5">
          <w:rPr>
            <w:noProof/>
            <w:webHidden/>
          </w:rPr>
          <w:instrText xml:space="preserve"> PAGEREF _Toc457343313 \h </w:instrText>
        </w:r>
        <w:r w:rsidR="003311C5">
          <w:rPr>
            <w:noProof/>
            <w:webHidden/>
          </w:rPr>
        </w:r>
        <w:r w:rsidR="003311C5">
          <w:rPr>
            <w:noProof/>
            <w:webHidden/>
          </w:rPr>
          <w:fldChar w:fldCharType="separate"/>
        </w:r>
        <w:r w:rsidR="003311C5">
          <w:rPr>
            <w:noProof/>
            <w:webHidden/>
          </w:rPr>
          <w:t>48</w:t>
        </w:r>
        <w:r w:rsidR="003311C5">
          <w:rPr>
            <w:noProof/>
            <w:webHidden/>
          </w:rPr>
          <w:fldChar w:fldCharType="end"/>
        </w:r>
      </w:hyperlink>
    </w:p>
    <w:p w14:paraId="5B8F47A4" w14:textId="77777777" w:rsidR="003311C5" w:rsidRDefault="00686845">
      <w:pPr>
        <w:pStyle w:val="TOC2"/>
        <w:tabs>
          <w:tab w:val="right" w:leader="dot" w:pos="9350"/>
        </w:tabs>
        <w:rPr>
          <w:rFonts w:eastAsiaTheme="minorEastAsia"/>
          <w:noProof/>
        </w:rPr>
      </w:pPr>
      <w:hyperlink w:anchor="_Toc457343314" w:history="1">
        <w:r w:rsidR="003311C5" w:rsidRPr="00CC3FBA">
          <w:rPr>
            <w:rStyle w:val="Hyperlink"/>
            <w:noProof/>
          </w:rPr>
          <w:t>Major Changes Between the FAST v7 and v8 Interfaces to Simulink</w:t>
        </w:r>
        <w:r w:rsidR="003311C5">
          <w:rPr>
            <w:noProof/>
            <w:webHidden/>
          </w:rPr>
          <w:tab/>
        </w:r>
        <w:r w:rsidR="003311C5">
          <w:rPr>
            <w:noProof/>
            <w:webHidden/>
          </w:rPr>
          <w:fldChar w:fldCharType="begin"/>
        </w:r>
        <w:r w:rsidR="003311C5">
          <w:rPr>
            <w:noProof/>
            <w:webHidden/>
          </w:rPr>
          <w:instrText xml:space="preserve"> PAGEREF _Toc457343314 \h </w:instrText>
        </w:r>
        <w:r w:rsidR="003311C5">
          <w:rPr>
            <w:noProof/>
            <w:webHidden/>
          </w:rPr>
        </w:r>
        <w:r w:rsidR="003311C5">
          <w:rPr>
            <w:noProof/>
            <w:webHidden/>
          </w:rPr>
          <w:fldChar w:fldCharType="separate"/>
        </w:r>
        <w:r w:rsidR="003311C5">
          <w:rPr>
            <w:noProof/>
            <w:webHidden/>
          </w:rPr>
          <w:t>48</w:t>
        </w:r>
        <w:r w:rsidR="003311C5">
          <w:rPr>
            <w:noProof/>
            <w:webHidden/>
          </w:rPr>
          <w:fldChar w:fldCharType="end"/>
        </w:r>
      </w:hyperlink>
    </w:p>
    <w:p w14:paraId="22BC3952" w14:textId="77777777" w:rsidR="003311C5" w:rsidRDefault="00686845">
      <w:pPr>
        <w:pStyle w:val="TOC2"/>
        <w:tabs>
          <w:tab w:val="right" w:leader="dot" w:pos="9350"/>
        </w:tabs>
        <w:rPr>
          <w:rFonts w:eastAsiaTheme="minorEastAsia"/>
          <w:noProof/>
        </w:rPr>
      </w:pPr>
      <w:hyperlink w:anchor="_Toc457343315" w:history="1">
        <w:r w:rsidR="003311C5" w:rsidRPr="00CC3FBA">
          <w:rPr>
            <w:rStyle w:val="Hyperlink"/>
            <w:noProof/>
          </w:rPr>
          <w:t>Definition of the FAST v8 Interface to Simulink</w:t>
        </w:r>
        <w:r w:rsidR="003311C5">
          <w:rPr>
            <w:noProof/>
            <w:webHidden/>
          </w:rPr>
          <w:tab/>
        </w:r>
        <w:r w:rsidR="003311C5">
          <w:rPr>
            <w:noProof/>
            <w:webHidden/>
          </w:rPr>
          <w:fldChar w:fldCharType="begin"/>
        </w:r>
        <w:r w:rsidR="003311C5">
          <w:rPr>
            <w:noProof/>
            <w:webHidden/>
          </w:rPr>
          <w:instrText xml:space="preserve"> PAGEREF _Toc457343315 \h </w:instrText>
        </w:r>
        <w:r w:rsidR="003311C5">
          <w:rPr>
            <w:noProof/>
            <w:webHidden/>
          </w:rPr>
        </w:r>
        <w:r w:rsidR="003311C5">
          <w:rPr>
            <w:noProof/>
            <w:webHidden/>
          </w:rPr>
          <w:fldChar w:fldCharType="separate"/>
        </w:r>
        <w:r w:rsidR="003311C5">
          <w:rPr>
            <w:noProof/>
            <w:webHidden/>
          </w:rPr>
          <w:t>48</w:t>
        </w:r>
        <w:r w:rsidR="003311C5">
          <w:rPr>
            <w:noProof/>
            <w:webHidden/>
          </w:rPr>
          <w:fldChar w:fldCharType="end"/>
        </w:r>
      </w:hyperlink>
    </w:p>
    <w:p w14:paraId="29EFB0FE" w14:textId="77777777" w:rsidR="003311C5" w:rsidRDefault="00686845">
      <w:pPr>
        <w:pStyle w:val="TOC2"/>
        <w:tabs>
          <w:tab w:val="right" w:leader="dot" w:pos="9350"/>
        </w:tabs>
        <w:rPr>
          <w:rFonts w:eastAsiaTheme="minorEastAsia"/>
          <w:noProof/>
        </w:rPr>
      </w:pPr>
      <w:hyperlink w:anchor="_Toc457343316" w:history="1">
        <w:r w:rsidR="003311C5" w:rsidRPr="00CC3FBA">
          <w:rPr>
            <w:rStyle w:val="Hyperlink"/>
            <w:noProof/>
          </w:rPr>
          <w:t>Converting FAST v7 Simulink Models to FAST v8</w:t>
        </w:r>
        <w:r w:rsidR="003311C5">
          <w:rPr>
            <w:noProof/>
            <w:webHidden/>
          </w:rPr>
          <w:tab/>
        </w:r>
        <w:r w:rsidR="003311C5">
          <w:rPr>
            <w:noProof/>
            <w:webHidden/>
          </w:rPr>
          <w:fldChar w:fldCharType="begin"/>
        </w:r>
        <w:r w:rsidR="003311C5">
          <w:rPr>
            <w:noProof/>
            <w:webHidden/>
          </w:rPr>
          <w:instrText xml:space="preserve"> PAGEREF _Toc457343316 \h </w:instrText>
        </w:r>
        <w:r w:rsidR="003311C5">
          <w:rPr>
            <w:noProof/>
            <w:webHidden/>
          </w:rPr>
        </w:r>
        <w:r w:rsidR="003311C5">
          <w:rPr>
            <w:noProof/>
            <w:webHidden/>
          </w:rPr>
          <w:fldChar w:fldCharType="separate"/>
        </w:r>
        <w:r w:rsidR="003311C5">
          <w:rPr>
            <w:noProof/>
            <w:webHidden/>
          </w:rPr>
          <w:t>51</w:t>
        </w:r>
        <w:r w:rsidR="003311C5">
          <w:rPr>
            <w:noProof/>
            <w:webHidden/>
          </w:rPr>
          <w:fldChar w:fldCharType="end"/>
        </w:r>
      </w:hyperlink>
    </w:p>
    <w:p w14:paraId="6B65CE92" w14:textId="77777777" w:rsidR="003311C5" w:rsidRDefault="00686845">
      <w:pPr>
        <w:pStyle w:val="TOC2"/>
        <w:tabs>
          <w:tab w:val="right" w:leader="dot" w:pos="9350"/>
        </w:tabs>
        <w:rPr>
          <w:rFonts w:eastAsiaTheme="minorEastAsia"/>
          <w:noProof/>
        </w:rPr>
      </w:pPr>
      <w:hyperlink w:anchor="_Toc457343317" w:history="1">
        <w:r w:rsidR="003311C5" w:rsidRPr="00CC3FBA">
          <w:rPr>
            <w:rStyle w:val="Hyperlink"/>
            <w:noProof/>
          </w:rPr>
          <w:t>Running FAST in Simulink</w:t>
        </w:r>
        <w:r w:rsidR="003311C5">
          <w:rPr>
            <w:noProof/>
            <w:webHidden/>
          </w:rPr>
          <w:tab/>
        </w:r>
        <w:r w:rsidR="003311C5">
          <w:rPr>
            <w:noProof/>
            <w:webHidden/>
          </w:rPr>
          <w:fldChar w:fldCharType="begin"/>
        </w:r>
        <w:r w:rsidR="003311C5">
          <w:rPr>
            <w:noProof/>
            <w:webHidden/>
          </w:rPr>
          <w:instrText xml:space="preserve"> PAGEREF _Toc457343317 \h </w:instrText>
        </w:r>
        <w:r w:rsidR="003311C5">
          <w:rPr>
            <w:noProof/>
            <w:webHidden/>
          </w:rPr>
        </w:r>
        <w:r w:rsidR="003311C5">
          <w:rPr>
            <w:noProof/>
            <w:webHidden/>
          </w:rPr>
          <w:fldChar w:fldCharType="separate"/>
        </w:r>
        <w:r w:rsidR="003311C5">
          <w:rPr>
            <w:noProof/>
            <w:webHidden/>
          </w:rPr>
          <w:t>52</w:t>
        </w:r>
        <w:r w:rsidR="003311C5">
          <w:rPr>
            <w:noProof/>
            <w:webHidden/>
          </w:rPr>
          <w:fldChar w:fldCharType="end"/>
        </w:r>
      </w:hyperlink>
    </w:p>
    <w:p w14:paraId="3BB2B020" w14:textId="77777777" w:rsidR="003311C5" w:rsidRDefault="00686845">
      <w:pPr>
        <w:pStyle w:val="TOC2"/>
        <w:tabs>
          <w:tab w:val="right" w:leader="dot" w:pos="9350"/>
        </w:tabs>
        <w:rPr>
          <w:rFonts w:eastAsiaTheme="minorEastAsia"/>
          <w:noProof/>
        </w:rPr>
      </w:pPr>
      <w:hyperlink w:anchor="_Toc457343318" w:history="1">
        <w:r w:rsidR="003311C5" w:rsidRPr="00CC3FBA">
          <w:rPr>
            <w:rStyle w:val="Hyperlink"/>
            <w:noProof/>
          </w:rPr>
          <w:t>Compiling FAST for Simulink</w:t>
        </w:r>
        <w:r w:rsidR="003311C5">
          <w:rPr>
            <w:noProof/>
            <w:webHidden/>
          </w:rPr>
          <w:tab/>
        </w:r>
        <w:r w:rsidR="003311C5">
          <w:rPr>
            <w:noProof/>
            <w:webHidden/>
          </w:rPr>
          <w:fldChar w:fldCharType="begin"/>
        </w:r>
        <w:r w:rsidR="003311C5">
          <w:rPr>
            <w:noProof/>
            <w:webHidden/>
          </w:rPr>
          <w:instrText xml:space="preserve"> PAGEREF _Toc457343318 \h </w:instrText>
        </w:r>
        <w:r w:rsidR="003311C5">
          <w:rPr>
            <w:noProof/>
            <w:webHidden/>
          </w:rPr>
        </w:r>
        <w:r w:rsidR="003311C5">
          <w:rPr>
            <w:noProof/>
            <w:webHidden/>
          </w:rPr>
          <w:fldChar w:fldCharType="separate"/>
        </w:r>
        <w:r w:rsidR="003311C5">
          <w:rPr>
            <w:noProof/>
            <w:webHidden/>
          </w:rPr>
          <w:t>54</w:t>
        </w:r>
        <w:r w:rsidR="003311C5">
          <w:rPr>
            <w:noProof/>
            <w:webHidden/>
          </w:rPr>
          <w:fldChar w:fldCharType="end"/>
        </w:r>
      </w:hyperlink>
    </w:p>
    <w:p w14:paraId="511B837B" w14:textId="77777777" w:rsidR="003311C5" w:rsidRDefault="00686845">
      <w:pPr>
        <w:pStyle w:val="TOC1"/>
        <w:tabs>
          <w:tab w:val="right" w:leader="dot" w:pos="9350"/>
        </w:tabs>
        <w:rPr>
          <w:rFonts w:eastAsiaTheme="minorEastAsia"/>
          <w:noProof/>
        </w:rPr>
      </w:pPr>
      <w:hyperlink w:anchor="_Toc457343319" w:history="1">
        <w:r w:rsidR="003311C5" w:rsidRPr="00CC3FBA">
          <w:rPr>
            <w:rStyle w:val="Hyperlink"/>
            <w:noProof/>
          </w:rPr>
          <w:t>Future Work</w:t>
        </w:r>
        <w:r w:rsidR="003311C5">
          <w:rPr>
            <w:noProof/>
            <w:webHidden/>
          </w:rPr>
          <w:tab/>
        </w:r>
        <w:r w:rsidR="003311C5">
          <w:rPr>
            <w:noProof/>
            <w:webHidden/>
          </w:rPr>
          <w:fldChar w:fldCharType="begin"/>
        </w:r>
        <w:r w:rsidR="003311C5">
          <w:rPr>
            <w:noProof/>
            <w:webHidden/>
          </w:rPr>
          <w:instrText xml:space="preserve"> PAGEREF _Toc457343319 \h </w:instrText>
        </w:r>
        <w:r w:rsidR="003311C5">
          <w:rPr>
            <w:noProof/>
            <w:webHidden/>
          </w:rPr>
        </w:r>
        <w:r w:rsidR="003311C5">
          <w:rPr>
            <w:noProof/>
            <w:webHidden/>
          </w:rPr>
          <w:fldChar w:fldCharType="separate"/>
        </w:r>
        <w:r w:rsidR="003311C5">
          <w:rPr>
            <w:noProof/>
            <w:webHidden/>
          </w:rPr>
          <w:t>57</w:t>
        </w:r>
        <w:r w:rsidR="003311C5">
          <w:rPr>
            <w:noProof/>
            <w:webHidden/>
          </w:rPr>
          <w:fldChar w:fldCharType="end"/>
        </w:r>
      </w:hyperlink>
    </w:p>
    <w:p w14:paraId="278FE6F1" w14:textId="77777777" w:rsidR="003311C5" w:rsidRDefault="00686845">
      <w:pPr>
        <w:pStyle w:val="TOC1"/>
        <w:tabs>
          <w:tab w:val="right" w:leader="dot" w:pos="9350"/>
        </w:tabs>
        <w:rPr>
          <w:rFonts w:eastAsiaTheme="minorEastAsia"/>
          <w:noProof/>
        </w:rPr>
      </w:pPr>
      <w:hyperlink w:anchor="_Toc457343320" w:history="1">
        <w:r w:rsidR="003311C5" w:rsidRPr="00CC3FBA">
          <w:rPr>
            <w:rStyle w:val="Hyperlink"/>
            <w:noProof/>
          </w:rPr>
          <w:t>Feedback</w:t>
        </w:r>
        <w:r w:rsidR="003311C5">
          <w:rPr>
            <w:noProof/>
            <w:webHidden/>
          </w:rPr>
          <w:tab/>
        </w:r>
        <w:r w:rsidR="003311C5">
          <w:rPr>
            <w:noProof/>
            <w:webHidden/>
          </w:rPr>
          <w:fldChar w:fldCharType="begin"/>
        </w:r>
        <w:r w:rsidR="003311C5">
          <w:rPr>
            <w:noProof/>
            <w:webHidden/>
          </w:rPr>
          <w:instrText xml:space="preserve"> PAGEREF _Toc457343320 \h </w:instrText>
        </w:r>
        <w:r w:rsidR="003311C5">
          <w:rPr>
            <w:noProof/>
            <w:webHidden/>
          </w:rPr>
        </w:r>
        <w:r w:rsidR="003311C5">
          <w:rPr>
            <w:noProof/>
            <w:webHidden/>
          </w:rPr>
          <w:fldChar w:fldCharType="separate"/>
        </w:r>
        <w:r w:rsidR="003311C5">
          <w:rPr>
            <w:noProof/>
            <w:webHidden/>
          </w:rPr>
          <w:t>57</w:t>
        </w:r>
        <w:r w:rsidR="003311C5">
          <w:rPr>
            <w:noProof/>
            <w:webHidden/>
          </w:rPr>
          <w:fldChar w:fldCharType="end"/>
        </w:r>
      </w:hyperlink>
    </w:p>
    <w:p w14:paraId="569B7C8C" w14:textId="77777777" w:rsidR="003311C5" w:rsidRDefault="00686845">
      <w:pPr>
        <w:pStyle w:val="TOC1"/>
        <w:tabs>
          <w:tab w:val="right" w:leader="dot" w:pos="9350"/>
        </w:tabs>
        <w:rPr>
          <w:rFonts w:eastAsiaTheme="minorEastAsia"/>
          <w:noProof/>
        </w:rPr>
      </w:pPr>
      <w:hyperlink w:anchor="_Toc457343321" w:history="1">
        <w:r w:rsidR="003311C5" w:rsidRPr="00CC3FBA">
          <w:rPr>
            <w:rStyle w:val="Hyperlink"/>
            <w:noProof/>
          </w:rPr>
          <w:t>Appendix A: Example FAST v8.16.* Input File</w:t>
        </w:r>
        <w:r w:rsidR="003311C5">
          <w:rPr>
            <w:noProof/>
            <w:webHidden/>
          </w:rPr>
          <w:tab/>
        </w:r>
        <w:r w:rsidR="003311C5">
          <w:rPr>
            <w:noProof/>
            <w:webHidden/>
          </w:rPr>
          <w:fldChar w:fldCharType="begin"/>
        </w:r>
        <w:r w:rsidR="003311C5">
          <w:rPr>
            <w:noProof/>
            <w:webHidden/>
          </w:rPr>
          <w:instrText xml:space="preserve"> PAGEREF _Toc457343321 \h </w:instrText>
        </w:r>
        <w:r w:rsidR="003311C5">
          <w:rPr>
            <w:noProof/>
            <w:webHidden/>
          </w:rPr>
        </w:r>
        <w:r w:rsidR="003311C5">
          <w:rPr>
            <w:noProof/>
            <w:webHidden/>
          </w:rPr>
          <w:fldChar w:fldCharType="separate"/>
        </w:r>
        <w:r w:rsidR="003311C5">
          <w:rPr>
            <w:noProof/>
            <w:webHidden/>
          </w:rPr>
          <w:t>58</w:t>
        </w:r>
        <w:r w:rsidR="003311C5">
          <w:rPr>
            <w:noProof/>
            <w:webHidden/>
          </w:rPr>
          <w:fldChar w:fldCharType="end"/>
        </w:r>
      </w:hyperlink>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4" w:name="_Toc457343288"/>
      <w:r>
        <w:lastRenderedPageBreak/>
        <w:t>Introduction</w:t>
      </w:r>
      <w:bookmarkEnd w:id="4"/>
    </w:p>
    <w:p w14:paraId="2164B0D6" w14:textId="0619ACA3"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w:t>
      </w:r>
      <w:r w:rsidR="00B63E95">
        <w:t>multi-physics engineering</w:t>
      </w:r>
      <w:r w:rsidR="00E7113A">
        <w:t xml:space="preserve"> tool </w:t>
      </w:r>
      <w:r>
        <w:t>is undergoing</w:t>
      </w:r>
      <w:r w:rsidR="00DA52C8">
        <w:t>, until complete documentation is made available</w:t>
      </w:r>
      <w:r>
        <w:t>. FAST v8.</w:t>
      </w:r>
      <w:r w:rsidR="00897B58">
        <w:t>16</w:t>
      </w:r>
      <w:r>
        <w:t>.0</w:t>
      </w:r>
      <w:r w:rsidR="00944CB5">
        <w:t>0</w:t>
      </w:r>
      <w:r w:rsidR="009A3075">
        <w:t>a</w:t>
      </w:r>
      <w:r>
        <w:t xml:space="preserve">-bjj is the </w:t>
      </w:r>
      <w:r w:rsidR="0033090B">
        <w:t xml:space="preserve">latest </w:t>
      </w:r>
      <w:r w:rsidR="00B63F27">
        <w:t xml:space="preserve">public </w:t>
      </w:r>
      <w:r>
        <w:t xml:space="preserve">release of FAST under the </w:t>
      </w:r>
      <w:hyperlink r:id="rId9"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3311C5">
        <w:t xml:space="preserve">Figure </w:t>
      </w:r>
      <w:r w:rsidR="003311C5">
        <w:rPr>
          <w:noProof/>
        </w:rPr>
        <w:t>1</w:t>
      </w:r>
      <w:r w:rsidR="00B63F27">
        <w:fldChar w:fldCharType="end"/>
      </w:r>
      <w:r w:rsidR="00B63F27">
        <w:t>.</w:t>
      </w:r>
    </w:p>
    <w:p w14:paraId="2164B0D7" w14:textId="0417571D"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3311C5">
        <w:t xml:space="preserve">Figure </w:t>
      </w:r>
      <w:r w:rsidR="003311C5">
        <w:rPr>
          <w:noProof/>
        </w:rPr>
        <w:t>2</w:t>
      </w:r>
      <w:r>
        <w:fldChar w:fldCharType="end"/>
      </w:r>
      <w:r>
        <w:t xml:space="preserve"> shows the control volumes associated with each module for fixed-bottom offshore wind turbines. </w:t>
      </w:r>
      <w:r w:rsidR="00C341C9">
        <w:t xml:space="preserve">Though not shown, </w:t>
      </w:r>
      <w:r w:rsidR="000B645A">
        <w:t xml:space="preserve">finite-element blade structural dynamics is optionally available through the BeamDyn module and </w:t>
      </w:r>
      <w:r w:rsidR="00C341C9">
        <w:t xml:space="preserve">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3311C5">
        <w:t xml:space="preserve">Figure </w:t>
      </w:r>
      <w:r w:rsidR="003311C5">
        <w:rPr>
          <w:noProof/>
        </w:rPr>
        <w:t>3</w:t>
      </w:r>
      <w:r>
        <w:fldChar w:fldCharType="end"/>
      </w:r>
      <w:r>
        <w:t xml:space="preserve"> shows the control volumes associated with each module for floating offshore wind turbines.</w:t>
      </w:r>
      <w:r w:rsidR="000B645A">
        <w:t xml:space="preserve"> Though not shown, finite-element blade structural dynamics is optionally available through the BeamDyn module and mooring and hydrodynamics are optionally available through the OrcaFlex</w:t>
      </w:r>
      <w:r w:rsidR="00DA52C8">
        <w:t>Interface</w:t>
      </w:r>
      <w:r w:rsidR="000B645A">
        <w:t xml:space="preserve"> module.</w:t>
      </w:r>
    </w:p>
    <w:p w14:paraId="2164B0D8" w14:textId="450FCCFC" w:rsidR="00B1172F" w:rsidRDefault="00AC1E7D" w:rsidP="00B1172F">
      <w:r>
        <w:t xml:space="preserve">While FAST v8 has many features not found in FAST v7, </w:t>
      </w:r>
      <w:r w:rsidR="0033090B">
        <w:t xml:space="preserve">some </w:t>
      </w:r>
      <w:r w:rsidR="00B1172F">
        <w:t xml:space="preserve">features of </w:t>
      </w:r>
      <w:hyperlink r:id="rId10"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3311C5">
        <w:t xml:space="preserve">Table </w:t>
      </w:r>
      <w:r w:rsidR="003311C5">
        <w:rPr>
          <w:noProof/>
        </w:rPr>
        <w:t>1</w:t>
      </w:r>
      <w:r w:rsidR="00B1172F">
        <w:fldChar w:fldCharType="end"/>
      </w:r>
      <w:r w:rsidR="00B1172F">
        <w:t xml:space="preserve"> summarizes the different features available in each version.</w:t>
      </w:r>
    </w:p>
    <w:p w14:paraId="0BB6A074" w14:textId="1398F140" w:rsidR="00304440" w:rsidRDefault="00304440" w:rsidP="00B10BDB">
      <w:pPr>
        <w:pStyle w:val="Heading2"/>
      </w:pPr>
      <w:bookmarkStart w:id="5" w:name="_Toc457343289"/>
      <w:r>
        <w:t>License</w:t>
      </w:r>
      <w:bookmarkEnd w:id="5"/>
    </w:p>
    <w:p w14:paraId="6542EF7F" w14:textId="2200A3D0" w:rsidR="00304440" w:rsidRDefault="00304440" w:rsidP="00304440">
      <w:r>
        <w:t>FAST is licensed under the</w:t>
      </w:r>
      <w:r w:rsidR="00A22AEB">
        <w:t xml:space="preserve"> open</w:t>
      </w:r>
      <w:r w:rsidR="002F78FC">
        <w:t>-</w:t>
      </w:r>
      <w:r w:rsidR="00A22AEB">
        <w:t>source</w:t>
      </w:r>
      <w:r>
        <w:t xml:space="preserve"> </w:t>
      </w:r>
      <w:hyperlink r:id="rId11" w:history="1">
        <w:r w:rsidRPr="00304440">
          <w:rPr>
            <w:rStyle w:val="Hyperlink"/>
          </w:rPr>
          <w:t>Apache License, Version 2.0</w:t>
        </w:r>
      </w:hyperlink>
      <w:r>
        <w:t xml:space="preserve"> and is also subject to NREL’s </w:t>
      </w:r>
      <w:hyperlink r:id="rId12" w:history="1">
        <w:r w:rsidRPr="00304440">
          <w:rPr>
            <w:rStyle w:val="Hyperlink"/>
          </w:rPr>
          <w:t>Data Use Disclaimer Agreement</w:t>
        </w:r>
      </w:hyperlink>
      <w:r>
        <w:t>.</w:t>
      </w:r>
    </w:p>
    <w:p w14:paraId="2164B0D9" w14:textId="77777777" w:rsidR="000D16ED" w:rsidRDefault="000D16ED" w:rsidP="00CA74B5"/>
    <w:p w14:paraId="2164B0DA" w14:textId="0E4EFAF2" w:rsidR="009733A8" w:rsidRDefault="009D4FEA" w:rsidP="007231E1">
      <w:pPr>
        <w:keepNext/>
        <w:jc w:val="center"/>
      </w:pPr>
      <w:r>
        <w:rPr>
          <w:noProof/>
        </w:rPr>
        <w:lastRenderedPageBreak/>
        <w:drawing>
          <wp:inline distT="0" distB="0" distL="0" distR="0" wp14:anchorId="645D5BA6" wp14:editId="45D4C323">
            <wp:extent cx="5943511" cy="787018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11" cy="7870189"/>
                    </a:xfrm>
                    <a:prstGeom prst="rect">
                      <a:avLst/>
                    </a:prstGeom>
                  </pic:spPr>
                </pic:pic>
              </a:graphicData>
            </a:graphic>
          </wp:inline>
        </w:drawing>
      </w:r>
      <w:r w:rsidR="003318D6">
        <w:t xml:space="preserve"> </w:t>
      </w:r>
    </w:p>
    <w:p w14:paraId="2164B0DB" w14:textId="77777777" w:rsidR="000D16ED" w:rsidRDefault="009733A8" w:rsidP="009733A8">
      <w:pPr>
        <w:pStyle w:val="Caption"/>
        <w:jc w:val="center"/>
      </w:pPr>
      <w:bookmarkStart w:id="6" w:name="_Ref368594244"/>
      <w:r>
        <w:t xml:space="preserve">Figure </w:t>
      </w:r>
      <w:r w:rsidR="00686845">
        <w:fldChar w:fldCharType="begin"/>
      </w:r>
      <w:r w:rsidR="00686845">
        <w:instrText xml:space="preserve"> SEQ Figure \* ARAB</w:instrText>
      </w:r>
      <w:r w:rsidR="00686845">
        <w:instrText xml:space="preserve">IC </w:instrText>
      </w:r>
      <w:r w:rsidR="00686845">
        <w:fldChar w:fldCharType="separate"/>
      </w:r>
      <w:r w:rsidR="003311C5">
        <w:rPr>
          <w:noProof/>
        </w:rPr>
        <w:t>1</w:t>
      </w:r>
      <w:r w:rsidR="00686845">
        <w:rPr>
          <w:noProof/>
        </w:rPr>
        <w:fldChar w:fldCharType="end"/>
      </w:r>
      <w:bookmarkEnd w:id="6"/>
      <w:r>
        <w:t xml:space="preserve">: Architectural </w:t>
      </w:r>
      <w:r w:rsidR="003318D6">
        <w:t>c</w:t>
      </w:r>
      <w:r>
        <w:t xml:space="preserve">omparison </w:t>
      </w:r>
      <w:r w:rsidR="003318D6">
        <w:t>of</w:t>
      </w:r>
      <w:r>
        <w:t xml:space="preserve"> FAST 7 and FAST 8</w:t>
      </w:r>
    </w:p>
    <w:p w14:paraId="2164B0DC" w14:textId="05EBBA13" w:rsidR="000D16ED" w:rsidRDefault="000B645A"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8pt;height:243.3pt" o:ole="" o:bordertopcolor="black" o:borderleftcolor="black" o:borderbottomcolor="black" o:borderrightcolor="black" fillcolor="#e6e6e6">
            <v:imagedata r:id="rId14" o:title=""/>
            <w10:bordertop type="single" width="8"/>
            <w10:borderleft type="single" width="8"/>
            <w10:borderbottom type="single" width="8"/>
            <w10:borderright type="single" width="8"/>
          </v:shape>
          <o:OLEObject Type="Embed" ProgID="Visio.Drawing.11" ShapeID="_x0000_i1025" DrawAspect="Content" ObjectID="_1533930071" r:id="rId15"/>
        </w:object>
      </w:r>
    </w:p>
    <w:p w14:paraId="2164B0DD" w14:textId="58387831" w:rsidR="000D16ED" w:rsidRDefault="000D16ED" w:rsidP="000D16ED">
      <w:pPr>
        <w:pStyle w:val="Caption"/>
        <w:jc w:val="center"/>
      </w:pPr>
      <w:bookmarkStart w:id="7" w:name="_Ref368606255"/>
      <w:r>
        <w:t xml:space="preserve">Figure </w:t>
      </w:r>
      <w:r w:rsidR="00686845">
        <w:fldChar w:fldCharType="begin"/>
      </w:r>
      <w:r w:rsidR="00686845">
        <w:instrText xml:space="preserve"> SEQ Figure \* ARABIC </w:instrText>
      </w:r>
      <w:r w:rsidR="00686845">
        <w:fldChar w:fldCharType="separate"/>
      </w:r>
      <w:r w:rsidR="003311C5">
        <w:rPr>
          <w:noProof/>
        </w:rPr>
        <w:t>2</w:t>
      </w:r>
      <w:r w:rsidR="00686845">
        <w:rPr>
          <w:noProof/>
        </w:rPr>
        <w:fldChar w:fldCharType="end"/>
      </w:r>
      <w:bookmarkEnd w:id="7"/>
      <w:r>
        <w:t>: FAST control volumes for fixed-bottom systems</w:t>
      </w:r>
      <w:r w:rsidR="00AC1E7D">
        <w:t xml:space="preserve"> (</w:t>
      </w:r>
      <w:r w:rsidR="00B63E95">
        <w:t>BeamDyn, IceFloe, and IceDyn</w:t>
      </w:r>
      <w:r w:rsidR="00AC1E7D">
        <w:t xml:space="preserve"> not shown)</w:t>
      </w:r>
    </w:p>
    <w:p w14:paraId="2164B0DE" w14:textId="77777777" w:rsidR="000D16ED" w:rsidRDefault="000D16ED" w:rsidP="000D16ED"/>
    <w:p w14:paraId="2164B0DF" w14:textId="0967E3B8" w:rsidR="000D16ED" w:rsidRDefault="000B645A" w:rsidP="000D16ED">
      <w:pPr>
        <w:keepNext/>
        <w:jc w:val="center"/>
      </w:pPr>
      <w:r>
        <w:object w:dxaOrig="13365" w:dyaOrig="7066" w14:anchorId="674DDCD2">
          <v:shape id="_x0000_i1026" type="#_x0000_t75" style="width:463.8pt;height:243.3pt" o:ole="" o:bordertopcolor="black" o:borderleftcolor="black" o:borderbottomcolor="black" o:borderrightcolor="black" filled="t" fillcolor="#e6e6e6">
            <v:imagedata r:id="rId16" o:title=""/>
            <w10:bordertop type="single" width="8"/>
            <w10:borderleft type="single" width="8"/>
            <w10:borderbottom type="single" width="8"/>
            <w10:borderright type="single" width="8"/>
          </v:shape>
          <o:OLEObject Type="Embed" ProgID="Visio.Drawing.11" ShapeID="_x0000_i1026" DrawAspect="Content" ObjectID="_1533930072" r:id="rId17"/>
        </w:object>
      </w:r>
    </w:p>
    <w:p w14:paraId="2164B0E0" w14:textId="05240908" w:rsidR="000D16ED" w:rsidRDefault="000D16ED" w:rsidP="000D16ED">
      <w:pPr>
        <w:pStyle w:val="Caption"/>
        <w:jc w:val="center"/>
      </w:pPr>
      <w:bookmarkStart w:id="8" w:name="_Ref368606394"/>
      <w:r>
        <w:t xml:space="preserve">Figure </w:t>
      </w:r>
      <w:r w:rsidR="00686845">
        <w:fldChar w:fldCharType="begin"/>
      </w:r>
      <w:r w:rsidR="00686845">
        <w:instrText xml:space="preserve"> SEQ Figure \* ARABIC </w:instrText>
      </w:r>
      <w:r w:rsidR="00686845">
        <w:fldChar w:fldCharType="separate"/>
      </w:r>
      <w:r w:rsidR="003311C5">
        <w:rPr>
          <w:noProof/>
        </w:rPr>
        <w:t>3</w:t>
      </w:r>
      <w:r w:rsidR="00686845">
        <w:rPr>
          <w:noProof/>
        </w:rPr>
        <w:fldChar w:fldCharType="end"/>
      </w:r>
      <w:bookmarkEnd w:id="8"/>
      <w:r>
        <w:t>: FAST control volumes for floating systems</w:t>
      </w:r>
      <w:r w:rsidR="00B63E95">
        <w:t xml:space="preserve"> (BeamDyn and </w:t>
      </w:r>
      <w:r w:rsidR="00DA52C8">
        <w:t xml:space="preserve">OrcaFlexInterface </w:t>
      </w:r>
      <w:r w:rsidR="00B63E95">
        <w:t>not shown)</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9" w:name="_Ref368603146"/>
      <w:r>
        <w:lastRenderedPageBreak/>
        <w:t xml:space="preserve">Table </w:t>
      </w:r>
      <w:r w:rsidR="00686845">
        <w:fldChar w:fldCharType="begin"/>
      </w:r>
      <w:r w:rsidR="00686845">
        <w:instrText xml:space="preserve"> SEQ Table \* ARABIC </w:instrText>
      </w:r>
      <w:r w:rsidR="00686845">
        <w:fldChar w:fldCharType="separate"/>
      </w:r>
      <w:r w:rsidR="003311C5">
        <w:rPr>
          <w:noProof/>
        </w:rPr>
        <w:t>1</w:t>
      </w:r>
      <w:r w:rsidR="00686845">
        <w:rPr>
          <w:noProof/>
        </w:rPr>
        <w:fldChar w:fldCharType="end"/>
      </w:r>
      <w:bookmarkEnd w:id="9"/>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0D9917B1" w:rsidR="0032059E" w:rsidRPr="0032059E" w:rsidRDefault="0032059E" w:rsidP="00CB559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CB5590">
              <w:rPr>
                <w:rFonts w:ascii="Calibri" w:eastAsia="Times New Roman" w:hAnsi="Calibri" w:cs="Times New Roman"/>
                <w:b/>
                <w:bCs/>
                <w:color w:val="000000"/>
              </w:rPr>
              <w:t>16</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14629A4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C5664BF" w14:textId="6543E497" w:rsidR="006663B2" w:rsidRPr="0032059E" w:rsidRDefault="006663B2" w:rsidP="006663B2">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Support for non</w:t>
            </w:r>
            <w:r w:rsidR="00C220DA">
              <w:rPr>
                <w:rFonts w:ascii="Calibri" w:eastAsia="Times New Roman" w:hAnsi="Calibri" w:cs="Times New Roman"/>
              </w:rPr>
              <w:t>-</w:t>
            </w:r>
            <w:r>
              <w:rPr>
                <w:rFonts w:ascii="Calibri" w:eastAsia="Times New Roman" w:hAnsi="Calibri" w:cs="Times New Roman"/>
              </w:rPr>
              <w:t>straight and highly flexible blades</w:t>
            </w:r>
          </w:p>
        </w:tc>
        <w:tc>
          <w:tcPr>
            <w:tcW w:w="960" w:type="dxa"/>
            <w:tcBorders>
              <w:top w:val="nil"/>
              <w:left w:val="nil"/>
              <w:bottom w:val="nil"/>
              <w:right w:val="nil"/>
            </w:tcBorders>
            <w:shd w:val="clear" w:color="000000" w:fill="FFFFFF"/>
            <w:noWrap/>
            <w:vAlign w:val="bottom"/>
          </w:tcPr>
          <w:p w14:paraId="4963DA91" w14:textId="4F6CCE11"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16C4BBBA" w14:textId="1C2A4635"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6A655438" w:rsidR="006663B2" w:rsidRPr="0032059E" w:rsidRDefault="006663B2" w:rsidP="003415E8">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4C5CD24B" w:rsidR="006663B2" w:rsidRPr="0032059E" w:rsidRDefault="006663B2" w:rsidP="003415E8">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17CCB9A5"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32B611F7" w14:textId="3F258EED" w:rsidR="006663B2" w:rsidRPr="0032059E" w:rsidRDefault="006663B2" w:rsidP="004106F7">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HAWC wind file format</w:t>
            </w:r>
          </w:p>
        </w:tc>
        <w:tc>
          <w:tcPr>
            <w:tcW w:w="960" w:type="dxa"/>
            <w:tcBorders>
              <w:top w:val="nil"/>
              <w:left w:val="nil"/>
              <w:bottom w:val="nil"/>
              <w:right w:val="nil"/>
            </w:tcBorders>
            <w:shd w:val="clear" w:color="000000" w:fill="FFFFFF"/>
            <w:noWrap/>
            <w:vAlign w:val="bottom"/>
          </w:tcPr>
          <w:p w14:paraId="0DDC0241" w14:textId="1AC5CB71"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4C4F4311" w14:textId="55DA0E3C" w:rsidR="006663B2" w:rsidRPr="001C051D" w:rsidRDefault="006663B2" w:rsidP="0032059E">
            <w:pPr>
              <w:spacing w:after="0" w:line="240" w:lineRule="auto"/>
              <w:jc w:val="center"/>
              <w:rPr>
                <w:rFonts w:ascii="Calibri" w:eastAsia="Times New Roman" w:hAnsi="Calibri" w:cs="Times New Roman"/>
              </w:rPr>
            </w:pPr>
            <w:r w:rsidRPr="0032059E">
              <w:rPr>
                <w:rFonts w:ascii="Wingdings" w:eastAsia="Times New Roman" w:hAnsi="Wingdings" w:cs="Times New Roman"/>
              </w:rPr>
              <w:t></w:t>
            </w:r>
          </w:p>
        </w:tc>
      </w:tr>
      <w:tr w:rsidR="006663B2"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0DA83D6C" w:rsidR="006663B2" w:rsidRPr="0032059E" w:rsidRDefault="006663B2" w:rsidP="00D26128">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D26128">
              <w:rPr>
                <w:rFonts w:ascii="Calibri" w:eastAsia="Times New Roman" w:hAnsi="Calibri" w:cs="Times New Roman"/>
              </w:rPr>
              <w:t>Superimposed coherent turbulent structures from TurbSim</w:t>
            </w:r>
          </w:p>
        </w:tc>
        <w:tc>
          <w:tcPr>
            <w:tcW w:w="960" w:type="dxa"/>
            <w:tcBorders>
              <w:top w:val="nil"/>
              <w:left w:val="nil"/>
              <w:bottom w:val="nil"/>
              <w:right w:val="nil"/>
            </w:tcBorders>
            <w:shd w:val="clear" w:color="000000" w:fill="FFFFFF"/>
            <w:noWrap/>
            <w:vAlign w:val="bottom"/>
            <w:hideMark/>
          </w:tcPr>
          <w:p w14:paraId="2164B108"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5F1D119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0EF00C88" w14:textId="18D415A6"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Wind propagates in arbitrary directions</w:t>
            </w:r>
          </w:p>
        </w:tc>
        <w:tc>
          <w:tcPr>
            <w:tcW w:w="960" w:type="dxa"/>
            <w:tcBorders>
              <w:top w:val="nil"/>
              <w:left w:val="nil"/>
              <w:bottom w:val="nil"/>
              <w:right w:val="nil"/>
            </w:tcBorders>
            <w:shd w:val="clear" w:color="000000" w:fill="FFFFFF"/>
            <w:noWrap/>
            <w:vAlign w:val="bottom"/>
          </w:tcPr>
          <w:p w14:paraId="2A1D8078" w14:textId="1B4F4CD6"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48D644E0" w14:textId="4C4364D0" w:rsidR="006663B2" w:rsidRPr="001C051D" w:rsidRDefault="006663B2" w:rsidP="0032059E">
            <w:pPr>
              <w:spacing w:after="0" w:line="240" w:lineRule="auto"/>
              <w:jc w:val="center"/>
              <w:rPr>
                <w:rFonts w:ascii="Calibri" w:eastAsia="Times New Roman" w:hAnsi="Calibri" w:cs="Times New Roman"/>
              </w:rPr>
            </w:pPr>
            <w:r w:rsidRPr="0032059E">
              <w:rPr>
                <w:rFonts w:ascii="Wingdings" w:eastAsia="Times New Roman" w:hAnsi="Wingdings" w:cs="Times New Roman"/>
              </w:rPr>
              <w:t></w:t>
            </w:r>
          </w:p>
        </w:tc>
      </w:tr>
      <w:tr w:rsidR="006663B2" w:rsidRPr="0032059E" w14:paraId="3B2AA67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39273655" w14:textId="661986FE" w:rsidR="006663B2" w:rsidRPr="0032059E" w:rsidRDefault="006663B2" w:rsidP="006663B2">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Aeroacoustics (noise)</w:t>
            </w:r>
          </w:p>
        </w:tc>
        <w:tc>
          <w:tcPr>
            <w:tcW w:w="960" w:type="dxa"/>
            <w:tcBorders>
              <w:top w:val="nil"/>
              <w:left w:val="nil"/>
              <w:bottom w:val="single" w:sz="8" w:space="0" w:color="auto"/>
              <w:right w:val="nil"/>
            </w:tcBorders>
            <w:shd w:val="clear" w:color="000000" w:fill="FFFFFF"/>
            <w:noWrap/>
            <w:vAlign w:val="bottom"/>
          </w:tcPr>
          <w:p w14:paraId="305C237C" w14:textId="7C5CA24D"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tcPr>
          <w:p w14:paraId="59CA2642" w14:textId="08CB509F"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r>
      <w:tr w:rsidR="006663B2"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6663B2" w:rsidRDefault="006663B2" w:rsidP="0032059E">
            <w:pPr>
              <w:spacing w:after="0" w:line="240" w:lineRule="auto"/>
              <w:rPr>
                <w:rFonts w:ascii="Calibri" w:eastAsia="Times New Roman" w:hAnsi="Calibri" w:cs="Times New Roman"/>
                <w:b/>
                <w:bCs/>
                <w:color w:val="000000"/>
              </w:rPr>
            </w:pPr>
          </w:p>
          <w:p w14:paraId="2164B110" w14:textId="59A0E741" w:rsidR="006663B2" w:rsidRPr="0032059E" w:rsidRDefault="006663B2"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w:t>
            </w:r>
            <w:r w:rsidRPr="001E6823">
              <w:rPr>
                <w:rFonts w:ascii="Calibri" w:eastAsia="Times New Roman" w:hAnsi="Calibri" w:cs="Times New Roman"/>
                <w:b/>
                <w:bCs/>
                <w:color w:val="000000"/>
              </w:rPr>
              <w:t xml:space="preserve">n, </w:t>
            </w:r>
            <w:r w:rsidR="00DA52C8" w:rsidRPr="001E6823">
              <w:rPr>
                <w:b/>
              </w:rPr>
              <w:t>OrcaFlexInterface</w:t>
            </w:r>
            <w:r w:rsidR="005602EF" w:rsidRPr="001E6823">
              <w:rPr>
                <w:rFonts w:ascii="Calibri" w:eastAsia="Times New Roman" w:hAnsi="Calibri" w:cs="Times New Roman"/>
                <w:b/>
                <w:bCs/>
                <w:color w:val="000000"/>
              </w:rPr>
              <w:t xml:space="preserve">, </w:t>
            </w:r>
            <w:r w:rsidRPr="001E6823">
              <w:rPr>
                <w:rFonts w:ascii="Calibri" w:eastAsia="Times New Roman" w:hAnsi="Calibri" w:cs="Times New Roman"/>
                <w:b/>
                <w:bCs/>
                <w:color w:val="000000"/>
              </w:rPr>
              <w:t>I</w:t>
            </w:r>
            <w:r>
              <w:rPr>
                <w:rFonts w:ascii="Calibri" w:eastAsia="Times New Roman" w:hAnsi="Calibri" w:cs="Times New Roman"/>
                <w:b/>
                <w:bCs/>
                <w:color w:val="000000"/>
              </w:rPr>
              <w:t>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6663B2" w:rsidRPr="0032059E" w:rsidRDefault="006663B2"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6663B2" w:rsidRPr="0032059E" w:rsidRDefault="006663B2"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6663B2"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6663B2" w:rsidRPr="0032059E" w:rsidRDefault="006663B2"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6663B2" w:rsidRPr="0032059E" w:rsidRDefault="006663B2"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452E8C76" w:rsidR="006663B2" w:rsidRPr="0032059E" w:rsidRDefault="006663B2" w:rsidP="00CB559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CB5590">
              <w:rPr>
                <w:rFonts w:ascii="Calibri" w:eastAsia="Times New Roman" w:hAnsi="Calibri" w:cs="Times New Roman"/>
                <w:b/>
                <w:bCs/>
                <w:color w:val="000000"/>
              </w:rPr>
              <w:t>16</w:t>
            </w:r>
          </w:p>
        </w:tc>
      </w:tr>
      <w:tr w:rsidR="006663B2"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6663B2" w:rsidRPr="0032059E" w:rsidRDefault="006663B2"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6663B2" w:rsidRPr="0032059E" w:rsidRDefault="006663B2"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6663B2" w:rsidRPr="0032059E" w:rsidRDefault="006663B2"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6663B2" w:rsidRPr="0032059E" w:rsidRDefault="006663B2"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30807F4B" w:rsidR="006663B2" w:rsidRPr="00B214CB" w:rsidRDefault="003415E8"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6663B2" w:rsidRPr="0032059E" w:rsidRDefault="006663B2"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6663B2" w:rsidRPr="0032059E" w:rsidRDefault="006663B2"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6663B2" w:rsidRPr="0032059E" w:rsidRDefault="006663B2"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5602EF" w:rsidRPr="0032059E" w14:paraId="07C021F4" w14:textId="77777777" w:rsidTr="00D2269E">
        <w:trPr>
          <w:trHeight w:val="300"/>
        </w:trPr>
        <w:tc>
          <w:tcPr>
            <w:tcW w:w="7060" w:type="dxa"/>
            <w:tcBorders>
              <w:top w:val="nil"/>
              <w:left w:val="single" w:sz="8" w:space="0" w:color="auto"/>
              <w:bottom w:val="nil"/>
              <w:right w:val="nil"/>
            </w:tcBorders>
            <w:shd w:val="clear" w:color="000000" w:fill="BFBFBF"/>
            <w:noWrap/>
            <w:vAlign w:val="bottom"/>
            <w:hideMark/>
          </w:tcPr>
          <w:p w14:paraId="65991BE7" w14:textId="7C3EFB76" w:rsidR="005602EF" w:rsidRPr="0032059E" w:rsidRDefault="005602EF" w:rsidP="00D226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OrcaFlex</w:t>
            </w:r>
            <w:r w:rsidRPr="0032059E">
              <w:rPr>
                <w:rFonts w:ascii="Calibri" w:eastAsia="Times New Roman" w:hAnsi="Calibri" w:cs="Times New Roman"/>
              </w:rPr>
              <w:t xml:space="preserve"> interface</w:t>
            </w:r>
            <w:bookmarkStart w:id="10" w:name="_Ref431939405"/>
            <w:r>
              <w:rPr>
                <w:rStyle w:val="FootnoteReference"/>
                <w:rFonts w:ascii="Calibri" w:eastAsia="Times New Roman" w:hAnsi="Calibri" w:cs="Times New Roman"/>
              </w:rPr>
              <w:footnoteReference w:id="1"/>
            </w:r>
            <w:bookmarkEnd w:id="10"/>
          </w:p>
        </w:tc>
        <w:tc>
          <w:tcPr>
            <w:tcW w:w="960" w:type="dxa"/>
            <w:tcBorders>
              <w:top w:val="nil"/>
              <w:left w:val="nil"/>
              <w:bottom w:val="nil"/>
              <w:right w:val="nil"/>
            </w:tcBorders>
            <w:shd w:val="clear" w:color="000000" w:fill="FFFFFF"/>
            <w:noWrap/>
            <w:vAlign w:val="bottom"/>
            <w:hideMark/>
          </w:tcPr>
          <w:p w14:paraId="3DD053F2" w14:textId="77777777" w:rsidR="005602EF" w:rsidRPr="0032059E" w:rsidRDefault="005602EF"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7C313B62" w14:textId="77777777" w:rsidR="005602EF" w:rsidRPr="0032059E" w:rsidRDefault="005602EF"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6663B2" w:rsidRPr="0032059E" w:rsidRDefault="006663B2"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25CF5652" w:rsidR="004A0A8F" w:rsidRPr="0032059E" w:rsidRDefault="004A0A8F" w:rsidP="00AA023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AA023E">
              <w:rPr>
                <w:rFonts w:ascii="Calibri" w:eastAsia="Times New Roman" w:hAnsi="Calibri" w:cs="Times New Roman"/>
                <w:b/>
                <w:bCs/>
                <w:color w:val="000000"/>
              </w:rPr>
              <w:t>16</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9B2394" w:rsidRPr="0032059E" w14:paraId="09B40671"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53E4E09E" w14:textId="1707864F" w:rsidR="009B2394" w:rsidRPr="0032059E" w:rsidRDefault="009B2394" w:rsidP="009B2394">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Tower-based tuned-mass dampers</w:t>
            </w:r>
          </w:p>
        </w:tc>
        <w:tc>
          <w:tcPr>
            <w:tcW w:w="960" w:type="dxa"/>
            <w:tcBorders>
              <w:top w:val="nil"/>
              <w:left w:val="nil"/>
              <w:bottom w:val="nil"/>
              <w:right w:val="nil"/>
            </w:tcBorders>
            <w:shd w:val="clear" w:color="000000" w:fill="FFFFFF"/>
            <w:noWrap/>
            <w:vAlign w:val="bottom"/>
          </w:tcPr>
          <w:p w14:paraId="0E89FEC5" w14:textId="77777777" w:rsidR="009B2394" w:rsidRPr="0032059E" w:rsidRDefault="009B2394"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5EFF7839" w14:textId="354D33CA" w:rsidR="009B2394" w:rsidRPr="0032059E" w:rsidRDefault="009B2394"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6FFA9FBD" w:rsidR="004A0A8F" w:rsidRPr="0032059E" w:rsidRDefault="004A0A8F" w:rsidP="00220BBA">
            <w:pPr>
              <w:spacing w:after="0" w:line="240" w:lineRule="auto"/>
              <w:rPr>
                <w:rFonts w:ascii="Calibri" w:eastAsia="Times New Roman" w:hAnsi="Calibri" w:cs="Times New Roman"/>
              </w:rPr>
            </w:pPr>
            <w:r w:rsidRPr="0032059E">
              <w:rPr>
                <w:rFonts w:ascii="Calibri" w:eastAsia="Times New Roman" w:hAnsi="Calibri" w:cs="Times New Roman"/>
              </w:rPr>
              <w:t>•  Bladed DLL interface</w:t>
            </w:r>
            <w:r w:rsidR="00576D9C" w:rsidRPr="00576D9C">
              <w:rPr>
                <w:rStyle w:val="FootnoteReference"/>
                <w:rFonts w:ascii="Calibri" w:eastAsia="Times New Roman" w:hAnsi="Calibri" w:cs="Times New Roman"/>
              </w:rPr>
              <w:fldChar w:fldCharType="begin"/>
            </w:r>
            <w:r w:rsidR="00576D9C" w:rsidRPr="00576D9C">
              <w:rPr>
                <w:rFonts w:ascii="Calibri" w:eastAsia="Times New Roman" w:hAnsi="Calibri" w:cs="Times New Roman"/>
                <w:vertAlign w:val="superscript"/>
              </w:rPr>
              <w:instrText xml:space="preserve"> NOTEREF _Ref431939405 \h </w:instrText>
            </w:r>
            <w:r w:rsidR="00576D9C" w:rsidRPr="00576D9C">
              <w:rPr>
                <w:rStyle w:val="FootnoteReference"/>
                <w:rFonts w:ascii="Calibri" w:eastAsia="Times New Roman" w:hAnsi="Calibri" w:cs="Times New Roman"/>
              </w:rPr>
              <w:instrText xml:space="preserve"> \* MERGEFORMAT </w:instrText>
            </w:r>
            <w:r w:rsidR="00576D9C" w:rsidRPr="00576D9C">
              <w:rPr>
                <w:rStyle w:val="FootnoteReference"/>
                <w:rFonts w:ascii="Calibri" w:eastAsia="Times New Roman" w:hAnsi="Calibri" w:cs="Times New Roman"/>
              </w:rPr>
            </w:r>
            <w:r w:rsidR="00576D9C" w:rsidRPr="00576D9C">
              <w:rPr>
                <w:rStyle w:val="FootnoteReference"/>
                <w:rFonts w:ascii="Calibri" w:eastAsia="Times New Roman" w:hAnsi="Calibri" w:cs="Times New Roman"/>
              </w:rPr>
              <w:fldChar w:fldCharType="separate"/>
            </w:r>
            <w:r w:rsidR="003311C5">
              <w:rPr>
                <w:rFonts w:ascii="Calibri" w:eastAsia="Times New Roman" w:hAnsi="Calibri" w:cs="Times New Roman"/>
                <w:vertAlign w:val="superscript"/>
              </w:rPr>
              <w:t>*</w:t>
            </w:r>
            <w:r w:rsidR="00576D9C" w:rsidRPr="00576D9C">
              <w:rPr>
                <w:rStyle w:val="FootnoteReference"/>
                <w:rFonts w:ascii="Calibri" w:eastAsia="Times New Roman" w:hAnsi="Calibri" w:cs="Times New Roman"/>
              </w:rPr>
              <w:fldChar w:fldCharType="end"/>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00CC77BE" w:rsidR="00725E3F" w:rsidRPr="001C051D" w:rsidRDefault="00725E3F" w:rsidP="005602EF">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 xml:space="preserve">Structural Dynamics (ElastoDyn, </w:t>
            </w:r>
            <w:r w:rsidR="00983177">
              <w:rPr>
                <w:rFonts w:ascii="Calibri" w:eastAsia="Times New Roman" w:hAnsi="Calibri" w:cs="Times New Roman"/>
                <w:b/>
                <w:bCs/>
                <w:color w:val="000000"/>
              </w:rPr>
              <w:t xml:space="preserve">BeamDyn, </w:t>
            </w:r>
            <w:r w:rsidRPr="001C051D">
              <w:rPr>
                <w:rFonts w:ascii="Calibri" w:eastAsia="Times New Roman" w:hAnsi="Calibri" w:cs="Times New Roman"/>
                <w:b/>
                <w:bCs/>
                <w:color w:val="000000"/>
              </w:rPr>
              <w:t>SubDyn, MAP</w:t>
            </w:r>
            <w:r>
              <w:rPr>
                <w:rFonts w:ascii="Calibri" w:eastAsia="Times New Roman" w:hAnsi="Calibri" w:cs="Times New Roman"/>
                <w:b/>
                <w:bCs/>
                <w:color w:val="000000"/>
              </w:rPr>
              <w:t>++, MoorDyn, FEAMooring</w:t>
            </w:r>
            <w:r w:rsidR="005602EF">
              <w:rPr>
                <w:rFonts w:ascii="Calibri" w:eastAsia="Times New Roman" w:hAnsi="Calibri" w:cs="Times New Roman"/>
                <w:b/>
                <w:bCs/>
                <w:color w:val="000000"/>
              </w:rPr>
              <w:t xml:space="preserve">, and </w:t>
            </w:r>
            <w:r w:rsidR="00DA52C8" w:rsidRPr="000C565A">
              <w:rPr>
                <w:b/>
              </w:rPr>
              <w:t>OrcaFlexInterface</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1E2F5E42" w:rsidR="004A0A8F" w:rsidRPr="001C051D" w:rsidRDefault="004A0A8F" w:rsidP="00AA023E">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AA023E">
              <w:rPr>
                <w:rFonts w:ascii="Calibri" w:eastAsia="Times New Roman" w:hAnsi="Calibri" w:cs="Times New Roman"/>
                <w:b/>
                <w:bCs/>
                <w:color w:val="000000"/>
              </w:rPr>
              <w:t>16</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65EDF" w:rsidRPr="001C051D" w14:paraId="78CAD39F" w14:textId="77777777" w:rsidTr="00433203">
        <w:trPr>
          <w:trHeight w:val="300"/>
        </w:trPr>
        <w:tc>
          <w:tcPr>
            <w:tcW w:w="7060" w:type="dxa"/>
            <w:tcBorders>
              <w:top w:val="nil"/>
              <w:left w:val="single" w:sz="8" w:space="0" w:color="auto"/>
              <w:bottom w:val="nil"/>
              <w:right w:val="nil"/>
            </w:tcBorders>
            <w:shd w:val="clear" w:color="000000" w:fill="BFBFBF"/>
            <w:noWrap/>
            <w:vAlign w:val="bottom"/>
            <w:hideMark/>
          </w:tcPr>
          <w:p w14:paraId="1981CF2D" w14:textId="5BDB5106" w:rsidR="00465EDF" w:rsidRPr="001C051D" w:rsidRDefault="00465EDF" w:rsidP="00465EDF">
            <w:pPr>
              <w:spacing w:after="0" w:line="240" w:lineRule="auto"/>
              <w:rPr>
                <w:rFonts w:ascii="Calibri" w:eastAsia="Times New Roman" w:hAnsi="Calibri" w:cs="Times New Roman"/>
              </w:rPr>
            </w:pPr>
            <w:r w:rsidRPr="001C051D">
              <w:rPr>
                <w:rFonts w:ascii="Calibri" w:eastAsia="Times New Roman" w:hAnsi="Calibri" w:cs="Times New Roman"/>
              </w:rPr>
              <w:t>•  Blade-</w:t>
            </w:r>
            <w:r>
              <w:rPr>
                <w:rFonts w:ascii="Calibri" w:eastAsia="Times New Roman" w:hAnsi="Calibri" w:cs="Times New Roman"/>
              </w:rPr>
              <w:t>shear, -extensional, and -torsion DOFs</w:t>
            </w:r>
          </w:p>
        </w:tc>
        <w:tc>
          <w:tcPr>
            <w:tcW w:w="960" w:type="dxa"/>
            <w:tcBorders>
              <w:top w:val="nil"/>
              <w:left w:val="nil"/>
              <w:bottom w:val="nil"/>
              <w:right w:val="nil"/>
            </w:tcBorders>
            <w:shd w:val="clear" w:color="000000" w:fill="FFFFFF"/>
            <w:noWrap/>
            <w:vAlign w:val="bottom"/>
            <w:hideMark/>
          </w:tcPr>
          <w:p w14:paraId="23F5ACFE" w14:textId="1BA782B9" w:rsidR="00465EDF" w:rsidRPr="001C051D" w:rsidRDefault="00465EDF" w:rsidP="0043320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2FA563B"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65EDF" w:rsidRPr="001C051D" w14:paraId="440CC438" w14:textId="77777777" w:rsidTr="00433203">
        <w:trPr>
          <w:trHeight w:val="300"/>
        </w:trPr>
        <w:tc>
          <w:tcPr>
            <w:tcW w:w="7060" w:type="dxa"/>
            <w:tcBorders>
              <w:top w:val="nil"/>
              <w:left w:val="single" w:sz="8" w:space="0" w:color="auto"/>
              <w:bottom w:val="nil"/>
              <w:right w:val="nil"/>
            </w:tcBorders>
            <w:shd w:val="clear" w:color="000000" w:fill="BFBFBF"/>
            <w:noWrap/>
            <w:vAlign w:val="bottom"/>
            <w:hideMark/>
          </w:tcPr>
          <w:p w14:paraId="2B1DD580" w14:textId="71D398C0" w:rsidR="00465EDF" w:rsidRPr="001C051D" w:rsidRDefault="00465EDF" w:rsidP="00465ED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Support for non</w:t>
            </w:r>
            <w:r w:rsidR="00A47957">
              <w:rPr>
                <w:rFonts w:ascii="Calibri" w:eastAsia="Times New Roman" w:hAnsi="Calibri" w:cs="Times New Roman"/>
              </w:rPr>
              <w:t>-</w:t>
            </w:r>
            <w:r>
              <w:rPr>
                <w:rFonts w:ascii="Calibri" w:eastAsia="Times New Roman" w:hAnsi="Calibri" w:cs="Times New Roman"/>
              </w:rPr>
              <w:t>straight, composite, and highly flexible blades</w:t>
            </w:r>
          </w:p>
        </w:tc>
        <w:tc>
          <w:tcPr>
            <w:tcW w:w="960" w:type="dxa"/>
            <w:tcBorders>
              <w:top w:val="nil"/>
              <w:left w:val="nil"/>
              <w:bottom w:val="nil"/>
              <w:right w:val="nil"/>
            </w:tcBorders>
            <w:shd w:val="clear" w:color="000000" w:fill="FFFFFF"/>
            <w:noWrap/>
            <w:vAlign w:val="bottom"/>
            <w:hideMark/>
          </w:tcPr>
          <w:p w14:paraId="3294582E"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0007BDE6"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83177" w:rsidRPr="0032059E" w14:paraId="5642956D" w14:textId="77777777" w:rsidTr="00D2269E">
        <w:trPr>
          <w:trHeight w:val="300"/>
        </w:trPr>
        <w:tc>
          <w:tcPr>
            <w:tcW w:w="7060" w:type="dxa"/>
            <w:tcBorders>
              <w:top w:val="nil"/>
              <w:left w:val="single" w:sz="8" w:space="0" w:color="auto"/>
              <w:bottom w:val="nil"/>
              <w:right w:val="nil"/>
            </w:tcBorders>
            <w:shd w:val="clear" w:color="000000" w:fill="BFBFBF"/>
            <w:noWrap/>
            <w:vAlign w:val="bottom"/>
            <w:hideMark/>
          </w:tcPr>
          <w:p w14:paraId="6263F950" w14:textId="5E2359C1" w:rsidR="00983177" w:rsidRPr="0032059E" w:rsidRDefault="00983177" w:rsidP="0023054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OrcaFlex</w:t>
            </w:r>
            <w:r w:rsidRPr="0032059E">
              <w:rPr>
                <w:rFonts w:ascii="Calibri" w:eastAsia="Times New Roman" w:hAnsi="Calibri" w:cs="Times New Roman"/>
              </w:rPr>
              <w:t xml:space="preserve"> interface</w:t>
            </w:r>
            <w:r w:rsidR="0023054B" w:rsidRPr="0023054B">
              <w:rPr>
                <w:rStyle w:val="FootnoteReference"/>
                <w:rFonts w:ascii="Calibri" w:eastAsia="Times New Roman" w:hAnsi="Calibri" w:cs="Times New Roman"/>
              </w:rPr>
              <w:fldChar w:fldCharType="begin"/>
            </w:r>
            <w:r w:rsidR="0023054B" w:rsidRPr="0023054B">
              <w:rPr>
                <w:rFonts w:ascii="Calibri" w:eastAsia="Times New Roman" w:hAnsi="Calibri" w:cs="Times New Roman"/>
                <w:vertAlign w:val="superscript"/>
              </w:rPr>
              <w:instrText xml:space="preserve"> NOTEREF _Ref431939405 \h </w:instrText>
            </w:r>
            <w:r w:rsidR="0023054B" w:rsidRPr="0023054B">
              <w:rPr>
                <w:rStyle w:val="FootnoteReference"/>
                <w:rFonts w:ascii="Calibri" w:eastAsia="Times New Roman" w:hAnsi="Calibri" w:cs="Times New Roman"/>
              </w:rPr>
              <w:instrText xml:space="preserve"> \* MERGEFORMAT </w:instrText>
            </w:r>
            <w:r w:rsidR="0023054B" w:rsidRPr="0023054B">
              <w:rPr>
                <w:rStyle w:val="FootnoteReference"/>
                <w:rFonts w:ascii="Calibri" w:eastAsia="Times New Roman" w:hAnsi="Calibri" w:cs="Times New Roman"/>
              </w:rPr>
            </w:r>
            <w:r w:rsidR="0023054B" w:rsidRPr="0023054B">
              <w:rPr>
                <w:rStyle w:val="FootnoteReference"/>
                <w:rFonts w:ascii="Calibri" w:eastAsia="Times New Roman" w:hAnsi="Calibri" w:cs="Times New Roman"/>
              </w:rPr>
              <w:fldChar w:fldCharType="separate"/>
            </w:r>
            <w:r w:rsidR="003311C5">
              <w:rPr>
                <w:rFonts w:ascii="Calibri" w:eastAsia="Times New Roman" w:hAnsi="Calibri" w:cs="Times New Roman"/>
                <w:vertAlign w:val="superscript"/>
              </w:rPr>
              <w:t>*</w:t>
            </w:r>
            <w:r w:rsidR="0023054B" w:rsidRPr="0023054B">
              <w:rPr>
                <w:rStyle w:val="FootnoteReference"/>
                <w:rFonts w:ascii="Calibri" w:eastAsia="Times New Roman" w:hAnsi="Calibri" w:cs="Times New Roman"/>
              </w:rPr>
              <w:fldChar w:fldCharType="end"/>
            </w:r>
          </w:p>
        </w:tc>
        <w:tc>
          <w:tcPr>
            <w:tcW w:w="960" w:type="dxa"/>
            <w:tcBorders>
              <w:top w:val="nil"/>
              <w:left w:val="nil"/>
              <w:bottom w:val="nil"/>
              <w:right w:val="nil"/>
            </w:tcBorders>
            <w:shd w:val="clear" w:color="000000" w:fill="FFFFFF"/>
            <w:noWrap/>
            <w:vAlign w:val="bottom"/>
            <w:hideMark/>
          </w:tcPr>
          <w:p w14:paraId="30605CE9" w14:textId="77777777" w:rsidR="00983177" w:rsidRPr="0032059E" w:rsidRDefault="00983177"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7BD9313B" w14:textId="77777777" w:rsidR="00983177" w:rsidRPr="0032059E" w:rsidRDefault="00983177"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1DDA7435" w:rsidR="004A0A8F" w:rsidRPr="001C051D" w:rsidRDefault="004A0A8F" w:rsidP="00AA023E">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AA023E">
              <w:rPr>
                <w:rFonts w:ascii="Calibri" w:eastAsia="Times New Roman" w:hAnsi="Calibri" w:cs="Times New Roman"/>
                <w:b/>
                <w:bCs/>
                <w:color w:val="000000"/>
              </w:rPr>
              <w:t>16</w:t>
            </w:r>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60A8D29E" w:rsidR="004A0A8F" w:rsidRPr="001C051D" w:rsidRDefault="00C83084"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426CC4B7" w14:textId="28782819" w:rsidR="009B7C07" w:rsidRPr="001C051D" w:rsidRDefault="009B7C07" w:rsidP="00465EDF">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xml:space="preserve">•  </w:t>
            </w:r>
            <w:r w:rsidR="00465EDF">
              <w:rPr>
                <w:rFonts w:ascii="Calibri" w:eastAsia="Times New Roman" w:hAnsi="Calibri" w:cs="Times New Roman"/>
                <w:color w:val="000000"/>
              </w:rPr>
              <w:t>Checkpoint-r</w:t>
            </w:r>
            <w:r>
              <w:rPr>
                <w:rFonts w:ascii="Calibri" w:eastAsia="Times New Roman" w:hAnsi="Calibri" w:cs="Times New Roman"/>
                <w:color w:val="000000"/>
              </w:rPr>
              <w:t>estart capability</w:t>
            </w:r>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5C6F8A">
        <w:trPr>
          <w:trHeight w:val="315"/>
        </w:trPr>
        <w:tc>
          <w:tcPr>
            <w:tcW w:w="7060" w:type="dxa"/>
            <w:tcBorders>
              <w:top w:val="nil"/>
              <w:left w:val="single" w:sz="8" w:space="0" w:color="auto"/>
              <w:bottom w:val="nil"/>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nil"/>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21D" w14:textId="24A72199"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6729B2" w:rsidRPr="001C051D" w14:paraId="67259D47"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1D6716DA" w14:textId="0CD984F1" w:rsidR="006729B2" w:rsidRPr="001C051D" w:rsidRDefault="006729B2" w:rsidP="00D503DD">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sidR="00D503DD">
              <w:rPr>
                <w:rFonts w:ascii="Calibri" w:eastAsia="Times New Roman" w:hAnsi="Calibri" w:cs="Times New Roman"/>
              </w:rPr>
              <w:t xml:space="preserve">Visualization through </w:t>
            </w:r>
            <w:r>
              <w:rPr>
                <w:rFonts w:ascii="Calibri" w:eastAsia="Times New Roman" w:hAnsi="Calibri" w:cs="Times New Roman"/>
              </w:rPr>
              <w:t>VTK output files</w:t>
            </w:r>
          </w:p>
        </w:tc>
        <w:tc>
          <w:tcPr>
            <w:tcW w:w="960" w:type="dxa"/>
            <w:tcBorders>
              <w:top w:val="nil"/>
              <w:left w:val="nil"/>
              <w:bottom w:val="single" w:sz="8" w:space="0" w:color="auto"/>
              <w:right w:val="nil"/>
            </w:tcBorders>
            <w:shd w:val="clear" w:color="000000" w:fill="FFFFFF"/>
            <w:noWrap/>
            <w:vAlign w:val="bottom"/>
          </w:tcPr>
          <w:p w14:paraId="16E479E5" w14:textId="77777777" w:rsidR="006729B2" w:rsidRPr="001C051D" w:rsidRDefault="006729B2" w:rsidP="001C051D">
            <w:pPr>
              <w:spacing w:after="0" w:line="240" w:lineRule="auto"/>
              <w:jc w:val="center"/>
              <w:rPr>
                <w:rFonts w:ascii="Wingdings" w:eastAsia="Times New Roman" w:hAnsi="Wingdings" w:cs="Times New Roman"/>
              </w:rPr>
            </w:pPr>
          </w:p>
        </w:tc>
        <w:tc>
          <w:tcPr>
            <w:tcW w:w="960" w:type="dxa"/>
            <w:tcBorders>
              <w:top w:val="nil"/>
              <w:left w:val="nil"/>
              <w:bottom w:val="single" w:sz="8" w:space="0" w:color="auto"/>
              <w:right w:val="single" w:sz="8" w:space="0" w:color="auto"/>
            </w:tcBorders>
            <w:shd w:val="clear" w:color="000000" w:fill="FFFFFF"/>
            <w:noWrap/>
            <w:vAlign w:val="bottom"/>
          </w:tcPr>
          <w:p w14:paraId="562511B8" w14:textId="36A109A6" w:rsidR="006729B2" w:rsidRPr="001C051D" w:rsidRDefault="006729B2"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bl>
    <w:p w14:paraId="2164B220" w14:textId="77777777" w:rsidR="008274A4" w:rsidRDefault="00CA74B5" w:rsidP="00992CCA">
      <w:pPr>
        <w:pStyle w:val="Heading1"/>
      </w:pPr>
      <w:bookmarkStart w:id="11" w:name="_Ref412116144"/>
      <w:bookmarkStart w:id="12" w:name="_Toc457343290"/>
      <w:r>
        <w:t>Major changes</w:t>
      </w:r>
      <w:r w:rsidR="008274A4">
        <w:t xml:space="preserve"> in FAST</w:t>
      </w:r>
      <w:bookmarkEnd w:id="11"/>
      <w:bookmarkEnd w:id="12"/>
    </w:p>
    <w:p w14:paraId="13CC08B7" w14:textId="1392C701" w:rsidR="00272731" w:rsidRDefault="00272731" w:rsidP="00272731">
      <w:pPr>
        <w:pStyle w:val="Heading2"/>
      </w:pPr>
      <w:r>
        <w:t>v8.17.00a-bjj</w:t>
      </w:r>
    </w:p>
    <w:p w14:paraId="21B01022" w14:textId="308394B3" w:rsidR="00272731" w:rsidRDefault="006676A5" w:rsidP="00272731">
      <w:pPr>
        <w:pStyle w:val="ListParagraph"/>
        <w:numPr>
          <w:ilvl w:val="0"/>
          <w:numId w:val="6"/>
        </w:numPr>
      </w:pPr>
      <w:r>
        <w:t>We added the ExtPtfm_MCKF module, which allows the user to input external platform mass, stiffness, damping, and time-varying forces</w:t>
      </w:r>
      <w:r w:rsidR="00272731">
        <w:t>.</w:t>
      </w:r>
      <w:r w:rsidR="00F713D2">
        <w:t xml:space="preserve"> See the CompSub input parameter in the primary FAST input file.</w:t>
      </w:r>
    </w:p>
    <w:p w14:paraId="6BE42CC8" w14:textId="423CB110" w:rsidR="00767623" w:rsidRDefault="00767623" w:rsidP="00272731">
      <w:pPr>
        <w:pStyle w:val="ListParagraph"/>
        <w:numPr>
          <w:ilvl w:val="0"/>
          <w:numId w:val="6"/>
        </w:numPr>
      </w:pPr>
      <w:r>
        <w:t>We fixed bugs in the FAST registry and NWTC_Library that caused incorrect restart behavior. (not put in github, yet)</w:t>
      </w:r>
    </w:p>
    <w:p w14:paraId="4FDF3D3A" w14:textId="75DDB144" w:rsidR="00767623" w:rsidRDefault="00767623" w:rsidP="00272731">
      <w:pPr>
        <w:pStyle w:val="ListParagraph"/>
        <w:numPr>
          <w:ilvl w:val="0"/>
          <w:numId w:val="6"/>
        </w:numPr>
      </w:pPr>
      <w:r>
        <w:t>We moved the version history of FAST and its submodules to GitHub.</w:t>
      </w:r>
    </w:p>
    <w:p w14:paraId="77228283" w14:textId="77777777" w:rsidR="00272731" w:rsidRPr="00272731" w:rsidRDefault="00272731" w:rsidP="00272731"/>
    <w:p w14:paraId="74F42DCA" w14:textId="09321C9B" w:rsidR="00C311AA" w:rsidRDefault="00C311AA" w:rsidP="00C311AA">
      <w:pPr>
        <w:pStyle w:val="Heading2"/>
      </w:pPr>
      <w:bookmarkStart w:id="13" w:name="_Toc457343291"/>
      <w:r>
        <w:t>v8.16.00a-bjj</w:t>
      </w:r>
      <w:bookmarkEnd w:id="13"/>
    </w:p>
    <w:p w14:paraId="568DA15B" w14:textId="1D5FD045" w:rsidR="00C311AA" w:rsidRDefault="00C311AA" w:rsidP="00CF61A4">
      <w:pPr>
        <w:pStyle w:val="ListParagraph"/>
        <w:numPr>
          <w:ilvl w:val="0"/>
          <w:numId w:val="6"/>
        </w:numPr>
      </w:pPr>
      <w:r>
        <w:t xml:space="preserve">We added </w:t>
      </w:r>
      <w:r w:rsidR="00991A02">
        <w:t xml:space="preserve">full-system </w:t>
      </w:r>
      <w:r>
        <w:t xml:space="preserve">linearization </w:t>
      </w:r>
      <w:r w:rsidR="00213F2F">
        <w:t>functionality for land-based wind turbines</w:t>
      </w:r>
      <w:r>
        <w:t>.</w:t>
      </w:r>
      <w:r w:rsidR="00213F2F">
        <w:t xml:space="preserve"> </w:t>
      </w:r>
      <w:r w:rsidR="00213F2F" w:rsidRPr="00213F2F">
        <w:t xml:space="preserve">While most physics </w:t>
      </w:r>
      <w:r w:rsidR="00213F2F">
        <w:t>in FAST</w:t>
      </w:r>
      <w:r w:rsidR="00213F2F" w:rsidRPr="00213F2F">
        <w:t xml:space="preserve"> are nonlinear, linearization of the underlying nonlinear system equations is often advantageous to understand the system response and exploit well-established methods and tools for analyzing linear systems. </w:t>
      </w:r>
      <w:r w:rsidR="00CF61A4" w:rsidRPr="00CF61A4">
        <w:t xml:space="preserve">For example, linear state-space models can be transformed to transfer functions, impulse-response functions, or frequency-response </w:t>
      </w:r>
      <w:r w:rsidR="00CF61A4" w:rsidRPr="00CF61A4">
        <w:lastRenderedPageBreak/>
        <w:t xml:space="preserve">functions. The ability to generate linearized models is important for eigenanalysis (to derive structural natural frequencies, damping ratios, and mode shapes), controls design (based on linear state-space models), stability analysis, gradients for optimization problems, and support for the development of reduced-order models. </w:t>
      </w:r>
      <w:r w:rsidR="00213F2F">
        <w:t>The focus of the linearization effort to-date has been on (1) structuring the FAST source code to enable linearization; (2) developing the general approach to linearizing the mesh-mapping within the module-to-module input-output coupling relationships, including rotations; (3) linearizing core (but not all) features of the InflowWind, AeroDyn v15, ServoDyn, and ElastoDyn modules and their coupling; and (4) verifying this implementation through application to sample cases. Linearization functionality for other important features, BeamDyn, and offshore wind turbines will be added in the future.</w:t>
      </w:r>
      <w:r w:rsidR="009105D5">
        <w:t xml:space="preserve"> The development and verification of this new linearization functionality, as well as the concepts and mathematical background needed to understand and apply it correctly, are summarized in the paper titled, “FAST modularization framework for wind turbine simulation: full-system linearization”, to be presented at TORQUE 2016.</w:t>
      </w:r>
    </w:p>
    <w:p w14:paraId="1D352B83" w14:textId="3C3C5EF3" w:rsidR="00FA512F" w:rsidRDefault="00FA512F" w:rsidP="00CF61A4">
      <w:pPr>
        <w:pStyle w:val="ListParagraph"/>
        <w:numPr>
          <w:ilvl w:val="0"/>
          <w:numId w:val="6"/>
        </w:numPr>
      </w:pPr>
      <w:r>
        <w:t>In BeamDyn, we added the full finite-element mass and stiffness matrices</w:t>
      </w:r>
      <w:r w:rsidR="0036575C">
        <w:t xml:space="preserve"> of the blade model</w:t>
      </w:r>
      <w:r>
        <w:t xml:space="preserve"> at time zero to the BeamDyn summary file; these are useful for checking the standalone blade natural frequencies.</w:t>
      </w:r>
    </w:p>
    <w:p w14:paraId="39177389" w14:textId="347C3CCC" w:rsidR="00FA512F" w:rsidRDefault="00FA512F" w:rsidP="00CF61A4">
      <w:pPr>
        <w:pStyle w:val="ListParagraph"/>
        <w:numPr>
          <w:ilvl w:val="0"/>
          <w:numId w:val="6"/>
        </w:numPr>
      </w:pPr>
      <w:r>
        <w:t>We fixed a problem in BeamDyn whereby its velocities were initialized incorrectly when ElastoDyn was initialized with nonzero deflections/displacements (initial rotor speeds in ElastoDyn were OK; initial blade-pitch angles in ElastoDyn were OK if the blade geometry in BeamDyn was coincident with the pitch axis).</w:t>
      </w:r>
    </w:p>
    <w:p w14:paraId="39307639" w14:textId="42886403" w:rsidR="002F78FC" w:rsidRDefault="002F78FC" w:rsidP="00B10BDB">
      <w:pPr>
        <w:pStyle w:val="ListParagraph"/>
        <w:numPr>
          <w:ilvl w:val="0"/>
          <w:numId w:val="6"/>
        </w:numPr>
      </w:pPr>
      <w:r>
        <w:t xml:space="preserve">FAST v8.16.00a-bjj is compiled with the components listed in </w:t>
      </w:r>
      <w:r w:rsidR="00B10BDB">
        <w:fldChar w:fldCharType="begin"/>
      </w:r>
      <w:r w:rsidR="00B10BDB">
        <w:instrText xml:space="preserve"> REF _Ref457342455 \h </w:instrText>
      </w:r>
      <w:r w:rsidR="00B10BDB">
        <w:fldChar w:fldCharType="separate"/>
      </w:r>
      <w:r w:rsidR="003311C5">
        <w:t xml:space="preserve">Table </w:t>
      </w:r>
      <w:r w:rsidR="003311C5">
        <w:rPr>
          <w:noProof/>
        </w:rPr>
        <w:t>2</w:t>
      </w:r>
      <w:r w:rsidR="00B10BDB">
        <w:fldChar w:fldCharType="end"/>
      </w:r>
      <w:r>
        <w:t>.</w:t>
      </w:r>
    </w:p>
    <w:p w14:paraId="3D6BE8E7" w14:textId="6FD2B44A" w:rsidR="00DD56D4" w:rsidRDefault="00DD56D4">
      <w:r>
        <w:br w:type="page"/>
      </w:r>
    </w:p>
    <w:p w14:paraId="0434B34E" w14:textId="22C4978D" w:rsidR="00453112" w:rsidRDefault="00453112" w:rsidP="00453112">
      <w:pPr>
        <w:pStyle w:val="Caption"/>
        <w:keepNext/>
        <w:ind w:left="360"/>
        <w:jc w:val="center"/>
      </w:pPr>
      <w:bookmarkStart w:id="14" w:name="_Ref457342455"/>
      <w:r>
        <w:lastRenderedPageBreak/>
        <w:t xml:space="preserve">Table </w:t>
      </w:r>
      <w:r w:rsidR="00686845">
        <w:fldChar w:fldCharType="begin"/>
      </w:r>
      <w:r w:rsidR="00686845">
        <w:instrText xml:space="preserve"> SEQ Table \* ARABIC </w:instrText>
      </w:r>
      <w:r w:rsidR="00686845">
        <w:fldChar w:fldCharType="separate"/>
      </w:r>
      <w:r w:rsidR="003311C5">
        <w:rPr>
          <w:noProof/>
        </w:rPr>
        <w:t>2</w:t>
      </w:r>
      <w:r w:rsidR="00686845">
        <w:rPr>
          <w:noProof/>
        </w:rPr>
        <w:fldChar w:fldCharType="end"/>
      </w:r>
      <w:bookmarkEnd w:id="14"/>
      <w:r>
        <w:t>: Components in FAST v8.16.00a-bjj</w:t>
      </w:r>
    </w:p>
    <w:tbl>
      <w:tblPr>
        <w:tblStyle w:val="LightList-Accent1"/>
        <w:tblW w:w="0" w:type="auto"/>
        <w:jc w:val="center"/>
        <w:tblLook w:val="04A0" w:firstRow="1" w:lastRow="0" w:firstColumn="1" w:lastColumn="0" w:noHBand="0" w:noVBand="1"/>
      </w:tblPr>
      <w:tblGrid>
        <w:gridCol w:w="2485"/>
        <w:gridCol w:w="2421"/>
        <w:gridCol w:w="2795"/>
      </w:tblGrid>
      <w:tr w:rsidR="00453112" w14:paraId="4F759757" w14:textId="77777777" w:rsidTr="001D37F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74CF6CE8" w14:textId="77777777" w:rsidR="00453112" w:rsidRDefault="00453112" w:rsidP="001D37F6">
            <w:pPr>
              <w:rPr>
                <w:b w:val="0"/>
                <w:bCs w:val="0"/>
                <w:color w:val="auto"/>
              </w:rPr>
            </w:pPr>
            <w:r>
              <w:t>Component</w:t>
            </w:r>
          </w:p>
        </w:tc>
        <w:tc>
          <w:tcPr>
            <w:tcW w:w="0" w:type="auto"/>
            <w:tcBorders>
              <w:bottom w:val="single" w:sz="8" w:space="0" w:color="4F81BD" w:themeColor="accent1"/>
            </w:tcBorders>
          </w:tcPr>
          <w:p w14:paraId="5491FB9D" w14:textId="77777777" w:rsidR="00453112" w:rsidRDefault="00453112" w:rsidP="001D37F6">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7F6E8F1F" w14:textId="77777777" w:rsidR="00453112" w:rsidRDefault="00453112" w:rsidP="001D37F6">
            <w:pPr>
              <w:cnfStyle w:val="100000000000" w:firstRow="1" w:lastRow="0" w:firstColumn="0" w:lastColumn="0" w:oddVBand="0" w:evenVBand="0" w:oddHBand="0" w:evenHBand="0" w:firstRowFirstColumn="0" w:firstRowLastColumn="0" w:lastRowFirstColumn="0" w:lastRowLastColumn="0"/>
            </w:pPr>
          </w:p>
        </w:tc>
      </w:tr>
      <w:tr w:rsidR="00453112" w14:paraId="5EA10A50"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6D3BC0D7" w14:textId="77777777" w:rsidR="00453112" w:rsidRPr="00405A94" w:rsidRDefault="00453112" w:rsidP="001D37F6">
            <w:r w:rsidRPr="00405A94">
              <w:t>Modules</w:t>
            </w:r>
          </w:p>
        </w:tc>
        <w:tc>
          <w:tcPr>
            <w:tcW w:w="0" w:type="auto"/>
            <w:shd w:val="clear" w:color="auto" w:fill="B8CCE4" w:themeFill="accent1" w:themeFillTint="66"/>
          </w:tcPr>
          <w:p w14:paraId="2861E8F3" w14:textId="77777777" w:rsidR="00453112" w:rsidRPr="00F65048" w:rsidRDefault="00453112" w:rsidP="001D37F6">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4F327AE2" w14:textId="77777777" w:rsidR="00453112" w:rsidRPr="00F65048" w:rsidRDefault="00453112" w:rsidP="001D37F6">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Pr>
                <w:sz w:val="16"/>
              </w:rPr>
              <w:t>s</w:t>
            </w:r>
            <w:r w:rsidRPr="00F2770C">
              <w:rPr>
                <w:sz w:val="16"/>
              </w:rPr>
              <w:t>)</w:t>
            </w:r>
          </w:p>
        </w:tc>
      </w:tr>
      <w:tr w:rsidR="00453112" w14:paraId="1C91984D"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3159393" w14:textId="77777777" w:rsidR="00453112" w:rsidRPr="008768D5" w:rsidRDefault="00453112" w:rsidP="001D37F6">
            <w:pPr>
              <w:rPr>
                <w:b w:val="0"/>
              </w:rPr>
            </w:pPr>
            <w:r w:rsidRPr="008768D5">
              <w:rPr>
                <w:b w:val="0"/>
              </w:rPr>
              <w:t>ElastoDyn</w:t>
            </w:r>
          </w:p>
        </w:tc>
        <w:tc>
          <w:tcPr>
            <w:tcW w:w="2421" w:type="dxa"/>
          </w:tcPr>
          <w:p w14:paraId="4DCB598D" w14:textId="231198C8" w:rsidR="00453112" w:rsidRPr="00770256" w:rsidRDefault="00453112" w:rsidP="00770256">
            <w:pPr>
              <w:cnfStyle w:val="000000000000" w:firstRow="0" w:lastRow="0" w:firstColumn="0" w:lastColumn="0" w:oddVBand="0" w:evenVBand="0" w:oddHBand="0" w:evenHBand="0" w:firstRowFirstColumn="0" w:firstRowLastColumn="0" w:lastRowFirstColumn="0" w:lastRowLastColumn="0"/>
            </w:pPr>
            <w:r w:rsidRPr="00770256">
              <w:t>v1.0</w:t>
            </w:r>
            <w:r w:rsidR="00770256" w:rsidRPr="00770256">
              <w:t>4</w:t>
            </w:r>
            <w:r w:rsidRPr="00770256">
              <w:t>.0</w:t>
            </w:r>
            <w:r w:rsidR="00770256" w:rsidRPr="00770256">
              <w:t>0</w:t>
            </w:r>
            <w:r w:rsidRPr="00770256">
              <w:t>a-bjj</w:t>
            </w:r>
          </w:p>
        </w:tc>
        <w:tc>
          <w:tcPr>
            <w:tcW w:w="2795" w:type="dxa"/>
          </w:tcPr>
          <w:p w14:paraId="0D374653"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rsidRPr="00F2770C">
              <w:t>ED</w:t>
            </w:r>
          </w:p>
        </w:tc>
      </w:tr>
      <w:tr w:rsidR="00453112" w14:paraId="6F4ED9FA"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88C73A7" w14:textId="77777777" w:rsidR="00453112" w:rsidRPr="008768D5" w:rsidRDefault="00453112" w:rsidP="001D37F6">
            <w:pPr>
              <w:rPr>
                <w:b w:val="0"/>
              </w:rPr>
            </w:pPr>
            <w:r w:rsidRPr="00AA173A">
              <w:rPr>
                <w:b w:val="0"/>
              </w:rPr>
              <w:t>BeamDyn</w:t>
            </w:r>
          </w:p>
        </w:tc>
        <w:tc>
          <w:tcPr>
            <w:tcW w:w="2421" w:type="dxa"/>
          </w:tcPr>
          <w:p w14:paraId="5F3D918D" w14:textId="414D2E0B" w:rsidR="00453112" w:rsidRPr="00770256" w:rsidRDefault="00453112" w:rsidP="00770256">
            <w:pPr>
              <w:cnfStyle w:val="000000100000" w:firstRow="0" w:lastRow="0" w:firstColumn="0" w:lastColumn="0" w:oddVBand="0" w:evenVBand="0" w:oddHBand="1" w:evenHBand="0" w:firstRowFirstColumn="0" w:firstRowLastColumn="0" w:lastRowFirstColumn="0" w:lastRowLastColumn="0"/>
            </w:pPr>
            <w:r w:rsidRPr="00770256">
              <w:t>v1.01.0</w:t>
            </w:r>
            <w:r w:rsidR="00770256" w:rsidRPr="00770256">
              <w:t>4</w:t>
            </w:r>
          </w:p>
        </w:tc>
        <w:tc>
          <w:tcPr>
            <w:tcW w:w="2795" w:type="dxa"/>
          </w:tcPr>
          <w:p w14:paraId="5805BDCA"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r>
              <w:t>BD</w:t>
            </w:r>
          </w:p>
        </w:tc>
      </w:tr>
      <w:tr w:rsidR="00453112" w14:paraId="3F028093"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F0D45BB" w14:textId="77777777" w:rsidR="00453112" w:rsidRPr="00405A94" w:rsidRDefault="00453112" w:rsidP="001D37F6">
            <w:pPr>
              <w:rPr>
                <w:b w:val="0"/>
              </w:rPr>
            </w:pPr>
            <w:r w:rsidRPr="00405A94">
              <w:rPr>
                <w:b w:val="0"/>
              </w:rPr>
              <w:t>AeroDyn</w:t>
            </w:r>
            <w:r>
              <w:rPr>
                <w:b w:val="0"/>
              </w:rPr>
              <w:t>14</w:t>
            </w:r>
          </w:p>
        </w:tc>
        <w:tc>
          <w:tcPr>
            <w:tcW w:w="2421" w:type="dxa"/>
          </w:tcPr>
          <w:p w14:paraId="7B38DEC9" w14:textId="10FD3F93" w:rsidR="00453112" w:rsidRPr="00E2239D" w:rsidRDefault="00453112" w:rsidP="00770256">
            <w:pPr>
              <w:cnfStyle w:val="000000000000" w:firstRow="0" w:lastRow="0" w:firstColumn="0" w:lastColumn="0" w:oddVBand="0" w:evenVBand="0" w:oddHBand="0" w:evenHBand="0" w:firstRowFirstColumn="0" w:firstRowLastColumn="0" w:lastRowFirstColumn="0" w:lastRowLastColumn="0"/>
              <w:rPr>
                <w:highlight w:val="yellow"/>
              </w:rPr>
            </w:pPr>
            <w:r w:rsidRPr="00770256">
              <w:t>v14.05.0</w:t>
            </w:r>
            <w:r w:rsidR="00770256" w:rsidRPr="00770256">
              <w:t>1</w:t>
            </w:r>
            <w:r w:rsidRPr="00770256">
              <w:t>a-bjj</w:t>
            </w:r>
          </w:p>
        </w:tc>
        <w:tc>
          <w:tcPr>
            <w:tcW w:w="2795" w:type="dxa"/>
          </w:tcPr>
          <w:p w14:paraId="4FC7CCA4"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rsidRPr="00F2770C">
              <w:t>AD</w:t>
            </w:r>
          </w:p>
        </w:tc>
      </w:tr>
      <w:tr w:rsidR="00453112" w14:paraId="736D4682"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E0B6ECD" w14:textId="77777777" w:rsidR="00453112" w:rsidRPr="00C308E8" w:rsidRDefault="00453112" w:rsidP="001D37F6">
            <w:pPr>
              <w:rPr>
                <w:b w:val="0"/>
              </w:rPr>
            </w:pPr>
            <w:r>
              <w:rPr>
                <w:b w:val="0"/>
              </w:rPr>
              <w:t>AeroDyn</w:t>
            </w:r>
          </w:p>
        </w:tc>
        <w:tc>
          <w:tcPr>
            <w:tcW w:w="2421" w:type="dxa"/>
          </w:tcPr>
          <w:p w14:paraId="77A6A1C9" w14:textId="1B1966FA" w:rsidR="00453112" w:rsidRPr="00770256" w:rsidRDefault="00453112" w:rsidP="00770256">
            <w:pPr>
              <w:cnfStyle w:val="000000100000" w:firstRow="0" w:lastRow="0" w:firstColumn="0" w:lastColumn="0" w:oddVBand="0" w:evenVBand="0" w:oddHBand="1" w:evenHBand="0" w:firstRowFirstColumn="0" w:firstRowLastColumn="0" w:lastRowFirstColumn="0" w:lastRowLastColumn="0"/>
            </w:pPr>
            <w:r w:rsidRPr="00770256">
              <w:t>v15.0</w:t>
            </w:r>
            <w:r w:rsidR="00770256" w:rsidRPr="00770256">
              <w:t>3</w:t>
            </w:r>
            <w:r w:rsidRPr="00770256">
              <w:t>.0</w:t>
            </w:r>
            <w:r w:rsidR="00770256" w:rsidRPr="00770256">
              <w:t>0</w:t>
            </w:r>
          </w:p>
        </w:tc>
        <w:tc>
          <w:tcPr>
            <w:tcW w:w="2795" w:type="dxa"/>
          </w:tcPr>
          <w:p w14:paraId="4E998AC3"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r>
              <w:t>AD</w:t>
            </w:r>
          </w:p>
        </w:tc>
      </w:tr>
      <w:tr w:rsidR="00453112" w14:paraId="32F68C93"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236EA1A" w14:textId="77777777" w:rsidR="00453112" w:rsidRPr="00770256" w:rsidRDefault="00453112" w:rsidP="001D37F6">
            <w:pPr>
              <w:rPr>
                <w:b w:val="0"/>
              </w:rPr>
            </w:pPr>
            <w:r w:rsidRPr="00770256">
              <w:rPr>
                <w:b w:val="0"/>
              </w:rPr>
              <w:t>InflowWind</w:t>
            </w:r>
          </w:p>
        </w:tc>
        <w:tc>
          <w:tcPr>
            <w:tcW w:w="2421" w:type="dxa"/>
          </w:tcPr>
          <w:p w14:paraId="4FBFD178" w14:textId="106DC2FF" w:rsidR="00453112" w:rsidRPr="00770256" w:rsidRDefault="00453112" w:rsidP="00770256">
            <w:pPr>
              <w:cnfStyle w:val="000000000000" w:firstRow="0" w:lastRow="0" w:firstColumn="0" w:lastColumn="0" w:oddVBand="0" w:evenVBand="0" w:oddHBand="0" w:evenHBand="0" w:firstRowFirstColumn="0" w:firstRowLastColumn="0" w:lastRowFirstColumn="0" w:lastRowLastColumn="0"/>
            </w:pPr>
            <w:r w:rsidRPr="00770256">
              <w:t>v3.0</w:t>
            </w:r>
            <w:r w:rsidR="00770256" w:rsidRPr="00770256">
              <w:t>3</w:t>
            </w:r>
            <w:r w:rsidRPr="00770256">
              <w:t>.00a</w:t>
            </w:r>
          </w:p>
        </w:tc>
        <w:tc>
          <w:tcPr>
            <w:tcW w:w="2795" w:type="dxa"/>
          </w:tcPr>
          <w:p w14:paraId="0CD3C343"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rsidRPr="00F2770C">
              <w:t>IfW</w:t>
            </w:r>
          </w:p>
        </w:tc>
      </w:tr>
      <w:tr w:rsidR="00453112" w14:paraId="330759BD"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77BB5D3" w14:textId="77777777" w:rsidR="00453112" w:rsidRPr="00770256" w:rsidRDefault="00453112" w:rsidP="001D37F6">
            <w:pPr>
              <w:rPr>
                <w:b w:val="0"/>
              </w:rPr>
            </w:pPr>
            <w:r w:rsidRPr="00770256">
              <w:rPr>
                <w:b w:val="0"/>
              </w:rPr>
              <w:t>ServoDyn</w:t>
            </w:r>
          </w:p>
        </w:tc>
        <w:tc>
          <w:tcPr>
            <w:tcW w:w="2421" w:type="dxa"/>
          </w:tcPr>
          <w:p w14:paraId="1FFB3200" w14:textId="3A03A391" w:rsidR="00453112" w:rsidRPr="00770256" w:rsidRDefault="00453112" w:rsidP="00770256">
            <w:pPr>
              <w:cnfStyle w:val="000000100000" w:firstRow="0" w:lastRow="0" w:firstColumn="0" w:lastColumn="0" w:oddVBand="0" w:evenVBand="0" w:oddHBand="1" w:evenHBand="0" w:firstRowFirstColumn="0" w:firstRowLastColumn="0" w:lastRowFirstColumn="0" w:lastRowLastColumn="0"/>
            </w:pPr>
            <w:r w:rsidRPr="00770256">
              <w:t>v1.0</w:t>
            </w:r>
            <w:r w:rsidR="00770256" w:rsidRPr="00770256">
              <w:t>6</w:t>
            </w:r>
            <w:r w:rsidRPr="00770256">
              <w:t>.00a-bjj</w:t>
            </w:r>
          </w:p>
        </w:tc>
        <w:tc>
          <w:tcPr>
            <w:tcW w:w="2795" w:type="dxa"/>
          </w:tcPr>
          <w:p w14:paraId="02B9F562"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r w:rsidRPr="00F2770C">
              <w:t>SrvD</w:t>
            </w:r>
          </w:p>
        </w:tc>
      </w:tr>
      <w:tr w:rsidR="00453112" w14:paraId="5ADDF29D"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C0A76CA" w14:textId="77777777" w:rsidR="00453112" w:rsidRPr="00405A94" w:rsidRDefault="00453112" w:rsidP="001D37F6">
            <w:pPr>
              <w:rPr>
                <w:b w:val="0"/>
              </w:rPr>
            </w:pPr>
            <w:r>
              <w:rPr>
                <w:b w:val="0"/>
              </w:rPr>
              <w:t>TMD (part of ServoDyn)</w:t>
            </w:r>
          </w:p>
        </w:tc>
        <w:tc>
          <w:tcPr>
            <w:tcW w:w="2421" w:type="dxa"/>
          </w:tcPr>
          <w:p w14:paraId="787BE6AA" w14:textId="77777777" w:rsidR="00453112" w:rsidRPr="00770256" w:rsidRDefault="00453112" w:rsidP="001D37F6">
            <w:pPr>
              <w:cnfStyle w:val="000000000000" w:firstRow="0" w:lastRow="0" w:firstColumn="0" w:lastColumn="0" w:oddVBand="0" w:evenVBand="0" w:oddHBand="0" w:evenHBand="0" w:firstRowFirstColumn="0" w:firstRowLastColumn="0" w:lastRowFirstColumn="0" w:lastRowLastColumn="0"/>
            </w:pPr>
            <w:r w:rsidRPr="00770256">
              <w:t>v1.02.01-sp</w:t>
            </w:r>
          </w:p>
        </w:tc>
        <w:tc>
          <w:tcPr>
            <w:tcW w:w="2795" w:type="dxa"/>
          </w:tcPr>
          <w:p w14:paraId="444D0C4E"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t>TMD</w:t>
            </w:r>
          </w:p>
        </w:tc>
      </w:tr>
      <w:tr w:rsidR="00453112" w14:paraId="7784FBB0"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FB1488E" w14:textId="77777777" w:rsidR="00453112" w:rsidRPr="00405A94" w:rsidRDefault="00453112" w:rsidP="001D37F6">
            <w:pPr>
              <w:rPr>
                <w:b w:val="0"/>
              </w:rPr>
            </w:pPr>
            <w:r w:rsidRPr="00405A94">
              <w:rPr>
                <w:b w:val="0"/>
              </w:rPr>
              <w:t>HydroDyn</w:t>
            </w:r>
          </w:p>
        </w:tc>
        <w:tc>
          <w:tcPr>
            <w:tcW w:w="2421" w:type="dxa"/>
          </w:tcPr>
          <w:p w14:paraId="1F39290F" w14:textId="710B61EF" w:rsidR="00453112" w:rsidRPr="00770256" w:rsidRDefault="00453112" w:rsidP="00770256">
            <w:pPr>
              <w:cnfStyle w:val="000000100000" w:firstRow="0" w:lastRow="0" w:firstColumn="0" w:lastColumn="0" w:oddVBand="0" w:evenVBand="0" w:oddHBand="1" w:evenHBand="0" w:firstRowFirstColumn="0" w:firstRowLastColumn="0" w:lastRowFirstColumn="0" w:lastRowLastColumn="0"/>
            </w:pPr>
            <w:r w:rsidRPr="00770256">
              <w:t>v2.05.0</w:t>
            </w:r>
            <w:r w:rsidR="00770256" w:rsidRPr="00770256">
              <w:t>1</w:t>
            </w:r>
          </w:p>
        </w:tc>
        <w:tc>
          <w:tcPr>
            <w:tcW w:w="2795" w:type="dxa"/>
          </w:tcPr>
          <w:p w14:paraId="6EE8E423"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r w:rsidRPr="00F2770C">
              <w:t>HD</w:t>
            </w:r>
          </w:p>
        </w:tc>
      </w:tr>
      <w:tr w:rsidR="00453112" w14:paraId="04433B43"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3B87B36" w14:textId="77777777" w:rsidR="00453112" w:rsidRPr="00473920" w:rsidRDefault="00453112" w:rsidP="001D37F6">
            <w:pPr>
              <w:rPr>
                <w:b w:val="0"/>
              </w:rPr>
            </w:pPr>
            <w:r w:rsidRPr="00473920">
              <w:rPr>
                <w:b w:val="0"/>
              </w:rPr>
              <w:t>SubDyn</w:t>
            </w:r>
          </w:p>
        </w:tc>
        <w:tc>
          <w:tcPr>
            <w:tcW w:w="2421" w:type="dxa"/>
          </w:tcPr>
          <w:p w14:paraId="175B8C3A" w14:textId="77777777" w:rsidR="00453112" w:rsidRPr="00770256" w:rsidRDefault="00453112" w:rsidP="001D37F6">
            <w:pPr>
              <w:cnfStyle w:val="000000000000" w:firstRow="0" w:lastRow="0" w:firstColumn="0" w:lastColumn="0" w:oddVBand="0" w:evenVBand="0" w:oddHBand="0" w:evenHBand="0" w:firstRowFirstColumn="0" w:firstRowLastColumn="0" w:lastRowFirstColumn="0" w:lastRowLastColumn="0"/>
            </w:pPr>
            <w:r w:rsidRPr="00770256">
              <w:t>v1.03.00</w:t>
            </w:r>
          </w:p>
        </w:tc>
        <w:tc>
          <w:tcPr>
            <w:tcW w:w="2795" w:type="dxa"/>
          </w:tcPr>
          <w:p w14:paraId="2E1F5D18"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rsidRPr="00F2770C">
              <w:t>SD</w:t>
            </w:r>
          </w:p>
        </w:tc>
      </w:tr>
      <w:tr w:rsidR="00453112" w14:paraId="2F0B19F8"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2452F24" w14:textId="77777777" w:rsidR="00453112" w:rsidRPr="00405A94" w:rsidRDefault="00453112" w:rsidP="001D37F6">
            <w:pPr>
              <w:rPr>
                <w:b w:val="0"/>
              </w:rPr>
            </w:pPr>
            <w:r w:rsidRPr="00405A94">
              <w:rPr>
                <w:b w:val="0"/>
              </w:rPr>
              <w:t>MAP</w:t>
            </w:r>
            <w:r>
              <w:rPr>
                <w:b w:val="0"/>
              </w:rPr>
              <w:t>++</w:t>
            </w:r>
          </w:p>
        </w:tc>
        <w:tc>
          <w:tcPr>
            <w:tcW w:w="2421" w:type="dxa"/>
          </w:tcPr>
          <w:p w14:paraId="532E3B96" w14:textId="77777777" w:rsidR="00453112" w:rsidRPr="00770256" w:rsidRDefault="00453112" w:rsidP="001D37F6">
            <w:pPr>
              <w:cnfStyle w:val="000000100000" w:firstRow="0" w:lastRow="0" w:firstColumn="0" w:lastColumn="0" w:oddVBand="0" w:evenVBand="0" w:oddHBand="1" w:evenHBand="0" w:firstRowFirstColumn="0" w:firstRowLastColumn="0" w:lastRowFirstColumn="0" w:lastRowLastColumn="0"/>
            </w:pPr>
            <w:r w:rsidRPr="00770256">
              <w:t>1.20.10</w:t>
            </w:r>
          </w:p>
        </w:tc>
        <w:tc>
          <w:tcPr>
            <w:tcW w:w="2795" w:type="dxa"/>
          </w:tcPr>
          <w:p w14:paraId="2FB0DC95"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r w:rsidRPr="00F2770C">
              <w:t>MAP</w:t>
            </w:r>
          </w:p>
        </w:tc>
      </w:tr>
      <w:tr w:rsidR="00453112" w14:paraId="7AD74A2A"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7F010C4" w14:textId="77777777" w:rsidR="00453112" w:rsidRPr="00405A94" w:rsidRDefault="00453112" w:rsidP="001D37F6">
            <w:pPr>
              <w:rPr>
                <w:b w:val="0"/>
              </w:rPr>
            </w:pPr>
            <w:r w:rsidRPr="00405A94">
              <w:rPr>
                <w:b w:val="0"/>
              </w:rPr>
              <w:t>FEAMooring</w:t>
            </w:r>
          </w:p>
        </w:tc>
        <w:tc>
          <w:tcPr>
            <w:tcW w:w="2421" w:type="dxa"/>
          </w:tcPr>
          <w:p w14:paraId="2FC00898" w14:textId="40C3C6A7" w:rsidR="00453112" w:rsidRPr="00770256" w:rsidRDefault="00453112" w:rsidP="00770256">
            <w:pPr>
              <w:cnfStyle w:val="000000000000" w:firstRow="0" w:lastRow="0" w:firstColumn="0" w:lastColumn="0" w:oddVBand="0" w:evenVBand="0" w:oddHBand="0" w:evenHBand="0" w:firstRowFirstColumn="0" w:firstRowLastColumn="0" w:lastRowFirstColumn="0" w:lastRowLastColumn="0"/>
            </w:pPr>
            <w:r w:rsidRPr="00770256">
              <w:t>v1.02.0</w:t>
            </w:r>
            <w:r w:rsidR="00770256" w:rsidRPr="00770256">
              <w:t>1</w:t>
            </w:r>
          </w:p>
        </w:tc>
        <w:tc>
          <w:tcPr>
            <w:tcW w:w="2795" w:type="dxa"/>
          </w:tcPr>
          <w:p w14:paraId="75167D71"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rsidRPr="00F2770C">
              <w:t>FEAM</w:t>
            </w:r>
          </w:p>
        </w:tc>
      </w:tr>
      <w:tr w:rsidR="00453112" w14:paraId="62BA137C"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0451FAD" w14:textId="77777777" w:rsidR="00453112" w:rsidRPr="005509D5" w:rsidRDefault="00453112" w:rsidP="001D37F6">
            <w:pPr>
              <w:rPr>
                <w:b w:val="0"/>
              </w:rPr>
            </w:pPr>
            <w:r w:rsidRPr="005509D5">
              <w:rPr>
                <w:b w:val="0"/>
              </w:rPr>
              <w:t>MoorDyn</w:t>
            </w:r>
          </w:p>
        </w:tc>
        <w:tc>
          <w:tcPr>
            <w:tcW w:w="2421" w:type="dxa"/>
          </w:tcPr>
          <w:p w14:paraId="66DCF168" w14:textId="77777777" w:rsidR="00453112" w:rsidRPr="00770256" w:rsidRDefault="00453112" w:rsidP="001D37F6">
            <w:pPr>
              <w:cnfStyle w:val="000000100000" w:firstRow="0" w:lastRow="0" w:firstColumn="0" w:lastColumn="0" w:oddVBand="0" w:evenVBand="0" w:oddHBand="1" w:evenHBand="0" w:firstRowFirstColumn="0" w:firstRowLastColumn="0" w:lastRowFirstColumn="0" w:lastRowLastColumn="0"/>
            </w:pPr>
            <w:r w:rsidRPr="00770256">
              <w:t>v1.01.02F</w:t>
            </w:r>
          </w:p>
        </w:tc>
        <w:tc>
          <w:tcPr>
            <w:tcW w:w="2795" w:type="dxa"/>
          </w:tcPr>
          <w:p w14:paraId="45262083"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r>
              <w:t>MD</w:t>
            </w:r>
          </w:p>
        </w:tc>
      </w:tr>
      <w:tr w:rsidR="00453112" w14:paraId="5174C863"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78A6A58" w14:textId="77777777" w:rsidR="00453112" w:rsidRPr="00405A94" w:rsidRDefault="00453112" w:rsidP="001D37F6">
            <w:pPr>
              <w:rPr>
                <w:b w:val="0"/>
              </w:rPr>
            </w:pPr>
            <w:r>
              <w:rPr>
                <w:b w:val="0"/>
              </w:rPr>
              <w:t>OrcaFlexInterface</w:t>
            </w:r>
          </w:p>
        </w:tc>
        <w:tc>
          <w:tcPr>
            <w:tcW w:w="2421" w:type="dxa"/>
          </w:tcPr>
          <w:p w14:paraId="341E73D5" w14:textId="16B5C315" w:rsidR="00453112" w:rsidRPr="009753A7" w:rsidRDefault="00453112" w:rsidP="009753A7">
            <w:pPr>
              <w:cnfStyle w:val="000000000000" w:firstRow="0" w:lastRow="0" w:firstColumn="0" w:lastColumn="0" w:oddVBand="0" w:evenVBand="0" w:oddHBand="0" w:evenHBand="0" w:firstRowFirstColumn="0" w:firstRowLastColumn="0" w:lastRowFirstColumn="0" w:lastRowLastColumn="0"/>
            </w:pPr>
            <w:r w:rsidRPr="009753A7">
              <w:t>v1.01.0</w:t>
            </w:r>
            <w:r w:rsidR="009753A7" w:rsidRPr="009753A7">
              <w:t>2</w:t>
            </w:r>
          </w:p>
        </w:tc>
        <w:tc>
          <w:tcPr>
            <w:tcW w:w="2795" w:type="dxa"/>
          </w:tcPr>
          <w:p w14:paraId="0F4E7F42"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t>Orca</w:t>
            </w:r>
          </w:p>
        </w:tc>
      </w:tr>
      <w:tr w:rsidR="00453112" w14:paraId="5101AE09"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386DC3" w14:textId="77777777" w:rsidR="00453112" w:rsidRPr="00E1473A" w:rsidRDefault="00453112" w:rsidP="001D37F6">
            <w:pPr>
              <w:rPr>
                <w:b w:val="0"/>
              </w:rPr>
            </w:pPr>
            <w:r w:rsidRPr="00E1473A">
              <w:rPr>
                <w:b w:val="0"/>
              </w:rPr>
              <w:t>IceFloe</w:t>
            </w:r>
          </w:p>
        </w:tc>
        <w:tc>
          <w:tcPr>
            <w:tcW w:w="2421" w:type="dxa"/>
          </w:tcPr>
          <w:p w14:paraId="77D7859D" w14:textId="06233067" w:rsidR="00453112" w:rsidRPr="00E1473A" w:rsidRDefault="00453112" w:rsidP="00E1473A">
            <w:pPr>
              <w:cnfStyle w:val="000000100000" w:firstRow="0" w:lastRow="0" w:firstColumn="0" w:lastColumn="0" w:oddVBand="0" w:evenVBand="0" w:oddHBand="1" w:evenHBand="0" w:firstRowFirstColumn="0" w:firstRowLastColumn="0" w:lastRowFirstColumn="0" w:lastRowLastColumn="0"/>
            </w:pPr>
            <w:r w:rsidRPr="00E1473A">
              <w:t>v1.01.</w:t>
            </w:r>
            <w:r w:rsidR="00E1473A" w:rsidRPr="00E1473A">
              <w:t>01</w:t>
            </w:r>
          </w:p>
        </w:tc>
        <w:tc>
          <w:tcPr>
            <w:tcW w:w="2795" w:type="dxa"/>
          </w:tcPr>
          <w:p w14:paraId="222DC595"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r w:rsidRPr="00F2770C">
              <w:t>IceF</w:t>
            </w:r>
          </w:p>
        </w:tc>
      </w:tr>
      <w:tr w:rsidR="00453112" w14:paraId="3798DDC6"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87E5EFE" w14:textId="77777777" w:rsidR="00453112" w:rsidRPr="00405A94" w:rsidRDefault="00453112" w:rsidP="001D37F6">
            <w:pPr>
              <w:rPr>
                <w:b w:val="0"/>
              </w:rPr>
            </w:pPr>
            <w:r w:rsidRPr="00405A94">
              <w:rPr>
                <w:b w:val="0"/>
              </w:rPr>
              <w:t>IceDyn</w:t>
            </w:r>
          </w:p>
        </w:tc>
        <w:tc>
          <w:tcPr>
            <w:tcW w:w="2421" w:type="dxa"/>
          </w:tcPr>
          <w:p w14:paraId="330F1A4E" w14:textId="2B159DB2" w:rsidR="00453112" w:rsidRPr="00E1473A" w:rsidRDefault="00453112" w:rsidP="00E1473A">
            <w:pPr>
              <w:cnfStyle w:val="000000000000" w:firstRow="0" w:lastRow="0" w:firstColumn="0" w:lastColumn="0" w:oddVBand="0" w:evenVBand="0" w:oddHBand="0" w:evenHBand="0" w:firstRowFirstColumn="0" w:firstRowLastColumn="0" w:lastRowFirstColumn="0" w:lastRowLastColumn="0"/>
            </w:pPr>
            <w:r w:rsidRPr="00E1473A">
              <w:t>v1.02.</w:t>
            </w:r>
            <w:r w:rsidR="00E1473A" w:rsidRPr="00E1473A">
              <w:t>01</w:t>
            </w:r>
          </w:p>
        </w:tc>
        <w:tc>
          <w:tcPr>
            <w:tcW w:w="2795" w:type="dxa"/>
          </w:tcPr>
          <w:p w14:paraId="6570E89E"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rsidRPr="00F2770C">
              <w:t>IceD</w:t>
            </w:r>
          </w:p>
        </w:tc>
      </w:tr>
      <w:tr w:rsidR="00453112" w:rsidRPr="000F3583" w14:paraId="437D1FF4" w14:textId="77777777" w:rsidTr="001D37F6">
        <w:trPr>
          <w:cnfStyle w:val="000000100000" w:firstRow="0" w:lastRow="0" w:firstColumn="0" w:lastColumn="0" w:oddVBand="0" w:evenVBand="0" w:oddHBand="1" w:evenHBand="0" w:firstRowFirstColumn="0" w:firstRowLastColumn="0" w:lastRowFirstColumn="0" w:lastRowLastColumn="0"/>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E80CFBD" w14:textId="77777777" w:rsidR="00453112" w:rsidRPr="00AC31AB" w:rsidRDefault="00453112" w:rsidP="001D37F6">
            <w:r w:rsidRPr="00AC31AB">
              <w:t>Other Component</w:t>
            </w:r>
            <w:r>
              <w:t>s</w:t>
            </w:r>
          </w:p>
        </w:tc>
        <w:tc>
          <w:tcPr>
            <w:tcW w:w="0" w:type="auto"/>
            <w:shd w:val="clear" w:color="auto" w:fill="B8CCE4" w:themeFill="accent1" w:themeFillTint="66"/>
          </w:tcPr>
          <w:p w14:paraId="2EAE8B8F" w14:textId="77777777" w:rsidR="00453112" w:rsidRPr="00424574" w:rsidRDefault="00453112" w:rsidP="001D37F6">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792CB733" w14:textId="77777777" w:rsidR="00453112" w:rsidRPr="00424574" w:rsidRDefault="00453112" w:rsidP="001D37F6">
            <w:pPr>
              <w:cnfStyle w:val="000000100000" w:firstRow="0" w:lastRow="0" w:firstColumn="0" w:lastColumn="0" w:oddVBand="0" w:evenVBand="0" w:oddHBand="1" w:evenHBand="0" w:firstRowFirstColumn="0" w:firstRowLastColumn="0" w:lastRowFirstColumn="0" w:lastRowLastColumn="0"/>
            </w:pPr>
          </w:p>
        </w:tc>
      </w:tr>
      <w:tr w:rsidR="00453112" w14:paraId="5D6EE2DC"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23FBA38" w14:textId="77777777" w:rsidR="00453112" w:rsidRPr="00405A94" w:rsidRDefault="00453112" w:rsidP="001D37F6">
            <w:pPr>
              <w:rPr>
                <w:b w:val="0"/>
              </w:rPr>
            </w:pPr>
            <w:r w:rsidRPr="00405A94">
              <w:rPr>
                <w:b w:val="0"/>
              </w:rPr>
              <w:t>NWTC Subroutine Library</w:t>
            </w:r>
          </w:p>
        </w:tc>
        <w:tc>
          <w:tcPr>
            <w:tcW w:w="0" w:type="auto"/>
            <w:gridSpan w:val="2"/>
          </w:tcPr>
          <w:p w14:paraId="51D7C35F" w14:textId="28F3696A" w:rsidR="00453112" w:rsidRPr="00211146" w:rsidRDefault="00453112" w:rsidP="00211146">
            <w:pPr>
              <w:cnfStyle w:val="000000000000" w:firstRow="0" w:lastRow="0" w:firstColumn="0" w:lastColumn="0" w:oddVBand="0" w:evenVBand="0" w:oddHBand="0" w:evenHBand="0" w:firstRowFirstColumn="0" w:firstRowLastColumn="0" w:lastRowFirstColumn="0" w:lastRowLastColumn="0"/>
            </w:pPr>
            <w:r w:rsidRPr="00211146">
              <w:t>v2.</w:t>
            </w:r>
            <w:r w:rsidR="00211146" w:rsidRPr="00211146">
              <w:t>09</w:t>
            </w:r>
            <w:r w:rsidRPr="00211146">
              <w:t>.00</w:t>
            </w:r>
          </w:p>
        </w:tc>
      </w:tr>
      <w:tr w:rsidR="00453112" w14:paraId="5E3851F9"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201F97A" w14:textId="77777777" w:rsidR="00453112" w:rsidRPr="00405A94" w:rsidRDefault="00453112" w:rsidP="001D37F6">
            <w:pPr>
              <w:rPr>
                <w:b w:val="0"/>
              </w:rPr>
            </w:pPr>
            <w:r w:rsidRPr="00405A94">
              <w:rPr>
                <w:b w:val="0"/>
              </w:rPr>
              <w:t>FAST Registry</w:t>
            </w:r>
            <w:r w:rsidRPr="00405A94">
              <w:rPr>
                <w:rStyle w:val="FootnoteReference"/>
                <w:b w:val="0"/>
              </w:rPr>
              <w:footnoteReference w:id="5"/>
            </w:r>
          </w:p>
        </w:tc>
        <w:tc>
          <w:tcPr>
            <w:tcW w:w="0" w:type="auto"/>
            <w:gridSpan w:val="2"/>
          </w:tcPr>
          <w:p w14:paraId="20CC71D9" w14:textId="32D028F6" w:rsidR="00453112" w:rsidRPr="00F4417F" w:rsidRDefault="00453112" w:rsidP="00453112">
            <w:pPr>
              <w:cnfStyle w:val="000000100000" w:firstRow="0" w:lastRow="0" w:firstColumn="0" w:lastColumn="0" w:oddVBand="0" w:evenVBand="0" w:oddHBand="1" w:evenHBand="0" w:firstRowFirstColumn="0" w:firstRowLastColumn="0" w:lastRowFirstColumn="0" w:lastRowLastColumn="0"/>
            </w:pPr>
            <w:r w:rsidRPr="00F4417F">
              <w:t>v3.02.00</w:t>
            </w:r>
          </w:p>
        </w:tc>
      </w:tr>
      <w:tr w:rsidR="00453112" w:rsidRPr="000F3583" w14:paraId="3E3A08CE" w14:textId="77777777" w:rsidTr="001D37F6">
        <w:trPr>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31AD9A85" w14:textId="77777777" w:rsidR="00453112" w:rsidRPr="00AC31AB" w:rsidRDefault="00453112" w:rsidP="001D37F6">
            <w:r>
              <w:t>Third Party Content</w:t>
            </w:r>
          </w:p>
        </w:tc>
        <w:tc>
          <w:tcPr>
            <w:tcW w:w="0" w:type="auto"/>
            <w:shd w:val="clear" w:color="auto" w:fill="B8CCE4" w:themeFill="accent1" w:themeFillTint="66"/>
          </w:tcPr>
          <w:p w14:paraId="6C0DAAB8" w14:textId="77777777" w:rsidR="00453112" w:rsidRPr="00424574" w:rsidRDefault="00453112" w:rsidP="001D37F6">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635B3CD8" w14:textId="77777777" w:rsidR="00453112" w:rsidRPr="00424574" w:rsidRDefault="00453112" w:rsidP="001D37F6">
            <w:pPr>
              <w:cnfStyle w:val="000000000000" w:firstRow="0" w:lastRow="0" w:firstColumn="0" w:lastColumn="0" w:oddVBand="0" w:evenVBand="0" w:oddHBand="0" w:evenHBand="0" w:firstRowFirstColumn="0" w:firstRowLastColumn="0" w:lastRowFirstColumn="0" w:lastRowLastColumn="0"/>
            </w:pPr>
          </w:p>
        </w:tc>
      </w:tr>
      <w:tr w:rsidR="00453112" w14:paraId="6C801655"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370949C" w14:textId="77777777" w:rsidR="00453112" w:rsidRPr="00405A94" w:rsidRDefault="00453112" w:rsidP="001D37F6">
            <w:pPr>
              <w:rPr>
                <w:b w:val="0"/>
              </w:rPr>
            </w:pPr>
            <w:r w:rsidRPr="00405A94">
              <w:rPr>
                <w:b w:val="0"/>
              </w:rPr>
              <w:t>LAPACK</w:t>
            </w:r>
          </w:p>
        </w:tc>
        <w:tc>
          <w:tcPr>
            <w:tcW w:w="0" w:type="auto"/>
            <w:gridSpan w:val="2"/>
          </w:tcPr>
          <w:p w14:paraId="21021358" w14:textId="77777777" w:rsidR="00453112" w:rsidRDefault="00453112" w:rsidP="001D37F6">
            <w:pPr>
              <w:cnfStyle w:val="000000100000" w:firstRow="0" w:lastRow="0" w:firstColumn="0" w:lastColumn="0" w:oddVBand="0" w:evenVBand="0" w:oddHBand="1" w:evenHBand="0" w:firstRowFirstColumn="0" w:firstRowLastColumn="0" w:lastRowFirstColumn="0" w:lastRowLastColumn="0"/>
            </w:pPr>
            <w:r>
              <w:t xml:space="preserve">v3.4.1 as part of Intel® Math Kernel Library; </w:t>
            </w:r>
          </w:p>
          <w:p w14:paraId="67ACD54F" w14:textId="77777777" w:rsidR="00453112" w:rsidRDefault="00453112" w:rsidP="001D37F6">
            <w:pPr>
              <w:cnfStyle w:val="000000100000" w:firstRow="0" w:lastRow="0" w:firstColumn="0" w:lastColumn="0" w:oddVBand="0" w:evenVBand="0" w:oddHBand="1" w:evenHBand="0" w:firstRowFirstColumn="0" w:firstRowLastColumn="0" w:lastRowFirstColumn="0" w:lastRowLastColumn="0"/>
            </w:pPr>
            <w:r>
              <w:t>(v3.5.0 compiled with gfortran)</w:t>
            </w:r>
          </w:p>
        </w:tc>
      </w:tr>
      <w:tr w:rsidR="00453112" w14:paraId="42337046"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E5A488" w14:textId="77777777" w:rsidR="00453112" w:rsidRPr="00405A94" w:rsidRDefault="00453112" w:rsidP="001D37F6">
            <w:pPr>
              <w:rPr>
                <w:b w:val="0"/>
              </w:rPr>
            </w:pPr>
            <w:r w:rsidRPr="00405A94">
              <w:rPr>
                <w:b w:val="0"/>
              </w:rPr>
              <w:t>ScaLAPACK</w:t>
            </w:r>
          </w:p>
        </w:tc>
        <w:tc>
          <w:tcPr>
            <w:tcW w:w="0" w:type="auto"/>
            <w:gridSpan w:val="2"/>
          </w:tcPr>
          <w:p w14:paraId="6CE5AD3A" w14:textId="77777777" w:rsidR="00453112" w:rsidRDefault="00453112" w:rsidP="001D37F6">
            <w:pPr>
              <w:cnfStyle w:val="000000000000" w:firstRow="0" w:lastRow="0" w:firstColumn="0" w:lastColumn="0" w:oddVBand="0" w:evenVBand="0" w:oddHBand="0" w:evenHBand="0" w:firstRowFirstColumn="0" w:firstRowLastColumn="0" w:lastRowFirstColumn="0" w:lastRowLastColumn="0"/>
            </w:pPr>
            <w:r>
              <w:t>2.0.2</w:t>
            </w:r>
          </w:p>
        </w:tc>
      </w:tr>
      <w:tr w:rsidR="00453112" w14:paraId="2C76E89C"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A66FDFA" w14:textId="77777777" w:rsidR="00453112" w:rsidRPr="00405A94" w:rsidRDefault="00453112" w:rsidP="001D37F6">
            <w:pPr>
              <w:rPr>
                <w:b w:val="0"/>
              </w:rPr>
            </w:pPr>
            <w:r w:rsidRPr="00405A94">
              <w:rPr>
                <w:b w:val="0"/>
              </w:rPr>
              <w:t>FFTPACK</w:t>
            </w:r>
          </w:p>
        </w:tc>
        <w:tc>
          <w:tcPr>
            <w:tcW w:w="0" w:type="auto"/>
            <w:gridSpan w:val="2"/>
          </w:tcPr>
          <w:p w14:paraId="6C2A43C6" w14:textId="77777777" w:rsidR="00453112" w:rsidRDefault="00453112" w:rsidP="001D37F6">
            <w:pPr>
              <w:cnfStyle w:val="000000100000" w:firstRow="0" w:lastRow="0" w:firstColumn="0" w:lastColumn="0" w:oddVBand="0" w:evenVBand="0" w:oddHBand="1" w:evenHBand="0" w:firstRowFirstColumn="0" w:firstRowLastColumn="0" w:lastRowFirstColumn="0" w:lastRowLastColumn="0"/>
            </w:pPr>
            <w:r>
              <w:t>v4.1</w:t>
            </w:r>
          </w:p>
        </w:tc>
      </w:tr>
      <w:tr w:rsidR="00453112" w14:paraId="3AB85D60"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C66EE1" w14:textId="77777777" w:rsidR="00453112" w:rsidRPr="00E050C3" w:rsidRDefault="00453112" w:rsidP="001D37F6">
            <w:pPr>
              <w:rPr>
                <w:b w:val="0"/>
              </w:rPr>
            </w:pPr>
            <w:r w:rsidRPr="00AA173A">
              <w:rPr>
                <w:b w:val="0"/>
              </w:rPr>
              <w:t>FitPack</w:t>
            </w:r>
            <w:r>
              <w:rPr>
                <w:b w:val="0"/>
              </w:rPr>
              <w:t xml:space="preserve"> (</w:t>
            </w:r>
            <w:r w:rsidRPr="00C0755E">
              <w:rPr>
                <w:b w:val="0"/>
              </w:rPr>
              <w:t>Dierckx</w:t>
            </w:r>
            <w:r>
              <w:rPr>
                <w:b w:val="0"/>
              </w:rPr>
              <w:t>)</w:t>
            </w:r>
          </w:p>
        </w:tc>
        <w:tc>
          <w:tcPr>
            <w:tcW w:w="0" w:type="auto"/>
            <w:gridSpan w:val="2"/>
          </w:tcPr>
          <w:p w14:paraId="1F988F26" w14:textId="77777777" w:rsidR="00453112" w:rsidRDefault="00453112" w:rsidP="001D37F6">
            <w:pPr>
              <w:cnfStyle w:val="000000000000" w:firstRow="0" w:lastRow="0" w:firstColumn="0" w:lastColumn="0" w:oddVBand="0" w:evenVBand="0" w:oddHBand="0" w:evenHBand="0" w:firstRowFirstColumn="0" w:firstRowLastColumn="0" w:lastRowFirstColumn="0" w:lastRowLastColumn="0"/>
            </w:pPr>
            <w:r>
              <w:t>1993?</w:t>
            </w:r>
          </w:p>
        </w:tc>
      </w:tr>
    </w:tbl>
    <w:p w14:paraId="7781CBBB" w14:textId="4971BEEB" w:rsidR="00897B58" w:rsidRDefault="00897B58" w:rsidP="00BB7C02"/>
    <w:p w14:paraId="3E62E3D8" w14:textId="47D538F9" w:rsidR="000B6622" w:rsidRDefault="000B6622" w:rsidP="000B6622">
      <w:pPr>
        <w:pStyle w:val="Heading2"/>
      </w:pPr>
      <w:bookmarkStart w:id="15" w:name="_Toc457343292"/>
      <w:r>
        <w:t>v8.1</w:t>
      </w:r>
      <w:r w:rsidR="007101D0">
        <w:t>5</w:t>
      </w:r>
      <w:r>
        <w:t>.00a-bjj</w:t>
      </w:r>
      <w:bookmarkEnd w:id="15"/>
    </w:p>
    <w:p w14:paraId="03397435" w14:textId="27A8A289" w:rsidR="003C78C1" w:rsidRDefault="003C78C1" w:rsidP="009F741E">
      <w:pPr>
        <w:pStyle w:val="ListParagraph"/>
        <w:numPr>
          <w:ilvl w:val="0"/>
          <w:numId w:val="6"/>
        </w:numPr>
      </w:pPr>
      <w:r>
        <w:t>We added visualization capability</w:t>
      </w:r>
      <w:r w:rsidR="009F741E">
        <w:t xml:space="preserve"> based on either surface or stick-figure geometry for model reference and initial configurations and time-series animation</w:t>
      </w:r>
      <w:r>
        <w:t xml:space="preserve">. FAST can now generate </w:t>
      </w:r>
      <w:r w:rsidR="009F741E">
        <w:t xml:space="preserve">Visualization ToolKit (VTK) output </w:t>
      </w:r>
      <w:r>
        <w:t xml:space="preserve">files that can be read and viewed in standard open-source visualization packages such as </w:t>
      </w:r>
      <w:hyperlink r:id="rId18" w:history="1">
        <w:r w:rsidRPr="003D203B">
          <w:rPr>
            <w:rStyle w:val="Hyperlink"/>
          </w:rPr>
          <w:t>ParaView</w:t>
        </w:r>
      </w:hyperlink>
      <w:r>
        <w:t xml:space="preserve"> or </w:t>
      </w:r>
      <w:hyperlink r:id="rId19" w:history="1">
        <w:r w:rsidRPr="003D203B">
          <w:rPr>
            <w:rStyle w:val="Hyperlink"/>
          </w:rPr>
          <w:t>VisIt</w:t>
        </w:r>
      </w:hyperlink>
      <w:r>
        <w:t>.</w:t>
      </w:r>
      <w:r w:rsidR="00D503DD">
        <w:t xml:space="preserve"> This feature is described in detail</w:t>
      </w:r>
      <w:r w:rsidR="009F741E">
        <w:t xml:space="preserve"> in later sections of this document</w:t>
      </w:r>
      <w:r w:rsidR="00D503DD">
        <w:t>.</w:t>
      </w:r>
    </w:p>
    <w:p w14:paraId="4574E784" w14:textId="0D6EE8B7" w:rsidR="000F122F" w:rsidRDefault="003C78C1" w:rsidP="00FA728E">
      <w:pPr>
        <w:pStyle w:val="ListParagraph"/>
        <w:numPr>
          <w:ilvl w:val="0"/>
          <w:numId w:val="6"/>
        </w:numPr>
      </w:pPr>
      <w:r>
        <w:t xml:space="preserve">The ServoDyn module now contains an option for tower-based tuned mass dampers </w:t>
      </w:r>
      <w:r w:rsidR="00D503DD">
        <w:t>in addition to</w:t>
      </w:r>
      <w:r>
        <w:t xml:space="preserve"> the nacelle-based tuned mass dampers released in the previous version of ServoDyn</w:t>
      </w:r>
      <w:r w:rsidR="00D503DD">
        <w:t xml:space="preserve"> through the TMD submodule</w:t>
      </w:r>
      <w:r>
        <w:t xml:space="preserve">. The at-rest position of the tower-based TMD is </w:t>
      </w:r>
      <w:r w:rsidR="00FA728E">
        <w:t xml:space="preserve">specified </w:t>
      </w:r>
      <w:r>
        <w:t>relative to the base</w:t>
      </w:r>
      <w:r w:rsidR="00FA728E">
        <w:t xml:space="preserve"> of the undeflected tower (and will move with the local tower deflection)</w:t>
      </w:r>
      <w:r>
        <w:t>, while the nacelle-based TMD is still relative to the nacelle reference position.</w:t>
      </w:r>
      <w:r w:rsidR="004D277E">
        <w:t xml:space="preserve"> New outputs related to the tower TMD are now available.</w:t>
      </w:r>
      <w:r w:rsidR="00D503DD">
        <w:t xml:space="preserve"> Furthermore, </w:t>
      </w:r>
      <w:r w:rsidR="00FA728E">
        <w:t>t</w:t>
      </w:r>
      <w:r w:rsidR="000F122F">
        <w:t xml:space="preserve">he TMD </w:t>
      </w:r>
      <w:r w:rsidR="000F122F">
        <w:lastRenderedPageBreak/>
        <w:t xml:space="preserve">submodule of ServoDyn </w:t>
      </w:r>
      <w:r w:rsidR="00EA1CDB">
        <w:t xml:space="preserve">(for both nacelle- and tower-based TMDs) </w:t>
      </w:r>
      <w:r w:rsidR="00FB2E6F">
        <w:t>has been updated with</w:t>
      </w:r>
      <w:r w:rsidR="000F122F">
        <w:t xml:space="preserve"> the option to model an omni-directional tuned mass damper </w:t>
      </w:r>
      <w:r w:rsidR="00FA728E">
        <w:t>as an alternative to the</w:t>
      </w:r>
      <w:r w:rsidR="000F122F">
        <w:t xml:space="preserve"> two independent </w:t>
      </w:r>
      <w:r w:rsidR="009A5284">
        <w:t>DOFs</w:t>
      </w:r>
      <w:r w:rsidR="00FA728E">
        <w:t xml:space="preserve"> previously available</w:t>
      </w:r>
      <w:r w:rsidR="000F122F">
        <w:t>.</w:t>
      </w:r>
      <w:r w:rsidR="009A5284">
        <w:t xml:space="preserve"> It also contains </w:t>
      </w:r>
      <w:r w:rsidR="00EB6AE8">
        <w:t xml:space="preserve">a </w:t>
      </w:r>
      <w:r w:rsidR="00EA1CDB">
        <w:t>new</w:t>
      </w:r>
      <w:r w:rsidR="009A5284">
        <w:t xml:space="preserve"> option to use spring forces from a user-input table </w:t>
      </w:r>
      <w:r w:rsidR="00FB2E6F">
        <w:t>and</w:t>
      </w:r>
      <w:r w:rsidR="009A5284">
        <w:t xml:space="preserve"> several options for semi-active control.</w:t>
      </w:r>
    </w:p>
    <w:p w14:paraId="11F8CD64" w14:textId="507E67EC" w:rsidR="00EA1CDB" w:rsidRPr="00EA1CDB" w:rsidRDefault="00220BBA" w:rsidP="00EA1CDB">
      <w:pPr>
        <w:pStyle w:val="ListParagraph"/>
        <w:numPr>
          <w:ilvl w:val="0"/>
          <w:numId w:val="6"/>
        </w:numPr>
      </w:pPr>
      <w:r>
        <w:t>In ServoDyn, users may now input the</w:t>
      </w:r>
      <w:r w:rsidR="00EA1CDB" w:rsidRPr="00EA1CDB">
        <w:t xml:space="preserve"> name of the procedure in the Bladed-style interface that will be called. Previous versions of </w:t>
      </w:r>
      <w:r>
        <w:t>ServoDyn</w:t>
      </w:r>
      <w:r w:rsidR="00EA1CDB" w:rsidRPr="00EA1CDB">
        <w:t xml:space="preserve"> had this </w:t>
      </w:r>
      <w:r>
        <w:t>name</w:t>
      </w:r>
      <w:r w:rsidR="00EA1CDB" w:rsidRPr="00EA1CDB">
        <w:t xml:space="preserve"> hardcoded to "DISCON", but we have added it to the </w:t>
      </w:r>
      <w:r>
        <w:t xml:space="preserve">ServoDyn </w:t>
      </w:r>
      <w:r w:rsidR="00EA1CDB" w:rsidRPr="00EA1CDB">
        <w:t>input file so that users can easily create wrapper DLLs to call another Bladed DLL with the DISCON procedure already defined in it.</w:t>
      </w:r>
    </w:p>
    <w:p w14:paraId="5391E3AC" w14:textId="6D4A5FF3" w:rsidR="00646C14" w:rsidRDefault="00F73AB9" w:rsidP="000B6622">
      <w:pPr>
        <w:pStyle w:val="ListParagraph"/>
        <w:numPr>
          <w:ilvl w:val="0"/>
          <w:numId w:val="6"/>
        </w:numPr>
      </w:pPr>
      <w:r>
        <w:t>In AeroDyn</w:t>
      </w:r>
      <w:r w:rsidR="00EB6AE8">
        <w:t xml:space="preserve"> v15</w:t>
      </w:r>
      <w:r>
        <w:t>, w</w:t>
      </w:r>
      <w:r w:rsidR="00646C14">
        <w:t xml:space="preserve">e added unsteady </w:t>
      </w:r>
      <w:r w:rsidR="00FA728E">
        <w:t xml:space="preserve">airfoil </w:t>
      </w:r>
      <w:r w:rsidR="00646C14">
        <w:t>aerodynamics</w:t>
      </w:r>
      <w:r w:rsidR="00EB6AE8">
        <w:t>,</w:t>
      </w:r>
      <w:r>
        <w:t xml:space="preserve"> improved the existing BEMT code</w:t>
      </w:r>
      <w:r w:rsidR="00EB6AE8">
        <w:t>, and updated the documentation</w:t>
      </w:r>
      <w:r w:rsidR="00646C14">
        <w:t>.</w:t>
      </w:r>
    </w:p>
    <w:p w14:paraId="5C0750A6" w14:textId="2D68A1B2" w:rsidR="003951E8" w:rsidRDefault="003951E8" w:rsidP="003951E8">
      <w:pPr>
        <w:pStyle w:val="ListParagraph"/>
        <w:numPr>
          <w:ilvl w:val="0"/>
          <w:numId w:val="6"/>
        </w:numPr>
      </w:pPr>
      <w:r>
        <w:t>Documentation for BeamDyn has been updated.</w:t>
      </w:r>
    </w:p>
    <w:p w14:paraId="2B5EE651" w14:textId="384F9A9C" w:rsidR="000B7FD7" w:rsidRDefault="000B7FD7" w:rsidP="000B6622">
      <w:pPr>
        <w:pStyle w:val="ListParagraph"/>
        <w:numPr>
          <w:ilvl w:val="0"/>
          <w:numId w:val="6"/>
        </w:numPr>
      </w:pPr>
      <w:r>
        <w:t xml:space="preserve">We modified the interfaces of modules in the FAST framework to include a </w:t>
      </w:r>
      <w:r w:rsidR="000C1E34">
        <w:t>new “</w:t>
      </w:r>
      <w:r>
        <w:t>MiscVar</w:t>
      </w:r>
      <w:r w:rsidR="000C1E34">
        <w:t>”</w:t>
      </w:r>
      <w:r>
        <w:t xml:space="preserve"> type</w:t>
      </w:r>
      <w:r w:rsidR="00220BBA">
        <w:t>;</w:t>
      </w:r>
      <w:r w:rsidR="00241375">
        <w:t xml:space="preserve"> most variables contained in the “OtherState” type</w:t>
      </w:r>
      <w:r w:rsidR="00220BBA">
        <w:t>s</w:t>
      </w:r>
      <w:r w:rsidR="00241375">
        <w:t xml:space="preserve"> have been moved to the “MiscVar” type</w:t>
      </w:r>
      <w:r w:rsidR="00220BBA">
        <w:t>s</w:t>
      </w:r>
      <w:r w:rsidR="00241375">
        <w:t xml:space="preserve">. </w:t>
      </w:r>
      <w:r w:rsidR="00FA728E">
        <w:t xml:space="preserve">“OtherState” </w:t>
      </w:r>
      <w:r w:rsidR="00241375">
        <w:t xml:space="preserve">variables </w:t>
      </w:r>
      <w:r w:rsidR="00FA728E">
        <w:t>are now treated like the continuous, discrete, and constraint states in that the states are preserved during a correction step in the FAST glue code and are INTENT(IN)</w:t>
      </w:r>
      <w:r w:rsidR="00241375">
        <w:t xml:space="preserve"> in a module’s CalcOutput routine. “MiscVar” variables are not preserved during a correction step and are INTENT(INOUT) in both a module’s UpdateStates and CalcOutput routines</w:t>
      </w:r>
      <w:r w:rsidR="00FA728E">
        <w:t xml:space="preserve">. </w:t>
      </w:r>
      <w:r>
        <w:t xml:space="preserve">This feature </w:t>
      </w:r>
      <w:r w:rsidR="000C1E34">
        <w:t>is</w:t>
      </w:r>
      <w:r>
        <w:t xml:space="preserve"> invisible to the user, but is essential for developers of new modules. This new </w:t>
      </w:r>
      <w:r w:rsidR="007C18F1">
        <w:t>“</w:t>
      </w:r>
      <w:r w:rsidR="00EB6AE8">
        <w:t xml:space="preserve">MiscVar” </w:t>
      </w:r>
      <w:r>
        <w:t>type will aid in the development of linearization features in future releases.</w:t>
      </w:r>
    </w:p>
    <w:p w14:paraId="1BCF084B" w14:textId="3C659367" w:rsidR="00753714" w:rsidRDefault="00753714" w:rsidP="00753714">
      <w:pPr>
        <w:pStyle w:val="ListParagraph"/>
        <w:numPr>
          <w:ilvl w:val="0"/>
          <w:numId w:val="6"/>
        </w:numPr>
      </w:pPr>
      <w:r>
        <w:t xml:space="preserve">We added </w:t>
      </w:r>
      <w:hyperlink r:id="rId20" w:history="1">
        <w:r w:rsidRPr="00561535">
          <w:rPr>
            <w:rStyle w:val="Hyperlink"/>
          </w:rPr>
          <w:t>online documentation</w:t>
        </w:r>
      </w:hyperlink>
      <w:r>
        <w:t xml:space="preserve"> of the NWTC_Library source code, generated by </w:t>
      </w:r>
      <w:hyperlink r:id="rId21" w:history="1">
        <w:r w:rsidRPr="00311DC5">
          <w:rPr>
            <w:rStyle w:val="Hyperlink"/>
          </w:rPr>
          <w:t>doxygen</w:t>
        </w:r>
      </w:hyperlink>
      <w:r>
        <w:t>.</w:t>
      </w:r>
    </w:p>
    <w:p w14:paraId="33925E37" w14:textId="7AF8085A" w:rsidR="00FE33DE" w:rsidRDefault="00FE33DE" w:rsidP="000B6622">
      <w:pPr>
        <w:pStyle w:val="ListParagraph"/>
        <w:numPr>
          <w:ilvl w:val="0"/>
          <w:numId w:val="6"/>
        </w:numPr>
      </w:pPr>
      <w:r>
        <w:t>We removed the fatal error that occurred when writing text files with simulations longer than 9999.999 seconds (because bigger numbers didn’t fit in the time-channel format of F10.4). Now, FAST will produce a warning and increase the width of the time channel</w:t>
      </w:r>
      <w:r w:rsidR="00241375">
        <w:t xml:space="preserve"> for longer simulations where text files are written</w:t>
      </w:r>
      <w:r>
        <w:t>.</w:t>
      </w:r>
    </w:p>
    <w:p w14:paraId="6E533361" w14:textId="5098DE53" w:rsidR="00241375" w:rsidRDefault="00241375" w:rsidP="00241375">
      <w:pPr>
        <w:pStyle w:val="ListParagraph"/>
        <w:numPr>
          <w:ilvl w:val="0"/>
          <w:numId w:val="6"/>
        </w:numPr>
      </w:pPr>
      <w:r>
        <w:t>We fixed a problem in BeamDyn that would negatively affect results when using Gaussian quadrature.</w:t>
      </w:r>
    </w:p>
    <w:p w14:paraId="5C4B5D0C" w14:textId="2A9DA18D" w:rsidR="00506F73" w:rsidRDefault="00506F73" w:rsidP="00506F73">
      <w:pPr>
        <w:pStyle w:val="ListParagraph"/>
        <w:numPr>
          <w:ilvl w:val="0"/>
          <w:numId w:val="6"/>
        </w:numPr>
      </w:pPr>
      <w:r>
        <w:t>We fixed a problem with in BeamDyn</w:t>
      </w:r>
      <w:r w:rsidRPr="00506F73">
        <w:t xml:space="preserve"> whereby an initially curved beam induces strain and motion.</w:t>
      </w:r>
    </w:p>
    <w:p w14:paraId="12408D25" w14:textId="1DFEDCA6" w:rsidR="00A35E6C" w:rsidRDefault="00A35E6C" w:rsidP="00241375">
      <w:pPr>
        <w:pStyle w:val="ListParagraph"/>
        <w:numPr>
          <w:ilvl w:val="0"/>
          <w:numId w:val="6"/>
        </w:numPr>
      </w:pPr>
      <w:r>
        <w:t>We fixed issues in MAP++ and MoorDyn that prevented simulation of multi-segmented mooring lines.</w:t>
      </w:r>
    </w:p>
    <w:p w14:paraId="70021F96" w14:textId="5E834988" w:rsidR="009E3E8B" w:rsidRDefault="009E3E8B" w:rsidP="009E3E8B">
      <w:pPr>
        <w:pStyle w:val="ListParagraph"/>
        <w:numPr>
          <w:ilvl w:val="0"/>
          <w:numId w:val="6"/>
        </w:numPr>
      </w:pPr>
      <w:r>
        <w:t>We fixed issues in HydroDyn that caused small differences in results (one time-step delay) and slow run times.</w:t>
      </w:r>
    </w:p>
    <w:p w14:paraId="3CC516A2" w14:textId="057F3AA1" w:rsidR="009E3E8B" w:rsidRDefault="009E3E8B" w:rsidP="00241375">
      <w:pPr>
        <w:pStyle w:val="ListParagraph"/>
        <w:numPr>
          <w:ilvl w:val="0"/>
          <w:numId w:val="6"/>
        </w:numPr>
      </w:pPr>
      <w:r>
        <w:t>We fixed a problem in HydroDyn that would cause the headers of the output channels to be over the wrong columns if second-order wave outputs were requested along with potential flow outputs.</w:t>
      </w:r>
    </w:p>
    <w:p w14:paraId="74EE1320" w14:textId="4C105C34" w:rsidR="009E3E8B" w:rsidRDefault="009E3E8B" w:rsidP="00241375">
      <w:pPr>
        <w:pStyle w:val="ListParagraph"/>
        <w:numPr>
          <w:ilvl w:val="0"/>
          <w:numId w:val="6"/>
        </w:numPr>
      </w:pPr>
      <w:r>
        <w:t>We fixed a problem where potential flow would not be used if the HydroDyn summary file wasn’t generated.</w:t>
      </w:r>
    </w:p>
    <w:p w14:paraId="77FF4C92" w14:textId="7C6CF970" w:rsidR="003F712E" w:rsidRDefault="003F712E" w:rsidP="0048246B">
      <w:pPr>
        <w:pStyle w:val="ListParagraph"/>
        <w:numPr>
          <w:ilvl w:val="0"/>
          <w:numId w:val="6"/>
        </w:numPr>
      </w:pPr>
      <w:r>
        <w:t xml:space="preserve">We fixed an issue </w:t>
      </w:r>
      <w:r w:rsidR="00241375">
        <w:t xml:space="preserve">in InflowWind </w:t>
      </w:r>
      <w:r>
        <w:t>that would allow users to enter invalid parameters describing HAWC wind files without throwing an error</w:t>
      </w:r>
      <w:r w:rsidR="00241375">
        <w:t>, which</w:t>
      </w:r>
      <w:r>
        <w:t xml:space="preserve"> would potentially </w:t>
      </w:r>
      <w:r w:rsidR="00241375">
        <w:t xml:space="preserve">have </w:t>
      </w:r>
      <w:r>
        <w:t>produce</w:t>
      </w:r>
      <w:r w:rsidR="00241375">
        <w:t>d</w:t>
      </w:r>
      <w:r>
        <w:t xml:space="preserve"> strange wind</w:t>
      </w:r>
      <w:r w:rsidR="00241375">
        <w:t>-</w:t>
      </w:r>
      <w:r>
        <w:t>inflow results.</w:t>
      </w:r>
    </w:p>
    <w:p w14:paraId="0C779E37" w14:textId="6AFE9E47" w:rsidR="003318C8" w:rsidRDefault="003318C8" w:rsidP="006C3228">
      <w:pPr>
        <w:pStyle w:val="ListParagraph"/>
        <w:numPr>
          <w:ilvl w:val="0"/>
          <w:numId w:val="6"/>
        </w:numPr>
      </w:pPr>
      <w:r>
        <w:lastRenderedPageBreak/>
        <w:t xml:space="preserve">We fixed issues in the OrcaFlex interface that would prevent </w:t>
      </w:r>
      <w:r w:rsidR="000D3D26">
        <w:t>FAST</w:t>
      </w:r>
      <w:r>
        <w:t xml:space="preserve"> from running when </w:t>
      </w:r>
      <w:r>
        <w:rPr>
          <w:b/>
        </w:rPr>
        <w:t>CompMooring</w:t>
      </w:r>
      <w:r w:rsidRPr="006C3228">
        <w:t> = 4</w:t>
      </w:r>
      <w:r>
        <w:t>.</w:t>
      </w:r>
    </w:p>
    <w:p w14:paraId="3DAB2D24" w14:textId="79C271BD" w:rsidR="00FE33DE" w:rsidRDefault="00FE33DE" w:rsidP="006C3228">
      <w:pPr>
        <w:pStyle w:val="ListParagraph"/>
        <w:numPr>
          <w:ilvl w:val="0"/>
          <w:numId w:val="6"/>
        </w:numPr>
      </w:pPr>
      <w:r>
        <w:t>We fixed a problem that would require the FAST-Simulink interface to be cleared from memory between FAST simulations.</w:t>
      </w:r>
    </w:p>
    <w:p w14:paraId="4BF3FC09" w14:textId="7D0DD2FD" w:rsidR="000E16D7" w:rsidRDefault="000E16D7" w:rsidP="006C3228">
      <w:pPr>
        <w:pStyle w:val="ListParagraph"/>
        <w:numPr>
          <w:ilvl w:val="0"/>
          <w:numId w:val="6"/>
        </w:numPr>
      </w:pPr>
      <w:r>
        <w:t xml:space="preserve">We compiled the 32-bit binaries </w:t>
      </w:r>
      <w:r w:rsidR="00DD261E">
        <w:t xml:space="preserve">in the Windows® archives </w:t>
      </w:r>
      <w:r>
        <w:t xml:space="preserve">without the increased stack-reserve size used in previous releases. This is to help with </w:t>
      </w:r>
      <w:r w:rsidR="00E750B5">
        <w:t xml:space="preserve">models using </w:t>
      </w:r>
      <w:r>
        <w:t>the OrcaFlex Interface, but some large models that previously ran on 32-bit Windows may need to use the 64-bit version instead.</w:t>
      </w:r>
    </w:p>
    <w:p w14:paraId="3C869BE3" w14:textId="71D8F235" w:rsidR="000E16D7" w:rsidRDefault="000E16D7" w:rsidP="006C3228">
      <w:pPr>
        <w:pStyle w:val="ListParagraph"/>
        <w:numPr>
          <w:ilvl w:val="0"/>
          <w:numId w:val="6"/>
        </w:numPr>
      </w:pPr>
      <w:r>
        <w:t>We added double-precision</w:t>
      </w:r>
      <w:r w:rsidR="00E750B5">
        <w:t xml:space="preserve"> versions of the FA</w:t>
      </w:r>
      <w:r>
        <w:t>ST executable</w:t>
      </w:r>
      <w:r w:rsidR="00E750B5">
        <w:t>s</w:t>
      </w:r>
      <w:r>
        <w:t xml:space="preserve"> to the Windows® archive</w:t>
      </w:r>
      <w:r w:rsidR="00E750B5">
        <w:t xml:space="preserve"> (named FAST_Win32d.exe and FAST_x64d.exe</w:t>
      </w:r>
      <w:r>
        <w:t xml:space="preserve">. We recommend using </w:t>
      </w:r>
      <w:r w:rsidR="00E750B5">
        <w:t>one of these</w:t>
      </w:r>
      <w:r>
        <w:t xml:space="preserve"> executable</w:t>
      </w:r>
      <w:r w:rsidR="00E750B5">
        <w:t>s</w:t>
      </w:r>
      <w:r>
        <w:t xml:space="preserve"> when running BeamDyn. If you need to use double precision</w:t>
      </w:r>
      <w:r w:rsidR="009E3E8B">
        <w:t xml:space="preserve"> FAST</w:t>
      </w:r>
      <w:r>
        <w:t xml:space="preserve"> with the Simulink S-Function</w:t>
      </w:r>
      <w:r w:rsidR="009E3E8B">
        <w:t xml:space="preserve"> (e.g., if you are using BeamDyn)</w:t>
      </w:r>
      <w:r>
        <w:t xml:space="preserve">, you will need to recompile </w:t>
      </w:r>
      <w:r w:rsidR="00E750B5">
        <w:t xml:space="preserve">those </w:t>
      </w:r>
      <w:r w:rsidR="0099334A">
        <w:t>DLLs.</w:t>
      </w:r>
    </w:p>
    <w:p w14:paraId="7FB9A931" w14:textId="7F56270E" w:rsidR="00B92E37" w:rsidRDefault="00B92E37" w:rsidP="00B92E37">
      <w:pPr>
        <w:pStyle w:val="Heading2"/>
      </w:pPr>
      <w:bookmarkStart w:id="16" w:name="_Toc457343293"/>
      <w:r>
        <w:t>v8.1</w:t>
      </w:r>
      <w:r w:rsidR="001A0C92">
        <w:t>2</w:t>
      </w:r>
      <w:r>
        <w:t>.00a-bjj</w:t>
      </w:r>
      <w:bookmarkEnd w:id="16"/>
    </w:p>
    <w:p w14:paraId="418C2910" w14:textId="093BC0B0" w:rsidR="00C051F9" w:rsidRDefault="006D3E20" w:rsidP="006D3E20">
      <w:pPr>
        <w:pStyle w:val="ListParagraph"/>
        <w:numPr>
          <w:ilvl w:val="0"/>
          <w:numId w:val="6"/>
        </w:numPr>
      </w:pPr>
      <w:r>
        <w:t xml:space="preserve">We introduced </w:t>
      </w:r>
      <w:r w:rsidRPr="006D3E20">
        <w:t xml:space="preserve">new </w:t>
      </w:r>
      <w:r w:rsidR="00C051F9">
        <w:t xml:space="preserve">features </w:t>
      </w:r>
      <w:r w:rsidR="00C051F9" w:rsidRPr="006D3E20">
        <w:t>to support the analysis of advanced aero-elastically tailored blades</w:t>
      </w:r>
      <w:r w:rsidR="00C051F9">
        <w:t>:</w:t>
      </w:r>
    </w:p>
    <w:p w14:paraId="768FA0C9" w14:textId="29D5FEAF" w:rsidR="00C051F9" w:rsidRDefault="00C051F9" w:rsidP="00A47957">
      <w:pPr>
        <w:pStyle w:val="ListParagraph"/>
        <w:numPr>
          <w:ilvl w:val="1"/>
          <w:numId w:val="6"/>
        </w:numPr>
      </w:pPr>
      <w:r>
        <w:t>A new structural-dynamics module (</w:t>
      </w:r>
      <w:hyperlink r:id="rId22" w:history="1">
        <w:r w:rsidRPr="00947A12">
          <w:rPr>
            <w:rStyle w:val="Hyperlink"/>
          </w:rPr>
          <w:t>BeamDyn</w:t>
        </w:r>
      </w:hyperlink>
      <w:r>
        <w:t xml:space="preserve">) </w:t>
      </w:r>
      <w:r w:rsidR="000A6F08">
        <w:t xml:space="preserve">for blades </w:t>
      </w:r>
      <w:r>
        <w:t>has been introduced.</w:t>
      </w:r>
      <w:r w:rsidRPr="00C051F9">
        <w:t xml:space="preserve"> </w:t>
      </w:r>
      <w:r w:rsidR="002B6AD2">
        <w:t>BeamDyn is based on geometrically exact beam theory (GEBT) and implemented using Legendre spectral finite elements. The model includes full geometric nonlinearity supporting large deflection, with bending, torsion, shear, and extensional DOFs; anisotropic composite material couplings (using full 6x6 mass and stiffness matrices, including bend-twist coupling); and a reference axis that permits blades that are not straight (supporting built-in curve, sweep, and sectional offsets).</w:t>
      </w:r>
      <w:r w:rsidR="000A6F08">
        <w:t>When these advanced features are needed, BeamDyn replaces the more simpli</w:t>
      </w:r>
      <w:r w:rsidR="00A47957">
        <w:t>fi</w:t>
      </w:r>
      <w:r w:rsidR="000A6F08">
        <w:t xml:space="preserve">ed blade structural model of ElastoDyn that is still available as an option, but is only applicable to straight isotropic blades dominated by bending. </w:t>
      </w:r>
      <w:r>
        <w:t>See the new documentation provided with BeamDyn for more information.</w:t>
      </w:r>
    </w:p>
    <w:p w14:paraId="0870241F" w14:textId="27492727" w:rsidR="006D3E20" w:rsidRDefault="00C051F9" w:rsidP="00A47957">
      <w:pPr>
        <w:pStyle w:val="ListParagraph"/>
        <w:numPr>
          <w:ilvl w:val="1"/>
          <w:numId w:val="6"/>
        </w:numPr>
      </w:pPr>
      <w:r>
        <w:t>An overhauled version of the aerodynamics module (</w:t>
      </w:r>
      <w:hyperlink r:id="rId23" w:history="1">
        <w:r w:rsidRPr="00947A12">
          <w:rPr>
            <w:rStyle w:val="Hyperlink"/>
          </w:rPr>
          <w:t>AeroDyn v15</w:t>
        </w:r>
      </w:hyperlink>
      <w:r>
        <w:t xml:space="preserve">) has been introduced, including </w:t>
      </w:r>
      <w:r w:rsidR="006D3E20" w:rsidRPr="006D3E20">
        <w:t>new capability for the modeling of highly flexible and non</w:t>
      </w:r>
      <w:r w:rsidR="00A47957">
        <w:t>-</w:t>
      </w:r>
      <w:r w:rsidR="006D3E20" w:rsidRPr="006D3E20">
        <w:t>straight blades.</w:t>
      </w:r>
      <w:r>
        <w:t xml:space="preserve"> </w:t>
      </w:r>
      <w:r w:rsidR="000A6F08">
        <w:t xml:space="preserve">With AeroDyn v15, </w:t>
      </w:r>
      <w:r w:rsidR="000A6F08" w:rsidRPr="000A6F08">
        <w:t>blade and tower discretizations are indep</w:t>
      </w:r>
      <w:r w:rsidR="000A6F08">
        <w:t>endent of discretizations in the ElastoDyn or BeamDyn modules</w:t>
      </w:r>
      <w:r w:rsidR="000A6F08" w:rsidRPr="000A6F08">
        <w:t>.</w:t>
      </w:r>
      <w:r w:rsidR="000A6F08">
        <w:t xml:space="preserve"> </w:t>
      </w:r>
      <w:r>
        <w:t>See the new documentation provided with AeroDyn v15 for more information.</w:t>
      </w:r>
      <w:r w:rsidR="000A6F08">
        <w:t xml:space="preserve"> </w:t>
      </w:r>
      <w:r w:rsidR="000A6F08" w:rsidRPr="000A6F08">
        <w:t>We will remove AeroDyn v14 after AeroDyn v15 is deemed a suitable replacement for it.</w:t>
      </w:r>
    </w:p>
    <w:p w14:paraId="5DC45F8F" w14:textId="12EF25AD" w:rsidR="00C051F9" w:rsidRDefault="00C051F9" w:rsidP="00C051F9">
      <w:pPr>
        <w:pStyle w:val="ListParagraph"/>
        <w:numPr>
          <w:ilvl w:val="0"/>
          <w:numId w:val="6"/>
        </w:numPr>
      </w:pPr>
      <w:r>
        <w:t xml:space="preserve">As part of the AeroDyn overhaul, the InflowWind wind module has been separated from AeroDyn and made a core module of FAST, called from the FAST glue code, with its own input file. The updated </w:t>
      </w:r>
      <w:r w:rsidRPr="00C051F9">
        <w:t xml:space="preserve">InflowWind </w:t>
      </w:r>
      <w:r>
        <w:t>module</w:t>
      </w:r>
      <w:r w:rsidRPr="00C051F9">
        <w:t xml:space="preserve"> supports HAWC wind file formats and arbitrary wind directions for all wind file types</w:t>
      </w:r>
      <w:r>
        <w:t>. See the new documentation provided with InflowWind for more information.</w:t>
      </w:r>
    </w:p>
    <w:p w14:paraId="7EAFD9F1" w14:textId="3C6FC255" w:rsidR="00BE1CEA" w:rsidRDefault="00374137" w:rsidP="00B92E37">
      <w:pPr>
        <w:pStyle w:val="ListParagraph"/>
        <w:numPr>
          <w:ilvl w:val="0"/>
          <w:numId w:val="6"/>
        </w:numPr>
      </w:pPr>
      <w:r>
        <w:t>We a</w:t>
      </w:r>
      <w:r w:rsidR="00BE1CEA">
        <w:t>dded integrations for the FAST v8-</w:t>
      </w:r>
      <w:r w:rsidR="002B6AD2">
        <w:t>SOWFA/</w:t>
      </w:r>
      <w:r w:rsidR="00BE1CEA">
        <w:t>OpenFOAM interface</w:t>
      </w:r>
      <w:r w:rsidR="002B6AD2">
        <w:t>.</w:t>
      </w:r>
      <w:r w:rsidR="008768D5">
        <w:t xml:space="preserve"> More details will be available at a later date when a release of SOWFA utilizes FAST v8. </w:t>
      </w:r>
    </w:p>
    <w:p w14:paraId="47E487B3" w14:textId="77777777" w:rsidR="008C0460" w:rsidRDefault="002B6AD2" w:rsidP="002B6AD2">
      <w:pPr>
        <w:pStyle w:val="ListParagraph"/>
        <w:numPr>
          <w:ilvl w:val="0"/>
          <w:numId w:val="6"/>
        </w:numPr>
      </w:pPr>
      <w:r>
        <w:lastRenderedPageBreak/>
        <w:t xml:space="preserve">In ServoDyn, we added a time step for the Bladed-style DLL controllers independent from the ServoDyn time step, as well as a linear ramp and </w:t>
      </w:r>
      <w:r w:rsidRPr="002B6AD2">
        <w:t>first-order low-pass filter applied to the blade-pitch command from the Bladed-style DLL</w:t>
      </w:r>
      <w:r>
        <w:t>.</w:t>
      </w:r>
    </w:p>
    <w:p w14:paraId="45EB5774" w14:textId="700E8D71" w:rsidR="002B6AD2" w:rsidRDefault="008C0460" w:rsidP="002B6AD2">
      <w:pPr>
        <w:pStyle w:val="ListParagraph"/>
        <w:numPr>
          <w:ilvl w:val="0"/>
          <w:numId w:val="6"/>
        </w:numPr>
      </w:pPr>
      <w:r>
        <w:t>We updated ServoDyn to use version 4.0 of the Bladed-style DLL interface instead of version 3.6. In practice, this means ServoDyn passes a longer array to the DLL and sends it the value of the shaft torque.</w:t>
      </w:r>
    </w:p>
    <w:p w14:paraId="47F077B8" w14:textId="3CCF5E8F" w:rsidR="002B6AD2" w:rsidRDefault="002B6AD2" w:rsidP="002B6AD2">
      <w:pPr>
        <w:pStyle w:val="ListParagraph"/>
        <w:numPr>
          <w:ilvl w:val="0"/>
          <w:numId w:val="6"/>
        </w:numPr>
      </w:pPr>
      <w:r>
        <w:t>We added the ability to use externally generated wave elevations or full externally generated wave kinematics within the HydroDyn hydrodynamics module. See the updated documentation provided with HydroDyn for more information</w:t>
      </w:r>
      <w:r w:rsidR="00A47957">
        <w:t>.</w:t>
      </w:r>
    </w:p>
    <w:p w14:paraId="6F2DAC07" w14:textId="60D1D1B6" w:rsidR="002B6AD2" w:rsidRDefault="002B6AD2" w:rsidP="002B6AD2">
      <w:pPr>
        <w:pStyle w:val="ListParagraph"/>
        <w:numPr>
          <w:ilvl w:val="0"/>
          <w:numId w:val="6"/>
        </w:numPr>
      </w:pPr>
      <w:r>
        <w:t xml:space="preserve">We added an interface between FAST and the OrcaFlex commercial software package developed by Orcina for advanced hydrodynamic and mooring analysis and design. See the documentation provided with the </w:t>
      </w:r>
      <w:hyperlink r:id="rId24" w:history="1">
        <w:r w:rsidRPr="00CE0EE0">
          <w:rPr>
            <w:rStyle w:val="Hyperlink"/>
          </w:rPr>
          <w:t>OrcaFlex interface</w:t>
        </w:r>
      </w:hyperlink>
      <w:r>
        <w:t xml:space="preserve"> for more information.</w:t>
      </w:r>
    </w:p>
    <w:p w14:paraId="462D6EBF" w14:textId="77777777" w:rsidR="002B6AD2" w:rsidRDefault="002B6AD2" w:rsidP="002B6AD2">
      <w:pPr>
        <w:pStyle w:val="ListParagraph"/>
        <w:numPr>
          <w:ilvl w:val="0"/>
          <w:numId w:val="6"/>
        </w:numPr>
      </w:pPr>
      <w:r>
        <w:t>The lumped-mass mooring-dynamics module MoorDyn has been completed; see the new documentation provided with MoorDyn for more information.</w:t>
      </w:r>
    </w:p>
    <w:p w14:paraId="256ACE71" w14:textId="1896F4A8" w:rsidR="00CD3522" w:rsidRDefault="00CD3522" w:rsidP="002B6AD2">
      <w:pPr>
        <w:pStyle w:val="ListParagraph"/>
        <w:numPr>
          <w:ilvl w:val="0"/>
          <w:numId w:val="6"/>
        </w:numPr>
      </w:pPr>
      <w:r>
        <w:t>We eliminated a memory leak in the FEAMooring module.</w:t>
      </w:r>
    </w:p>
    <w:p w14:paraId="72348388" w14:textId="3D022F60" w:rsidR="00CD3522" w:rsidRDefault="00CD3522" w:rsidP="002B6AD2">
      <w:pPr>
        <w:pStyle w:val="ListParagraph"/>
        <w:numPr>
          <w:ilvl w:val="0"/>
          <w:numId w:val="6"/>
        </w:numPr>
      </w:pPr>
      <w:r>
        <w:t>Documentation for the quasi-static mooring module, MAP++, has been updated.</w:t>
      </w:r>
    </w:p>
    <w:p w14:paraId="57FE65EF" w14:textId="0D04DF73" w:rsidR="002B6AD2" w:rsidRDefault="002B6AD2" w:rsidP="002B6AD2">
      <w:pPr>
        <w:pStyle w:val="ListParagraph"/>
        <w:numPr>
          <w:ilvl w:val="0"/>
          <w:numId w:val="6"/>
        </w:numPr>
      </w:pPr>
      <w:r>
        <w:t xml:space="preserve">The surface ice-dynamics module IceDyn from the University of Michigan has been completed; see the new documentation provided with </w:t>
      </w:r>
      <w:hyperlink r:id="rId25" w:history="1">
        <w:r w:rsidRPr="00E53C0A">
          <w:rPr>
            <w:rStyle w:val="Hyperlink"/>
          </w:rPr>
          <w:t>IceDyn</w:t>
        </w:r>
      </w:hyperlink>
      <w:r>
        <w:t xml:space="preserve"> for more information.</w:t>
      </w:r>
    </w:p>
    <w:p w14:paraId="559965C7" w14:textId="00006B70" w:rsidR="002B6AD2" w:rsidRDefault="002B6AD2" w:rsidP="002B6AD2">
      <w:pPr>
        <w:pStyle w:val="ListParagraph"/>
        <w:numPr>
          <w:ilvl w:val="0"/>
          <w:numId w:val="6"/>
        </w:numPr>
      </w:pPr>
      <w:r>
        <w:t>We added checkpoint-restart capability. See sections, “</w:t>
      </w:r>
      <w:r w:rsidR="003311C5">
        <w:fldChar w:fldCharType="begin"/>
      </w:r>
      <w:r w:rsidR="003311C5">
        <w:instrText xml:space="preserve"> REF _Ref457342879 \h </w:instrText>
      </w:r>
      <w:r w:rsidR="003311C5">
        <w:fldChar w:fldCharType="separate"/>
      </w:r>
      <w:r w:rsidR="003311C5">
        <w:t>Checkpoint Files (Restart Capability)</w:t>
      </w:r>
      <w:r w:rsidR="003311C5">
        <w:fldChar w:fldCharType="end"/>
      </w:r>
      <w:r>
        <w:t>” and “</w:t>
      </w:r>
      <w:r>
        <w:fldChar w:fldCharType="begin"/>
      </w:r>
      <w:r>
        <w:instrText xml:space="preserve"> REF _Ref431889076 \h </w:instrText>
      </w:r>
      <w:r w:rsidR="003311C5">
        <w:instrText xml:space="preserve"> \* MERGEFORMAT </w:instrText>
      </w:r>
      <w:r>
        <w:fldChar w:fldCharType="separate"/>
      </w:r>
      <w:r w:rsidR="003311C5">
        <w:t>Restart: Starting FAST from a checkpoint file</w:t>
      </w:r>
      <w:r>
        <w:fldChar w:fldCharType="end"/>
      </w:r>
      <w:r>
        <w:t>” below for more information.</w:t>
      </w:r>
    </w:p>
    <w:p w14:paraId="26B45E1F" w14:textId="77777777" w:rsidR="00B92D9C" w:rsidRDefault="00B92D9C" w:rsidP="00B92D9C">
      <w:pPr>
        <w:pStyle w:val="ListParagraph"/>
        <w:numPr>
          <w:ilvl w:val="0"/>
          <w:numId w:val="6"/>
        </w:numPr>
      </w:pPr>
      <w:r>
        <w:t>We fixed a bug in SubDyn whereby the structural damping was not set properly when the Craig-Bampton reduction was disabled.</w:t>
      </w:r>
    </w:p>
    <w:p w14:paraId="00BEF436" w14:textId="09D20DCF" w:rsidR="008307EF" w:rsidRDefault="008307EF" w:rsidP="00B92E37">
      <w:pPr>
        <w:pStyle w:val="ListParagraph"/>
        <w:numPr>
          <w:ilvl w:val="0"/>
          <w:numId w:val="6"/>
        </w:numPr>
      </w:pPr>
      <w:r>
        <w:t>The issue with compiling/running offshore cases with gfortran has been fixed. All certification tests now run with the gfortran executable (though it will produce different random waves).</w:t>
      </w:r>
      <w:r w:rsidR="00785783">
        <w:t xml:space="preserve"> </w:t>
      </w:r>
    </w:p>
    <w:p w14:paraId="6BAFDADF" w14:textId="51D252AF" w:rsidR="004106F7" w:rsidRDefault="004E202C" w:rsidP="004106F7">
      <w:pPr>
        <w:pStyle w:val="ListParagraph"/>
        <w:numPr>
          <w:ilvl w:val="0"/>
          <w:numId w:val="6"/>
        </w:numPr>
      </w:pPr>
      <w:r>
        <w:t xml:space="preserve">FAST v8 </w:t>
      </w:r>
      <w:r w:rsidR="0061674A">
        <w:t xml:space="preserve">has now </w:t>
      </w:r>
      <w:r>
        <w:t xml:space="preserve">officially </w:t>
      </w:r>
      <w:r w:rsidR="0061674A">
        <w:t xml:space="preserve">been </w:t>
      </w:r>
      <w:r>
        <w:t>released under the Apache 2.0</w:t>
      </w:r>
      <w:r w:rsidR="0061674A">
        <w:t xml:space="preserve"> open-source</w:t>
      </w:r>
      <w:r>
        <w:t xml:space="preserve"> license.</w:t>
      </w:r>
    </w:p>
    <w:p w14:paraId="2164B221" w14:textId="77777777" w:rsidR="00176884" w:rsidRDefault="00176884" w:rsidP="00176884">
      <w:pPr>
        <w:pStyle w:val="Heading2"/>
      </w:pPr>
      <w:bookmarkStart w:id="17" w:name="_Toc457343294"/>
      <w:r>
        <w:t>v8.10.00a-bjj</w:t>
      </w:r>
      <w:bookmarkEnd w:id="17"/>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2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3311C5">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with ElastoDyn’s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r w:rsidR="00413D42">
        <w:rPr>
          <w:b/>
        </w:rPr>
        <w:t>GBoxEff</w:t>
      </w:r>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lastRenderedPageBreak/>
        <w:t xml:space="preserve">We added another module for computing mooring line dynamics: MoorDyn by </w:t>
      </w:r>
      <w:r w:rsidR="00AB4AC5">
        <w:t xml:space="preserve">external contributor </w:t>
      </w:r>
      <w:r>
        <w:t>Matthew Hall. The version of MoorDyn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module developed by the University of Massachusetts; it simulates two independent</w:t>
      </w:r>
      <w:r w:rsidR="00A63833">
        <w:t>,</w:t>
      </w:r>
      <w:r>
        <w:t xml:space="preserve"> </w:t>
      </w:r>
      <w:r w:rsidR="00C86181">
        <w:t>one</w:t>
      </w:r>
      <w:r w:rsidR="00AB4AC5">
        <w:t>-</w:t>
      </w:r>
      <w:r>
        <w:t xml:space="preserve">DOF,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2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C715FF8"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28" w:history="1">
        <w:r w:rsidR="000F21F1" w:rsidRPr="00945392">
          <w:rPr>
            <w:rStyle w:val="Hyperlink"/>
          </w:rPr>
          <w:t>https://nwtc.nrel.gov/IceFloe</w:t>
        </w:r>
      </w:hyperlink>
      <w:r w:rsidR="00C9442E" w:rsidRPr="00C9442E">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29" w:history="1">
        <w:r w:rsidRPr="00945392">
          <w:rPr>
            <w:rStyle w:val="Hyperlink"/>
          </w:rPr>
          <w:t>https://nwtc.nrel.gov/FEAMooring</w:t>
        </w:r>
      </w:hyperlink>
      <w:r>
        <w:t>.</w:t>
      </w:r>
    </w:p>
    <w:p w14:paraId="2164B22E" w14:textId="6D8F9549" w:rsidR="001A5D50" w:rsidRDefault="00230DFF" w:rsidP="00E203F4">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30" w:history="1">
        <w:r w:rsidR="000F21F1" w:rsidRPr="00945392">
          <w:rPr>
            <w:rStyle w:val="Hyperlink"/>
          </w:rPr>
          <w:t>https://nwtc.nrel.gov/DWM</w:t>
        </w:r>
      </w:hyperlink>
      <w:r w:rsidR="00A10B4F">
        <w:t>.</w:t>
      </w:r>
    </w:p>
    <w:p w14:paraId="2164B282" w14:textId="77777777" w:rsidR="000151C3" w:rsidRDefault="000151C3" w:rsidP="008274A4">
      <w:pPr>
        <w:pStyle w:val="Heading2"/>
      </w:pPr>
      <w:bookmarkStart w:id="18" w:name="_Toc457343295"/>
      <w:r>
        <w:t>v8.09.00a-bjj</w:t>
      </w:r>
      <w:bookmarkEnd w:id="18"/>
    </w:p>
    <w:p w14:paraId="2164B283" w14:textId="77777777"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Second-order wave kinematics are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We fixed a problem where the eigenfrequencies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52A2643A"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w:t>
      </w:r>
      <w:r w:rsidR="0095797E">
        <w:t xml:space="preserve">. </w:t>
      </w:r>
      <w:r w:rsidR="000D67F1">
        <w:t>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3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19" w:name="_Ref412116139"/>
      <w:bookmarkStart w:id="20" w:name="_Toc457343296"/>
      <w:r>
        <w:t>v8.08.00c-bjj</w:t>
      </w:r>
      <w:bookmarkEnd w:id="19"/>
      <w:bookmarkEnd w:id="20"/>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3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3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lastRenderedPageBreak/>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1" w:name="_Ref391841077"/>
      <w:r w:rsidR="002C1FAC" w:rsidRPr="00AC31AB">
        <w:rPr>
          <w:rStyle w:val="FootnoteReference"/>
          <w:rFonts w:eastAsia="Times New Roman" w:cs="Times New Roman"/>
          <w:color w:val="000000"/>
        </w:rPr>
        <w:footnoteReference w:id="6"/>
      </w:r>
      <w:bookmarkEnd w:id="21"/>
      <w:r w:rsidR="002C1FAC">
        <w:t>.</w:t>
      </w:r>
    </w:p>
    <w:p w14:paraId="2164B28E" w14:textId="3AEBD8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3311C5">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3311C5">
        <w:t xml:space="preserve">Figure </w:t>
      </w:r>
      <w:r w:rsidR="003311C5">
        <w:rPr>
          <w:noProof/>
        </w:rPr>
        <w:t>4</w:t>
      </w:r>
      <w:r>
        <w:fldChar w:fldCharType="end"/>
      </w:r>
      <w:r w:rsidR="00604402">
        <w:t xml:space="preserve"> and section “</w:t>
      </w:r>
      <w:r w:rsidR="00604402">
        <w:fldChar w:fldCharType="begin"/>
      </w:r>
      <w:r w:rsidR="00604402">
        <w:instrText xml:space="preserve"> REF _Ref415574957 \h </w:instrText>
      </w:r>
      <w:r w:rsidR="00604402">
        <w:fldChar w:fldCharType="separate"/>
      </w:r>
      <w:r w:rsidR="003311C5">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We no longer allow extrapolation orders of 0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r>
        <w:t xml:space="preserve">ReadSubDynSummary.m,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lastRenderedPageBreak/>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2" w:name="_Toc457343297"/>
      <w:r>
        <w:t>v8.03.02b-bjj</w:t>
      </w:r>
      <w:bookmarkEnd w:id="22"/>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3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3" w:name="_Ref415574957"/>
      <w:bookmarkStart w:id="24" w:name="_Toc457343298"/>
      <w:r>
        <w:t>FAST v8 Input and Output Files</w:t>
      </w:r>
      <w:bookmarkEnd w:id="23"/>
      <w:bookmarkEnd w:id="24"/>
    </w:p>
    <w:p w14:paraId="4C358DD1" w14:textId="1D7D28BB" w:rsidR="00604402" w:rsidRDefault="00256CFF" w:rsidP="00256CFF">
      <w:r>
        <w:t xml:space="preserve">FAST and each of its modules have their own input files; see </w:t>
      </w:r>
      <w:r>
        <w:fldChar w:fldCharType="begin"/>
      </w:r>
      <w:r>
        <w:instrText xml:space="preserve"> REF _Ref352753427 \h </w:instrText>
      </w:r>
      <w:r>
        <w:fldChar w:fldCharType="separate"/>
      </w:r>
      <w:r w:rsidR="003311C5">
        <w:t xml:space="preserve">Figure </w:t>
      </w:r>
      <w:r w:rsidR="003311C5">
        <w:rPr>
          <w:noProof/>
        </w:rPr>
        <w:t>4</w:t>
      </w:r>
      <w:r>
        <w:fldChar w:fldCharType="end"/>
      </w:r>
      <w:r>
        <w:t>.</w:t>
      </w:r>
      <w:r w:rsidR="00604402">
        <w:t xml:space="preserve"> </w:t>
      </w:r>
    </w:p>
    <w:p w14:paraId="1A9166D1" w14:textId="37CBCBA3" w:rsidR="00604402" w:rsidRDefault="00604402" w:rsidP="00AD1B9B">
      <w:pPr>
        <w:pStyle w:val="Heading2"/>
      </w:pPr>
      <w:bookmarkStart w:id="25" w:name="_Toc457343299"/>
      <w:r>
        <w:t>File Naming Conventions</w:t>
      </w:r>
      <w:bookmarkEnd w:id="25"/>
    </w:p>
    <w:p w14:paraId="4394982B" w14:textId="3B088DC0" w:rsidR="00604402" w:rsidRDefault="00604402" w:rsidP="00256CFF">
      <w:r>
        <w:t>Input files do not need particular extensions</w:t>
      </w:r>
      <w:r w:rsidR="007704A8">
        <w:t xml:space="preserve"> in FAST</w:t>
      </w:r>
      <w:r w:rsidR="00E050C3">
        <w:t>, though some modules may make their own assumptions on naming conventions (e.g. OrcaFlex interface).</w:t>
      </w:r>
    </w:p>
    <w:p w14:paraId="500E1587" w14:textId="096FF9C2" w:rsidR="00836D96" w:rsidRDefault="000C2DF7" w:rsidP="00256CFF">
      <w:r>
        <w:t xml:space="preserve">Output files </w:t>
      </w:r>
      <w:r w:rsidR="00604402">
        <w:t>generated by FAST are named</w:t>
      </w:r>
      <w:r w:rsidR="00604402">
        <w:br/>
      </w:r>
      <w:r w:rsidR="00604402">
        <w:tab/>
      </w:r>
      <w:r w:rsidR="00604402">
        <w:tab/>
      </w:r>
      <w:r w:rsidR="00604402">
        <w:tab/>
        <w:t>&lt;RootName&gt;.&lt;ext&gt;</w:t>
      </w:r>
      <w:r w:rsidR="00604402">
        <w:br/>
        <w:t xml:space="preserve">and </w:t>
      </w:r>
      <w:r>
        <w:t xml:space="preserve">output </w:t>
      </w:r>
      <w:r w:rsidR="00604402">
        <w:t xml:space="preserve">files generated by FAST modules are named </w:t>
      </w:r>
      <w:r w:rsidR="00604402">
        <w:br/>
      </w:r>
      <w:r w:rsidR="00604402">
        <w:tab/>
      </w:r>
      <w:r w:rsidR="00604402">
        <w:tab/>
      </w:r>
      <w:r w:rsidR="00604402">
        <w:tab/>
        <w:t xml:space="preserve">&lt;RootName&gt;.&lt;ModName&gt;.&lt;ext&gt; </w:t>
      </w:r>
      <w:r w:rsidR="00604402">
        <w:br/>
        <w:t>where &lt;RootName&gt; is the root name of the primary FAST input file (the filename, including path, without the extension), &lt;ModName&gt; is an abbreviation for the module generating the file</w:t>
      </w:r>
      <w:r w:rsidR="006A694B">
        <w:t xml:space="preserve"> (see </w:t>
      </w:r>
      <w:r w:rsidR="00B10BDB">
        <w:fldChar w:fldCharType="begin"/>
      </w:r>
      <w:r w:rsidR="00B10BDB">
        <w:instrText xml:space="preserve"> REF _Ref457342455 \h </w:instrText>
      </w:r>
      <w:r w:rsidR="00B10BDB">
        <w:fldChar w:fldCharType="separate"/>
      </w:r>
      <w:r w:rsidR="003311C5">
        <w:t xml:space="preserve">Table </w:t>
      </w:r>
      <w:r w:rsidR="003311C5">
        <w:rPr>
          <w:noProof/>
        </w:rPr>
        <w:t>2</w:t>
      </w:r>
      <w:r w:rsidR="00B10BDB">
        <w:fldChar w:fldCharType="end"/>
      </w:r>
      <w:r w:rsidR="006A694B">
        <w:t>)</w:t>
      </w:r>
      <w:r w:rsidR="00604402">
        <w:t>, and &lt;ext&gt; is the file extension. File extensions currently are:</w:t>
      </w:r>
    </w:p>
    <w:p w14:paraId="27CD4C30" w14:textId="77777777" w:rsidR="00836D96" w:rsidRDefault="00836D96">
      <w:r>
        <w:br w:type="page"/>
      </w:r>
    </w:p>
    <w:p w14:paraId="329E9968" w14:textId="77777777" w:rsidR="00604402" w:rsidRDefault="00604402" w:rsidP="00256CFF"/>
    <w:tbl>
      <w:tblPr>
        <w:tblStyle w:val="MediumList1-Accent1"/>
        <w:tblW w:w="0" w:type="auto"/>
        <w:jc w:val="center"/>
        <w:tblLook w:val="04A0" w:firstRow="1" w:lastRow="0" w:firstColumn="1" w:lastColumn="0" w:noHBand="0" w:noVBand="1"/>
      </w:tblPr>
      <w:tblGrid>
        <w:gridCol w:w="2337"/>
        <w:gridCol w:w="4006"/>
        <w:gridCol w:w="1543"/>
      </w:tblGrid>
      <w:tr w:rsidR="00877926" w14:paraId="5D552BF4" w14:textId="17364806" w:rsidTr="00B10B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75CC744" w14:textId="77777777" w:rsidR="00877926" w:rsidRDefault="00877926" w:rsidP="00604402">
            <w:pPr>
              <w:jc w:val="center"/>
            </w:pPr>
            <w:r>
              <w:t>Output file extension</w:t>
            </w:r>
          </w:p>
        </w:tc>
        <w:tc>
          <w:tcPr>
            <w:tcW w:w="0" w:type="auto"/>
          </w:tcPr>
          <w:p w14:paraId="4D5552C5" w14:textId="77777777" w:rsidR="00877926" w:rsidRPr="00BE4686" w:rsidRDefault="00877926"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c>
          <w:tcPr>
            <w:tcW w:w="0" w:type="auto"/>
          </w:tcPr>
          <w:p w14:paraId="1875BA9D" w14:textId="2017CE87" w:rsidR="00877926" w:rsidRDefault="00877926"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format</w:t>
            </w:r>
          </w:p>
        </w:tc>
      </w:tr>
      <w:tr w:rsidR="00877926" w14:paraId="220AF187" w14:textId="7784E7DB" w:rsidTr="00B10B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84080F" w14:textId="77777777" w:rsidR="00877926" w:rsidRPr="00BE4686" w:rsidRDefault="00877926" w:rsidP="00604402">
            <w:pPr>
              <w:jc w:val="center"/>
              <w:rPr>
                <w:b w:val="0"/>
              </w:rPr>
            </w:pPr>
            <w:r>
              <w:rPr>
                <w:b w:val="0"/>
              </w:rPr>
              <w:t>sum</w:t>
            </w:r>
          </w:p>
        </w:tc>
        <w:tc>
          <w:tcPr>
            <w:tcW w:w="0" w:type="auto"/>
          </w:tcPr>
          <w:p w14:paraId="0F35E7D1" w14:textId="18BFB980" w:rsidR="00877926" w:rsidRDefault="00877926" w:rsidP="00877926">
            <w:pPr>
              <w:cnfStyle w:val="000000100000" w:firstRow="0" w:lastRow="0" w:firstColumn="0" w:lastColumn="0" w:oddVBand="0" w:evenVBand="0" w:oddHBand="1" w:evenHBand="0" w:firstRowFirstColumn="0" w:firstRowLastColumn="0" w:lastRowFirstColumn="0" w:lastRowLastColumn="0"/>
            </w:pPr>
            <w:r>
              <w:t>Summary file</w:t>
            </w:r>
          </w:p>
        </w:tc>
        <w:tc>
          <w:tcPr>
            <w:tcW w:w="0" w:type="auto"/>
          </w:tcPr>
          <w:p w14:paraId="40BFC00F" w14:textId="4C5AE616" w:rsidR="00877926" w:rsidRDefault="00877926" w:rsidP="00604402">
            <w:pPr>
              <w:cnfStyle w:val="000000100000" w:firstRow="0" w:lastRow="0" w:firstColumn="0" w:lastColumn="0" w:oddVBand="0" w:evenVBand="0" w:oddHBand="1" w:evenHBand="0" w:firstRowFirstColumn="0" w:firstRowLastColumn="0" w:lastRowFirstColumn="0" w:lastRowLastColumn="0"/>
            </w:pPr>
            <w:r>
              <w:t>text</w:t>
            </w:r>
          </w:p>
        </w:tc>
      </w:tr>
      <w:tr w:rsidR="00877926" w14:paraId="369218A7" w14:textId="1737D0E6" w:rsidTr="00B10B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8E08F27" w14:textId="77777777" w:rsidR="00877926" w:rsidRPr="00BE4686" w:rsidRDefault="00877926" w:rsidP="00604402">
            <w:pPr>
              <w:jc w:val="center"/>
              <w:rPr>
                <w:b w:val="0"/>
              </w:rPr>
            </w:pPr>
            <w:r>
              <w:rPr>
                <w:b w:val="0"/>
              </w:rPr>
              <w:t>out</w:t>
            </w:r>
          </w:p>
        </w:tc>
        <w:tc>
          <w:tcPr>
            <w:tcW w:w="0" w:type="auto"/>
          </w:tcPr>
          <w:p w14:paraId="79E08D1A" w14:textId="6AF6BD1C" w:rsidR="00877926" w:rsidRDefault="00877926" w:rsidP="00877926">
            <w:pPr>
              <w:cnfStyle w:val="000000000000" w:firstRow="0" w:lastRow="0" w:firstColumn="0" w:lastColumn="0" w:oddVBand="0" w:evenVBand="0" w:oddHBand="0" w:evenHBand="0" w:firstRowFirstColumn="0" w:firstRowLastColumn="0" w:lastRowFirstColumn="0" w:lastRowLastColumn="0"/>
            </w:pPr>
            <w:r>
              <w:t>Time-marching tabular output</w:t>
            </w:r>
          </w:p>
        </w:tc>
        <w:tc>
          <w:tcPr>
            <w:tcW w:w="0" w:type="auto"/>
          </w:tcPr>
          <w:p w14:paraId="5355CC0A" w14:textId="5639BA0D" w:rsidR="00877926" w:rsidRDefault="00877926" w:rsidP="002F78FC">
            <w:pPr>
              <w:cnfStyle w:val="000000000000" w:firstRow="0" w:lastRow="0" w:firstColumn="0" w:lastColumn="0" w:oddVBand="0" w:evenVBand="0" w:oddHBand="0" w:evenHBand="0" w:firstRowFirstColumn="0" w:firstRowLastColumn="0" w:lastRowFirstColumn="0" w:lastRowLastColumn="0"/>
            </w:pPr>
            <w:r>
              <w:t>text</w:t>
            </w:r>
          </w:p>
        </w:tc>
      </w:tr>
      <w:tr w:rsidR="00877926" w14:paraId="0038DE84" w14:textId="1D817639" w:rsidTr="00B10B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DC8A266" w14:textId="77777777" w:rsidR="00877926" w:rsidRPr="00BE4686" w:rsidRDefault="00877926" w:rsidP="00604402">
            <w:pPr>
              <w:jc w:val="center"/>
              <w:rPr>
                <w:b w:val="0"/>
              </w:rPr>
            </w:pPr>
            <w:r>
              <w:rPr>
                <w:b w:val="0"/>
              </w:rPr>
              <w:t>outb</w:t>
            </w:r>
          </w:p>
        </w:tc>
        <w:tc>
          <w:tcPr>
            <w:tcW w:w="0" w:type="auto"/>
          </w:tcPr>
          <w:p w14:paraId="350AF3D4" w14:textId="16C1C08D" w:rsidR="00877926" w:rsidRDefault="00877926" w:rsidP="00877926">
            <w:pPr>
              <w:cnfStyle w:val="000000100000" w:firstRow="0" w:lastRow="0" w:firstColumn="0" w:lastColumn="0" w:oddVBand="0" w:evenVBand="0" w:oddHBand="1" w:evenHBand="0" w:firstRowFirstColumn="0" w:firstRowLastColumn="0" w:lastRowFirstColumn="0" w:lastRowLastColumn="0"/>
            </w:pPr>
            <w:r>
              <w:t>Time-marching tabular output</w:t>
            </w:r>
          </w:p>
        </w:tc>
        <w:tc>
          <w:tcPr>
            <w:tcW w:w="0" w:type="auto"/>
          </w:tcPr>
          <w:p w14:paraId="0AA13357" w14:textId="7FA35950" w:rsidR="00877926" w:rsidRDefault="00877926" w:rsidP="002F78FC">
            <w:pPr>
              <w:cnfStyle w:val="000000100000" w:firstRow="0" w:lastRow="0" w:firstColumn="0" w:lastColumn="0" w:oddVBand="0" w:evenVBand="0" w:oddHBand="1" w:evenHBand="0" w:firstRowFirstColumn="0" w:firstRowLastColumn="0" w:lastRowFirstColumn="0" w:lastRowLastColumn="0"/>
            </w:pPr>
            <w:r>
              <w:t>binary</w:t>
            </w:r>
          </w:p>
        </w:tc>
      </w:tr>
      <w:tr w:rsidR="00877926" w14:paraId="3F272B65" w14:textId="653B40C8" w:rsidTr="00B10B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0BD20E8" w14:textId="77777777" w:rsidR="00877926" w:rsidRPr="00BE4686" w:rsidRDefault="00877926" w:rsidP="00604402">
            <w:pPr>
              <w:jc w:val="center"/>
              <w:rPr>
                <w:b w:val="0"/>
              </w:rPr>
            </w:pPr>
            <w:r>
              <w:rPr>
                <w:b w:val="0"/>
              </w:rPr>
              <w:t>ech</w:t>
            </w:r>
          </w:p>
        </w:tc>
        <w:tc>
          <w:tcPr>
            <w:tcW w:w="0" w:type="auto"/>
          </w:tcPr>
          <w:p w14:paraId="12A42B8B" w14:textId="22D6A5E4" w:rsidR="00877926" w:rsidRDefault="00877926" w:rsidP="00877926">
            <w:pPr>
              <w:cnfStyle w:val="000000000000" w:firstRow="0" w:lastRow="0" w:firstColumn="0" w:lastColumn="0" w:oddVBand="0" w:evenVBand="0" w:oddHBand="0" w:evenHBand="0" w:firstRowFirstColumn="0" w:firstRowLastColumn="0" w:lastRowFirstColumn="0" w:lastRowLastColumn="0"/>
            </w:pPr>
            <w:r>
              <w:t>Echo of input file (primarily for debugging)</w:t>
            </w:r>
          </w:p>
        </w:tc>
        <w:tc>
          <w:tcPr>
            <w:tcW w:w="0" w:type="auto"/>
          </w:tcPr>
          <w:p w14:paraId="2D3130FE" w14:textId="38A6550A" w:rsidR="00877926" w:rsidRDefault="00877926" w:rsidP="00604402">
            <w:pPr>
              <w:cnfStyle w:val="000000000000" w:firstRow="0" w:lastRow="0" w:firstColumn="0" w:lastColumn="0" w:oddVBand="0" w:evenVBand="0" w:oddHBand="0" w:evenHBand="0" w:firstRowFirstColumn="0" w:firstRowLastColumn="0" w:lastRowFirstColumn="0" w:lastRowLastColumn="0"/>
            </w:pPr>
            <w:r>
              <w:t>text</w:t>
            </w:r>
          </w:p>
        </w:tc>
      </w:tr>
      <w:tr w:rsidR="00877926" w14:paraId="08474AC3" w14:textId="53314F2C" w:rsidTr="00B10B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D109473" w14:textId="320BD80F" w:rsidR="00877926" w:rsidRPr="0021627B" w:rsidRDefault="00877926" w:rsidP="00604402">
            <w:pPr>
              <w:jc w:val="center"/>
              <w:rPr>
                <w:b w:val="0"/>
              </w:rPr>
            </w:pPr>
            <w:r w:rsidRPr="0021627B">
              <w:rPr>
                <w:b w:val="0"/>
              </w:rPr>
              <w:t>chkp</w:t>
            </w:r>
          </w:p>
        </w:tc>
        <w:tc>
          <w:tcPr>
            <w:tcW w:w="0" w:type="auto"/>
          </w:tcPr>
          <w:p w14:paraId="401BDF03" w14:textId="5E51AAA9" w:rsidR="00877926" w:rsidRDefault="00877926" w:rsidP="00877926">
            <w:pPr>
              <w:cnfStyle w:val="000000100000" w:firstRow="0" w:lastRow="0" w:firstColumn="0" w:lastColumn="0" w:oddVBand="0" w:evenVBand="0" w:oddHBand="1" w:evenHBand="0" w:firstRowFirstColumn="0" w:firstRowLastColumn="0" w:lastRowFirstColumn="0" w:lastRowLastColumn="0"/>
            </w:pPr>
            <w:r>
              <w:t>Checkpoint files for restart capability</w:t>
            </w:r>
          </w:p>
        </w:tc>
        <w:tc>
          <w:tcPr>
            <w:tcW w:w="0" w:type="auto"/>
          </w:tcPr>
          <w:p w14:paraId="25B72F17" w14:textId="60192797" w:rsidR="00877926" w:rsidRDefault="00877926" w:rsidP="00604402">
            <w:pPr>
              <w:cnfStyle w:val="000000100000" w:firstRow="0" w:lastRow="0" w:firstColumn="0" w:lastColumn="0" w:oddVBand="0" w:evenVBand="0" w:oddHBand="1" w:evenHBand="0" w:firstRowFirstColumn="0" w:firstRowLastColumn="0" w:lastRowFirstColumn="0" w:lastRowLastColumn="0"/>
            </w:pPr>
            <w:r>
              <w:t>binary</w:t>
            </w:r>
          </w:p>
        </w:tc>
      </w:tr>
      <w:tr w:rsidR="00877926" w14:paraId="0D715F41" w14:textId="7F96529A" w:rsidTr="00B10B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4FA5354" w14:textId="515FEF72" w:rsidR="00877926" w:rsidRPr="002119FB" w:rsidRDefault="00877926" w:rsidP="00604402">
            <w:pPr>
              <w:jc w:val="center"/>
              <w:rPr>
                <w:b w:val="0"/>
              </w:rPr>
            </w:pPr>
            <w:r w:rsidRPr="002119FB">
              <w:rPr>
                <w:b w:val="0"/>
              </w:rPr>
              <w:t>vtp</w:t>
            </w:r>
          </w:p>
        </w:tc>
        <w:tc>
          <w:tcPr>
            <w:tcW w:w="0" w:type="auto"/>
          </w:tcPr>
          <w:p w14:paraId="025B8E5E" w14:textId="2204B1EC" w:rsidR="00877926" w:rsidRDefault="00877926" w:rsidP="00877926">
            <w:pPr>
              <w:cnfStyle w:val="000000000000" w:firstRow="0" w:lastRow="0" w:firstColumn="0" w:lastColumn="0" w:oddVBand="0" w:evenVBand="0" w:oddHBand="0" w:evenHBand="0" w:firstRowFirstColumn="0" w:firstRowLastColumn="0" w:lastRowFirstColumn="0" w:lastRowLastColumn="0"/>
            </w:pPr>
            <w:r>
              <w:t>Polygonal data file for visualization</w:t>
            </w:r>
          </w:p>
        </w:tc>
        <w:tc>
          <w:tcPr>
            <w:tcW w:w="0" w:type="auto"/>
          </w:tcPr>
          <w:p w14:paraId="44EBE890" w14:textId="09CD4835" w:rsidR="00877926" w:rsidRDefault="00877926" w:rsidP="00296063">
            <w:pPr>
              <w:cnfStyle w:val="000000000000" w:firstRow="0" w:lastRow="0" w:firstColumn="0" w:lastColumn="0" w:oddVBand="0" w:evenVBand="0" w:oddHBand="0" w:evenHBand="0" w:firstRowFirstColumn="0" w:firstRowLastColumn="0" w:lastRowFirstColumn="0" w:lastRowLastColumn="0"/>
            </w:pPr>
            <w:r>
              <w:t>VTK XML (text)</w:t>
            </w:r>
          </w:p>
        </w:tc>
      </w:tr>
      <w:tr w:rsidR="00877926" w14:paraId="4D6B0FC9" w14:textId="2945B780" w:rsidTr="00B10B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E97EAB9" w14:textId="1F497E85" w:rsidR="00877926" w:rsidRPr="00FA60D0" w:rsidRDefault="00877926" w:rsidP="00604402">
            <w:pPr>
              <w:jc w:val="center"/>
              <w:rPr>
                <w:b w:val="0"/>
              </w:rPr>
            </w:pPr>
            <w:r w:rsidRPr="00FA60D0">
              <w:rPr>
                <w:b w:val="0"/>
              </w:rPr>
              <w:t>lin</w:t>
            </w:r>
          </w:p>
        </w:tc>
        <w:tc>
          <w:tcPr>
            <w:tcW w:w="0" w:type="auto"/>
          </w:tcPr>
          <w:p w14:paraId="151478CD" w14:textId="5D07C5C6" w:rsidR="00877926" w:rsidRPr="00FA60D0" w:rsidRDefault="00877926" w:rsidP="00877926">
            <w:pPr>
              <w:cnfStyle w:val="000000100000" w:firstRow="0" w:lastRow="0" w:firstColumn="0" w:lastColumn="0" w:oddVBand="0" w:evenVBand="0" w:oddHBand="1" w:evenHBand="0" w:firstRowFirstColumn="0" w:firstRowLastColumn="0" w:lastRowFirstColumn="0" w:lastRowLastColumn="0"/>
            </w:pPr>
            <w:r>
              <w:t>Linearization output</w:t>
            </w:r>
          </w:p>
        </w:tc>
        <w:tc>
          <w:tcPr>
            <w:tcW w:w="0" w:type="auto"/>
          </w:tcPr>
          <w:p w14:paraId="729D8582" w14:textId="59C58E6E" w:rsidR="00877926" w:rsidDel="002F78FC" w:rsidRDefault="00877926" w:rsidP="002F78FC">
            <w:pPr>
              <w:cnfStyle w:val="000000100000" w:firstRow="0" w:lastRow="0" w:firstColumn="0" w:lastColumn="0" w:oddVBand="0" w:evenVBand="0" w:oddHBand="1" w:evenHBand="0" w:firstRowFirstColumn="0" w:firstRowLastColumn="0" w:lastRowFirstColumn="0" w:lastRowLastColumn="0"/>
            </w:pPr>
            <w:r>
              <w:t>text</w:t>
            </w:r>
          </w:p>
        </w:tc>
      </w:tr>
    </w:tbl>
    <w:p w14:paraId="0EBBFA62" w14:textId="77777777" w:rsidR="00EB6AE8" w:rsidRDefault="00EB6AE8" w:rsidP="00FC5E0C"/>
    <w:p w14:paraId="07607F39" w14:textId="77777777" w:rsidR="00FC5E0C" w:rsidRDefault="00FC5E0C" w:rsidP="00FC5E0C">
      <w:r>
        <w:t xml:space="preserve">When FAST is called as a library from Simulink, the output files are named </w:t>
      </w:r>
      <w:r>
        <w:br/>
      </w:r>
      <w:r>
        <w:tab/>
      </w:r>
      <w:r>
        <w:tab/>
      </w:r>
      <w:r>
        <w:tab/>
        <w:t>&lt;RootName&gt;.SFunc.&lt;ext&gt;</w:t>
      </w:r>
      <w:r>
        <w:br/>
        <w:t>and</w:t>
      </w:r>
      <w:r>
        <w:br/>
      </w:r>
      <w:r>
        <w:tab/>
      </w:r>
      <w:r>
        <w:tab/>
      </w:r>
      <w:r>
        <w:tab/>
        <w:t>&lt;RootName&gt;.SFunc.&lt;ModName&gt;.&lt;ext&gt;</w:t>
      </w:r>
    </w:p>
    <w:p w14:paraId="5E19E348" w14:textId="77777777" w:rsidR="00B47C7E" w:rsidRDefault="00B47C7E" w:rsidP="00B47C7E">
      <w:pPr>
        <w:pStyle w:val="Heading3"/>
      </w:pPr>
      <w:r>
        <w:t>Linearization File Naming Convention</w:t>
      </w:r>
    </w:p>
    <w:p w14:paraId="4FD07E9E" w14:textId="686FB990" w:rsidR="00B47C7E" w:rsidRDefault="00B47C7E" w:rsidP="00B47C7E">
      <w:r>
        <w:t>FAST can linearize at multiple times during a simulation</w:t>
      </w:r>
      <w:r w:rsidR="001D37F6">
        <w:t xml:space="preserve"> (input parameter </w:t>
      </w:r>
      <w:r w:rsidR="001D37F6" w:rsidRPr="001D37F6">
        <w:rPr>
          <w:b/>
        </w:rPr>
        <w:t>NLinTimes</w:t>
      </w:r>
      <w:r w:rsidR="001D37F6">
        <w:t>)</w:t>
      </w:r>
      <w:r>
        <w:t>. The naming convention for the full</w:t>
      </w:r>
      <w:r w:rsidR="001D37F6">
        <w:t>-</w:t>
      </w:r>
      <w:r>
        <w:t xml:space="preserve">system </w:t>
      </w:r>
      <w:r w:rsidR="001D37F6">
        <w:t>linearized output</w:t>
      </w:r>
      <w:r>
        <w:t xml:space="preserve"> files is</w:t>
      </w:r>
      <w:r w:rsidR="001D37F6">
        <w:br/>
      </w:r>
      <w:r>
        <w:tab/>
      </w:r>
      <w:r>
        <w:tab/>
      </w:r>
      <w:r>
        <w:tab/>
        <w:t>&lt;RootName&gt;.&lt;</w:t>
      </w:r>
      <w:r w:rsidRPr="00897B58">
        <w:t>LinTime</w:t>
      </w:r>
      <w:r w:rsidR="001D37F6">
        <w:t>s</w:t>
      </w:r>
      <w:r>
        <w:t>#&gt;.lin</w:t>
      </w:r>
      <w:r w:rsidR="001D37F6">
        <w:br/>
      </w:r>
      <w:r>
        <w:t>and</w:t>
      </w:r>
      <w:r w:rsidR="001D37F6">
        <w:t xml:space="preserve"> linearized output files generated by FAST modules are named</w:t>
      </w:r>
      <w:r w:rsidR="001D37F6">
        <w:br/>
      </w:r>
      <w:r>
        <w:tab/>
      </w:r>
      <w:r>
        <w:tab/>
      </w:r>
      <w:r>
        <w:tab/>
        <w:t>&lt;RootName&gt;.&lt;</w:t>
      </w:r>
      <w:r w:rsidRPr="00897B58">
        <w:t>LinTime</w:t>
      </w:r>
      <w:r w:rsidR="001D37F6">
        <w:t>s</w:t>
      </w:r>
      <w:r>
        <w:t>#&gt;.&lt;ModName&gt;.lin</w:t>
      </w:r>
      <w:r w:rsidR="001D37F6">
        <w:br/>
        <w:t xml:space="preserve">where &lt;LinTimes#&gt; is an integer sequentially numbered from 1 to input parameter </w:t>
      </w:r>
      <w:r w:rsidR="001D37F6" w:rsidRPr="001D37F6">
        <w:rPr>
          <w:b/>
        </w:rPr>
        <w:t>NLinTimes</w:t>
      </w:r>
      <w:r w:rsidR="001D37F6">
        <w:t>.</w:t>
      </w:r>
    </w:p>
    <w:p w14:paraId="38B5B5B8" w14:textId="55321183" w:rsidR="00AB47F4" w:rsidRDefault="00AB47F4" w:rsidP="00AB47F4">
      <w:pPr>
        <w:pStyle w:val="Heading3"/>
      </w:pPr>
      <w:r>
        <w:t>Visualization File Naming Convention</w:t>
      </w:r>
    </w:p>
    <w:p w14:paraId="7CD6A1AF" w14:textId="1461AE5E" w:rsidR="00AB47F4" w:rsidRDefault="00AB47F4" w:rsidP="002119FB">
      <w:r>
        <w:t xml:space="preserve">When FAST generates visualization files, it generates many .vtp files. There is one file per mesh per </w:t>
      </w:r>
      <w:r w:rsidR="00E32D88">
        <w:t xml:space="preserve">output time step (as specified by </w:t>
      </w:r>
      <w:r w:rsidR="006729B2">
        <w:t xml:space="preserve">input parameter </w:t>
      </w:r>
      <w:r w:rsidR="00E32D88" w:rsidRPr="002119FB">
        <w:rPr>
          <w:b/>
        </w:rPr>
        <w:t>VTK_fps</w:t>
      </w:r>
      <w:r w:rsidR="00E32D88">
        <w:t xml:space="preserve">). Each mesh output will also write an additional mesh </w:t>
      </w:r>
      <w:r w:rsidR="009F741E">
        <w:t xml:space="preserve">showing the reference configuration </w:t>
      </w:r>
      <w:r w:rsidR="00E32D88">
        <w:t>at initialization</w:t>
      </w:r>
      <w:r w:rsidR="006729B2">
        <w:t xml:space="preserve"> (this mesh </w:t>
      </w:r>
      <w:r w:rsidR="003B0AA0">
        <w:t>name will have the string “_Reference” appended to it)</w:t>
      </w:r>
      <w:r w:rsidR="00E32D88">
        <w:t>. The naming convention is</w:t>
      </w:r>
    </w:p>
    <w:p w14:paraId="11B5BAF6" w14:textId="3B02DAFA" w:rsidR="00E32D88" w:rsidRDefault="00E32D88" w:rsidP="002119FB">
      <w:r>
        <w:tab/>
      </w:r>
      <w:r>
        <w:tab/>
      </w:r>
      <w:r>
        <w:tab/>
        <w:t>&lt;RootName&gt;.&lt;MeshName&gt;.t&lt;step#&gt;.vtp</w:t>
      </w:r>
    </w:p>
    <w:p w14:paraId="0A82ECD2" w14:textId="6FC193CA" w:rsidR="00791D80" w:rsidRPr="00AB47F4" w:rsidRDefault="008B6A9A" w:rsidP="002119FB">
      <w:r>
        <w:t xml:space="preserve">If a FAST simulation encounters an error when </w:t>
      </w:r>
      <w:r>
        <w:rPr>
          <w:b/>
        </w:rPr>
        <w:t>WrVTK </w:t>
      </w:r>
      <w:r>
        <w:t>&gt; 0</w:t>
      </w:r>
      <w:r w:rsidR="008405BA">
        <w:t xml:space="preserve">, </w:t>
      </w:r>
      <w:r>
        <w:t xml:space="preserve">additional files </w:t>
      </w:r>
      <w:r w:rsidR="008405BA">
        <w:t xml:space="preserve">are </w:t>
      </w:r>
      <w:r>
        <w:t>output when the program ends. These output files may not be generated at the exact time step that VTK files would normally be written. They are named:</w:t>
      </w:r>
    </w:p>
    <w:p w14:paraId="61E2918B" w14:textId="0C964F1D" w:rsidR="00897B58" w:rsidRDefault="008B6A9A" w:rsidP="008B6A9A">
      <w:r>
        <w:tab/>
      </w:r>
      <w:r>
        <w:tab/>
      </w:r>
      <w:r>
        <w:tab/>
        <w:t>&lt;RootName&gt;.DebugError.&lt;MeshName&gt;.t&lt;step#&gt;.vtp</w:t>
      </w:r>
    </w:p>
    <w:p w14:paraId="23CA9B24" w14:textId="77777777" w:rsidR="005D78D8" w:rsidRDefault="005D78D8" w:rsidP="005D78D8">
      <w:pPr>
        <w:pStyle w:val="Heading3"/>
      </w:pPr>
      <w:r>
        <w:t>Checkpoint File Naming Convention</w:t>
      </w:r>
    </w:p>
    <w:p w14:paraId="2EAE7AE3" w14:textId="77777777" w:rsidR="005D78D8" w:rsidRDefault="005D78D8" w:rsidP="005D78D8">
      <w:r>
        <w:t xml:space="preserve">If FAST generates checkpoint files, these checkpoint filenames are in the form </w:t>
      </w:r>
      <w:r>
        <w:br/>
      </w:r>
      <w:r>
        <w:tab/>
      </w:r>
      <w:r>
        <w:tab/>
      </w:r>
      <w:r>
        <w:tab/>
        <w:t xml:space="preserve">&lt;RootName&gt;.&lt;timeStep&gt;.chkp </w:t>
      </w:r>
      <w:r>
        <w:br/>
        <w:t xml:space="preserve">where &lt;timeStep&gt; is an integer indicating at which time step the results in the file were generated. If the simulation was running a Bladed-style DLL in ServoDyn, there will be a second checkpoint file named </w:t>
      </w:r>
      <w:r>
        <w:br/>
      </w:r>
      <w:r>
        <w:tab/>
      </w:r>
      <w:r>
        <w:tab/>
      </w:r>
      <w:r>
        <w:tab/>
        <w:t>&lt;RootName&gt;.&lt;timeStep&gt;.dll.chkp</w:t>
      </w:r>
    </w:p>
    <w:p w14:paraId="2164B2B1" w14:textId="212EA986" w:rsidR="00CE6A2F" w:rsidRDefault="00CE6A2F" w:rsidP="00CE6A2F">
      <w:pPr>
        <w:keepNext/>
      </w:pPr>
      <w:r>
        <w:br w:type="page"/>
      </w:r>
      <w:r w:rsidR="00584A8A">
        <w:rPr>
          <w:noProof/>
        </w:rPr>
        <w:lastRenderedPageBreak/>
        <w:drawing>
          <wp:inline distT="0" distB="0" distL="0" distR="0" wp14:anchorId="7E17A513" wp14:editId="2BA2D198">
            <wp:extent cx="5943600" cy="7423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_JJ.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423785"/>
                    </a:xfrm>
                    <a:prstGeom prst="rect">
                      <a:avLst/>
                    </a:prstGeom>
                  </pic:spPr>
                </pic:pic>
              </a:graphicData>
            </a:graphic>
          </wp:inline>
        </w:drawing>
      </w:r>
    </w:p>
    <w:p w14:paraId="2164B2B2" w14:textId="6C609A33" w:rsidR="00CE6A2F" w:rsidRPr="00CE2DA4" w:rsidRDefault="00CE6A2F" w:rsidP="00CE6A2F">
      <w:pPr>
        <w:pStyle w:val="Caption"/>
        <w:jc w:val="center"/>
      </w:pPr>
      <w:bookmarkStart w:id="26" w:name="_Ref352753427"/>
      <w:r>
        <w:t xml:space="preserve">Figure </w:t>
      </w:r>
      <w:r w:rsidR="00686845">
        <w:fldChar w:fldCharType="begin"/>
      </w:r>
      <w:r w:rsidR="00686845">
        <w:instrText xml:space="preserve"> SEQ Figure \* ARABIC </w:instrText>
      </w:r>
      <w:r w:rsidR="00686845">
        <w:fldChar w:fldCharType="separate"/>
      </w:r>
      <w:r w:rsidR="003311C5">
        <w:rPr>
          <w:noProof/>
        </w:rPr>
        <w:t>4</w:t>
      </w:r>
      <w:r w:rsidR="00686845">
        <w:rPr>
          <w:noProof/>
        </w:rPr>
        <w:fldChar w:fldCharType="end"/>
      </w:r>
      <w:bookmarkEnd w:id="26"/>
      <w:r>
        <w:t xml:space="preserve">: Summary of Input and Output Files for FAST </w:t>
      </w:r>
      <w:r w:rsidRPr="00195D86">
        <w:t>v8.</w:t>
      </w:r>
      <w:r w:rsidR="003143E2">
        <w:t>16</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7" w:name="_Ref391883796"/>
      <w:bookmarkStart w:id="28" w:name="_Toc457343300"/>
      <w:bookmarkStart w:id="29" w:name="_Ref352702959"/>
      <w:r>
        <w:lastRenderedPageBreak/>
        <w:t xml:space="preserve">Variables Specified in the </w:t>
      </w:r>
      <w:r w:rsidR="007A051E">
        <w:t>FAST Primary Input File</w:t>
      </w:r>
      <w:bookmarkEnd w:id="27"/>
      <w:bookmarkEnd w:id="28"/>
    </w:p>
    <w:p w14:paraId="2164B376" w14:textId="5753F3E2"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3311C5">
        <w:t xml:space="preserve">Appendix </w:t>
      </w:r>
      <w:r w:rsidR="003311C5">
        <w:rPr>
          <w:noProof/>
        </w:rPr>
        <w:t>A</w:t>
      </w:r>
      <w:r w:rsidR="003311C5">
        <w:t>: Example FAST v8.16.*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xml:space="preserve">: Echo input data to &lt;RootName&gt;.ech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268AE76B" w:rsidR="004C4A8A" w:rsidRDefault="004C4A8A" w:rsidP="004C4A8A">
      <w:pPr>
        <w:pStyle w:val="ListParagraph"/>
        <w:numPr>
          <w:ilvl w:val="0"/>
          <w:numId w:val="7"/>
        </w:numPr>
      </w:pPr>
      <w:r>
        <w:t>A format specifier for real numbers is to</w:t>
      </w:r>
      <w:r w:rsidR="00B52DBD">
        <w:t>o</w:t>
      </w:r>
      <w:r>
        <w:t xml:space="preserve"> narrow to print,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14:paraId="2164B385" w14:textId="39DCB8CE" w:rsidR="00143736" w:rsidRDefault="00794BE0" w:rsidP="004C4A8A">
      <w:pPr>
        <w:pStyle w:val="ListParagraph"/>
        <w:numPr>
          <w:ilvl w:val="0"/>
          <w:numId w:val="7"/>
        </w:numPr>
      </w:pPr>
      <w:r>
        <w:t>A routine is using math based on the assumption that the angles are small</w:t>
      </w:r>
      <w:r w:rsidR="00143736">
        <w:t xml:space="preserve">, but the angles </w:t>
      </w:r>
      <w:r w:rsidR="00433203">
        <w:t xml:space="preserve">the routine </w:t>
      </w:r>
      <w:r w:rsidR="00143736">
        <w:t>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15E91B6E"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t>
      </w:r>
      <w:r w:rsidR="00433203">
        <w:t xml:space="preserve">v14 </w:t>
      </w:r>
      <w:r w:rsidR="0042493B">
        <w:t>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r>
        <w:lastRenderedPageBreak/>
        <w:t>TMax: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3D41EDDE"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w:t>
      </w:r>
      <w:r w:rsidR="00433203">
        <w:t xml:space="preserve">v8 </w:t>
      </w:r>
      <w:r w:rsidR="00EC0F52">
        <w:t xml:space="preserve">model is realized. For coupled FAST models that don’t use </w:t>
      </w:r>
      <w:r w:rsidR="00433203">
        <w:t xml:space="preserve">BeamDyn or </w:t>
      </w:r>
      <w:r w:rsidR="00EC0F52">
        <w:t>SubDyn, the frequency can be estimated via a linearization analysis of FAST v7.  For coupled FAST models that do use SubDyn, guidance for choosing the time step is found in the SubDyn ReadMe file.</w:t>
      </w:r>
    </w:p>
    <w:p w14:paraId="2164B392" w14:textId="77777777" w:rsidR="004A39F6" w:rsidRDefault="004A39F6" w:rsidP="00AD1B9B">
      <w:pPr>
        <w:pStyle w:val="Heading4"/>
      </w:pPr>
      <w:r>
        <w:t>InterpOrder: Interpolation/Extrapolation order for input/output time history [1 or 2]</w:t>
      </w:r>
    </w:p>
    <w:p w14:paraId="2164B393" w14:textId="2DB865E7"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4E68EA">
        <w:t xml:space="preserve"> for those modules that rely on an implicit time-integrator</w:t>
      </w:r>
      <w:r w:rsidR="00AB4C00">
        <w:t xml:space="preserve">. </w:t>
      </w:r>
      <w:r w:rsidR="00EC0F52">
        <w:t>Module i</w:t>
      </w:r>
      <w:r w:rsidR="00AB4C00">
        <w:t xml:space="preserve">nputs are typically interpolated in </w:t>
      </w:r>
      <w:r w:rsidR="00EC0F52">
        <w:t xml:space="preserve">a module’s </w:t>
      </w:r>
      <w:r w:rsidR="00AB4C00">
        <w:t>UpdateStates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r>
        <w:t>NumCrctn: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r>
        <w:t>DT_UJac: Time between calls to get Jacobians [s]</w:t>
      </w:r>
    </w:p>
    <w:p w14:paraId="2164B398" w14:textId="17AC8561" w:rsidR="002D091E" w:rsidRDefault="00BC368A" w:rsidP="004A39F6">
      <w:r>
        <w:t xml:space="preserve">We use a Jacobian matrix to solve the </w:t>
      </w:r>
      <w:r w:rsidR="007B654A">
        <w:t xml:space="preserve">module </w:t>
      </w:r>
      <w:r>
        <w:t xml:space="preserve">input-output relationship between accelerations and loads in the </w:t>
      </w:r>
      <w:r w:rsidR="004E68EA">
        <w:t xml:space="preserve">ElastoDyn-BeamDyn, </w:t>
      </w:r>
      <w:r>
        <w:t>ElastoDyn-HydroDyn-SubDyn</w:t>
      </w:r>
      <w:r w:rsidR="00DA52C8">
        <w:t>,</w:t>
      </w:r>
      <w:r w:rsidR="004E68EA">
        <w:t xml:space="preserve"> and ElastoDyn-</w:t>
      </w:r>
      <w:r w:rsidR="00DA52C8" w:rsidRPr="00DA52C8">
        <w:t xml:space="preserve"> </w:t>
      </w:r>
      <w:r w:rsidR="00DA52C8">
        <w:t>OrcaFlexInterface</w:t>
      </w:r>
      <w:r>
        <w:t xml:space="preserve"> </w:t>
      </w:r>
      <w:r>
        <w:lastRenderedPageBreak/>
        <w:t>coupling</w:t>
      </w:r>
      <w:r w:rsidR="004E68EA">
        <w:t>s</w:t>
      </w:r>
      <w:r>
        <w:t xml:space="preserve">.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6F72C1CA" w:rsidR="002D091E" w:rsidRDefault="002D091E" w:rsidP="004A39F6">
      <w:r w:rsidRPr="002D091E">
        <w:rPr>
          <w:b/>
        </w:rPr>
        <w:t>DT_UJac</w:t>
      </w:r>
      <w:r>
        <w:t xml:space="preserve"> determines how often the Jacobian needs to be updated. </w:t>
      </w:r>
      <w:r w:rsidR="004E68EA">
        <w:t>For most models</w:t>
      </w:r>
      <w:r>
        <w:t xml:space="preserve">,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w:t>
      </w:r>
      <w:r w:rsidR="004E68EA">
        <w:t xml:space="preserve">models that don’t use the BeamDyn, HydroDyn, SubDyn, or </w:t>
      </w:r>
      <w:r w:rsidR="00DA52C8">
        <w:t xml:space="preserve">OrcaFlexInterface </w:t>
      </w:r>
      <w:r w:rsidR="004E68EA">
        <w:t>modules</w:t>
      </w:r>
      <w:r w:rsidR="007B0CF4">
        <w:t>.</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r>
        <w:t>UJacSclFact: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2827E8">
        <w:t xml:space="preserve">We recommend setting </w:t>
      </w:r>
      <w:r w:rsidR="002827E8" w:rsidRPr="00280B19">
        <w:rPr>
          <w:b/>
        </w:rPr>
        <w:t>UJacSclFact</w:t>
      </w:r>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r>
        <w:t>CompElast: Compute structural dynamics [1 or 2]</w:t>
      </w:r>
    </w:p>
    <w:p w14:paraId="2164B39F" w14:textId="59C4049E" w:rsidR="004A39F6" w:rsidRDefault="004A39F6" w:rsidP="004A39F6">
      <w:r>
        <w:t xml:space="preserve">1: Use ElastoDyn for </w:t>
      </w:r>
      <w:r w:rsidR="00845AC5">
        <w:t xml:space="preserve">the </w:t>
      </w:r>
      <w:r>
        <w:t>structural dynamics</w:t>
      </w:r>
      <w:r w:rsidR="00845AC5">
        <w:t xml:space="preserve"> of the rotor, drivetrain, nacelle, tower</w:t>
      </w:r>
      <w:r w:rsidR="004C70AA">
        <w:t>, and platform</w:t>
      </w:r>
      <w:r>
        <w:br/>
        <w:t xml:space="preserve">2: Use BeamDyn for the structural dynamics on the blades and ElastoDyn for the </w:t>
      </w:r>
      <w:r w:rsidR="00845AC5">
        <w:t>drivetrain, nacelle, tower</w:t>
      </w:r>
      <w:r w:rsidR="004C70AA">
        <w:t>, and platform</w:t>
      </w:r>
    </w:p>
    <w:p w14:paraId="46C80739" w14:textId="483C06E0" w:rsidR="00C26C84" w:rsidRPr="00CF0284" w:rsidRDefault="00C26C84" w:rsidP="00C26C84">
      <w:r>
        <w:t xml:space="preserve">Please note that ElastoDyn </w:t>
      </w:r>
      <w:r w:rsidR="005C6F8A">
        <w:t xml:space="preserve">is </w:t>
      </w:r>
      <w:r>
        <w:t>always used when running FAST.</w:t>
      </w:r>
    </w:p>
    <w:p w14:paraId="2733C1BD" w14:textId="0FD20019" w:rsidR="004D65DE" w:rsidRDefault="004D65DE" w:rsidP="004A39F6">
      <w:r>
        <w:t xml:space="preserve">If </w:t>
      </w:r>
      <w:r w:rsidRPr="004C70AA">
        <w:rPr>
          <w:b/>
        </w:rPr>
        <w:t>CompElast</w:t>
      </w:r>
      <w:r>
        <w:t xml:space="preserve"> is set to 2, the blade-related inputs and outputs from the ElastoDyn module are unused, replaced with those available in the BeamDyn module.</w:t>
      </w:r>
      <w:r w:rsidR="00C26C84">
        <w:t xml:space="preserve"> That is, if </w:t>
      </w:r>
      <w:r w:rsidR="00C26C84" w:rsidRPr="004C70AA">
        <w:rPr>
          <w:b/>
        </w:rPr>
        <w:t>CompElast</w:t>
      </w:r>
      <w:r w:rsidR="00C26C84">
        <w:t xml:space="preserve"> is set to 2, ElastoDyn inputs </w:t>
      </w:r>
      <w:r w:rsidR="00C26C84" w:rsidRPr="00957F38">
        <w:rPr>
          <w:b/>
        </w:rPr>
        <w:t>FlapDOF1</w:t>
      </w:r>
      <w:r w:rsidR="00C26C84">
        <w:t xml:space="preserve">, </w:t>
      </w:r>
      <w:r w:rsidR="00C26C84" w:rsidRPr="00957F38">
        <w:rPr>
          <w:b/>
        </w:rPr>
        <w:t>FlapDOF</w:t>
      </w:r>
      <w:r w:rsidR="00C26C84">
        <w:rPr>
          <w:b/>
        </w:rPr>
        <w:t>2</w:t>
      </w:r>
      <w:r w:rsidR="00C26C84">
        <w:t>,</w:t>
      </w:r>
      <w:r w:rsidR="00C26C84" w:rsidRPr="00957F38">
        <w:rPr>
          <w:b/>
        </w:rPr>
        <w:t xml:space="preserve"> </w:t>
      </w:r>
      <w:r w:rsidR="00C26C84">
        <w:rPr>
          <w:b/>
        </w:rPr>
        <w:t>Edge</w:t>
      </w:r>
      <w:r w:rsidR="00C26C84" w:rsidRPr="00957F38">
        <w:rPr>
          <w:b/>
        </w:rPr>
        <w:t>DOF</w:t>
      </w:r>
      <w:r w:rsidR="00C26C84">
        <w:t>,</w:t>
      </w:r>
      <w:r w:rsidR="00C26C84" w:rsidRPr="00957F38">
        <w:rPr>
          <w:b/>
        </w:rPr>
        <w:t xml:space="preserve"> </w:t>
      </w:r>
      <w:r w:rsidR="00C26C84">
        <w:rPr>
          <w:b/>
        </w:rPr>
        <w:t>OoPDefl</w:t>
      </w:r>
      <w:r w:rsidR="00C26C84">
        <w:t>,</w:t>
      </w:r>
      <w:r w:rsidR="00C26C84" w:rsidRPr="00957F38">
        <w:rPr>
          <w:b/>
        </w:rPr>
        <w:t xml:space="preserve"> </w:t>
      </w:r>
      <w:r w:rsidR="00C26C84">
        <w:rPr>
          <w:b/>
        </w:rPr>
        <w:t>IPDefl</w:t>
      </w:r>
      <w:r w:rsidR="00C26C84">
        <w:t>,</w:t>
      </w:r>
      <w:r w:rsidR="00C26C84" w:rsidRPr="00957F38">
        <w:rPr>
          <w:b/>
        </w:rPr>
        <w:t xml:space="preserve"> </w:t>
      </w:r>
      <w:r w:rsidR="00C26C84">
        <w:rPr>
          <w:b/>
        </w:rPr>
        <w:t>TipRad</w:t>
      </w:r>
      <w:r w:rsidR="00C26C84">
        <w:t>,</w:t>
      </w:r>
      <w:r w:rsidR="00C26C84" w:rsidRPr="00957F38">
        <w:rPr>
          <w:b/>
        </w:rPr>
        <w:t xml:space="preserve"> </w:t>
      </w:r>
      <w:r w:rsidR="00C26C84">
        <w:rPr>
          <w:b/>
        </w:rPr>
        <w:t>TipMass(1-3)</w:t>
      </w:r>
      <w:r w:rsidR="00C26C84">
        <w:t>,</w:t>
      </w:r>
      <w:r w:rsidR="00C26C84" w:rsidRPr="00957F38">
        <w:rPr>
          <w:b/>
        </w:rPr>
        <w:t xml:space="preserve"> </w:t>
      </w:r>
      <w:r w:rsidR="00C26C84">
        <w:rPr>
          <w:b/>
        </w:rPr>
        <w:t>BldNodes</w:t>
      </w:r>
      <w:r w:rsidR="00C26C84">
        <w:t>,</w:t>
      </w:r>
      <w:r w:rsidR="00C26C84" w:rsidRPr="00957F38">
        <w:rPr>
          <w:b/>
        </w:rPr>
        <w:t xml:space="preserve"> </w:t>
      </w:r>
      <w:r w:rsidR="00C26C84">
        <w:rPr>
          <w:b/>
        </w:rPr>
        <w:t>BldFile(1-3)</w:t>
      </w:r>
      <w:r w:rsidR="00C26C84">
        <w:t>,</w:t>
      </w:r>
      <w:r w:rsidR="00C26C84" w:rsidRPr="00957F38">
        <w:rPr>
          <w:b/>
        </w:rPr>
        <w:t xml:space="preserve"> </w:t>
      </w:r>
      <w:r w:rsidR="00C26C84">
        <w:rPr>
          <w:b/>
        </w:rPr>
        <w:t>NblGages</w:t>
      </w:r>
      <w:r w:rsidR="00C26C84">
        <w:t xml:space="preserve">, and </w:t>
      </w:r>
      <w:r w:rsidR="00C26C84">
        <w:rPr>
          <w:b/>
        </w:rPr>
        <w:t>BldGagNd</w:t>
      </w:r>
      <w:r w:rsidR="00C26C84">
        <w:t xml:space="preserve"> are unused and ElastoDyn outputs for the blade tip motions, blade local span motions, blade root loads, blade local span loads, and internal blade mode DOFs are unused.</w:t>
      </w:r>
    </w:p>
    <w:p w14:paraId="4A3B7C30" w14:textId="52C216E7" w:rsidR="00EA0D40" w:rsidRDefault="00EA0D40" w:rsidP="00EA0D40">
      <w:pPr>
        <w:pStyle w:val="Heading4"/>
      </w:pPr>
      <w:r>
        <w:t xml:space="preserve">CompInflow: Compute </w:t>
      </w:r>
      <w:r w:rsidR="00FE74AB">
        <w:t>inflow wind velocities</w:t>
      </w:r>
      <w:r>
        <w:t xml:space="preserve"> [0</w:t>
      </w:r>
      <w:r w:rsidR="0021627B">
        <w:t>,</w:t>
      </w:r>
      <w:r>
        <w:t xml:space="preserve"> 1</w:t>
      </w:r>
      <w:r w:rsidR="0021627B">
        <w:t>, or 2</w:t>
      </w:r>
      <w:r>
        <w:t>]</w:t>
      </w:r>
    </w:p>
    <w:p w14:paraId="67180EF5" w14:textId="296A3571" w:rsidR="00EA0D40" w:rsidRDefault="00EA0D40" w:rsidP="00EA0D40">
      <w:r>
        <w:t xml:space="preserve">0: </w:t>
      </w:r>
      <w:r w:rsidR="00FE74AB">
        <w:t xml:space="preserve">Use still air </w:t>
      </w:r>
      <w:r>
        <w:br/>
        <w:t xml:space="preserve">1: Use </w:t>
      </w:r>
      <w:r w:rsidR="00FE74AB">
        <w:t>InflowW</w:t>
      </w:r>
      <w:r w:rsidR="00A1183D">
        <w:t>i</w:t>
      </w:r>
      <w:r w:rsidR="00FE74AB">
        <w:t xml:space="preserve">nd </w:t>
      </w:r>
      <w:r>
        <w:t xml:space="preserve">for </w:t>
      </w:r>
      <w:r w:rsidR="00FE74AB">
        <w:t>inflow wind conditions</w:t>
      </w:r>
      <w:r w:rsidR="00807114">
        <w:br/>
        <w:t>2: Use external wind conditions from OpenFOAM/SOWFA</w:t>
      </w:r>
    </w:p>
    <w:p w14:paraId="7AF58CE8" w14:textId="5C4A3C61" w:rsidR="0021627B" w:rsidRDefault="003B713D" w:rsidP="00EA0D40">
      <w:r>
        <w:t xml:space="preserve">In the normal FAST executable, setting </w:t>
      </w:r>
      <w:r w:rsidR="0021627B" w:rsidRPr="00F70FC2">
        <w:rPr>
          <w:b/>
        </w:rPr>
        <w:t>CompInflow</w:t>
      </w:r>
      <w:r w:rsidR="0021627B">
        <w:t> = 2</w:t>
      </w:r>
      <w:r>
        <w:t xml:space="preserve"> </w:t>
      </w:r>
      <w:r w:rsidR="0061050C">
        <w:t>is not allowed.</w:t>
      </w:r>
    </w:p>
    <w:p w14:paraId="2164B3A1" w14:textId="77777777" w:rsidR="00EF174A" w:rsidRDefault="00EF174A" w:rsidP="00AD1B9B">
      <w:pPr>
        <w:pStyle w:val="Heading4"/>
      </w:pPr>
      <w:r>
        <w:t>CompAero: Compute aerodynamic loads [0 or 1]</w:t>
      </w:r>
    </w:p>
    <w:p w14:paraId="2164B3A2" w14:textId="0C178630" w:rsidR="00EF174A" w:rsidRDefault="00EF174A" w:rsidP="00460C71">
      <w:r>
        <w:t>0: Do not calculate aerodynamic loads</w:t>
      </w:r>
      <w:r>
        <w:br/>
        <w:t>1: Use AeroDyn</w:t>
      </w:r>
      <w:r w:rsidR="00D73A79">
        <w:t xml:space="preserve"> v14</w:t>
      </w:r>
      <w:r w:rsidR="00845AC5">
        <w:t xml:space="preserve"> for aerodynamic loads</w:t>
      </w:r>
      <w:r w:rsidR="00D73A79">
        <w:br/>
        <w:t>2: Use AeroDyn v15 for aerodynamic loads</w:t>
      </w:r>
    </w:p>
    <w:p w14:paraId="3955C7E5" w14:textId="77777777" w:rsidR="00C26C84" w:rsidRDefault="00C26C84" w:rsidP="00C26C84">
      <w:r>
        <w:lastRenderedPageBreak/>
        <w:t xml:space="preserve">If </w:t>
      </w:r>
      <w:r w:rsidRPr="00306F41">
        <w:rPr>
          <w:b/>
        </w:rPr>
        <w:t>CompElast</w:t>
      </w:r>
      <w:r>
        <w:t xml:space="preserve"> is set to 1 and </w:t>
      </w:r>
      <w:r w:rsidRPr="00306F41">
        <w:rPr>
          <w:b/>
        </w:rPr>
        <w:t>CompAero</w:t>
      </w:r>
      <w:r>
        <w:t xml:space="preserve"> is set to 1, the blade discretization specified in AeroDyn v14 will be used for discretization of the blade structural model of ElastoDyn (in this case, input </w:t>
      </w:r>
      <w:r w:rsidRPr="00306F41">
        <w:rPr>
          <w:b/>
        </w:rPr>
        <w:t>BldNodes</w:t>
      </w:r>
      <w:r>
        <w:t xml:space="preserve"> in ElastoDyn is unused) and the tower discretization specified in ElastoDyn will be used for discretization of the tower aerodynamic model of AeroDyn v14.</w:t>
      </w:r>
    </w:p>
    <w:p w14:paraId="2AE27F19" w14:textId="12726526" w:rsidR="00C26C84" w:rsidRDefault="00C26C84" w:rsidP="00C26C84">
      <w:r>
        <w:t xml:space="preserve">If </w:t>
      </w:r>
      <w:r w:rsidRPr="00306F41">
        <w:rPr>
          <w:b/>
        </w:rPr>
        <w:t>CompAero</w:t>
      </w:r>
      <w:r>
        <w:t xml:space="preserve"> is set to 2, the aerodynamic </w:t>
      </w:r>
      <w:r w:rsidRPr="00306F41">
        <w:t xml:space="preserve">blade and tower discretizations </w:t>
      </w:r>
      <w:r>
        <w:t xml:space="preserve">of AeroDyn v15 </w:t>
      </w:r>
      <w:r w:rsidRPr="00306F41">
        <w:t xml:space="preserve">are independent of </w:t>
      </w:r>
      <w:r>
        <w:t xml:space="preserve">structural </w:t>
      </w:r>
      <w:r w:rsidRPr="00306F41">
        <w:t>discretizations in the ElastoDyn or BeamDyn modules</w:t>
      </w:r>
      <w:r>
        <w:t xml:space="preserve">. If </w:t>
      </w:r>
      <w:r w:rsidRPr="00306F41">
        <w:rPr>
          <w:b/>
        </w:rPr>
        <w:t>CompElast</w:t>
      </w:r>
      <w:r>
        <w:t xml:space="preserve"> is set to 1 and </w:t>
      </w:r>
      <w:r w:rsidRPr="00306F41">
        <w:rPr>
          <w:b/>
        </w:rPr>
        <w:t>CompAero</w:t>
      </w:r>
      <w:r>
        <w:t xml:space="preserve"> is set to 2, input </w:t>
      </w:r>
      <w:r w:rsidRPr="00957F38">
        <w:rPr>
          <w:b/>
        </w:rPr>
        <w:t>PitchAxis</w:t>
      </w:r>
      <w:r>
        <w:t xml:space="preserve"> in the ElastoDyn blade input file is unused because the specification of aerodynamic center in AeroDyn v15 replaces the need for </w:t>
      </w:r>
      <w:r w:rsidRPr="00957F38">
        <w:rPr>
          <w:b/>
        </w:rPr>
        <w:t>PitchAxis</w:t>
      </w:r>
      <w:r>
        <w:t>.</w:t>
      </w:r>
    </w:p>
    <w:p w14:paraId="3420D7B5" w14:textId="6309F54E" w:rsidR="004C70AA" w:rsidRDefault="004C70AA" w:rsidP="00460C71">
      <w:r>
        <w:t xml:space="preserve">If </w:t>
      </w:r>
      <w:r w:rsidRPr="004C70AA">
        <w:rPr>
          <w:b/>
        </w:rPr>
        <w:t>CompElast</w:t>
      </w:r>
      <w:r>
        <w:t xml:space="preserve"> is set to </w:t>
      </w:r>
      <w:r w:rsidR="008831F1">
        <w:t>2</w:t>
      </w:r>
      <w:r>
        <w:t xml:space="preserve">, </w:t>
      </w:r>
      <w:r w:rsidRPr="004C70AA">
        <w:rPr>
          <w:b/>
        </w:rPr>
        <w:t>CompAero</w:t>
      </w:r>
      <w:r>
        <w:t xml:space="preserve"> must </w:t>
      </w:r>
      <w:r w:rsidR="008831F1">
        <w:t xml:space="preserve">also </w:t>
      </w:r>
      <w:r>
        <w:t xml:space="preserve">be set to </w:t>
      </w:r>
      <w:r w:rsidR="008831F1">
        <w:t>2</w:t>
      </w:r>
      <w:r>
        <w:t>.</w:t>
      </w:r>
    </w:p>
    <w:p w14:paraId="2164B3A3" w14:textId="77777777" w:rsidR="00EF174A" w:rsidRDefault="00EF174A" w:rsidP="00AD1B9B">
      <w:pPr>
        <w:pStyle w:val="Heading4"/>
      </w:pPr>
      <w:r>
        <w:t>CompServo: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r>
        <w:t>CompHydro: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r>
        <w:t>CompSub: Compute sub-structural dynamics [0 or 1]</w:t>
      </w:r>
    </w:p>
    <w:p w14:paraId="0E24D07F" w14:textId="2CE36FB4" w:rsidR="00A3179F" w:rsidRDefault="00EF174A" w:rsidP="00EF174A">
      <w:pPr>
        <w:rPr>
          <w:ins w:id="30" w:author="Bonnie Jonkman" w:date="2016-08-27T21:00:00Z"/>
        </w:rPr>
      </w:pPr>
      <w:r>
        <w:t>0: Do not calculate sub-structural dynamics</w:t>
      </w:r>
      <w:r>
        <w:br/>
        <w:t>1: Use SubDyn</w:t>
      </w:r>
      <w:r w:rsidR="00845AC5">
        <w:t xml:space="preserve"> for sub-structural dynamics</w:t>
      </w:r>
      <w:bookmarkStart w:id="31" w:name="_GoBack"/>
      <w:ins w:id="32" w:author="Bonnie Jonkman" w:date="2016-08-27T21:00:00Z">
        <w:r w:rsidR="00A3179F">
          <w:br/>
          <w:t>2: Use ExtPtfm_MCKF for user-defined sub-structural dynamics</w:t>
        </w:r>
      </w:ins>
    </w:p>
    <w:p w14:paraId="7D208E37" w14:textId="227EACA7" w:rsidR="00FC143C" w:rsidRPr="00FC143C" w:rsidRDefault="00FC143C" w:rsidP="00EF174A">
      <w:ins w:id="33" w:author="Bonnie Jonkman" w:date="2016-08-27T21:00:00Z">
        <w:r>
          <w:t xml:space="preserve">If </w:t>
        </w:r>
        <w:r>
          <w:rPr>
            <w:b/>
          </w:rPr>
          <w:t>CompSub</w:t>
        </w:r>
        <w:r>
          <w:t xml:space="preserve"> is set to 2, </w:t>
        </w:r>
        <w:commentRangeStart w:id="34"/>
        <w:r>
          <w:rPr>
            <w:b/>
          </w:rPr>
          <w:t xml:space="preserve">CompHydro </w:t>
        </w:r>
        <w:r>
          <w:t>must be set to</w:t>
        </w:r>
      </w:ins>
      <w:ins w:id="35" w:author="Bonnie Jonkman" w:date="2016-08-27T21:02:00Z">
        <w:r>
          <w:t xml:space="preserve"> 0</w:t>
        </w:r>
        <w:commentRangeEnd w:id="34"/>
        <w:r>
          <w:rPr>
            <w:rStyle w:val="CommentReference"/>
          </w:rPr>
          <w:commentReference w:id="34"/>
        </w:r>
        <w:r>
          <w:t>.</w:t>
        </w:r>
      </w:ins>
      <w:bookmarkEnd w:id="31"/>
    </w:p>
    <w:p w14:paraId="2164B3AA" w14:textId="4FF1F94A" w:rsidR="00EF174A" w:rsidRDefault="00EF174A" w:rsidP="00AD1B9B">
      <w:pPr>
        <w:pStyle w:val="Heading4"/>
      </w:pPr>
      <w:r>
        <w:t xml:space="preserve">CompMooring: Compute </w:t>
      </w:r>
      <w:r w:rsidR="00450382">
        <w:t>mooring system</w:t>
      </w:r>
      <w:r>
        <w:t xml:space="preserve"> [0</w:t>
      </w:r>
      <w:r w:rsidR="00450382">
        <w:t>, 1,</w:t>
      </w:r>
      <w:r>
        <w:t xml:space="preserve"> </w:t>
      </w:r>
      <w:r w:rsidR="00450382">
        <w:t>2</w:t>
      </w:r>
      <w:r w:rsidR="00375A11">
        <w:t>, 3, or 4</w:t>
      </w:r>
      <w:r>
        <w:t>]</w:t>
      </w:r>
    </w:p>
    <w:p w14:paraId="2164B3AB" w14:textId="7A27BE67"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3: Use MoorDyn to model a mooring system</w:t>
      </w:r>
      <w:r w:rsidR="00130962">
        <w:br/>
        <w:t xml:space="preserve">4: Use </w:t>
      </w:r>
      <w:r w:rsidR="00DA52C8">
        <w:t>OrcaFlexInterface</w:t>
      </w:r>
      <w:r w:rsidR="00130962">
        <w:t xml:space="preserve"> to model a mooring system</w:t>
      </w:r>
    </w:p>
    <w:p w14:paraId="2C13B97B" w14:textId="1AA772E3" w:rsidR="008831F1" w:rsidRDefault="008831F1" w:rsidP="00EF174A">
      <w:r>
        <w:t xml:space="preserve">If </w:t>
      </w:r>
      <w:r w:rsidRPr="004C70AA">
        <w:rPr>
          <w:b/>
        </w:rPr>
        <w:t>Comp</w:t>
      </w:r>
      <w:r>
        <w:rPr>
          <w:b/>
        </w:rPr>
        <w:t>Mooring</w:t>
      </w:r>
      <w:r>
        <w:t xml:space="preserve"> is set to 4, </w:t>
      </w:r>
      <w:r w:rsidRPr="004C70AA">
        <w:rPr>
          <w:b/>
        </w:rPr>
        <w:t>Comp</w:t>
      </w:r>
      <w:r>
        <w:rPr>
          <w:b/>
        </w:rPr>
        <w:t>Hydro</w:t>
      </w:r>
      <w:r>
        <w:t xml:space="preserve"> must be set to </w:t>
      </w:r>
      <w:r w:rsidR="003B713D">
        <w:t>0</w:t>
      </w:r>
      <w:r>
        <w:t xml:space="preserve"> and FAST considers the model to be an offshore floating system.</w:t>
      </w:r>
    </w:p>
    <w:p w14:paraId="2164B3AD" w14:textId="77777777" w:rsidR="00450382" w:rsidRDefault="00450382" w:rsidP="00AD1B9B">
      <w:pPr>
        <w:pStyle w:val="Heading4"/>
      </w:pPr>
      <w:r>
        <w:t>CompIce: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62AD9CD4" w14:textId="6F1583A9" w:rsidR="008831F1" w:rsidRDefault="008831F1" w:rsidP="00450382">
      <w:r>
        <w:lastRenderedPageBreak/>
        <w:t xml:space="preserve">If </w:t>
      </w:r>
      <w:r w:rsidRPr="004C70AA">
        <w:rPr>
          <w:b/>
        </w:rPr>
        <w:t>Comp</w:t>
      </w:r>
      <w:r>
        <w:rPr>
          <w:b/>
        </w:rPr>
        <w:t>Ice</w:t>
      </w:r>
      <w:r>
        <w:t xml:space="preserve"> is not zero, both </w:t>
      </w:r>
      <w:r w:rsidRPr="004C70AA">
        <w:rPr>
          <w:b/>
        </w:rPr>
        <w:t>Comp</w:t>
      </w:r>
      <w:r>
        <w:rPr>
          <w:b/>
        </w:rPr>
        <w:t>Hydro</w:t>
      </w:r>
      <w:r>
        <w:t xml:space="preserve"> and </w:t>
      </w:r>
      <w:r w:rsidRPr="003B713D">
        <w:rPr>
          <w:b/>
        </w:rPr>
        <w:t>CompSub</w:t>
      </w:r>
      <w:r>
        <w:t xml:space="preserve"> must be set to 1.</w:t>
      </w:r>
    </w:p>
    <w:p w14:paraId="2164B3B4" w14:textId="77777777" w:rsidR="00450382" w:rsidRDefault="00B76B55" w:rsidP="00AD1B9B">
      <w:pPr>
        <w:pStyle w:val="Heading3"/>
      </w:pPr>
      <w:r>
        <w:t>Input Files</w:t>
      </w:r>
    </w:p>
    <w:p w14:paraId="2164B3B5" w14:textId="47F76180" w:rsidR="00267231" w:rsidRPr="00267231" w:rsidRDefault="00267231" w:rsidP="00267231">
      <w:r>
        <w:t>The input files specified in this section</w:t>
      </w:r>
      <w:r w:rsidR="008E7F9C">
        <w:t xml:space="preserve"> of the primary FAST input file</w:t>
      </w:r>
      <w:r>
        <w:t xml:space="preserve"> can be specified relative to the location of the </w:t>
      </w:r>
      <w:r w:rsidR="007D09CB">
        <w:t xml:space="preserve">FAST </w:t>
      </w:r>
      <w:r>
        <w:t>primary input file or specified with an absolute path. We recommend that you use quotes around the path/filenames.</w:t>
      </w:r>
    </w:p>
    <w:p w14:paraId="2164B3B6" w14:textId="77777777" w:rsidR="00B76B55" w:rsidRDefault="00B76B55" w:rsidP="00AD1B9B">
      <w:pPr>
        <w:pStyle w:val="Heading4"/>
      </w:pPr>
      <w:r>
        <w:t>EDFile: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r>
        <w:t>BDBldFile(1): Name of file containing BeamDyn input parameters for blade 1 [-]</w:t>
      </w:r>
    </w:p>
    <w:p w14:paraId="0BF39A29" w14:textId="40F15430" w:rsidR="008831F1" w:rsidRPr="002C16F5" w:rsidRDefault="008831F1" w:rsidP="008831F1">
      <w:pPr>
        <w:rPr>
          <w:b/>
        </w:rPr>
      </w:pPr>
      <w:r>
        <w:t xml:space="preserve">This is the name of the BeamDyn primary input file for blade 1. It is not used if </w:t>
      </w:r>
      <w:r>
        <w:rPr>
          <w:b/>
        </w:rPr>
        <w:t>CompElast</w:t>
      </w:r>
      <w:r>
        <w:t> = 1</w:t>
      </w:r>
      <w:r w:rsidRPr="002C16F5">
        <w:t>.</w:t>
      </w:r>
    </w:p>
    <w:p w14:paraId="2164B3BA" w14:textId="77777777" w:rsidR="00AE564B" w:rsidRDefault="00AE564B" w:rsidP="00AD1B9B">
      <w:pPr>
        <w:pStyle w:val="Heading4"/>
      </w:pPr>
      <w:r>
        <w:t>BDBldFile(2): Name of file containing BeamDyn input parameters for blade 2 [-]</w:t>
      </w:r>
    </w:p>
    <w:p w14:paraId="2164B3BB" w14:textId="745B04DB" w:rsidR="00AE564B" w:rsidRDefault="008831F1" w:rsidP="00AE564B">
      <w:r>
        <w:t xml:space="preserve">This is the name of the BeamDyn primary input file for blade 2. Different BeamDyn input files can be used between blades to model rotor </w:t>
      </w:r>
      <w:r w:rsidR="00ED2DFE">
        <w:t xml:space="preserve">structural </w:t>
      </w:r>
      <w:r>
        <w:t xml:space="preserve">imbalances. It is not used if </w:t>
      </w:r>
      <w:r>
        <w:rPr>
          <w:b/>
        </w:rPr>
        <w:t>CompElast</w:t>
      </w:r>
      <w:r>
        <w:t> = 1</w:t>
      </w:r>
      <w:r w:rsidRPr="002C16F5">
        <w:t>.</w:t>
      </w:r>
    </w:p>
    <w:p w14:paraId="2164B3BC" w14:textId="77777777" w:rsidR="00AE564B" w:rsidRDefault="00AE564B" w:rsidP="00AD1B9B">
      <w:pPr>
        <w:pStyle w:val="Heading4"/>
      </w:pPr>
      <w:r>
        <w:t>BDBldFile(3): Name of file containing BeamDyn input parameters for blade 3 [-]</w:t>
      </w:r>
    </w:p>
    <w:p w14:paraId="2164B3BD" w14:textId="5047E6B5" w:rsidR="00AE564B" w:rsidRDefault="008831F1" w:rsidP="00AE564B">
      <w:r>
        <w:t xml:space="preserve">This is the name of the BeamDyn primary input file for blade 3. Different BeamDyn input files can be used between blades to model rotor </w:t>
      </w:r>
      <w:r w:rsidR="00ED2DFE">
        <w:t xml:space="preserve">structural </w:t>
      </w:r>
      <w:r>
        <w:t xml:space="preserve">imbalances. It is not used if </w:t>
      </w:r>
      <w:r>
        <w:rPr>
          <w:b/>
        </w:rPr>
        <w:t>CompElast</w:t>
      </w:r>
      <w:r>
        <w:t> = 1 or for two-bladed rotors</w:t>
      </w:r>
      <w:r w:rsidRPr="002C16F5">
        <w:t>.</w:t>
      </w:r>
    </w:p>
    <w:p w14:paraId="5E0D85C9" w14:textId="7CE9CB88" w:rsidR="00F77353" w:rsidRDefault="00F77353" w:rsidP="00F77353">
      <w:pPr>
        <w:pStyle w:val="Heading4"/>
      </w:pPr>
      <w:r>
        <w:t>InflowFile: Name of file containing inflow wind input parameters [-]</w:t>
      </w:r>
    </w:p>
    <w:p w14:paraId="30322D59" w14:textId="6EEEDCD6" w:rsidR="00F77353" w:rsidRPr="001A0C92" w:rsidRDefault="00F77353" w:rsidP="00F70FC2">
      <w:r>
        <w:t xml:space="preserve">This is the name of the InflowWind primary input file. It is used </w:t>
      </w:r>
      <w:r w:rsidR="00F70FC2">
        <w:t xml:space="preserve">only </w:t>
      </w:r>
      <w:r>
        <w:t xml:space="preserve">if </w:t>
      </w:r>
      <w:r w:rsidRPr="00F70FC2">
        <w:rPr>
          <w:b/>
        </w:rPr>
        <w:t>Comp</w:t>
      </w:r>
      <w:r>
        <w:rPr>
          <w:b/>
        </w:rPr>
        <w:t>Inflow</w:t>
      </w:r>
      <w:r>
        <w:t> = </w:t>
      </w:r>
      <w:r w:rsidR="00F70FC2">
        <w:t>1</w:t>
      </w:r>
      <w:r>
        <w:t>.</w:t>
      </w:r>
    </w:p>
    <w:p w14:paraId="2164B3BE" w14:textId="77777777" w:rsidR="001D3CFF" w:rsidRDefault="001D3CFF" w:rsidP="00AD1B9B">
      <w:pPr>
        <w:pStyle w:val="Heading4"/>
      </w:pPr>
      <w:r>
        <w:t>AeroFile: Name of file containing aerodynamic input parameters [-]</w:t>
      </w:r>
    </w:p>
    <w:p w14:paraId="2164B3BF" w14:textId="76D2FD0D" w:rsidR="004A0F59" w:rsidRPr="00572C86" w:rsidRDefault="001D3CFF" w:rsidP="001D3CFF">
      <w:r>
        <w:t xml:space="preserve">This is the name of the AeroDyn </w:t>
      </w:r>
      <w:r w:rsidR="00ED2DFE">
        <w:t>v14 (</w:t>
      </w:r>
      <w:r w:rsidR="00ED2DFE" w:rsidRPr="00FE5E6F">
        <w:rPr>
          <w:b/>
        </w:rPr>
        <w:t>CompAero</w:t>
      </w:r>
      <w:r w:rsidR="00ED2DFE">
        <w:t> = 1) or AeroDyn v15 (</w:t>
      </w:r>
      <w:r w:rsidR="00ED2DFE" w:rsidRPr="00FE5E6F">
        <w:rPr>
          <w:b/>
        </w:rPr>
        <w:t>CompAero</w:t>
      </w:r>
      <w:r w:rsidR="00ED2DFE">
        <w:t xml:space="preserve"> = 2) </w:t>
      </w:r>
      <w:r w:rsidR="00EE4134">
        <w:t xml:space="preserve">primary </w:t>
      </w:r>
      <w:r>
        <w:t>inp</w:t>
      </w:r>
      <w:r w:rsidR="002C16F5">
        <w:t xml:space="preserve">ut file. </w:t>
      </w:r>
      <w:r w:rsidR="00ED2DFE">
        <w:t xml:space="preserve">It is not used if </w:t>
      </w:r>
      <w:r w:rsidR="00ED2DFE">
        <w:rPr>
          <w:b/>
        </w:rPr>
        <w:t>CompAero</w:t>
      </w:r>
      <w:r w:rsidR="00ED2DFE">
        <w:t> = 0.</w:t>
      </w:r>
    </w:p>
    <w:p w14:paraId="2164B3C0" w14:textId="77777777" w:rsidR="00A82364" w:rsidRDefault="00A82364" w:rsidP="00AD1B9B">
      <w:pPr>
        <w:pStyle w:val="Heading4"/>
      </w:pPr>
      <w:r>
        <w:t>ServoFile: Name of file containing control and electrical-drive input parameters [-]</w:t>
      </w:r>
    </w:p>
    <w:p w14:paraId="2164B3C1" w14:textId="7A9189B3"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CompServo</w:t>
      </w:r>
      <w:r w:rsidR="00F77353">
        <w:t> = </w:t>
      </w:r>
      <w:r w:rsidR="0002006B">
        <w:t>0</w:t>
      </w:r>
      <w:r w:rsidR="002C16F5" w:rsidRPr="002C16F5">
        <w:t>.</w:t>
      </w:r>
    </w:p>
    <w:p w14:paraId="2164B3C2" w14:textId="77777777" w:rsidR="001336DD" w:rsidRDefault="001336DD" w:rsidP="00AD1B9B">
      <w:pPr>
        <w:pStyle w:val="Heading4"/>
      </w:pPr>
      <w:r>
        <w:t>HydroFile: Name of file containing hydrodynamic input parameters [-]</w:t>
      </w:r>
    </w:p>
    <w:p w14:paraId="2164B3C3" w14:textId="4928EBA8"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CompHydro</w:t>
      </w:r>
      <w:r w:rsidR="00F77353">
        <w:t> = </w:t>
      </w:r>
      <w:r w:rsidR="0002006B">
        <w:t>0</w:t>
      </w:r>
      <w:r w:rsidR="002C16F5" w:rsidRPr="002C16F5">
        <w:t>.</w:t>
      </w:r>
    </w:p>
    <w:p w14:paraId="2164B3C4" w14:textId="77777777" w:rsidR="001336DD" w:rsidRDefault="001336DD" w:rsidP="00AD1B9B">
      <w:pPr>
        <w:pStyle w:val="Heading4"/>
      </w:pPr>
      <w:r>
        <w:t xml:space="preserve">SubFile: Name of file containing </w:t>
      </w:r>
      <w:r w:rsidR="0047266F">
        <w:t>sub-structural</w:t>
      </w:r>
      <w:r>
        <w:t xml:space="preserve"> input parameters [-]</w:t>
      </w:r>
    </w:p>
    <w:p w14:paraId="2164B3C5" w14:textId="1AE07266"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CompSub</w:t>
      </w:r>
      <w:r w:rsidR="00F77353">
        <w:t> = </w:t>
      </w:r>
      <w:r w:rsidR="0002006B">
        <w:t>0</w:t>
      </w:r>
      <w:r w:rsidR="009D29B6" w:rsidRPr="002C16F5">
        <w:t>.</w:t>
      </w:r>
    </w:p>
    <w:p w14:paraId="2164B3C6" w14:textId="77777777" w:rsidR="00C22E8D" w:rsidRDefault="00C22E8D" w:rsidP="00AD1B9B">
      <w:pPr>
        <w:pStyle w:val="Heading4"/>
      </w:pPr>
      <w:r>
        <w:t>MooringFile: Name of file containing mooring system input parameters [-]</w:t>
      </w:r>
    </w:p>
    <w:p w14:paraId="2164B3C7" w14:textId="19DDB19D" w:rsidR="00C22E8D" w:rsidRPr="00B76B55" w:rsidRDefault="00C22E8D" w:rsidP="00C22E8D">
      <w:r>
        <w:t>This is the name of the MAP</w:t>
      </w:r>
      <w:r w:rsidR="00DD7DF7">
        <w:t>++</w:t>
      </w:r>
      <w:r>
        <w:t xml:space="preserve"> (</w:t>
      </w:r>
      <w:r w:rsidRPr="00C22E8D">
        <w:rPr>
          <w:b/>
        </w:rPr>
        <w:t>CompMooring</w:t>
      </w:r>
      <w:r w:rsidR="00F77353">
        <w:t> = </w:t>
      </w:r>
      <w:r>
        <w:t>1)</w:t>
      </w:r>
      <w:r w:rsidR="00DD7DF7">
        <w:t>,</w:t>
      </w:r>
      <w:r>
        <w:t xml:space="preserve"> FEAMooring (</w:t>
      </w:r>
      <w:r w:rsidRPr="00C22E8D">
        <w:rPr>
          <w:b/>
        </w:rPr>
        <w:t>CompMooring</w:t>
      </w:r>
      <w:r w:rsidR="00F77353">
        <w:t> = </w:t>
      </w:r>
      <w:r>
        <w:t>2)</w:t>
      </w:r>
      <w:r w:rsidR="00DD7DF7">
        <w:t>, MoorDyn (</w:t>
      </w:r>
      <w:r w:rsidR="00DD7DF7" w:rsidRPr="00C22E8D">
        <w:rPr>
          <w:b/>
        </w:rPr>
        <w:t>CompMooring</w:t>
      </w:r>
      <w:r w:rsidR="00F77353">
        <w:t> = </w:t>
      </w:r>
      <w:r w:rsidR="00DD7DF7">
        <w:t>3)</w:t>
      </w:r>
      <w:r w:rsidR="00ED2DFE">
        <w:t>,</w:t>
      </w:r>
      <w:r>
        <w:t xml:space="preserve"> </w:t>
      </w:r>
      <w:r w:rsidR="0037777E">
        <w:t>or OrcaFlexInterface (</w:t>
      </w:r>
      <w:r w:rsidR="0037777E">
        <w:rPr>
          <w:b/>
        </w:rPr>
        <w:t>CompMooring</w:t>
      </w:r>
      <w:r w:rsidR="0037777E">
        <w:t xml:space="preserve"> = 4) </w:t>
      </w:r>
      <w:r w:rsidR="00EE4134">
        <w:t xml:space="preserve">primary </w:t>
      </w:r>
      <w:r>
        <w:t xml:space="preserve">input file. It is </w:t>
      </w:r>
      <w:r w:rsidR="001A778F">
        <w:t>not used</w:t>
      </w:r>
      <w:r>
        <w:t xml:space="preserve"> if </w:t>
      </w:r>
      <w:r>
        <w:rPr>
          <w:b/>
        </w:rPr>
        <w:t>CompMooring</w:t>
      </w:r>
      <w:r w:rsidR="00F77353">
        <w:t> = </w:t>
      </w:r>
      <w:r>
        <w:t>0</w:t>
      </w:r>
      <w:r w:rsidRPr="002C16F5">
        <w:t>.</w:t>
      </w:r>
    </w:p>
    <w:p w14:paraId="2164B3C8" w14:textId="77777777" w:rsidR="00EB34CB" w:rsidRDefault="00EB34CB" w:rsidP="00AD1B9B">
      <w:pPr>
        <w:pStyle w:val="Heading4"/>
      </w:pPr>
      <w:r>
        <w:t>IceFile: Name of file containing ice input parameters [-]</w:t>
      </w:r>
    </w:p>
    <w:p w14:paraId="2164B3C9" w14:textId="0C2CB39B" w:rsidR="00EB34CB" w:rsidRPr="00B76B55" w:rsidRDefault="00EB34CB" w:rsidP="00EB34CB">
      <w:r>
        <w:t>This is the name of the IceFloe (</w:t>
      </w:r>
      <w:r w:rsidRPr="00C22E8D">
        <w:rPr>
          <w:b/>
        </w:rPr>
        <w:t>Comp</w:t>
      </w:r>
      <w:r>
        <w:rPr>
          <w:b/>
        </w:rPr>
        <w:t>Ice</w:t>
      </w:r>
      <w:r w:rsidR="00F77353">
        <w:t> = </w:t>
      </w:r>
      <w:r>
        <w:t>1) or IceDyn (</w:t>
      </w:r>
      <w:r w:rsidRPr="00C22E8D">
        <w:rPr>
          <w:b/>
        </w:rPr>
        <w:t>Comp</w:t>
      </w:r>
      <w:r>
        <w:rPr>
          <w:b/>
        </w:rPr>
        <w:t>Ice</w:t>
      </w:r>
      <w:r w:rsidR="00F77353">
        <w:t> = </w:t>
      </w:r>
      <w:r>
        <w:t xml:space="preserve">2) </w:t>
      </w:r>
      <w:r w:rsidR="00EE4134">
        <w:t xml:space="preserve">primary </w:t>
      </w:r>
      <w:r>
        <w:t xml:space="preserve">input file. It is not used if </w:t>
      </w:r>
      <w:r w:rsidRPr="00C22E8D">
        <w:rPr>
          <w:b/>
        </w:rPr>
        <w:t>Comp</w:t>
      </w:r>
      <w:r>
        <w:rPr>
          <w:b/>
        </w:rPr>
        <w:t>Ice</w:t>
      </w:r>
      <w:r w:rsidR="00F77353">
        <w:t> = </w:t>
      </w:r>
      <w:r>
        <w:t>0</w:t>
      </w:r>
      <w:r w:rsidRPr="002C16F5">
        <w:t>.</w:t>
      </w:r>
    </w:p>
    <w:p w14:paraId="2164B3CA" w14:textId="77777777" w:rsidR="00D37DB1" w:rsidRDefault="00D37DB1" w:rsidP="00AD1B9B">
      <w:pPr>
        <w:pStyle w:val="Heading3"/>
      </w:pPr>
      <w:r>
        <w:lastRenderedPageBreak/>
        <w:t>Output</w:t>
      </w:r>
    </w:p>
    <w:p w14:paraId="2164B3CB" w14:textId="51088499" w:rsidR="002E52E3" w:rsidRPr="002E52E3" w:rsidRDefault="002E52E3" w:rsidP="002E52E3">
      <w:r>
        <w:t xml:space="preserve">This section </w:t>
      </w:r>
      <w:r w:rsidR="00053AB0">
        <w:t xml:space="preserve">of the primary FAST input file </w:t>
      </w:r>
      <w:r>
        <w:t>deals with what can be output from a FAST simulation</w:t>
      </w:r>
      <w:r w:rsidR="003951E8">
        <w:t xml:space="preserve">, except for </w:t>
      </w:r>
      <w:r w:rsidR="001A7CC7">
        <w:t xml:space="preserve">linearization and </w:t>
      </w:r>
      <w:r w:rsidR="003951E8">
        <w:t xml:space="preserve">visualization output, which </w:t>
      </w:r>
      <w:r w:rsidR="001A7CC7">
        <w:t xml:space="preserve">are </w:t>
      </w:r>
      <w:r w:rsidR="003951E8">
        <w:t>included in the subsequent section</w:t>
      </w:r>
      <w:r w:rsidR="001A7CC7">
        <w:t>s</w:t>
      </w:r>
      <w:r>
        <w:t>.</w:t>
      </w:r>
    </w:p>
    <w:p w14:paraId="2164B3CC" w14:textId="77777777" w:rsidR="00C22E8D" w:rsidRDefault="00D37DB1" w:rsidP="00AD1B9B">
      <w:pPr>
        <w:pStyle w:val="Heading4"/>
      </w:pPr>
      <w:r>
        <w:t xml:space="preserve">SumPrint: </w:t>
      </w:r>
      <w:r w:rsidR="00066DFD">
        <w:t>Print summary data to “&lt;RootName&gt;.sum” [T/F]</w:t>
      </w:r>
    </w:p>
    <w:p w14:paraId="2164B3CD" w14:textId="6746E478" w:rsidR="00066DFD" w:rsidRPr="00616C1F" w:rsidRDefault="00066DFD" w:rsidP="00066DFD">
      <w:r>
        <w:t>When set to “</w:t>
      </w:r>
      <w:r w:rsidR="001D0806">
        <w:t>True</w:t>
      </w:r>
      <w:r>
        <w:t>”,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w:t>
      </w:r>
      <w:r w:rsidR="001D0806">
        <w:t>False</w:t>
      </w:r>
      <w:r w:rsidR="00616C1F">
        <w:t>”, no summary file will be generated.</w:t>
      </w:r>
    </w:p>
    <w:p w14:paraId="2164B3CE" w14:textId="77777777" w:rsidR="00616C1F" w:rsidRDefault="00616C1F" w:rsidP="00AD1B9B">
      <w:pPr>
        <w:pStyle w:val="Heading4"/>
      </w:pPr>
      <w:r>
        <w:t>SttsTime: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pPr>
      <w:r>
        <w:t xml:space="preserve">ChkptTime: </w:t>
      </w:r>
      <w:r w:rsidRPr="00E33AF0">
        <w:t>Amount of time between creating checkpoint files for potential restart</w:t>
      </w:r>
      <w:r>
        <w:t xml:space="preserve"> [s]</w:t>
      </w:r>
    </w:p>
    <w:p w14:paraId="7B46DDB5" w14:textId="233CFE97" w:rsidR="00E33AF0" w:rsidRPr="00C74358" w:rsidRDefault="00E33AF0" w:rsidP="003311C5">
      <w:r>
        <w:t xml:space="preserve">This input determines how frequently checkpoint files should be written. Checkpoint files are used for restart capability; </w:t>
      </w:r>
      <w:r w:rsidR="001B7F07">
        <w:t xml:space="preserve">we recommend that </w:t>
      </w:r>
      <w:r>
        <w:t xml:space="preserve">short simulations set </w:t>
      </w:r>
      <w:r w:rsidRPr="003311C5">
        <w:rPr>
          <w:b/>
        </w:rPr>
        <w:t>ChkptTime</w:t>
      </w:r>
      <w:r>
        <w:t xml:space="preserve"> to be larger than the simulation time, </w:t>
      </w:r>
      <w:r w:rsidRPr="003311C5">
        <w:rPr>
          <w:b/>
        </w:rPr>
        <w:t>TMax</w:t>
      </w:r>
      <w:r>
        <w:t>.</w:t>
      </w:r>
      <w:r w:rsidR="00053AB0">
        <w:t xml:space="preserve"> For more information on checkpoint files and restart</w:t>
      </w:r>
      <w:r w:rsidR="00603778">
        <w:t xml:space="preserve"> capability in FAST, see section</w:t>
      </w:r>
      <w:r w:rsidR="00AB5FE4">
        <w:t>s</w:t>
      </w:r>
      <w:r w:rsidR="00603778">
        <w:t xml:space="preserve"> “</w:t>
      </w:r>
      <w:r w:rsidR="003311C5">
        <w:fldChar w:fldCharType="begin"/>
      </w:r>
      <w:r w:rsidR="003311C5">
        <w:instrText xml:space="preserve"> REF _Ref457342879 \h </w:instrText>
      </w:r>
      <w:r w:rsidR="003311C5">
        <w:fldChar w:fldCharType="separate"/>
      </w:r>
      <w:r w:rsidR="003311C5">
        <w:t>Checkpoint Files (Restart Capability)</w:t>
      </w:r>
      <w:r w:rsidR="003311C5">
        <w:fldChar w:fldCharType="end"/>
      </w:r>
      <w:r w:rsidR="00603778">
        <w:t>”</w:t>
      </w:r>
      <w:r w:rsidR="00AB5FE4">
        <w:t>and “</w:t>
      </w:r>
      <w:r w:rsidR="00AB5FE4">
        <w:fldChar w:fldCharType="begin"/>
      </w:r>
      <w:r w:rsidR="00AB5FE4">
        <w:instrText xml:space="preserve"> REF _Ref431893368 \h </w:instrText>
      </w:r>
      <w:r w:rsidR="003311C5">
        <w:instrText xml:space="preserve"> \* MERGEFORMAT </w:instrText>
      </w:r>
      <w:r w:rsidR="00AB5FE4">
        <w:fldChar w:fldCharType="separate"/>
      </w:r>
      <w:r w:rsidR="003311C5">
        <w:t>Restart: Starting FAST from a checkpoint file</w:t>
      </w:r>
      <w:r w:rsidR="00AB5FE4">
        <w:fldChar w:fldCharType="end"/>
      </w:r>
      <w:r w:rsidR="00AB5FE4">
        <w:t>”</w:t>
      </w:r>
      <w:r w:rsidR="00603778">
        <w:t xml:space="preserve"> i</w:t>
      </w:r>
      <w:r w:rsidR="00AB5FE4">
        <w:t>n this</w:t>
      </w:r>
      <w:r w:rsidR="00603778">
        <w:t xml:space="preserve"> document.</w:t>
      </w:r>
      <w:r w:rsidR="001B7F07">
        <w:t xml:space="preserve"> </w:t>
      </w:r>
      <w:r w:rsidR="00E050C3" w:rsidRPr="003311C5">
        <w:rPr>
          <w:b/>
        </w:rPr>
        <w:t>ChkptTime</w:t>
      </w:r>
      <w:r w:rsidR="00E050C3">
        <w:t xml:space="preserve"> </w:t>
      </w:r>
      <w:r w:rsidR="001B7F07">
        <w:t>is ignored in the FAST-Simulink interface</w:t>
      </w:r>
      <w:r w:rsidR="00C74358">
        <w:t xml:space="preserve">, and </w:t>
      </w:r>
      <w:r w:rsidR="0014681B">
        <w:t xml:space="preserve">must be larger than </w:t>
      </w:r>
      <w:r w:rsidR="0014681B" w:rsidRPr="003311C5">
        <w:rPr>
          <w:b/>
        </w:rPr>
        <w:t>TMax</w:t>
      </w:r>
      <w:r w:rsidR="0014681B" w:rsidRPr="003311C5">
        <w:t xml:space="preserve"> </w:t>
      </w:r>
      <w:r w:rsidR="0014681B">
        <w:t>when</w:t>
      </w:r>
      <w:r w:rsidR="00E050C3">
        <w:t xml:space="preserve"> using the FAST-OrcaFlex interface (</w:t>
      </w:r>
      <w:r w:rsidR="00C74358" w:rsidRPr="003311C5">
        <w:rPr>
          <w:b/>
        </w:rPr>
        <w:t>CompMooring</w:t>
      </w:r>
      <w:r w:rsidR="00C74358">
        <w:t> = 4</w:t>
      </w:r>
      <w:r w:rsidR="00E050C3">
        <w:t>)</w:t>
      </w:r>
      <w:r w:rsidR="00C74358">
        <w:t>.</w:t>
      </w:r>
    </w:p>
    <w:p w14:paraId="2164B3D1" w14:textId="77777777" w:rsidR="00C84D03" w:rsidRDefault="00C84D03" w:rsidP="00AD1B9B">
      <w:pPr>
        <w:pStyle w:val="Heading4"/>
      </w:pPr>
      <w:r>
        <w:t>DT_Out: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r w:rsidRPr="005D3EE2">
        <w:t>.</w:t>
      </w:r>
      <w:r w:rsidR="005D3EE2" w:rsidRPr="005D3EE2">
        <w:t xml:space="preserve"> Alternatively,</w:t>
      </w:r>
      <w:r w:rsidR="005D3EE2">
        <w:t xml:space="preserve"> </w:t>
      </w:r>
      <w:r w:rsidR="005D3EE2" w:rsidRPr="00A63FD7">
        <w:rPr>
          <w:b/>
        </w:rPr>
        <w:t>DT_Out</w:t>
      </w:r>
      <w:r w:rsidR="005D3EE2">
        <w:t xml:space="preserve"> can be entered as</w:t>
      </w:r>
      <w:r w:rsidR="005D3EE2" w:rsidRPr="005D3EE2">
        <w:t xml:space="preserve"> the string “default”, which will set </w:t>
      </w:r>
      <w:r w:rsidR="005D3EE2">
        <w:rPr>
          <w:b/>
        </w:rPr>
        <w:t>DT_Out</w:t>
      </w:r>
      <w:r w:rsidR="005D3EE2" w:rsidRPr="005D3EE2">
        <w:t> = </w:t>
      </w:r>
      <w:r w:rsidR="005D3EE2">
        <w:rPr>
          <w:b/>
        </w:rPr>
        <w:t>DT</w:t>
      </w:r>
      <w:r w:rsidR="005D3EE2" w:rsidRPr="005D3EE2">
        <w:t>.</w:t>
      </w:r>
    </w:p>
    <w:p w14:paraId="2164B3D3" w14:textId="77777777" w:rsidR="00E371BB" w:rsidRDefault="00E371BB" w:rsidP="00AD1B9B">
      <w:pPr>
        <w:pStyle w:val="Heading4"/>
      </w:pPr>
      <w:r>
        <w:t>TStart: Time to begin tabular output [</w:t>
      </w:r>
      <w:r w:rsidR="007C61F5">
        <w:t>s</w:t>
      </w:r>
      <w:r>
        <w:t>]</w:t>
      </w:r>
    </w:p>
    <w:p w14:paraId="2164B3D4" w14:textId="3F2D348E" w:rsidR="00E371BB" w:rsidRPr="00C84D03" w:rsidRDefault="00E371BB" w:rsidP="00E371BB">
      <w:pPr>
        <w:rPr>
          <w:b/>
        </w:rPr>
      </w:pPr>
      <w:r>
        <w:t xml:space="preserve">This is </w:t>
      </w:r>
      <w:r w:rsidR="00B405B9">
        <w:t xml:space="preserve">the </w:t>
      </w:r>
      <w:r>
        <w:t xml:space="preserve">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14:paraId="2164B3D5" w14:textId="77777777" w:rsidR="007C61F5" w:rsidRDefault="007C61F5" w:rsidP="00AD1B9B">
      <w:pPr>
        <w:pStyle w:val="Heading4"/>
      </w:pPr>
      <w:r>
        <w:t xml:space="preserve">OutFileFmt: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10FE1604" w:rsidR="00441220" w:rsidRDefault="00441220" w:rsidP="007C61F5">
      <w:r>
        <w:lastRenderedPageBreak/>
        <w:t xml:space="preserve">Binary files </w:t>
      </w:r>
      <w:r w:rsidR="00B405B9">
        <w:t>are written in their entirety</w:t>
      </w:r>
      <w:r>
        <w:t xml:space="preserve"> at the end of the simulation</w:t>
      </w:r>
      <w:r w:rsidR="00061235">
        <w:rPr>
          <w:rStyle w:val="FootnoteReference"/>
        </w:rPr>
        <w:footnoteReference w:id="7"/>
      </w:r>
      <w:r>
        <w:t xml:space="preserve">.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r w:rsidR="007016AA">
        <w:t xml:space="preserve"> </w:t>
      </w:r>
    </w:p>
    <w:p w14:paraId="222E0BC7" w14:textId="522DE584" w:rsidR="007016AA" w:rsidRPr="007016AA" w:rsidRDefault="00441220" w:rsidP="007C61F5">
      <w:r>
        <w:t>We recommend you use text files for debugging and binary files for production work.</w:t>
      </w:r>
    </w:p>
    <w:p w14:paraId="2164B3D9" w14:textId="46F40390" w:rsidR="00441220" w:rsidRPr="00C84D03" w:rsidRDefault="004C66D0" w:rsidP="007C61F5">
      <w:pPr>
        <w:rPr>
          <w:b/>
        </w:rPr>
      </w:pPr>
      <w:r>
        <w:t>A MATLAB script for reading FAST binary output files is include</w:t>
      </w:r>
      <w:r w:rsidR="00EA3ECC">
        <w:t xml:space="preserve">d in the archive (see </w:t>
      </w:r>
      <w:r w:rsidR="00A03338">
        <w:t>&lt;FAST8&gt;/</w:t>
      </w:r>
      <w:r w:rsidR="00EA3ECC">
        <w:t>Utilities</w:t>
      </w:r>
      <w:r w:rsidR="00A03338">
        <w:t>/</w:t>
      </w:r>
      <w:r>
        <w:t>SimulationToolbox</w:t>
      </w:r>
      <w:r w:rsidR="00A03338">
        <w:t>/</w:t>
      </w:r>
      <w:r>
        <w:t>Utilities</w:t>
      </w:r>
      <w:r w:rsidR="00A03338">
        <w:t>/</w:t>
      </w:r>
      <w:r>
        <w:t>ReadFASTbinary.m)</w:t>
      </w:r>
      <w:r w:rsidR="00352D3A">
        <w:t xml:space="preserve">. </w:t>
      </w:r>
      <w:r w:rsidR="00A06914">
        <w:t xml:space="preserve">Python code to read </w:t>
      </w:r>
      <w:r w:rsidR="00FE33DE">
        <w:t>FAST output</w:t>
      </w:r>
      <w:r w:rsidR="00A06914">
        <w:t xml:space="preserve"> files exists in WISDEM’s </w:t>
      </w:r>
      <w:hyperlink r:id="rId39" w:history="1">
        <w:r w:rsidR="00A06914" w:rsidRPr="00A06914">
          <w:rPr>
            <w:rStyle w:val="Hyperlink"/>
          </w:rPr>
          <w:t xml:space="preserve">AeroelasticSE </w:t>
        </w:r>
      </w:hyperlink>
      <w:r w:rsidR="00A06914">
        <w:t xml:space="preserve">repository. </w:t>
      </w:r>
      <w:r w:rsidR="00352D3A">
        <w:t xml:space="preserve">The NREL post-processors </w:t>
      </w:r>
      <w:hyperlink r:id="rId40" w:history="1">
        <w:r w:rsidR="00352D3A" w:rsidRPr="008429AE">
          <w:rPr>
            <w:rStyle w:val="Hyperlink"/>
          </w:rPr>
          <w:t>Crunch</w:t>
        </w:r>
      </w:hyperlink>
      <w:r w:rsidR="00352D3A">
        <w:t xml:space="preserve"> and </w:t>
      </w:r>
      <w:hyperlink r:id="rId41" w:history="1">
        <w:r w:rsidR="00352D3A" w:rsidRPr="008429AE">
          <w:rPr>
            <w:rStyle w:val="Hyperlink"/>
          </w:rPr>
          <w:t>MCrunch</w:t>
        </w:r>
      </w:hyperlink>
      <w:r w:rsidR="002119FB">
        <w:t xml:space="preserve"> </w:t>
      </w:r>
      <w:r w:rsidR="00352D3A">
        <w:t>can also read these binary files.</w:t>
      </w:r>
    </w:p>
    <w:p w14:paraId="2164B3DA" w14:textId="77777777" w:rsidR="00441220" w:rsidRDefault="00441220" w:rsidP="00AD1B9B">
      <w:pPr>
        <w:pStyle w:val="Heading4"/>
      </w:pPr>
      <w:r>
        <w:t>TabDelim: Use tab delimiters in text tabular output file? [T/F]</w:t>
      </w:r>
    </w:p>
    <w:p w14:paraId="2164B3DB" w14:textId="79273C4F" w:rsidR="00441220" w:rsidRPr="00441220" w:rsidRDefault="00AB6BDA" w:rsidP="00441220">
      <w:r>
        <w:t xml:space="preserve">When </w:t>
      </w:r>
      <w:r w:rsidR="00441220">
        <w:rPr>
          <w:b/>
        </w:rPr>
        <w:t>OutFileFmt</w:t>
      </w:r>
      <w:r w:rsidR="00D173FD">
        <w:rPr>
          <w:b/>
        </w:rPr>
        <w:t> </w:t>
      </w:r>
      <w:r w:rsidR="00441220">
        <w:t>=</w:t>
      </w:r>
      <w:r w:rsidR="00D173FD">
        <w:t> </w:t>
      </w:r>
      <w:r w:rsidR="00441220">
        <w:t xml:space="preserve">1 or 3, setting </w:t>
      </w:r>
      <w:r w:rsidR="00441220">
        <w:rPr>
          <w:b/>
        </w:rPr>
        <w:t>TabDelim</w:t>
      </w:r>
      <w:r w:rsidR="00441220">
        <w:t xml:space="preserve"> to “</w:t>
      </w:r>
      <w:r w:rsidR="00FE538B">
        <w:t>True</w:t>
      </w:r>
      <w:r w:rsidR="00441220">
        <w:t xml:space="preserve">” will put tabs between columns in the text tabular </w:t>
      </w:r>
      <w:r w:rsidR="001A7CC7">
        <w:t xml:space="preserve">(time-marching) </w:t>
      </w:r>
      <w:r w:rsidR="00441220">
        <w:t>output file.</w:t>
      </w:r>
      <w:r>
        <w:t xml:space="preserve"> Otherwise, spaces will separate columns in </w:t>
      </w:r>
      <w:r w:rsidR="00FE538B">
        <w:t xml:space="preserve">the </w:t>
      </w:r>
      <w:r>
        <w:t>text tabular output file.</w:t>
      </w:r>
      <w:r w:rsidR="00441220">
        <w:t xml:space="preserve"> If </w:t>
      </w:r>
      <w:r w:rsidR="00D173FD">
        <w:rPr>
          <w:b/>
        </w:rPr>
        <w:t>OutFileFmt </w:t>
      </w:r>
      <w:r w:rsidR="00D173FD">
        <w:t>= </w:t>
      </w:r>
      <w:r w:rsidR="00441220">
        <w:t xml:space="preserve">2, </w:t>
      </w:r>
      <w:r w:rsidR="00441220">
        <w:rPr>
          <w:b/>
        </w:rPr>
        <w:t>TabDelim</w:t>
      </w:r>
      <w:r w:rsidR="00441220">
        <w:t xml:space="preserve"> has no effect.</w:t>
      </w:r>
    </w:p>
    <w:p w14:paraId="2164B3DC" w14:textId="77777777" w:rsidR="00AB6BDA" w:rsidRDefault="00AB6BDA" w:rsidP="00AD1B9B">
      <w:pPr>
        <w:pStyle w:val="Heading4"/>
      </w:pPr>
      <w:r>
        <w:t>OutFmt: Format used for text tabular output, excluding the time channel [-]</w:t>
      </w:r>
    </w:p>
    <w:p w14:paraId="2164B3DE" w14:textId="2E65DB20" w:rsidR="00AB6BDA" w:rsidRDefault="00AB6BDA" w:rsidP="00460C71">
      <w:r>
        <w:t xml:space="preserve">When </w:t>
      </w:r>
      <w:r w:rsidR="00D173FD">
        <w:rPr>
          <w:b/>
        </w:rPr>
        <w:t>OutFileFmt</w:t>
      </w:r>
      <w:r w:rsidR="00D173FD">
        <w:t> = </w:t>
      </w:r>
      <w:r>
        <w:t xml:space="preserve">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r w:rsidR="00B405B9">
        <w:t xml:space="preserve"> </w:t>
      </w:r>
      <w:r>
        <w:t xml:space="preserve">If </w:t>
      </w:r>
      <w:r>
        <w:rPr>
          <w:b/>
        </w:rPr>
        <w:t>OutFileFmt</w:t>
      </w:r>
      <w:r w:rsidR="00AF0E6F">
        <w:rPr>
          <w:b/>
        </w:rPr>
        <w:t> </w:t>
      </w:r>
      <w:r>
        <w:t>=</w:t>
      </w:r>
      <w:r w:rsidR="00AF0E6F">
        <w:t> </w:t>
      </w:r>
      <w:r>
        <w:t xml:space="preserve">2, </w:t>
      </w:r>
      <w:r w:rsidRPr="00AB6BDA">
        <w:rPr>
          <w:b/>
        </w:rPr>
        <w:t>OutFmt</w:t>
      </w:r>
      <w:r>
        <w:t xml:space="preserve"> has no effect.</w:t>
      </w:r>
    </w:p>
    <w:p w14:paraId="659766D5" w14:textId="002AEF1F" w:rsidR="00AC04AF" w:rsidRDefault="00AC04AF" w:rsidP="00AC04AF">
      <w:pPr>
        <w:pStyle w:val="Heading3"/>
      </w:pPr>
      <w:r>
        <w:t>Linearization</w:t>
      </w:r>
    </w:p>
    <w:p w14:paraId="7C50E3A0" w14:textId="0C7164B3" w:rsidR="00AC04AF" w:rsidRDefault="00AC04AF" w:rsidP="00AC04AF">
      <w:r>
        <w:t>This section of the primary FAST input file deals with options for linearization.</w:t>
      </w:r>
    </w:p>
    <w:p w14:paraId="6440CA14" w14:textId="70E468DC" w:rsidR="00EF0D7F" w:rsidRDefault="00694E0D" w:rsidP="00AC04AF">
      <w:r>
        <w:t xml:space="preserve">In general, all module-level states, inputs, and outputs of the enabled FAST modules will be treated in the linearization. </w:t>
      </w:r>
      <w:r w:rsidR="00EF0D7F">
        <w:t>The last four inputs in this section—</w:t>
      </w:r>
      <w:r w:rsidR="00EF0D7F" w:rsidRPr="00EF0D7F">
        <w:rPr>
          <w:b/>
        </w:rPr>
        <w:t>LinInputs</w:t>
      </w:r>
      <w:r w:rsidR="00EF0D7F">
        <w:t xml:space="preserve">, </w:t>
      </w:r>
      <w:r w:rsidR="00EF0D7F" w:rsidRPr="00EF0D7F">
        <w:rPr>
          <w:b/>
        </w:rPr>
        <w:t>LinOutputs</w:t>
      </w:r>
      <w:r w:rsidR="00EF0D7F">
        <w:t xml:space="preserve">, </w:t>
      </w:r>
      <w:r w:rsidR="00EF0D7F" w:rsidRPr="00EF0D7F">
        <w:rPr>
          <w:b/>
        </w:rPr>
        <w:t>LinOutJac</w:t>
      </w:r>
      <w:r w:rsidR="00EF0D7F">
        <w:t xml:space="preserve">, and </w:t>
      </w:r>
      <w:r w:rsidR="00EF0D7F" w:rsidRPr="00EF0D7F">
        <w:rPr>
          <w:b/>
        </w:rPr>
        <w:t>LinOutMod</w:t>
      </w:r>
      <w:r w:rsidR="00EF0D7F">
        <w:t xml:space="preserve">—do not affect the result of the linearization, they determine </w:t>
      </w:r>
      <w:r w:rsidR="00296063">
        <w:t xml:space="preserve">only </w:t>
      </w:r>
      <w:r w:rsidR="00EF0D7F">
        <w:t>what information is written to the linearization output file(s).</w:t>
      </w:r>
    </w:p>
    <w:p w14:paraId="5E5216EE" w14:textId="41A49312" w:rsidR="00AC04AF" w:rsidRDefault="00AC04AF" w:rsidP="00AC04AF">
      <w:pPr>
        <w:pStyle w:val="Heading4"/>
      </w:pPr>
      <w:r>
        <w:t>Linearize: Perform a linearization analysis? [T/F]</w:t>
      </w:r>
    </w:p>
    <w:p w14:paraId="6D07C65F" w14:textId="4ED3B4FA" w:rsidR="00AC04AF" w:rsidRDefault="00CA0792" w:rsidP="00AC04AF">
      <w:r w:rsidRPr="00CA0792">
        <w:rPr>
          <w:b/>
        </w:rPr>
        <w:t>Linearize</w:t>
      </w:r>
      <w:r w:rsidR="004F71C3">
        <w:t xml:space="preserve"> dictates whether or not FAST will perform a </w:t>
      </w:r>
      <w:r w:rsidR="00991A02">
        <w:t xml:space="preserve">full-system </w:t>
      </w:r>
      <w:r w:rsidR="004F71C3">
        <w:t>linearization analysis</w:t>
      </w:r>
      <w:r w:rsidR="00991A02">
        <w:t xml:space="preserve"> at one or more times during the time-domain simulation</w:t>
      </w:r>
      <w:r w:rsidR="004F71C3">
        <w:t>.</w:t>
      </w:r>
      <w:r w:rsidR="00991A02">
        <w:t xml:space="preserve"> </w:t>
      </w:r>
      <w:r w:rsidR="007959A5">
        <w:t>Linearization is not permitted if any module other than ElastoDyn (</w:t>
      </w:r>
      <w:r w:rsidR="007959A5">
        <w:rPr>
          <w:b/>
        </w:rPr>
        <w:t>CompElast </w:t>
      </w:r>
      <w:r w:rsidR="007959A5">
        <w:t>= 1), InflowWind (</w:t>
      </w:r>
      <w:r w:rsidR="007959A5">
        <w:rPr>
          <w:b/>
        </w:rPr>
        <w:t>CompInflow </w:t>
      </w:r>
      <w:r w:rsidR="007959A5">
        <w:t>= 1), AeroDyn v15 (</w:t>
      </w:r>
      <w:r w:rsidR="007959A5">
        <w:rPr>
          <w:b/>
        </w:rPr>
        <w:t>CompAero </w:t>
      </w:r>
      <w:r w:rsidR="007959A5">
        <w:t>= 2), or ServoDyn (</w:t>
      </w:r>
      <w:r w:rsidR="007959A5">
        <w:rPr>
          <w:b/>
        </w:rPr>
        <w:t>CompServo </w:t>
      </w:r>
      <w:r w:rsidR="007959A5">
        <w:t>= 1) is enabled.</w:t>
      </w:r>
      <w:r w:rsidR="007959A5" w:rsidRPr="007959A5">
        <w:t xml:space="preserve"> </w:t>
      </w:r>
      <w:r w:rsidR="007959A5">
        <w:t xml:space="preserve">The remaining input parameters in this section are not used when </w:t>
      </w:r>
      <w:r w:rsidR="007959A5" w:rsidRPr="00991A02">
        <w:rPr>
          <w:b/>
        </w:rPr>
        <w:t>Linearize</w:t>
      </w:r>
      <w:r w:rsidR="007959A5">
        <w:t xml:space="preserve"> is FALSE.</w:t>
      </w:r>
    </w:p>
    <w:p w14:paraId="1B437B65" w14:textId="3FA232FB" w:rsidR="00ED0A61" w:rsidRDefault="00ED0A61" w:rsidP="00ED0A61">
      <w:pPr>
        <w:pStyle w:val="Heading4"/>
      </w:pPr>
      <w:r>
        <w:lastRenderedPageBreak/>
        <w:t>NLinTimes: Number of times to linearize [</w:t>
      </w:r>
      <w:r w:rsidR="009C7EBC">
        <w:t>1</w:t>
      </w:r>
      <w:r>
        <w:t>]</w:t>
      </w:r>
    </w:p>
    <w:p w14:paraId="1C8651A1" w14:textId="79796A48" w:rsidR="00ED0A61" w:rsidRPr="00ED0A61" w:rsidRDefault="00995BDF" w:rsidP="00B10BDB">
      <w:r w:rsidRPr="00995BDF">
        <w:rPr>
          <w:b/>
        </w:rPr>
        <w:t>NLinTimes</w:t>
      </w:r>
      <w:r w:rsidR="009105D5">
        <w:t xml:space="preserve"> </w:t>
      </w:r>
      <w:r>
        <w:t>is</w:t>
      </w:r>
      <w:r w:rsidR="009C7EBC">
        <w:t xml:space="preserve"> a positive </w:t>
      </w:r>
      <w:r w:rsidR="00991A02">
        <w:t xml:space="preserve">integer </w:t>
      </w:r>
      <w:r w:rsidR="009C7EBC">
        <w:t>indicating how many times FAST should perform a linearization analysis</w:t>
      </w:r>
      <w:r w:rsidR="007959A5">
        <w:t>; i</w:t>
      </w:r>
      <w:r w:rsidR="009C7EBC">
        <w:t>t</w:t>
      </w:r>
      <w:r w:rsidR="00ED0A61">
        <w:t xml:space="preserve"> is not used when </w:t>
      </w:r>
      <w:r w:rsidR="00ED0A61" w:rsidRPr="00B10BDB">
        <w:rPr>
          <w:b/>
        </w:rPr>
        <w:t>Linearize</w:t>
      </w:r>
      <w:r w:rsidR="00ED0A61">
        <w:t xml:space="preserve"> is FALSE.</w:t>
      </w:r>
      <w:r w:rsidR="00D269E9">
        <w:t xml:space="preserve"> Separate linearization analyses will be peformed and separate linearization output files will be written for each time.</w:t>
      </w:r>
    </w:p>
    <w:p w14:paraId="06E1815A" w14:textId="610A38BF" w:rsidR="00ED0A61" w:rsidRDefault="00ED0A61" w:rsidP="00ED0A61">
      <w:pPr>
        <w:pStyle w:val="Heading4"/>
      </w:pPr>
      <w:r>
        <w:t>LinTimes: List of times at which to linearize [s]</w:t>
      </w:r>
    </w:p>
    <w:p w14:paraId="511875B7" w14:textId="05496202" w:rsidR="007959A5" w:rsidRDefault="00995BDF" w:rsidP="00B10BDB">
      <w:r w:rsidRPr="00995BDF">
        <w:rPr>
          <w:b/>
        </w:rPr>
        <w:t>LinTimes</w:t>
      </w:r>
      <w:r w:rsidR="009105D5">
        <w:t xml:space="preserve"> </w:t>
      </w:r>
      <w:r w:rsidR="00ED0A61">
        <w:t xml:space="preserve">is an array of </w:t>
      </w:r>
      <w:r w:rsidR="00ED0A61" w:rsidRPr="00B10BDB">
        <w:rPr>
          <w:b/>
        </w:rPr>
        <w:t>NLinTimes</w:t>
      </w:r>
      <w:r w:rsidR="00ED0A61">
        <w:rPr>
          <w:i/>
        </w:rPr>
        <w:t xml:space="preserve"> </w:t>
      </w:r>
      <w:r w:rsidR="00ED0A61">
        <w:t xml:space="preserve">times </w:t>
      </w:r>
      <w:r w:rsidR="0082328D">
        <w:t xml:space="preserve">(in seconds) </w:t>
      </w:r>
      <w:r w:rsidR="007959A5">
        <w:t xml:space="preserve">duing the time-domain simulation </w:t>
      </w:r>
      <w:r w:rsidR="00ED0A61">
        <w:t>where linearization analysis will occur</w:t>
      </w:r>
      <w:r w:rsidR="007959A5">
        <w:t>;</w:t>
      </w:r>
      <w:r w:rsidR="0036575C">
        <w:t xml:space="preserve"> </w:t>
      </w:r>
      <w:r w:rsidR="0036575C" w:rsidRPr="00B10BDB">
        <w:rPr>
          <w:b/>
        </w:rPr>
        <w:t>LinTimes</w:t>
      </w:r>
      <w:r w:rsidR="004F71C3">
        <w:t xml:space="preserve"> is not used when </w:t>
      </w:r>
      <w:r w:rsidR="004F71C3" w:rsidRPr="00C533DC">
        <w:rPr>
          <w:b/>
        </w:rPr>
        <w:t>Linearize</w:t>
      </w:r>
      <w:r w:rsidR="004F71C3">
        <w:t xml:space="preserve"> is FALSE.</w:t>
      </w:r>
      <w:r w:rsidR="006D453B">
        <w:t xml:space="preserve"> Times entered here must be listed in increasing order with no duplicates (i.e., </w:t>
      </w:r>
      <w:r w:rsidR="007959A5" w:rsidRPr="007959A5">
        <w:rPr>
          <w:b/>
        </w:rPr>
        <w:t>LinTime</w:t>
      </w:r>
      <w:r w:rsidR="007959A5">
        <w:rPr>
          <w:b/>
        </w:rPr>
        <w:t>s</w:t>
      </w:r>
      <w:r w:rsidR="007959A5">
        <w:t xml:space="preserve">(n) &lt; </w:t>
      </w:r>
      <w:r w:rsidR="007959A5" w:rsidRPr="007959A5">
        <w:rPr>
          <w:b/>
        </w:rPr>
        <w:t>LinTimes</w:t>
      </w:r>
      <w:r w:rsidR="007959A5">
        <w:t xml:space="preserve">(n+1) </w:t>
      </w:r>
      <w:r w:rsidR="006D453B">
        <w:t xml:space="preserve">for </w:t>
      </w:r>
      <w:r w:rsidR="006D453B" w:rsidRPr="00B10BDB">
        <w:rPr>
          <w:i/>
        </w:rPr>
        <w:t>n</w:t>
      </w:r>
      <w:r w:rsidR="006D453B">
        <w:t>=1,2,…,</w:t>
      </w:r>
      <w:r w:rsidR="006D453B" w:rsidRPr="00B10BDB">
        <w:rPr>
          <w:b/>
        </w:rPr>
        <w:t>NLinTimes</w:t>
      </w:r>
      <w:r w:rsidR="006D453B">
        <w:t>-1)</w:t>
      </w:r>
      <w:r w:rsidR="007959A5">
        <w:t>.</w:t>
      </w:r>
    </w:p>
    <w:p w14:paraId="5EBBE1BE" w14:textId="2E744EDB" w:rsidR="007959A5" w:rsidRDefault="007959A5" w:rsidP="00B10BDB">
      <w:r>
        <w:t xml:space="preserve">The values of the module states, inputs, outputs, and parameters at the time of the linearization are used as the operating point (OP) for the linearization; these values are important because the linear representation of the nonlinear system is valid for </w:t>
      </w:r>
      <w:r w:rsidR="00296063">
        <w:t xml:space="preserve">only </w:t>
      </w:r>
      <w:r>
        <w:t xml:space="preserve">small deviations (perturbations) from the OP. </w:t>
      </w:r>
      <w:r w:rsidR="009105D5">
        <w:t>While FAST does not test this, i</w:t>
      </w:r>
      <w:r w:rsidRPr="007959A5">
        <w:t>t is usually important for the OP to be a static-equilibrium condition (for parked/idling turbines) or steady-state condition (for operating turbines); otherwise, the OP may have an undesirable effect on the linear system matrices.</w:t>
      </w:r>
      <w:r w:rsidR="009105D5">
        <w:t xml:space="preserve"> </w:t>
      </w:r>
      <w:r w:rsidR="0082328D">
        <w:t>Whether the OP is a static-equilibrium or steady-stat</w:t>
      </w:r>
      <w:r w:rsidR="00296063">
        <w:t>e</w:t>
      </w:r>
      <w:r w:rsidR="0082328D">
        <w:t xml:space="preserve"> condition can be assessed by viewing the time-marching output. </w:t>
      </w:r>
      <w:r w:rsidR="009105D5">
        <w:t>OP determination algorithms will be added in the future.</w:t>
      </w:r>
    </w:p>
    <w:p w14:paraId="115E4FA5" w14:textId="7B001AC7" w:rsidR="00D269E9" w:rsidRPr="00ED0A61" w:rsidRDefault="00D269E9" w:rsidP="00B10BDB">
      <w:r>
        <w:t>To develop a periodic linearized model (i.e. a linearized system dependent on the rotor azimuth angle), a periodic steady</w:t>
      </w:r>
      <w:r w:rsidR="0082328D">
        <w:t>-</w:t>
      </w:r>
      <w:r>
        <w:t xml:space="preserve">state condition should be found, </w:t>
      </w:r>
      <w:r w:rsidRPr="00D269E9">
        <w:rPr>
          <w:b/>
        </w:rPr>
        <w:t>NLinTimes</w:t>
      </w:r>
      <w:r>
        <w:t xml:space="preserve"> should be set to the </w:t>
      </w:r>
      <w:r w:rsidR="0082328D">
        <w:t xml:space="preserve">desired </w:t>
      </w:r>
      <w:r>
        <w:t xml:space="preserve">number of azimuth steps, </w:t>
      </w:r>
      <w:r w:rsidR="0082328D" w:rsidRPr="0082328D">
        <w:rPr>
          <w:b/>
        </w:rPr>
        <w:t>LinTimes</w:t>
      </w:r>
      <w:r w:rsidR="0082328D">
        <w:rPr>
          <w:b/>
        </w:rPr>
        <w:t>(1)</w:t>
      </w:r>
      <w:r w:rsidR="0082328D" w:rsidRPr="0082328D">
        <w:t xml:space="preserve"> should be set</w:t>
      </w:r>
      <w:r w:rsidR="0082328D">
        <w:t xml:space="preserve"> to a time after the periodic steady-state condition has been reached, and the subsequent </w:t>
      </w:r>
      <w:r w:rsidR="0082328D" w:rsidRPr="0082328D">
        <w:rPr>
          <w:b/>
        </w:rPr>
        <w:t>LinTimes</w:t>
      </w:r>
      <w:r w:rsidR="0082328D">
        <w:t xml:space="preserve"> should be set to increment by equal fractions of the period (inverse of the rotor speed).</w:t>
      </w:r>
    </w:p>
    <w:p w14:paraId="142BFAE4" w14:textId="6B41A67D" w:rsidR="00ED0A61" w:rsidRDefault="00ED0A61" w:rsidP="00ED0A61">
      <w:pPr>
        <w:pStyle w:val="Heading4"/>
      </w:pPr>
      <w:r>
        <w:t xml:space="preserve">LinInputs: </w:t>
      </w:r>
      <w:r w:rsidR="00EF0D7F">
        <w:t xml:space="preserve">Module-level inputs </w:t>
      </w:r>
      <w:r>
        <w:t>included in linearization [0, 1, 2]</w:t>
      </w:r>
    </w:p>
    <w:p w14:paraId="3400B993" w14:textId="2848634D" w:rsidR="00DE12B8" w:rsidRDefault="00995BDF" w:rsidP="00B10BDB">
      <w:r w:rsidRPr="00995BDF">
        <w:rPr>
          <w:b/>
        </w:rPr>
        <w:t>LinInputs</w:t>
      </w:r>
      <w:r w:rsidR="009105D5">
        <w:t xml:space="preserve"> </w:t>
      </w:r>
      <w:r w:rsidR="003E6799">
        <w:t xml:space="preserve">tells </w:t>
      </w:r>
      <w:r w:rsidR="009105D5">
        <w:t>FAST</w:t>
      </w:r>
      <w:r w:rsidR="003E6799">
        <w:t xml:space="preserve"> which of the </w:t>
      </w:r>
      <w:r w:rsidR="00CA0792">
        <w:t xml:space="preserve">module-level </w:t>
      </w:r>
      <w:r>
        <w:t>inputs of the enabled FAST modules</w:t>
      </w:r>
      <w:r w:rsidR="003E6799">
        <w:t xml:space="preserve"> will be printed in the linearization </w:t>
      </w:r>
      <w:r>
        <w:t xml:space="preserve">output </w:t>
      </w:r>
      <w:r w:rsidR="003E6799">
        <w:t>file</w:t>
      </w:r>
      <w:r>
        <w:t>(</w:t>
      </w:r>
      <w:r w:rsidR="003E6799">
        <w:t>s</w:t>
      </w:r>
      <w:r>
        <w:t>)</w:t>
      </w:r>
      <w:r w:rsidR="00DD756B">
        <w:t xml:space="preserve">; </w:t>
      </w:r>
      <w:r w:rsidR="00DD756B" w:rsidRPr="00DD756B">
        <w:rPr>
          <w:b/>
        </w:rPr>
        <w:t>LinInputs</w:t>
      </w:r>
      <w:r w:rsidR="00EF0D7F">
        <w:t xml:space="preserve"> is not used when </w:t>
      </w:r>
      <w:r w:rsidR="00EF0D7F" w:rsidRPr="00C533DC">
        <w:rPr>
          <w:b/>
        </w:rPr>
        <w:t>Linearize</w:t>
      </w:r>
      <w:r w:rsidR="00EF0D7F">
        <w:t xml:space="preserve"> is FALSE</w:t>
      </w:r>
      <w:r w:rsidR="003E6799">
        <w:t>.</w:t>
      </w:r>
      <w:r w:rsidR="002A731F">
        <w:t xml:space="preserve"> When </w:t>
      </w:r>
      <w:r w:rsidR="002A731F">
        <w:rPr>
          <w:b/>
        </w:rPr>
        <w:t>LinInputs</w:t>
      </w:r>
      <w:r w:rsidR="002A731F">
        <w:t xml:space="preserve"> = 0, no inputs will be printed. When </w:t>
      </w:r>
      <w:r w:rsidR="002A731F">
        <w:rPr>
          <w:b/>
        </w:rPr>
        <w:t>LinInputs</w:t>
      </w:r>
      <w:r w:rsidR="002A731F">
        <w:t xml:space="preserve"> = 1, only </w:t>
      </w:r>
      <w:r>
        <w:t>the</w:t>
      </w:r>
      <w:r w:rsidR="002A731F">
        <w:t xml:space="preserve"> </w:t>
      </w:r>
      <w:r>
        <w:t xml:space="preserve">standard </w:t>
      </w:r>
      <w:r w:rsidR="002A731F">
        <w:t xml:space="preserve">inputs listed in </w:t>
      </w:r>
      <w:r w:rsidR="002A731F">
        <w:fldChar w:fldCharType="begin"/>
      </w:r>
      <w:r w:rsidR="002A731F">
        <w:instrText xml:space="preserve"> REF _Ref457069328 \h </w:instrText>
      </w:r>
      <w:r w:rsidR="002A731F">
        <w:fldChar w:fldCharType="separate"/>
      </w:r>
      <w:r w:rsidR="003311C5">
        <w:t xml:space="preserve">Table </w:t>
      </w:r>
      <w:r w:rsidR="003311C5">
        <w:rPr>
          <w:noProof/>
        </w:rPr>
        <w:t>3</w:t>
      </w:r>
      <w:r w:rsidR="002A731F">
        <w:fldChar w:fldCharType="end"/>
      </w:r>
      <w:r w:rsidR="002A731F">
        <w:t xml:space="preserve"> will be printed. </w:t>
      </w:r>
      <w:r w:rsidR="00CA0792">
        <w:t xml:space="preserve">(The InflowWind extended inputs can be considered as wind-inflow disturbances.) </w:t>
      </w:r>
      <w:r w:rsidR="002A731F">
        <w:t xml:space="preserve">When </w:t>
      </w:r>
      <w:r w:rsidR="002A731F">
        <w:rPr>
          <w:b/>
        </w:rPr>
        <w:t>LinInputs</w:t>
      </w:r>
      <w:r w:rsidR="002A731F">
        <w:t xml:space="preserve"> = 2, all of the </w:t>
      </w:r>
      <w:r w:rsidR="00CA0792">
        <w:t xml:space="preserve">module-level </w:t>
      </w:r>
      <w:r w:rsidR="002A731F">
        <w:t xml:space="preserve">inputs </w:t>
      </w:r>
      <w:r>
        <w:t>of the enabled FAST modules</w:t>
      </w:r>
      <w:r w:rsidR="002A731F">
        <w:t xml:space="preserve"> will be printed</w:t>
      </w:r>
      <w:r>
        <w:t>; t</w:t>
      </w:r>
      <w:r w:rsidR="002A731F">
        <w:t>his option will produce very large matrices.</w:t>
      </w:r>
    </w:p>
    <w:p w14:paraId="7C165976" w14:textId="77777777" w:rsidR="00DE12B8" w:rsidRDefault="00DE12B8">
      <w:r>
        <w:br w:type="page"/>
      </w:r>
    </w:p>
    <w:p w14:paraId="34C7E31A" w14:textId="4B7E36FB" w:rsidR="002A731F" w:rsidRDefault="002A731F" w:rsidP="00B10BDB">
      <w:pPr>
        <w:pStyle w:val="Caption"/>
        <w:keepNext/>
        <w:jc w:val="center"/>
      </w:pPr>
      <w:bookmarkStart w:id="36" w:name="_Ref457069328"/>
      <w:r>
        <w:lastRenderedPageBreak/>
        <w:t xml:space="preserve">Table </w:t>
      </w:r>
      <w:r w:rsidR="00686845">
        <w:fldChar w:fldCharType="begin"/>
      </w:r>
      <w:r w:rsidR="00686845">
        <w:instrText xml:space="preserve"> SEQ Table \* ARABIC </w:instrText>
      </w:r>
      <w:r w:rsidR="00686845">
        <w:fldChar w:fldCharType="separate"/>
      </w:r>
      <w:r w:rsidR="003311C5">
        <w:rPr>
          <w:noProof/>
        </w:rPr>
        <w:t>3</w:t>
      </w:r>
      <w:r w:rsidR="00686845">
        <w:rPr>
          <w:noProof/>
        </w:rPr>
        <w:fldChar w:fldCharType="end"/>
      </w:r>
      <w:bookmarkEnd w:id="36"/>
      <w:r>
        <w:t>: Standard Inputs in FAST Linearization</w:t>
      </w:r>
    </w:p>
    <w:tbl>
      <w:tblPr>
        <w:tblStyle w:val="LightList-Accent1"/>
        <w:tblW w:w="0" w:type="auto"/>
        <w:tblLook w:val="04A0" w:firstRow="1" w:lastRow="0" w:firstColumn="1" w:lastColumn="0" w:noHBand="0" w:noVBand="1"/>
      </w:tblPr>
      <w:tblGrid>
        <w:gridCol w:w="1413"/>
        <w:gridCol w:w="2385"/>
        <w:gridCol w:w="5778"/>
      </w:tblGrid>
      <w:tr w:rsidR="003E6799" w14:paraId="0631A793" w14:textId="79F0D74B" w:rsidTr="002A7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E1408CE" w14:textId="291C6C36" w:rsidR="003E6799" w:rsidRDefault="003E6799" w:rsidP="003E6799">
            <w:r>
              <w:t>Module</w:t>
            </w:r>
          </w:p>
        </w:tc>
        <w:tc>
          <w:tcPr>
            <w:tcW w:w="2385" w:type="dxa"/>
          </w:tcPr>
          <w:p w14:paraId="71A29B6D" w14:textId="33EDB574" w:rsidR="003E6799" w:rsidRDefault="002A731F" w:rsidP="003E6799">
            <w:pPr>
              <w:cnfStyle w:val="100000000000" w:firstRow="1" w:lastRow="0" w:firstColumn="0" w:lastColumn="0" w:oddVBand="0" w:evenVBand="0" w:oddHBand="0" w:evenHBand="0" w:firstRowFirstColumn="0" w:firstRowLastColumn="0" w:lastRowFirstColumn="0" w:lastRowLastColumn="0"/>
            </w:pPr>
            <w:r>
              <w:t>Variable Name</w:t>
            </w:r>
          </w:p>
        </w:tc>
        <w:tc>
          <w:tcPr>
            <w:tcW w:w="5778" w:type="dxa"/>
          </w:tcPr>
          <w:p w14:paraId="2780499D" w14:textId="19A15654" w:rsidR="003E6799" w:rsidRDefault="003E6799" w:rsidP="003E6799">
            <w:pPr>
              <w:cnfStyle w:val="100000000000" w:firstRow="1" w:lastRow="0" w:firstColumn="0" w:lastColumn="0" w:oddVBand="0" w:evenVBand="0" w:oddHBand="0" w:evenHBand="0" w:firstRowFirstColumn="0" w:firstRowLastColumn="0" w:lastRowFirstColumn="0" w:lastRowLastColumn="0"/>
            </w:pPr>
            <w:r>
              <w:t>Description</w:t>
            </w:r>
          </w:p>
        </w:tc>
      </w:tr>
      <w:tr w:rsidR="00995BDF" w14:paraId="3B36F368" w14:textId="77777777" w:rsidTr="002A7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9B2D666" w14:textId="5FDD5003" w:rsidR="00995BDF" w:rsidRDefault="00995BDF" w:rsidP="003E6799">
            <w:r>
              <w:t>InflowWind</w:t>
            </w:r>
          </w:p>
        </w:tc>
        <w:tc>
          <w:tcPr>
            <w:tcW w:w="2385" w:type="dxa"/>
          </w:tcPr>
          <w:p w14:paraId="0CD7E3F8" w14:textId="48535B21" w:rsidR="00995BDF" w:rsidRDefault="00995BDF" w:rsidP="003E6799">
            <w:pPr>
              <w:cnfStyle w:val="000000100000" w:firstRow="0" w:lastRow="0" w:firstColumn="0" w:lastColumn="0" w:oddVBand="0" w:evenVBand="0" w:oddHBand="1" w:evenHBand="0" w:firstRowFirstColumn="0" w:firstRowLastColumn="0" w:lastRowFirstColumn="0" w:lastRowLastColumn="0"/>
            </w:pPr>
            <w:r>
              <w:t>HWindSpeed</w:t>
            </w:r>
          </w:p>
        </w:tc>
        <w:tc>
          <w:tcPr>
            <w:tcW w:w="5778" w:type="dxa"/>
          </w:tcPr>
          <w:p w14:paraId="51516906" w14:textId="733F8386" w:rsidR="00995BDF" w:rsidRDefault="00995BDF" w:rsidP="00995BDF">
            <w:pPr>
              <w:cnfStyle w:val="000000100000" w:firstRow="0" w:lastRow="0" w:firstColumn="0" w:lastColumn="0" w:oddVBand="0" w:evenVBand="0" w:oddHBand="1" w:evenHBand="0" w:firstRowFirstColumn="0" w:firstRowLastColumn="0" w:lastRowFirstColumn="0" w:lastRowLastColumn="0"/>
            </w:pPr>
            <w:r>
              <w:t>Horizontal wind speed extended input</w:t>
            </w:r>
          </w:p>
        </w:tc>
      </w:tr>
      <w:tr w:rsidR="00995BDF" w14:paraId="220BD1A1" w14:textId="77777777" w:rsidTr="002A731F">
        <w:tc>
          <w:tcPr>
            <w:cnfStyle w:val="001000000000" w:firstRow="0" w:lastRow="0" w:firstColumn="1" w:lastColumn="0" w:oddVBand="0" w:evenVBand="0" w:oddHBand="0" w:evenHBand="0" w:firstRowFirstColumn="0" w:firstRowLastColumn="0" w:lastRowFirstColumn="0" w:lastRowLastColumn="0"/>
            <w:tcW w:w="1413" w:type="dxa"/>
          </w:tcPr>
          <w:p w14:paraId="4624A9A8" w14:textId="4FDC4C5D" w:rsidR="00995BDF" w:rsidRDefault="00995BDF" w:rsidP="003E6799">
            <w:r>
              <w:t>InflowWind</w:t>
            </w:r>
          </w:p>
        </w:tc>
        <w:tc>
          <w:tcPr>
            <w:tcW w:w="2385" w:type="dxa"/>
          </w:tcPr>
          <w:p w14:paraId="078D79D0" w14:textId="516A7762" w:rsidR="00995BDF" w:rsidRDefault="00995BDF" w:rsidP="003E6799">
            <w:pPr>
              <w:cnfStyle w:val="000000000000" w:firstRow="0" w:lastRow="0" w:firstColumn="0" w:lastColumn="0" w:oddVBand="0" w:evenVBand="0" w:oddHBand="0" w:evenHBand="0" w:firstRowFirstColumn="0" w:firstRowLastColumn="0" w:lastRowFirstColumn="0" w:lastRowLastColumn="0"/>
            </w:pPr>
            <w:r>
              <w:t>PLexp</w:t>
            </w:r>
          </w:p>
        </w:tc>
        <w:tc>
          <w:tcPr>
            <w:tcW w:w="5778" w:type="dxa"/>
          </w:tcPr>
          <w:p w14:paraId="5986C3A1" w14:textId="7C1ED616" w:rsidR="00995BDF" w:rsidRDefault="00995BDF" w:rsidP="00995BDF">
            <w:pPr>
              <w:cnfStyle w:val="000000000000" w:firstRow="0" w:lastRow="0" w:firstColumn="0" w:lastColumn="0" w:oddVBand="0" w:evenVBand="0" w:oddHBand="0" w:evenHBand="0" w:firstRowFirstColumn="0" w:firstRowLastColumn="0" w:lastRowFirstColumn="0" w:lastRowLastColumn="0"/>
            </w:pPr>
            <w:r>
              <w:t>Vertical power-law shear exponent extended input</w:t>
            </w:r>
          </w:p>
        </w:tc>
      </w:tr>
      <w:tr w:rsidR="00995BDF" w14:paraId="7C365DC0" w14:textId="77777777" w:rsidTr="002A7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A75D4AC" w14:textId="58F57F96" w:rsidR="00995BDF" w:rsidRDefault="00995BDF" w:rsidP="003E6799">
            <w:r>
              <w:t>InflowWind</w:t>
            </w:r>
          </w:p>
        </w:tc>
        <w:tc>
          <w:tcPr>
            <w:tcW w:w="2385" w:type="dxa"/>
          </w:tcPr>
          <w:p w14:paraId="556C9363" w14:textId="5D2C77C8" w:rsidR="00995BDF" w:rsidRDefault="00995BDF" w:rsidP="003E6799">
            <w:pPr>
              <w:cnfStyle w:val="000000100000" w:firstRow="0" w:lastRow="0" w:firstColumn="0" w:lastColumn="0" w:oddVBand="0" w:evenVBand="0" w:oddHBand="1" w:evenHBand="0" w:firstRowFirstColumn="0" w:firstRowLastColumn="0" w:lastRowFirstColumn="0" w:lastRowLastColumn="0"/>
            </w:pPr>
            <w:r>
              <w:t>PropagationDir</w:t>
            </w:r>
          </w:p>
        </w:tc>
        <w:tc>
          <w:tcPr>
            <w:tcW w:w="5778" w:type="dxa"/>
          </w:tcPr>
          <w:p w14:paraId="415F330D" w14:textId="3E8D058D" w:rsidR="00995BDF" w:rsidRDefault="00995BDF" w:rsidP="00995BDF">
            <w:pPr>
              <w:cnfStyle w:val="000000100000" w:firstRow="0" w:lastRow="0" w:firstColumn="0" w:lastColumn="0" w:oddVBand="0" w:evenVBand="0" w:oddHBand="1" w:evenHBand="0" w:firstRowFirstColumn="0" w:firstRowLastColumn="0" w:lastRowFirstColumn="0" w:lastRowLastColumn="0"/>
            </w:pPr>
            <w:r>
              <w:t>Wind-propagation direction extended input</w:t>
            </w:r>
          </w:p>
        </w:tc>
      </w:tr>
      <w:tr w:rsidR="00995BDF" w14:paraId="1C679336" w14:textId="77777777" w:rsidTr="002A731F">
        <w:tc>
          <w:tcPr>
            <w:cnfStyle w:val="001000000000" w:firstRow="0" w:lastRow="0" w:firstColumn="1" w:lastColumn="0" w:oddVBand="0" w:evenVBand="0" w:oddHBand="0" w:evenHBand="0" w:firstRowFirstColumn="0" w:firstRowLastColumn="0" w:lastRowFirstColumn="0" w:lastRowLastColumn="0"/>
            <w:tcW w:w="1413" w:type="dxa"/>
          </w:tcPr>
          <w:p w14:paraId="17077C05" w14:textId="0B9CCD79" w:rsidR="00995BDF" w:rsidRDefault="00995BDF" w:rsidP="003E6799">
            <w:r>
              <w:t>ElastoDyn</w:t>
            </w:r>
          </w:p>
        </w:tc>
        <w:tc>
          <w:tcPr>
            <w:tcW w:w="2385" w:type="dxa"/>
          </w:tcPr>
          <w:p w14:paraId="152D96F9" w14:textId="198340B9" w:rsidR="00995BDF" w:rsidRDefault="00995BDF" w:rsidP="003E6799">
            <w:pPr>
              <w:cnfStyle w:val="000000000000" w:firstRow="0" w:lastRow="0" w:firstColumn="0" w:lastColumn="0" w:oddVBand="0" w:evenVBand="0" w:oddHBand="0" w:evenHBand="0" w:firstRowFirstColumn="0" w:firstRowLastColumn="0" w:lastRowFirstColumn="0" w:lastRowLastColumn="0"/>
            </w:pPr>
            <w:r>
              <w:t>BlPitchCom(1)</w:t>
            </w:r>
          </w:p>
        </w:tc>
        <w:tc>
          <w:tcPr>
            <w:tcW w:w="5778" w:type="dxa"/>
          </w:tcPr>
          <w:p w14:paraId="1105890E" w14:textId="658EA4A9" w:rsidR="00995BDF" w:rsidRDefault="00995BDF" w:rsidP="00995BDF">
            <w:pPr>
              <w:cnfStyle w:val="000000000000" w:firstRow="0" w:lastRow="0" w:firstColumn="0" w:lastColumn="0" w:oddVBand="0" w:evenVBand="0" w:oddHBand="0" w:evenHBand="0" w:firstRowFirstColumn="0" w:firstRowLastColumn="0" w:lastRowFirstColumn="0" w:lastRowLastColumn="0"/>
            </w:pPr>
            <w:r>
              <w:t>Independent pitch-angle command for blade 1 input</w:t>
            </w:r>
          </w:p>
        </w:tc>
      </w:tr>
      <w:tr w:rsidR="00995BDF" w14:paraId="08459762" w14:textId="77777777" w:rsidTr="002A7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C875024" w14:textId="2A506309" w:rsidR="00995BDF" w:rsidRDefault="00995BDF" w:rsidP="003E6799">
            <w:r>
              <w:t>ElastoDyn</w:t>
            </w:r>
          </w:p>
        </w:tc>
        <w:tc>
          <w:tcPr>
            <w:tcW w:w="2385" w:type="dxa"/>
          </w:tcPr>
          <w:p w14:paraId="7E1A4087" w14:textId="68F426A9" w:rsidR="00995BDF" w:rsidRDefault="00995BDF" w:rsidP="003E6799">
            <w:pPr>
              <w:cnfStyle w:val="000000100000" w:firstRow="0" w:lastRow="0" w:firstColumn="0" w:lastColumn="0" w:oddVBand="0" w:evenVBand="0" w:oddHBand="1" w:evenHBand="0" w:firstRowFirstColumn="0" w:firstRowLastColumn="0" w:lastRowFirstColumn="0" w:lastRowLastColumn="0"/>
            </w:pPr>
            <w:r>
              <w:t>BlPitchCom(2)</w:t>
            </w:r>
          </w:p>
        </w:tc>
        <w:tc>
          <w:tcPr>
            <w:tcW w:w="5778" w:type="dxa"/>
          </w:tcPr>
          <w:p w14:paraId="502A77DF" w14:textId="2C4FE041" w:rsidR="00995BDF" w:rsidRDefault="00995BDF" w:rsidP="00995BDF">
            <w:pPr>
              <w:cnfStyle w:val="000000100000" w:firstRow="0" w:lastRow="0" w:firstColumn="0" w:lastColumn="0" w:oddVBand="0" w:evenVBand="0" w:oddHBand="1" w:evenHBand="0" w:firstRowFirstColumn="0" w:firstRowLastColumn="0" w:lastRowFirstColumn="0" w:lastRowLastColumn="0"/>
            </w:pPr>
            <w:r>
              <w:t>Independent pitch-angle command for blade 2 input</w:t>
            </w:r>
          </w:p>
        </w:tc>
      </w:tr>
      <w:tr w:rsidR="00995BDF" w14:paraId="510D6F69" w14:textId="77777777" w:rsidTr="002A731F">
        <w:tc>
          <w:tcPr>
            <w:cnfStyle w:val="001000000000" w:firstRow="0" w:lastRow="0" w:firstColumn="1" w:lastColumn="0" w:oddVBand="0" w:evenVBand="0" w:oddHBand="0" w:evenHBand="0" w:firstRowFirstColumn="0" w:firstRowLastColumn="0" w:lastRowFirstColumn="0" w:lastRowLastColumn="0"/>
            <w:tcW w:w="1413" w:type="dxa"/>
          </w:tcPr>
          <w:p w14:paraId="70CD3742" w14:textId="26DD41E4" w:rsidR="00995BDF" w:rsidRDefault="00995BDF" w:rsidP="003E6799">
            <w:r>
              <w:t>ElastoDyn</w:t>
            </w:r>
          </w:p>
        </w:tc>
        <w:tc>
          <w:tcPr>
            <w:tcW w:w="2385" w:type="dxa"/>
          </w:tcPr>
          <w:p w14:paraId="0BCDC2B6" w14:textId="113584E6" w:rsidR="00995BDF" w:rsidRDefault="00995BDF" w:rsidP="003E6799">
            <w:pPr>
              <w:cnfStyle w:val="000000000000" w:firstRow="0" w:lastRow="0" w:firstColumn="0" w:lastColumn="0" w:oddVBand="0" w:evenVBand="0" w:oddHBand="0" w:evenHBand="0" w:firstRowFirstColumn="0" w:firstRowLastColumn="0" w:lastRowFirstColumn="0" w:lastRowLastColumn="0"/>
            </w:pPr>
            <w:r>
              <w:t>BlPitchCom(3)</w:t>
            </w:r>
          </w:p>
        </w:tc>
        <w:tc>
          <w:tcPr>
            <w:tcW w:w="5778" w:type="dxa"/>
          </w:tcPr>
          <w:p w14:paraId="6FB36A99" w14:textId="0F5AF6EE" w:rsidR="00995BDF" w:rsidRDefault="00995BDF" w:rsidP="00995BDF">
            <w:pPr>
              <w:cnfStyle w:val="000000000000" w:firstRow="0" w:lastRow="0" w:firstColumn="0" w:lastColumn="0" w:oddVBand="0" w:evenVBand="0" w:oddHBand="0" w:evenHBand="0" w:firstRowFirstColumn="0" w:firstRowLastColumn="0" w:lastRowFirstColumn="0" w:lastRowLastColumn="0"/>
            </w:pPr>
            <w:r>
              <w:t>Independent pitch-angle command for blade 3 input</w:t>
            </w:r>
          </w:p>
        </w:tc>
      </w:tr>
      <w:tr w:rsidR="00995BDF" w14:paraId="28E4331C" w14:textId="7F94DF21" w:rsidTr="002A7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9F6795C" w14:textId="62BDE7FF" w:rsidR="00995BDF" w:rsidRDefault="00995BDF" w:rsidP="003E6799">
            <w:r>
              <w:t xml:space="preserve">ElastoDyn </w:t>
            </w:r>
          </w:p>
        </w:tc>
        <w:tc>
          <w:tcPr>
            <w:tcW w:w="2385" w:type="dxa"/>
          </w:tcPr>
          <w:p w14:paraId="3F9A98C9" w14:textId="4156E4A1" w:rsidR="00995BDF" w:rsidRDefault="00995BDF" w:rsidP="003E6799">
            <w:pPr>
              <w:cnfStyle w:val="000000100000" w:firstRow="0" w:lastRow="0" w:firstColumn="0" w:lastColumn="0" w:oddVBand="0" w:evenVBand="0" w:oddHBand="1" w:evenHBand="0" w:firstRowFirstColumn="0" w:firstRowLastColumn="0" w:lastRowFirstColumn="0" w:lastRowLastColumn="0"/>
            </w:pPr>
            <w:r>
              <w:t>YawMom</w:t>
            </w:r>
          </w:p>
        </w:tc>
        <w:tc>
          <w:tcPr>
            <w:tcW w:w="5778" w:type="dxa"/>
          </w:tcPr>
          <w:p w14:paraId="0D40DFB1" w14:textId="3D8DC4E3" w:rsidR="00995BDF" w:rsidRDefault="00995BDF" w:rsidP="00995BDF">
            <w:pPr>
              <w:cnfStyle w:val="000000100000" w:firstRow="0" w:lastRow="0" w:firstColumn="0" w:lastColumn="0" w:oddVBand="0" w:evenVBand="0" w:oddHBand="1" w:evenHBand="0" w:firstRowFirstColumn="0" w:firstRowLastColumn="0" w:lastRowFirstColumn="0" w:lastRowLastColumn="0"/>
            </w:pPr>
            <w:r>
              <w:t>Yaw-moment input to ElastoDyn</w:t>
            </w:r>
          </w:p>
        </w:tc>
      </w:tr>
      <w:tr w:rsidR="00995BDF" w14:paraId="611375FA" w14:textId="0CD22F98" w:rsidTr="002A731F">
        <w:tc>
          <w:tcPr>
            <w:cnfStyle w:val="001000000000" w:firstRow="0" w:lastRow="0" w:firstColumn="1" w:lastColumn="0" w:oddVBand="0" w:evenVBand="0" w:oddHBand="0" w:evenHBand="0" w:firstRowFirstColumn="0" w:firstRowLastColumn="0" w:lastRowFirstColumn="0" w:lastRowLastColumn="0"/>
            <w:tcW w:w="1413" w:type="dxa"/>
          </w:tcPr>
          <w:p w14:paraId="558975B7" w14:textId="67A7C28A" w:rsidR="00995BDF" w:rsidRDefault="00995BDF" w:rsidP="003E6799">
            <w:r>
              <w:t>ElastoDyn</w:t>
            </w:r>
          </w:p>
        </w:tc>
        <w:tc>
          <w:tcPr>
            <w:tcW w:w="2385" w:type="dxa"/>
          </w:tcPr>
          <w:p w14:paraId="1575BE55" w14:textId="6E04C07A" w:rsidR="00995BDF" w:rsidRDefault="00995BDF" w:rsidP="003E6799">
            <w:pPr>
              <w:cnfStyle w:val="000000000000" w:firstRow="0" w:lastRow="0" w:firstColumn="0" w:lastColumn="0" w:oddVBand="0" w:evenVBand="0" w:oddHBand="0" w:evenHBand="0" w:firstRowFirstColumn="0" w:firstRowLastColumn="0" w:lastRowFirstColumn="0" w:lastRowLastColumn="0"/>
            </w:pPr>
            <w:r>
              <w:t>GenTrq</w:t>
            </w:r>
          </w:p>
        </w:tc>
        <w:tc>
          <w:tcPr>
            <w:tcW w:w="5778" w:type="dxa"/>
          </w:tcPr>
          <w:p w14:paraId="767886B9" w14:textId="02C70E7D" w:rsidR="00995BDF" w:rsidRDefault="00995BDF" w:rsidP="00995BDF">
            <w:pPr>
              <w:cnfStyle w:val="000000000000" w:firstRow="0" w:lastRow="0" w:firstColumn="0" w:lastColumn="0" w:oddVBand="0" w:evenVBand="0" w:oddHBand="0" w:evenHBand="0" w:firstRowFirstColumn="0" w:firstRowLastColumn="0" w:lastRowFirstColumn="0" w:lastRowLastColumn="0"/>
            </w:pPr>
            <w:r>
              <w:t>Generator-torque input to ElastoDyn</w:t>
            </w:r>
          </w:p>
        </w:tc>
      </w:tr>
      <w:tr w:rsidR="00995BDF" w14:paraId="612FE742" w14:textId="77777777" w:rsidTr="002A7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F08D342" w14:textId="411D634E" w:rsidR="00995BDF" w:rsidRDefault="00995BDF" w:rsidP="003E6799">
            <w:r>
              <w:t>ElastoDyn</w:t>
            </w:r>
          </w:p>
        </w:tc>
        <w:tc>
          <w:tcPr>
            <w:tcW w:w="2385" w:type="dxa"/>
          </w:tcPr>
          <w:p w14:paraId="509D54DB" w14:textId="7C76E242" w:rsidR="00995BDF" w:rsidRDefault="00995BDF" w:rsidP="003E6799">
            <w:pPr>
              <w:cnfStyle w:val="000000100000" w:firstRow="0" w:lastRow="0" w:firstColumn="0" w:lastColumn="0" w:oddVBand="0" w:evenVBand="0" w:oddHBand="1" w:evenHBand="0" w:firstRowFirstColumn="0" w:firstRowLastColumn="0" w:lastRowFirstColumn="0" w:lastRowLastColumn="0"/>
            </w:pPr>
            <w:r>
              <w:t>BlPitchComC</w:t>
            </w:r>
          </w:p>
        </w:tc>
        <w:tc>
          <w:tcPr>
            <w:tcW w:w="5778" w:type="dxa"/>
          </w:tcPr>
          <w:p w14:paraId="3ECD3325" w14:textId="2983729B" w:rsidR="00995BDF" w:rsidRDefault="00995BDF" w:rsidP="00995BDF">
            <w:pPr>
              <w:cnfStyle w:val="000000100000" w:firstRow="0" w:lastRow="0" w:firstColumn="0" w:lastColumn="0" w:oddVBand="0" w:evenVBand="0" w:oddHBand="1" w:evenHBand="0" w:firstRowFirstColumn="0" w:firstRowLastColumn="0" w:lastRowFirstColumn="0" w:lastRowLastColumn="0"/>
            </w:pPr>
            <w:r>
              <w:t>Collective blade-pitch-angle command extended input</w:t>
            </w:r>
          </w:p>
        </w:tc>
      </w:tr>
    </w:tbl>
    <w:p w14:paraId="7FB81145" w14:textId="32D069B2" w:rsidR="00ED0A61" w:rsidRDefault="00ED0A61" w:rsidP="00ED0A61">
      <w:pPr>
        <w:pStyle w:val="Heading4"/>
      </w:pPr>
      <w:r>
        <w:t xml:space="preserve">LinOutputs: </w:t>
      </w:r>
      <w:r w:rsidR="00EF0D7F">
        <w:t xml:space="preserve">Module-level outputs </w:t>
      </w:r>
      <w:r>
        <w:t>included in linearization [0, 1, 2]</w:t>
      </w:r>
    </w:p>
    <w:p w14:paraId="31CA45AF" w14:textId="0F0B872A" w:rsidR="004366AB" w:rsidRPr="002A731F" w:rsidRDefault="00CA0792" w:rsidP="004366AB">
      <w:r w:rsidRPr="00CA0792">
        <w:rPr>
          <w:b/>
        </w:rPr>
        <w:t>LinOutputs</w:t>
      </w:r>
      <w:r w:rsidR="004366AB">
        <w:t xml:space="preserve"> tells </w:t>
      </w:r>
      <w:r>
        <w:t>FAST</w:t>
      </w:r>
      <w:r w:rsidR="004366AB">
        <w:t xml:space="preserve"> which of the </w:t>
      </w:r>
      <w:r>
        <w:t xml:space="preserve">module-level </w:t>
      </w:r>
      <w:r w:rsidR="004366AB">
        <w:t xml:space="preserve">outputs </w:t>
      </w:r>
      <w:r>
        <w:t>of</w:t>
      </w:r>
      <w:r w:rsidR="004366AB">
        <w:t xml:space="preserve"> the </w:t>
      </w:r>
      <w:r>
        <w:t xml:space="preserve">enabled </w:t>
      </w:r>
      <w:r w:rsidR="004366AB">
        <w:t xml:space="preserve">FAST modules will be printed in the linearization </w:t>
      </w:r>
      <w:r w:rsidR="00EF0D7F">
        <w:t xml:space="preserve">output </w:t>
      </w:r>
      <w:r w:rsidR="004366AB">
        <w:t>file</w:t>
      </w:r>
      <w:r>
        <w:t>(</w:t>
      </w:r>
      <w:r w:rsidR="004366AB">
        <w:t>s</w:t>
      </w:r>
      <w:r>
        <w:t>)</w:t>
      </w:r>
      <w:r w:rsidR="00DD756B">
        <w:t xml:space="preserve">; </w:t>
      </w:r>
      <w:r w:rsidR="00DD756B" w:rsidRPr="00DD756B">
        <w:rPr>
          <w:b/>
        </w:rPr>
        <w:t>LinOutputs</w:t>
      </w:r>
      <w:r w:rsidR="00EF0D7F">
        <w:t xml:space="preserve"> is not used when </w:t>
      </w:r>
      <w:r w:rsidR="00EF0D7F" w:rsidRPr="00C533DC">
        <w:rPr>
          <w:b/>
        </w:rPr>
        <w:t>Linearize</w:t>
      </w:r>
      <w:r w:rsidR="00EF0D7F">
        <w:t xml:space="preserve"> is FALSE</w:t>
      </w:r>
      <w:r w:rsidR="004366AB">
        <w:t xml:space="preserve">. When </w:t>
      </w:r>
      <w:r w:rsidR="004366AB">
        <w:rPr>
          <w:b/>
        </w:rPr>
        <w:t>LinOutputs</w:t>
      </w:r>
      <w:r w:rsidR="004366AB">
        <w:t xml:space="preserve"> = 0, no outputs will be printed. When </w:t>
      </w:r>
      <w:r w:rsidR="004366AB">
        <w:rPr>
          <w:b/>
        </w:rPr>
        <w:t>LinOutputs</w:t>
      </w:r>
      <w:r w:rsidR="004366AB">
        <w:t xml:space="preserve">  = 1, only those </w:t>
      </w:r>
      <w:r>
        <w:t>outputs</w:t>
      </w:r>
      <w:r w:rsidR="004366AB">
        <w:t xml:space="preserve"> specified in individual module </w:t>
      </w:r>
      <w:r w:rsidR="004366AB" w:rsidRPr="00B10BDB">
        <w:rPr>
          <w:b/>
        </w:rPr>
        <w:t>OutList</w:t>
      </w:r>
      <w:r w:rsidR="004366AB">
        <w:t xml:space="preserve"> variables will be used (i.e., the </w:t>
      </w:r>
      <w:r>
        <w:t>outputs</w:t>
      </w:r>
      <w:r w:rsidR="004366AB">
        <w:t xml:space="preserve"> selected for writing to FAST </w:t>
      </w:r>
      <w:r>
        <w:t xml:space="preserve">time-marching </w:t>
      </w:r>
      <w:r w:rsidR="004366AB">
        <w:t xml:space="preserve">output files). When </w:t>
      </w:r>
      <w:r w:rsidR="004366AB">
        <w:rPr>
          <w:b/>
        </w:rPr>
        <w:t>LinOutputs</w:t>
      </w:r>
      <w:r w:rsidR="004366AB">
        <w:t xml:space="preserve">  = 2, all of the </w:t>
      </w:r>
      <w:r>
        <w:t xml:space="preserve">module-level </w:t>
      </w:r>
      <w:r w:rsidR="004366AB">
        <w:t xml:space="preserve">outputs </w:t>
      </w:r>
      <w:r>
        <w:t>of the enabled</w:t>
      </w:r>
      <w:r w:rsidR="004366AB">
        <w:t xml:space="preserve"> FAST</w:t>
      </w:r>
      <w:r>
        <w:t xml:space="preserve"> modules</w:t>
      </w:r>
      <w:r w:rsidR="004366AB">
        <w:t xml:space="preserve"> will be printed</w:t>
      </w:r>
      <w:r>
        <w:t>; t</w:t>
      </w:r>
      <w:r w:rsidR="004366AB">
        <w:t>his option will produce very large matrices.</w:t>
      </w:r>
    </w:p>
    <w:p w14:paraId="4D7652E9" w14:textId="5366E0E5" w:rsidR="008E412A" w:rsidRDefault="008E412A" w:rsidP="008E412A">
      <w:pPr>
        <w:pStyle w:val="Heading4"/>
      </w:pPr>
      <w:r w:rsidRPr="008E412A">
        <w:t>LinOutJac</w:t>
      </w:r>
      <w:r>
        <w:t xml:space="preserve">: </w:t>
      </w:r>
      <w:r w:rsidRPr="008E412A">
        <w:t>Include full Jacabians in linearization output</w:t>
      </w:r>
      <w:r>
        <w:t>? [T/F]</w:t>
      </w:r>
    </w:p>
    <w:p w14:paraId="2D8A2B91" w14:textId="5019BCF2" w:rsidR="008E412A" w:rsidRPr="008E412A" w:rsidRDefault="000078C2" w:rsidP="00B10BDB">
      <w:r>
        <w:t xml:space="preserve">The </w:t>
      </w:r>
      <w:r w:rsidRPr="000078C2">
        <w:rPr>
          <w:b/>
        </w:rPr>
        <w:t>LinOutJac</w:t>
      </w:r>
      <w:r>
        <w:t xml:space="preserve"> </w:t>
      </w:r>
      <w:r w:rsidR="008E412A">
        <w:t>flag indicates if the Jacobian matrices</w:t>
      </w:r>
      <w:r>
        <w:t xml:space="preserve">—representing the Jacobians of module-level state and output equations </w:t>
      </w:r>
      <w:r w:rsidR="00DD756B">
        <w:t>with respect</w:t>
      </w:r>
      <w:r>
        <w:t xml:space="preserve"> </w:t>
      </w:r>
      <w:r w:rsidR="00DD756B">
        <w:t xml:space="preserve">to </w:t>
      </w:r>
      <w:r>
        <w:t>their states and inputs</w:t>
      </w:r>
      <w:r w:rsidR="00DD756B">
        <w:t>,</w:t>
      </w:r>
      <w:r>
        <w:t xml:space="preserve"> and the Jacobians of the full-system input-output transformation functions with respect to all inputs and outputs—</w:t>
      </w:r>
      <w:r w:rsidR="008E412A">
        <w:t xml:space="preserve">will be </w:t>
      </w:r>
      <w:r>
        <w:t xml:space="preserve">printed </w:t>
      </w:r>
      <w:r w:rsidR="008E412A">
        <w:t xml:space="preserve">in the linearization </w:t>
      </w:r>
      <w:r>
        <w:t xml:space="preserve">output </w:t>
      </w:r>
      <w:r w:rsidR="008E412A">
        <w:t>file</w:t>
      </w:r>
      <w:r>
        <w:t>(s),</w:t>
      </w:r>
      <w:r w:rsidR="008E412A">
        <w:t xml:space="preserve"> along with the </w:t>
      </w:r>
      <w:r w:rsidR="00EF0D7F">
        <w:t>linear state-space</w:t>
      </w:r>
      <w:r w:rsidR="008E412A">
        <w:t xml:space="preserve"> matrices. </w:t>
      </w:r>
      <w:r w:rsidRPr="000078C2">
        <w:rPr>
          <w:b/>
        </w:rPr>
        <w:t>LinOutJac</w:t>
      </w:r>
      <w:r>
        <w:t xml:space="preserve"> is ignored if </w:t>
      </w:r>
      <w:r w:rsidR="008E412A" w:rsidRPr="00B10BDB">
        <w:rPr>
          <w:b/>
        </w:rPr>
        <w:t>LinInputs</w:t>
      </w:r>
      <w:r w:rsidR="008E412A">
        <w:t xml:space="preserve"> </w:t>
      </w:r>
      <w:r>
        <w:t xml:space="preserve">and </w:t>
      </w:r>
      <w:r w:rsidR="008E412A" w:rsidRPr="00B10BDB">
        <w:rPr>
          <w:b/>
        </w:rPr>
        <w:t>LinOutputs</w:t>
      </w:r>
      <w:r w:rsidR="008E412A">
        <w:t xml:space="preserve"> </w:t>
      </w:r>
      <w:r>
        <w:t xml:space="preserve">are </w:t>
      </w:r>
      <w:r w:rsidR="008E412A">
        <w:t xml:space="preserve">not </w:t>
      </w:r>
      <w:r>
        <w:t xml:space="preserve">both </w:t>
      </w:r>
      <w:r w:rsidR="008E412A">
        <w:t>“2”</w:t>
      </w:r>
      <w:r w:rsidR="00EF0D7F">
        <w:t xml:space="preserve"> and is not used when </w:t>
      </w:r>
      <w:r w:rsidR="00EF0D7F" w:rsidRPr="00C533DC">
        <w:rPr>
          <w:b/>
        </w:rPr>
        <w:t>Linearize</w:t>
      </w:r>
      <w:r w:rsidR="00EF0D7F">
        <w:t xml:space="preserve"> is FALSE</w:t>
      </w:r>
      <w:r w:rsidR="008E412A">
        <w:t>.</w:t>
      </w:r>
    </w:p>
    <w:p w14:paraId="54A89A94" w14:textId="761B39A0" w:rsidR="008E412A" w:rsidRDefault="008E412A" w:rsidP="008E412A">
      <w:pPr>
        <w:pStyle w:val="Heading4"/>
      </w:pPr>
      <w:r w:rsidRPr="008E412A">
        <w:t>LinOutMod</w:t>
      </w:r>
      <w:r>
        <w:t xml:space="preserve">: </w:t>
      </w:r>
      <w:r w:rsidRPr="008E412A">
        <w:t>Write module-level linearization output files in addition to output for full system?</w:t>
      </w:r>
      <w:r>
        <w:t xml:space="preserve"> [T/F]</w:t>
      </w:r>
    </w:p>
    <w:p w14:paraId="33F4B2A6" w14:textId="6F2D38D3" w:rsidR="008E412A" w:rsidRDefault="00EF0D7F" w:rsidP="00AC04AF">
      <w:r>
        <w:t xml:space="preserve">The </w:t>
      </w:r>
      <w:r w:rsidRPr="00EF0D7F">
        <w:rPr>
          <w:b/>
        </w:rPr>
        <w:t>LinOutMod</w:t>
      </w:r>
      <w:r>
        <w:t xml:space="preserve"> </w:t>
      </w:r>
      <w:r w:rsidR="008E412A">
        <w:t>flag indicates if individual linearization output files should be written for each module</w:t>
      </w:r>
      <w:r>
        <w:t>,</w:t>
      </w:r>
      <w:r w:rsidR="008E412A">
        <w:t xml:space="preserve"> in addition to the output file for the </w:t>
      </w:r>
      <w:r>
        <w:t>full-</w:t>
      </w:r>
      <w:r w:rsidR="008E412A">
        <w:t>system linearization</w:t>
      </w:r>
      <w:r w:rsidR="00DD756B">
        <w:t xml:space="preserve">; </w:t>
      </w:r>
      <w:r w:rsidR="00DD756B" w:rsidRPr="00DD756B">
        <w:rPr>
          <w:b/>
        </w:rPr>
        <w:t>LinOutMod</w:t>
      </w:r>
      <w:r>
        <w:t xml:space="preserve"> is not used when </w:t>
      </w:r>
      <w:r w:rsidRPr="00C533DC">
        <w:rPr>
          <w:b/>
        </w:rPr>
        <w:t>Linearize</w:t>
      </w:r>
      <w:r>
        <w:t xml:space="preserve"> is FALSE</w:t>
      </w:r>
      <w:r w:rsidR="008E412A">
        <w:t>.</w:t>
      </w:r>
      <w:r>
        <w:t xml:space="preserve"> The module-level linearization output files represent the contribution of each module to the full linearized system.</w:t>
      </w:r>
    </w:p>
    <w:p w14:paraId="1052113C" w14:textId="25DD69E7" w:rsidR="004C52F5" w:rsidRDefault="004C52F5" w:rsidP="004C52F5">
      <w:pPr>
        <w:pStyle w:val="Heading3"/>
      </w:pPr>
      <w:r>
        <w:t>Visualization</w:t>
      </w:r>
    </w:p>
    <w:p w14:paraId="376BECA9" w14:textId="2E835169" w:rsidR="004C52F5" w:rsidRPr="002E52E3" w:rsidRDefault="004C52F5" w:rsidP="004C52F5">
      <w:r>
        <w:t>This section of the primary FAST input file deals with options for visualization output from a FAST simulation.</w:t>
      </w:r>
      <w:r w:rsidR="007D1304">
        <w:t xml:space="preserve"> Visualization data is written in </w:t>
      </w:r>
      <w:hyperlink r:id="rId42" w:history="1">
        <w:r w:rsidR="003D203B" w:rsidRPr="003D203B">
          <w:rPr>
            <w:rStyle w:val="Hyperlink"/>
          </w:rPr>
          <w:t>Visualization ToolKit (</w:t>
        </w:r>
        <w:r w:rsidR="007D1304" w:rsidRPr="003D203B">
          <w:rPr>
            <w:rStyle w:val="Hyperlink"/>
          </w:rPr>
          <w:t>VTK</w:t>
        </w:r>
        <w:r w:rsidR="003D203B" w:rsidRPr="003D203B">
          <w:rPr>
            <w:rStyle w:val="Hyperlink"/>
          </w:rPr>
          <w:t>)</w:t>
        </w:r>
      </w:hyperlink>
      <w:r w:rsidR="007D1304">
        <w:t xml:space="preserve"> format, which can be read and viewed in </w:t>
      </w:r>
      <w:r w:rsidR="007567BB">
        <w:t xml:space="preserve">standard open-source visualization packages such as </w:t>
      </w:r>
      <w:hyperlink r:id="rId43" w:history="1">
        <w:r w:rsidR="007567BB" w:rsidRPr="003D203B">
          <w:rPr>
            <w:rStyle w:val="Hyperlink"/>
          </w:rPr>
          <w:t>ParaView</w:t>
        </w:r>
      </w:hyperlink>
      <w:r w:rsidR="007567BB">
        <w:t xml:space="preserve"> </w:t>
      </w:r>
      <w:r w:rsidR="003D203B">
        <w:t>or</w:t>
      </w:r>
      <w:r w:rsidR="007567BB">
        <w:t xml:space="preserve"> </w:t>
      </w:r>
      <w:hyperlink r:id="rId44" w:history="1">
        <w:r w:rsidR="007567BB" w:rsidRPr="003D203B">
          <w:rPr>
            <w:rStyle w:val="Hyperlink"/>
          </w:rPr>
          <w:t>VisIt</w:t>
        </w:r>
      </w:hyperlink>
      <w:r w:rsidR="007567BB">
        <w:t>.</w:t>
      </w:r>
    </w:p>
    <w:p w14:paraId="3C84C0EA" w14:textId="4A6DCA6F" w:rsidR="00B16FD8" w:rsidRDefault="00B16FD8" w:rsidP="008B7E20">
      <w:pPr>
        <w:pStyle w:val="Heading4"/>
      </w:pPr>
      <w:r w:rsidRPr="00B16FD8">
        <w:t>WrVTK</w:t>
      </w:r>
      <w:r>
        <w:t xml:space="preserve">: </w:t>
      </w:r>
      <w:r w:rsidRPr="00B16FD8">
        <w:t xml:space="preserve">VTK </w:t>
      </w:r>
      <w:r w:rsidR="00072DCD">
        <w:t>v</w:t>
      </w:r>
      <w:r w:rsidRPr="00B16FD8">
        <w:t>isuali</w:t>
      </w:r>
      <w:r>
        <w:t>zation data output [0,</w:t>
      </w:r>
      <w:r w:rsidRPr="00B16FD8">
        <w:t xml:space="preserve"> 1</w:t>
      </w:r>
      <w:r>
        <w:t>, or</w:t>
      </w:r>
      <w:r w:rsidRPr="00B16FD8">
        <w:t xml:space="preserve"> 2</w:t>
      </w:r>
      <w:r>
        <w:t>]</w:t>
      </w:r>
    </w:p>
    <w:p w14:paraId="0730C2E7" w14:textId="704FA95C" w:rsidR="00B16FD8" w:rsidRDefault="00B16FD8">
      <w:r>
        <w:t xml:space="preserve">When </w:t>
      </w:r>
      <w:r w:rsidR="00C202D9" w:rsidRPr="008B7E20">
        <w:rPr>
          <w:b/>
        </w:rPr>
        <w:t>WrVTK</w:t>
      </w:r>
      <w:r w:rsidR="00C202D9">
        <w:t xml:space="preserve"> = 0, visualization </w:t>
      </w:r>
      <w:r w:rsidR="001F200C">
        <w:t xml:space="preserve">output </w:t>
      </w:r>
      <w:r w:rsidR="00C202D9">
        <w:t xml:space="preserve">data will </w:t>
      </w:r>
      <w:r w:rsidR="001F200C">
        <w:t xml:space="preserve">not </w:t>
      </w:r>
      <w:r w:rsidR="00C202D9">
        <w:t>be generated</w:t>
      </w:r>
      <w:r w:rsidR="00D173FD">
        <w:t>, and the remaining input parameters in this section are not used</w:t>
      </w:r>
      <w:r w:rsidR="00C202D9">
        <w:t xml:space="preserve">. When </w:t>
      </w:r>
      <w:r w:rsidR="00C202D9" w:rsidRPr="00126F92">
        <w:rPr>
          <w:b/>
        </w:rPr>
        <w:t>WrVTK</w:t>
      </w:r>
      <w:r w:rsidR="00C202D9">
        <w:t> = 1, FAST will generate visualization data only at the initialization step</w:t>
      </w:r>
      <w:r w:rsidR="00FC5E0C">
        <w:t xml:space="preserve"> for visualizing the reference and initial configurations</w:t>
      </w:r>
      <w:r w:rsidR="001F200C">
        <w:t xml:space="preserve">. When </w:t>
      </w:r>
      <w:r w:rsidR="001F200C" w:rsidRPr="00126F92">
        <w:rPr>
          <w:b/>
        </w:rPr>
        <w:t>WrVTK</w:t>
      </w:r>
      <w:r w:rsidR="001F200C">
        <w:t xml:space="preserve"> = 2 FAST will generate visualization </w:t>
      </w:r>
      <w:r w:rsidR="007D1304">
        <w:t xml:space="preserve">data </w:t>
      </w:r>
      <w:r w:rsidR="001F200C">
        <w:t>for animati</w:t>
      </w:r>
      <w:r w:rsidR="00FC5E0C">
        <w:t>ng time series</w:t>
      </w:r>
      <w:r w:rsidR="00072DCD">
        <w:t>;</w:t>
      </w:r>
      <w:r w:rsidR="001F200C">
        <w:t xml:space="preserve"> </w:t>
      </w:r>
      <w:r w:rsidR="00072DCD">
        <w:t>d</w:t>
      </w:r>
      <w:r w:rsidR="001F200C">
        <w:t xml:space="preserve">ata will be written at the initialization step </w:t>
      </w:r>
      <w:r w:rsidR="005B7522">
        <w:lastRenderedPageBreak/>
        <w:t xml:space="preserve">(including the reference configuration) </w:t>
      </w:r>
      <w:r w:rsidR="001F200C">
        <w:t xml:space="preserve">and at a fixed rate for the rest of the simulation, as specified by </w:t>
      </w:r>
      <w:r w:rsidR="001F200C" w:rsidRPr="008B7E20">
        <w:rPr>
          <w:b/>
        </w:rPr>
        <w:t>VTK_fps</w:t>
      </w:r>
      <w:r w:rsidR="001F200C" w:rsidRPr="008B7E20">
        <w:t>.</w:t>
      </w:r>
      <w:r w:rsidR="00D173FD">
        <w:t xml:space="preserve"> This option will generate </w:t>
      </w:r>
      <w:r w:rsidR="00D173FD">
        <w:rPr>
          <w:i/>
        </w:rPr>
        <w:t>many</w:t>
      </w:r>
      <w:r w:rsidR="00D173FD">
        <w:t xml:space="preserve"> output files.</w:t>
      </w:r>
    </w:p>
    <w:p w14:paraId="74B1CE76" w14:textId="74ED3682" w:rsidR="00B16FD8" w:rsidRDefault="00B16FD8" w:rsidP="008B7E20">
      <w:pPr>
        <w:pStyle w:val="Heading4"/>
      </w:pPr>
      <w:r w:rsidRPr="00B16FD8">
        <w:t>VTK_type</w:t>
      </w:r>
      <w:r>
        <w:t xml:space="preserve">: </w:t>
      </w:r>
      <w:r w:rsidRPr="00B16FD8">
        <w:t>Type of VTK visualization data</w:t>
      </w:r>
      <w:r>
        <w:t xml:space="preserve"> [1, 2, or 3]</w:t>
      </w:r>
    </w:p>
    <w:p w14:paraId="0FB0C0A6" w14:textId="3CFD81BB" w:rsidR="00B16FD8" w:rsidRDefault="007567BB">
      <w:r>
        <w:rPr>
          <w:b/>
        </w:rPr>
        <w:t>VTK_type</w:t>
      </w:r>
      <w:r>
        <w:t xml:space="preserve"> is used to indicate </w:t>
      </w:r>
      <w:r w:rsidR="005B7522">
        <w:t>whether visualization will be based on surface or stick</w:t>
      </w:r>
      <w:r w:rsidR="00CA1C5B">
        <w:t>-</w:t>
      </w:r>
      <w:r w:rsidR="005B7522">
        <w:t>figure</w:t>
      </w:r>
      <w:r w:rsidR="005B7522" w:rsidRPr="005B7522">
        <w:t xml:space="preserve"> </w:t>
      </w:r>
      <w:r w:rsidR="005B7522">
        <w:t>geometry</w:t>
      </w:r>
      <w:r>
        <w:t xml:space="preserve">. </w:t>
      </w:r>
      <w:r w:rsidR="001F200C">
        <w:t>This input</w:t>
      </w:r>
      <w:r w:rsidR="00702138">
        <w:t xml:space="preserve"> parameter</w:t>
      </w:r>
      <w:r w:rsidR="001F200C">
        <w:t xml:space="preserve"> is not used when </w:t>
      </w:r>
      <w:r w:rsidR="001F200C" w:rsidRPr="00126F92">
        <w:rPr>
          <w:b/>
        </w:rPr>
        <w:t>WrVTK</w:t>
      </w:r>
      <w:r w:rsidR="001F200C">
        <w:t> = 0.</w:t>
      </w:r>
    </w:p>
    <w:p w14:paraId="1E8229EA" w14:textId="32EBF0AC" w:rsidR="00765337" w:rsidRDefault="007567BB" w:rsidP="00765337">
      <w:r w:rsidRPr="008B7E20">
        <w:t xml:space="preserve">When </w:t>
      </w:r>
      <w:r>
        <w:rPr>
          <w:b/>
        </w:rPr>
        <w:t xml:space="preserve">VTK_type </w:t>
      </w:r>
      <w:r>
        <w:t>is 1, FAST will generate surface data</w:t>
      </w:r>
      <w:r w:rsidR="00507F7F">
        <w:t>;</w:t>
      </w:r>
      <w:r w:rsidR="008B7E20">
        <w:t xml:space="preserve"> </w:t>
      </w:r>
      <w:r w:rsidR="00507F7F">
        <w:fldChar w:fldCharType="begin"/>
      </w:r>
      <w:r w:rsidR="00507F7F">
        <w:instrText xml:space="preserve"> REF _Ref446682547 \h </w:instrText>
      </w:r>
      <w:r w:rsidR="00507F7F">
        <w:fldChar w:fldCharType="separate"/>
      </w:r>
      <w:r w:rsidR="003311C5">
        <w:t xml:space="preserve">Table </w:t>
      </w:r>
      <w:r w:rsidR="003311C5">
        <w:rPr>
          <w:noProof/>
        </w:rPr>
        <w:t>4</w:t>
      </w:r>
      <w:r w:rsidR="00507F7F">
        <w:fldChar w:fldCharType="end"/>
      </w:r>
      <w:r w:rsidR="00507F7F">
        <w:t xml:space="preserve"> describes the surfaces generated with this option.</w:t>
      </w:r>
      <w:r w:rsidR="00507F7F" w:rsidRPr="00765337">
        <w:t xml:space="preserve"> </w:t>
      </w:r>
      <w:r w:rsidR="000F360F">
        <w:t>T</w:t>
      </w:r>
      <w:r w:rsidR="008B7E20">
        <w:t xml:space="preserve">o generate surface </w:t>
      </w:r>
      <w:r w:rsidR="00FC5E0C">
        <w:t>visualization</w:t>
      </w:r>
      <w:r w:rsidR="008B7E20">
        <w:t xml:space="preserve">, the simulation must use AeroDyn </w:t>
      </w:r>
      <w:r w:rsidR="00072DCD">
        <w:t xml:space="preserve">v15 </w:t>
      </w:r>
      <w:r w:rsidR="008B7E20">
        <w:t>(</w:t>
      </w:r>
      <w:r w:rsidR="008B7E20">
        <w:rPr>
          <w:b/>
        </w:rPr>
        <w:t xml:space="preserve">CompAero </w:t>
      </w:r>
      <w:r w:rsidR="008B7E20" w:rsidRPr="008B7E20">
        <w:t>must be</w:t>
      </w:r>
      <w:r w:rsidR="008B7E20">
        <w:rPr>
          <w:b/>
        </w:rPr>
        <w:t xml:space="preserve"> </w:t>
      </w:r>
      <w:r w:rsidR="008B7E20">
        <w:t>2)</w:t>
      </w:r>
      <w:r w:rsidR="000F360F">
        <w:t>,</w:t>
      </w:r>
      <w:r w:rsidR="008B7E20">
        <w:t xml:space="preserve"> and AeroDyn’s airfoil tables must contain normalized x- and y-coordinate data (see the </w:t>
      </w:r>
      <w:r w:rsidR="000F360F">
        <w:t xml:space="preserve">airfoil files for the </w:t>
      </w:r>
      <w:r w:rsidR="008B7E20">
        <w:t>5</w:t>
      </w:r>
      <w:r w:rsidR="00072DCD">
        <w:t>-</w:t>
      </w:r>
      <w:r w:rsidR="008B7E20">
        <w:t xml:space="preserve">MW model in the </w:t>
      </w:r>
      <w:r w:rsidR="000F360F">
        <w:t xml:space="preserve">FAST </w:t>
      </w:r>
      <w:r w:rsidR="008B7E20">
        <w:t>CertTest directory</w:t>
      </w:r>
      <w:r w:rsidR="00507F7F">
        <w:t xml:space="preserve"> for an example</w:t>
      </w:r>
      <w:r w:rsidR="008B7E20">
        <w:t>)</w:t>
      </w:r>
      <w:r w:rsidR="00083F7F">
        <w:t>.</w:t>
      </w:r>
      <w:r w:rsidR="00C96B90">
        <w:t xml:space="preserve"> </w:t>
      </w:r>
    </w:p>
    <w:p w14:paraId="5C1BA542" w14:textId="1017995B" w:rsidR="00765337" w:rsidRDefault="00765337" w:rsidP="00765337">
      <w:r w:rsidRPr="000F5694">
        <w:t xml:space="preserve">When </w:t>
      </w:r>
      <w:r>
        <w:rPr>
          <w:b/>
        </w:rPr>
        <w:t xml:space="preserve">VTK_type </w:t>
      </w:r>
      <w:r>
        <w:t xml:space="preserve">is 2, FAST will generate </w:t>
      </w:r>
      <w:r w:rsidR="005B7522">
        <w:t>stick</w:t>
      </w:r>
      <w:r w:rsidR="00CA1C5B">
        <w:t>-</w:t>
      </w:r>
      <w:r w:rsidR="005B7522">
        <w:t>figure</w:t>
      </w:r>
      <w:r w:rsidR="00507F7F">
        <w:t xml:space="preserve"> data</w:t>
      </w:r>
      <w:r>
        <w:t xml:space="preserve"> using line </w:t>
      </w:r>
      <w:r w:rsidR="000F4685">
        <w:t xml:space="preserve">and point </w:t>
      </w:r>
      <w:r>
        <w:t xml:space="preserve">meshes (not surfaces) for a limited subset of </w:t>
      </w:r>
      <w:r w:rsidR="00FC5E0C">
        <w:t xml:space="preserve">FAST’s </w:t>
      </w:r>
      <w:r>
        <w:t xml:space="preserve">meshes. The meshes used with this option are listed in </w:t>
      </w:r>
      <w:r>
        <w:fldChar w:fldCharType="begin"/>
      </w:r>
      <w:r>
        <w:instrText xml:space="preserve"> REF _Ref446682695 \h </w:instrText>
      </w:r>
      <w:r>
        <w:fldChar w:fldCharType="separate"/>
      </w:r>
      <w:r w:rsidR="003311C5">
        <w:t xml:space="preserve">Table </w:t>
      </w:r>
      <w:r w:rsidR="003311C5">
        <w:rPr>
          <w:noProof/>
        </w:rPr>
        <w:t>5</w:t>
      </w:r>
      <w:r>
        <w:fldChar w:fldCharType="end"/>
      </w:r>
      <w:r>
        <w:t>.</w:t>
      </w:r>
    </w:p>
    <w:p w14:paraId="2B9FB5B6" w14:textId="63612732" w:rsidR="00765337" w:rsidRDefault="00765337" w:rsidP="00765337">
      <w:r w:rsidRPr="000F5694">
        <w:t xml:space="preserve">When </w:t>
      </w:r>
      <w:r>
        <w:rPr>
          <w:b/>
        </w:rPr>
        <w:t xml:space="preserve">VTK_type </w:t>
      </w:r>
      <w:r>
        <w:t xml:space="preserve">is 3, FAST will generate </w:t>
      </w:r>
      <w:r w:rsidR="005B7522">
        <w:t>stick</w:t>
      </w:r>
      <w:r w:rsidR="00CA1C5B">
        <w:t>-</w:t>
      </w:r>
      <w:r w:rsidR="005B7522">
        <w:t>figure</w:t>
      </w:r>
      <w:r w:rsidR="00507F7F">
        <w:t xml:space="preserve"> data</w:t>
      </w:r>
      <w:r>
        <w:t xml:space="preserve"> using line</w:t>
      </w:r>
      <w:r w:rsidR="00507F7F">
        <w:t xml:space="preserve"> and point</w:t>
      </w:r>
      <w:r>
        <w:t xml:space="preserve"> meshes (not surfaces) for all of the input and output meshes in the FAST simulation being run. </w:t>
      </w:r>
      <w:r>
        <w:fldChar w:fldCharType="begin"/>
      </w:r>
      <w:r>
        <w:instrText xml:space="preserve"> REF _Ref446682695 \h </w:instrText>
      </w:r>
      <w:r>
        <w:fldChar w:fldCharType="separate"/>
      </w:r>
      <w:r w:rsidR="003311C5">
        <w:t xml:space="preserve">Table </w:t>
      </w:r>
      <w:r w:rsidR="003311C5">
        <w:rPr>
          <w:noProof/>
        </w:rPr>
        <w:t>5</w:t>
      </w:r>
      <w:r>
        <w:fldChar w:fldCharType="end"/>
      </w:r>
      <w:r>
        <w:t xml:space="preserve"> lists all of the meshes that can be output in VTK format with this option. Modules that are not used will not generate VTK files.</w:t>
      </w:r>
    </w:p>
    <w:p w14:paraId="04A5FA4E" w14:textId="34E9EBFE" w:rsidR="00C96B90" w:rsidRDefault="00C96B90" w:rsidP="004B07F4">
      <w:pPr>
        <w:pStyle w:val="Caption"/>
        <w:keepNext/>
        <w:jc w:val="center"/>
      </w:pPr>
      <w:bookmarkStart w:id="37" w:name="_Ref446682547"/>
      <w:r>
        <w:t xml:space="preserve">Table </w:t>
      </w:r>
      <w:r w:rsidR="00686845">
        <w:fldChar w:fldCharType="begin"/>
      </w:r>
      <w:r w:rsidR="00686845">
        <w:instrText xml:space="preserve"> SEQ Table \* ARABIC </w:instrText>
      </w:r>
      <w:r w:rsidR="00686845">
        <w:fldChar w:fldCharType="separate"/>
      </w:r>
      <w:r w:rsidR="003311C5">
        <w:rPr>
          <w:noProof/>
        </w:rPr>
        <w:t>4</w:t>
      </w:r>
      <w:r w:rsidR="00686845">
        <w:rPr>
          <w:noProof/>
        </w:rPr>
        <w:fldChar w:fldCharType="end"/>
      </w:r>
      <w:bookmarkEnd w:id="37"/>
      <w:r>
        <w:t>: Surface</w:t>
      </w:r>
      <w:r>
        <w:rPr>
          <w:noProof/>
        </w:rPr>
        <w:t xml:space="preserve"> Visualization Features</w:t>
      </w:r>
    </w:p>
    <w:tbl>
      <w:tblPr>
        <w:tblStyle w:val="LightList-Accent1"/>
        <w:tblW w:w="0" w:type="auto"/>
        <w:tblLook w:val="04A0" w:firstRow="1" w:lastRow="0" w:firstColumn="1" w:lastColumn="0" w:noHBand="0" w:noVBand="1"/>
      </w:tblPr>
      <w:tblGrid>
        <w:gridCol w:w="1908"/>
        <w:gridCol w:w="7668"/>
      </w:tblGrid>
      <w:tr w:rsidR="00702138" w14:paraId="52A16595" w14:textId="77777777" w:rsidTr="00020E5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908" w:type="dxa"/>
          </w:tcPr>
          <w:p w14:paraId="5A890438" w14:textId="620176F7" w:rsidR="00702138" w:rsidRDefault="00702138">
            <w:r>
              <w:t>Surface</w:t>
            </w:r>
          </w:p>
        </w:tc>
        <w:tc>
          <w:tcPr>
            <w:tcW w:w="7668" w:type="dxa"/>
          </w:tcPr>
          <w:p w14:paraId="5573B2DB" w14:textId="6D3DD066" w:rsidR="00702138" w:rsidRDefault="00702138">
            <w:pPr>
              <w:cnfStyle w:val="100000000000" w:firstRow="1" w:lastRow="0" w:firstColumn="0" w:lastColumn="0" w:oddVBand="0" w:evenVBand="0" w:oddHBand="0" w:evenHBand="0" w:firstRowFirstColumn="0" w:firstRowLastColumn="0" w:lastRowFirstColumn="0" w:lastRowLastColumn="0"/>
            </w:pPr>
            <w:r>
              <w:t>Data</w:t>
            </w:r>
          </w:p>
        </w:tc>
      </w:tr>
      <w:tr w:rsidR="00702138" w14:paraId="71814263" w14:textId="77777777" w:rsidTr="00445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14C2DFCC" w14:textId="7770BDC1" w:rsidR="00702138" w:rsidRDefault="00702138">
            <w:r>
              <w:t>Blades</w:t>
            </w:r>
          </w:p>
        </w:tc>
        <w:tc>
          <w:tcPr>
            <w:tcW w:w="7668" w:type="dxa"/>
          </w:tcPr>
          <w:p w14:paraId="13104059" w14:textId="160CBF46" w:rsidR="00702138" w:rsidRDefault="00702138" w:rsidP="00507F7F">
            <w:pPr>
              <w:cnfStyle w:val="000000100000" w:firstRow="0" w:lastRow="0" w:firstColumn="0" w:lastColumn="0" w:oddVBand="0" w:evenVBand="0" w:oddHBand="1" w:evenHBand="0" w:firstRowFirstColumn="0" w:firstRowLastColumn="0" w:lastRowFirstColumn="0" w:lastRowLastColumn="0"/>
            </w:pPr>
            <w:r>
              <w:t xml:space="preserve">The AeroDyn </w:t>
            </w:r>
            <w:r w:rsidR="00072DCD">
              <w:t xml:space="preserve">v15 </w:t>
            </w:r>
            <w:r>
              <w:t xml:space="preserve">blade </w:t>
            </w:r>
            <w:r w:rsidR="00507F7F">
              <w:t>L</w:t>
            </w:r>
            <w:r w:rsidR="00A3746E">
              <w:t xml:space="preserve">ine2 </w:t>
            </w:r>
            <w:r>
              <w:t>meshes will be used for position and orientation of each node. The airfoil-coordinate data</w:t>
            </w:r>
            <w:r w:rsidR="00BE19A7">
              <w:t xml:space="preserve"> specified in the AeroDyn airfoil data input file(s)</w:t>
            </w:r>
            <w:r>
              <w:t xml:space="preserve"> is used to give shape to the blades. </w:t>
            </w:r>
            <w:r w:rsidR="006C6842">
              <w:t xml:space="preserve">Each airfoil must contain the same number of coordinates so that FAST can create polygons </w:t>
            </w:r>
            <w:r w:rsidR="00A62D2A">
              <w:t>between</w:t>
            </w:r>
            <w:r w:rsidR="006C6842">
              <w:t xml:space="preserve"> points on each adjacent airfoil.</w:t>
            </w:r>
          </w:p>
        </w:tc>
      </w:tr>
      <w:tr w:rsidR="00702138" w14:paraId="527A4070" w14:textId="77777777" w:rsidTr="00445F52">
        <w:trPr>
          <w:cantSplit/>
        </w:trPr>
        <w:tc>
          <w:tcPr>
            <w:cnfStyle w:val="001000000000" w:firstRow="0" w:lastRow="0" w:firstColumn="1" w:lastColumn="0" w:oddVBand="0" w:evenVBand="0" w:oddHBand="0" w:evenHBand="0" w:firstRowFirstColumn="0" w:firstRowLastColumn="0" w:lastRowFirstColumn="0" w:lastRowLastColumn="0"/>
            <w:tcW w:w="1908" w:type="dxa"/>
          </w:tcPr>
          <w:p w14:paraId="06DCC8AE" w14:textId="3B2C9A1D" w:rsidR="00702138" w:rsidRDefault="00702138">
            <w:r>
              <w:t>Hub</w:t>
            </w:r>
          </w:p>
        </w:tc>
        <w:tc>
          <w:tcPr>
            <w:tcW w:w="7668" w:type="dxa"/>
          </w:tcPr>
          <w:p w14:paraId="5F0B604D" w14:textId="61831167" w:rsidR="00702138" w:rsidRDefault="00702138">
            <w:pPr>
              <w:cnfStyle w:val="000000000000" w:firstRow="0" w:lastRow="0" w:firstColumn="0" w:lastColumn="0" w:oddVBand="0" w:evenVBand="0" w:oddHBand="0" w:evenHBand="0" w:firstRowFirstColumn="0" w:firstRowLastColumn="0" w:lastRowFirstColumn="0" w:lastRowLastColumn="0"/>
            </w:pPr>
            <w:r>
              <w:t xml:space="preserve">The hub is </w:t>
            </w:r>
            <w:r w:rsidR="00A62D2A">
              <w:t xml:space="preserve">visualized as </w:t>
            </w:r>
            <w:r>
              <w:t xml:space="preserve">a sphere centered at the node defined on ElastoDyn’s hub mesh. The radius of the sphere is determined by ElastoDyn’s </w:t>
            </w:r>
            <w:r w:rsidRPr="00445F52">
              <w:rPr>
                <w:b/>
              </w:rPr>
              <w:t>HubRad</w:t>
            </w:r>
            <w:r>
              <w:t xml:space="preserve"> input parameter.</w:t>
            </w:r>
          </w:p>
        </w:tc>
      </w:tr>
      <w:tr w:rsidR="00702138" w14:paraId="0790F58B" w14:textId="77777777" w:rsidTr="00445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3706FA0E" w14:textId="71D0E50C" w:rsidR="00702138" w:rsidRDefault="00702138">
            <w:r>
              <w:t>Nacelle</w:t>
            </w:r>
          </w:p>
        </w:tc>
        <w:tc>
          <w:tcPr>
            <w:tcW w:w="7668" w:type="dxa"/>
          </w:tcPr>
          <w:p w14:paraId="21B3BE1C" w14:textId="0DA8809A" w:rsidR="00702138" w:rsidRDefault="006C6842" w:rsidP="00A62D2A">
            <w:pPr>
              <w:cnfStyle w:val="000000100000" w:firstRow="0" w:lastRow="0" w:firstColumn="0" w:lastColumn="0" w:oddVBand="0" w:evenVBand="0" w:oddHBand="1" w:evenHBand="0" w:firstRowFirstColumn="0" w:firstRowLastColumn="0" w:lastRowFirstColumn="0" w:lastRowLastColumn="0"/>
            </w:pPr>
            <w:r>
              <w:t xml:space="preserve">The nacelle is </w:t>
            </w:r>
            <w:r w:rsidR="00A62D2A">
              <w:t xml:space="preserve">visualized as </w:t>
            </w:r>
            <w:r>
              <w:t xml:space="preserve">a box that sits on top of the tower. The shape of this box is </w:t>
            </w:r>
            <w:r w:rsidR="00A62D2A">
              <w:t>scaled</w:t>
            </w:r>
            <w:r>
              <w:t xml:space="preserve"> by the distance between the points defined by ElastoDyn’s nacelle and hub meshes (minus the hub radius).</w:t>
            </w:r>
          </w:p>
        </w:tc>
      </w:tr>
      <w:tr w:rsidR="00702138" w14:paraId="6946E09B" w14:textId="77777777" w:rsidTr="00445F52">
        <w:trPr>
          <w:cantSplit/>
        </w:trPr>
        <w:tc>
          <w:tcPr>
            <w:cnfStyle w:val="001000000000" w:firstRow="0" w:lastRow="0" w:firstColumn="1" w:lastColumn="0" w:oddVBand="0" w:evenVBand="0" w:oddHBand="0" w:evenHBand="0" w:firstRowFirstColumn="0" w:firstRowLastColumn="0" w:lastRowFirstColumn="0" w:lastRowLastColumn="0"/>
            <w:tcW w:w="1908" w:type="dxa"/>
          </w:tcPr>
          <w:p w14:paraId="5F287FE7" w14:textId="592ABA05" w:rsidR="00702138" w:rsidRDefault="00702138">
            <w:r>
              <w:t>Tower</w:t>
            </w:r>
          </w:p>
        </w:tc>
        <w:tc>
          <w:tcPr>
            <w:tcW w:w="7668" w:type="dxa"/>
          </w:tcPr>
          <w:p w14:paraId="2FBFB9C7" w14:textId="5301C81F" w:rsidR="00702138" w:rsidRDefault="006C6842" w:rsidP="009B1587">
            <w:pPr>
              <w:cnfStyle w:val="000000000000" w:firstRow="0" w:lastRow="0" w:firstColumn="0" w:lastColumn="0" w:oddVBand="0" w:evenVBand="0" w:oddHBand="0" w:evenHBand="0" w:firstRowFirstColumn="0" w:firstRowLastColumn="0" w:lastRowFirstColumn="0" w:lastRowLastColumn="0"/>
            </w:pPr>
            <w:r>
              <w:t xml:space="preserve">The tower is defined by the ElastoDyn </w:t>
            </w:r>
            <w:r w:rsidR="00A3746E">
              <w:t>t</w:t>
            </w:r>
            <w:r>
              <w:t>ower</w:t>
            </w:r>
            <w:r w:rsidR="00A3746E">
              <w:t xml:space="preserve"> </w:t>
            </w:r>
            <w:r w:rsidR="00507F7F">
              <w:t>L</w:t>
            </w:r>
            <w:r w:rsidR="00A3746E">
              <w:t>ine2 mesh</w:t>
            </w:r>
            <w:r w:rsidR="00A62D2A">
              <w:t xml:space="preserve"> and visualized as a </w:t>
            </w:r>
            <w:r w:rsidR="00BF396D">
              <w:t xml:space="preserve">truncated </w:t>
            </w:r>
            <w:r w:rsidR="00A62D2A">
              <w:t>conical surface</w:t>
            </w:r>
            <w:r w:rsidR="00A3746E">
              <w:t xml:space="preserve">. The top of the tower is assumed to have a diameter </w:t>
            </w:r>
            <w:r w:rsidR="00C96B90">
              <w:t>of</w:t>
            </w:r>
            <m:oMath>
              <m:r>
                <w:rPr>
                  <w:rFonts w:ascii="Cambria Math" w:hAnsi="Cambria Math"/>
                </w:rPr>
                <m:t xml:space="preserve"> </m:t>
              </m:r>
              <m:f>
                <m:fPr>
                  <m:ctrlPr>
                    <w:rPr>
                      <w:rFonts w:ascii="Cambria Math" w:hAnsi="Cambria Math" w:cs="Consolas"/>
                      <w:color w:val="000000"/>
                      <w:sz w:val="19"/>
                      <w:szCs w:val="19"/>
                    </w:rPr>
                  </m:ctrlPr>
                </m:fPr>
                <m:num>
                  <m:r>
                    <m:rPr>
                      <m:sty m:val="p"/>
                    </m:rPr>
                    <w:rPr>
                      <w:rFonts w:ascii="Cambria Math" w:hAnsi="Cambria Math" w:cs="Consolas"/>
                      <w:color w:val="000000"/>
                      <w:sz w:val="19"/>
                      <w:szCs w:val="19"/>
                      <w:highlight w:val="white"/>
                    </w:rPr>
                    <m:t>3.87</m:t>
                  </m:r>
                </m:num>
                <m:den>
                  <m:r>
                    <w:rPr>
                      <w:rFonts w:ascii="Cambria Math" w:hAnsi="Cambria Math" w:cs="Consolas"/>
                      <w:color w:val="000000"/>
                      <w:sz w:val="19"/>
                      <w:szCs w:val="19"/>
                    </w:rPr>
                    <m:t>87.6</m:t>
                  </m:r>
                </m:den>
              </m:f>
              <m:r>
                <w:rPr>
                  <w:rFonts w:ascii="Cambria Math" w:hAnsi="Cambria Math" w:cs="Consolas"/>
                  <w:color w:val="000000"/>
                  <w:sz w:val="19"/>
                  <w:szCs w:val="19"/>
                </w:rPr>
                <m:t xml:space="preserve"> TowerLength</m:t>
              </m:r>
            </m:oMath>
            <w:r w:rsidR="00A3746E">
              <w:rPr>
                <w:rFonts w:eastAsiaTheme="minorEastAsia"/>
                <w:color w:val="000000"/>
                <w:sz w:val="19"/>
                <w:szCs w:val="19"/>
              </w:rPr>
              <w:t xml:space="preserve">; </w:t>
            </w:r>
            <w:r w:rsidR="00A3746E" w:rsidRPr="00445F52">
              <w:t>the tower base has a diameter of</w:t>
            </w:r>
            <w:r w:rsidR="00A3746E">
              <w:rPr>
                <w:rFonts w:eastAsiaTheme="minorEastAsia"/>
                <w:color w:val="000000"/>
                <w:sz w:val="19"/>
                <w:szCs w:val="19"/>
              </w:rPr>
              <w:t xml:space="preserve"> </w:t>
            </w:r>
            <m:oMath>
              <m:f>
                <m:fPr>
                  <m:ctrlPr>
                    <w:rPr>
                      <w:rFonts w:ascii="Cambria Math" w:hAnsi="Cambria Math" w:cs="Consolas"/>
                      <w:color w:val="000000"/>
                      <w:sz w:val="19"/>
                      <w:szCs w:val="19"/>
                    </w:rPr>
                  </m:ctrlPr>
                </m:fPr>
                <m:num>
                  <m:r>
                    <w:rPr>
                      <w:rFonts w:ascii="Cambria Math" w:hAnsi="Cambria Math" w:cs="Consolas"/>
                      <w:color w:val="000000"/>
                      <w:sz w:val="19"/>
                      <w:szCs w:val="19"/>
                    </w:rPr>
                    <m:t>6</m:t>
                  </m:r>
                </m:num>
                <m:den>
                  <m:r>
                    <w:rPr>
                      <w:rFonts w:ascii="Cambria Math" w:hAnsi="Cambria Math" w:cs="Consolas"/>
                      <w:color w:val="000000"/>
                      <w:sz w:val="19"/>
                      <w:szCs w:val="19"/>
                    </w:rPr>
                    <m:t>87.6</m:t>
                  </m:r>
                </m:den>
              </m:f>
              <m:r>
                <w:rPr>
                  <w:rFonts w:ascii="Cambria Math" w:hAnsi="Cambria Math" w:cs="Consolas"/>
                  <w:color w:val="000000"/>
                  <w:sz w:val="19"/>
                  <w:szCs w:val="19"/>
                </w:rPr>
                <m:t xml:space="preserve"> TowerLength</m:t>
              </m:r>
            </m:oMath>
            <w:r w:rsidR="00493693">
              <w:rPr>
                <w:rFonts w:eastAsiaTheme="minorEastAsia"/>
                <w:color w:val="000000"/>
                <w:sz w:val="19"/>
                <w:szCs w:val="19"/>
              </w:rPr>
              <w:t xml:space="preserve">, </w:t>
            </w:r>
            <w:r w:rsidR="00493693" w:rsidRPr="009B1587">
              <w:t>where</w:t>
            </w:r>
            <w:r w:rsidR="00493693">
              <w:rPr>
                <w:rFonts w:eastAsiaTheme="minorEastAsia"/>
                <w:color w:val="000000"/>
                <w:sz w:val="19"/>
                <w:szCs w:val="19"/>
              </w:rPr>
              <w:t xml:space="preserve"> </w:t>
            </w:r>
            <m:oMath>
              <m:r>
                <w:rPr>
                  <w:rFonts w:ascii="Cambria Math" w:hAnsi="Cambria Math"/>
                </w:rPr>
                <m:t xml:space="preserve"> </m:t>
              </m:r>
              <m:r>
                <w:rPr>
                  <w:rFonts w:ascii="Cambria Math" w:hAnsi="Cambria Math" w:cs="Consolas"/>
                  <w:color w:val="000000"/>
                  <w:sz w:val="19"/>
                  <w:szCs w:val="19"/>
                </w:rPr>
                <m:t>TowerLength</m:t>
              </m:r>
            </m:oMath>
            <w:r w:rsidR="00493693">
              <w:rPr>
                <w:rFonts w:eastAsiaTheme="minorEastAsia"/>
                <w:color w:val="000000"/>
                <w:sz w:val="19"/>
                <w:szCs w:val="19"/>
              </w:rPr>
              <w:t xml:space="preserve"> </w:t>
            </w:r>
            <w:r w:rsidR="00493693" w:rsidRPr="009B1587">
              <w:t>equals</w:t>
            </w:r>
            <w:r w:rsidR="00493693">
              <w:rPr>
                <w:rFonts w:eastAsiaTheme="minorEastAsia"/>
                <w:color w:val="000000"/>
                <w:sz w:val="19"/>
                <w:szCs w:val="19"/>
              </w:rPr>
              <w:t xml:space="preserve"> </w:t>
            </w:r>
            <m:oMath>
              <m:d>
                <m:dPr>
                  <m:ctrlPr>
                    <w:rPr>
                      <w:rFonts w:ascii="Cambria Math" w:eastAsiaTheme="minorEastAsia" w:hAnsi="Cambria Math"/>
                      <w:b/>
                      <w:color w:val="000000"/>
                      <w:sz w:val="19"/>
                      <w:szCs w:val="19"/>
                    </w:rPr>
                  </m:ctrlPr>
                </m:dPr>
                <m:e>
                  <m:r>
                    <m:rPr>
                      <m:sty m:val="b"/>
                    </m:rPr>
                    <w:rPr>
                      <w:rFonts w:ascii="Cambria Math" w:eastAsiaTheme="minorEastAsia" w:hAnsi="Cambria Math"/>
                      <w:color w:val="000000"/>
                      <w:sz w:val="19"/>
                      <w:szCs w:val="19"/>
                    </w:rPr>
                    <m:t>TowerHt-TowerBsHt</m:t>
                  </m:r>
                </m:e>
              </m:d>
            </m:oMath>
            <w:r w:rsidR="00493693">
              <w:t>. T</w:t>
            </w:r>
            <w:r w:rsidR="00A3746E" w:rsidRPr="00445F52">
              <w:t>hese</w:t>
            </w:r>
            <w:r w:rsidR="00A3746E">
              <w:t xml:space="preserve"> ratios are based on values from the NREL 5</w:t>
            </w:r>
            <w:r w:rsidR="00A62D2A">
              <w:t>-</w:t>
            </w:r>
            <w:r w:rsidR="00A3746E">
              <w:t>MW turbine.</w:t>
            </w:r>
          </w:p>
        </w:tc>
      </w:tr>
      <w:tr w:rsidR="00702138" w14:paraId="51FC4B46" w14:textId="77777777" w:rsidTr="00445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0E62A9A8" w14:textId="5147B5F8" w:rsidR="00702138" w:rsidRDefault="00A3746E">
            <w:r>
              <w:t>Morison</w:t>
            </w:r>
          </w:p>
        </w:tc>
        <w:tc>
          <w:tcPr>
            <w:tcW w:w="7668" w:type="dxa"/>
          </w:tcPr>
          <w:p w14:paraId="7A13504B" w14:textId="073ADA08" w:rsidR="00702138" w:rsidRPr="00445F52" w:rsidRDefault="00A3746E" w:rsidP="00507F7F">
            <w:pPr>
              <w:cnfStyle w:val="000000100000" w:firstRow="0" w:lastRow="0" w:firstColumn="0" w:lastColumn="0" w:oddVBand="0" w:evenVBand="0" w:oddHBand="1" w:evenHBand="0" w:firstRowFirstColumn="0" w:firstRowLastColumn="0" w:lastRowFirstColumn="0" w:lastRowLastColumn="0"/>
              <w:rPr>
                <w:i/>
              </w:rPr>
            </w:pPr>
            <w:r>
              <w:t xml:space="preserve">For offshore turbines that use HydroDyn’s </w:t>
            </w:r>
            <w:r w:rsidR="00A62D2A">
              <w:t>strip-theory</w:t>
            </w:r>
            <w:r>
              <w:t xml:space="preserve"> </w:t>
            </w:r>
            <w:r w:rsidR="00A62D2A">
              <w:t>solution (Morison sub</w:t>
            </w:r>
            <w:r>
              <w:t>module</w:t>
            </w:r>
            <w:r w:rsidR="00A62D2A">
              <w:t>)</w:t>
            </w:r>
            <w:r>
              <w:t>, surface</w:t>
            </w:r>
            <w:r w:rsidR="00A62D2A">
              <w:t xml:space="preserve"> visualization</w:t>
            </w:r>
            <w:r>
              <w:t>s are based on the Morison distributed (</w:t>
            </w:r>
            <w:r w:rsidR="00507F7F">
              <w:t>L</w:t>
            </w:r>
            <w:r>
              <w:t>ine2) mesh. The diameters of these members come from the HydroDyn input file.</w:t>
            </w:r>
            <w:r w:rsidR="00C55BC2">
              <w:t xml:space="preserve"> </w:t>
            </w:r>
            <w:r w:rsidR="00C55BC2">
              <w:rPr>
                <w:i/>
              </w:rPr>
              <w:t xml:space="preserve">Note that HydroDyn currently uses the identity matrix for the orientations of this mesh, so elements that are not completely vertical will not be visualized correctly (horizontal elements look like planes instead of cylinders). </w:t>
            </w:r>
          </w:p>
        </w:tc>
      </w:tr>
      <w:tr w:rsidR="00702138" w14:paraId="7A8894FE" w14:textId="77777777" w:rsidTr="00445F52">
        <w:trPr>
          <w:cantSplit/>
        </w:trPr>
        <w:tc>
          <w:tcPr>
            <w:cnfStyle w:val="001000000000" w:firstRow="0" w:lastRow="0" w:firstColumn="1" w:lastColumn="0" w:oddVBand="0" w:evenVBand="0" w:oddHBand="0" w:evenHBand="0" w:firstRowFirstColumn="0" w:firstRowLastColumn="0" w:lastRowFirstColumn="0" w:lastRowLastColumn="0"/>
            <w:tcW w:w="1908" w:type="dxa"/>
          </w:tcPr>
          <w:p w14:paraId="2F9E5114" w14:textId="4FBE679F" w:rsidR="00702138" w:rsidRDefault="00A3746E">
            <w:r>
              <w:lastRenderedPageBreak/>
              <w:t>Ground/Seabed</w:t>
            </w:r>
          </w:p>
        </w:tc>
        <w:tc>
          <w:tcPr>
            <w:tcW w:w="7668" w:type="dxa"/>
          </w:tcPr>
          <w:p w14:paraId="67992E0D" w14:textId="0ADC58A0" w:rsidR="00702138" w:rsidRDefault="00A3746E" w:rsidP="003176BD">
            <w:pPr>
              <w:cnfStyle w:val="000000000000" w:firstRow="0" w:lastRow="0" w:firstColumn="0" w:lastColumn="0" w:oddVBand="0" w:evenVBand="0" w:oddHBand="0" w:evenHBand="0" w:firstRowFirstColumn="0" w:firstRowLastColumn="0" w:lastRowFirstColumn="0" w:lastRowLastColumn="0"/>
            </w:pPr>
            <w:r>
              <w:t>The land-based turbines will produce a VTK file that represents the ground</w:t>
            </w:r>
            <w:r w:rsidR="00C96B90">
              <w:t>. For offshore turbines, a VTK file representing the seabed is generated. Only one of these surfaces is produced for any given simulation.</w:t>
            </w:r>
            <w:r w:rsidR="00843770">
              <w:t xml:space="preserve"> These surfaces are squares whose size is </w:t>
            </w:r>
            <w:r w:rsidR="00A62D2A">
              <w:t>scaled</w:t>
            </w:r>
            <w:r w:rsidR="00843770">
              <w:t xml:space="preserve"> by the rotor diameter.</w:t>
            </w:r>
          </w:p>
        </w:tc>
      </w:tr>
      <w:tr w:rsidR="00843770" w14:paraId="3FC744AF" w14:textId="77777777" w:rsidTr="00C96B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2F22666B" w14:textId="5772CDA5" w:rsidR="00843770" w:rsidRDefault="00843770">
            <w:r>
              <w:t>Still Water</w:t>
            </w:r>
          </w:p>
        </w:tc>
        <w:tc>
          <w:tcPr>
            <w:tcW w:w="7668" w:type="dxa"/>
          </w:tcPr>
          <w:p w14:paraId="55BFF282" w14:textId="2575FC9D" w:rsidR="00843770" w:rsidRDefault="00843770" w:rsidP="00E216E5">
            <w:pPr>
              <w:cnfStyle w:val="000000100000" w:firstRow="0" w:lastRow="0" w:firstColumn="0" w:lastColumn="0" w:oddVBand="0" w:evenVBand="0" w:oddHBand="1" w:evenHBand="0" w:firstRowFirstColumn="0" w:firstRowLastColumn="0" w:lastRowFirstColumn="0" w:lastRowLastColumn="0"/>
            </w:pPr>
            <w:r>
              <w:t xml:space="preserve">For models that use HydroDyn, a surface representing the still water level is generated. This surface is a </w:t>
            </w:r>
            <w:r w:rsidR="00E216E5">
              <w:t>square</w:t>
            </w:r>
            <w:r>
              <w:t xml:space="preserve"> the same size as the seabed surface.</w:t>
            </w:r>
          </w:p>
        </w:tc>
      </w:tr>
      <w:tr w:rsidR="00843770" w14:paraId="381F110E" w14:textId="77777777" w:rsidTr="00C96B90">
        <w:trPr>
          <w:cantSplit/>
        </w:trPr>
        <w:tc>
          <w:tcPr>
            <w:cnfStyle w:val="001000000000" w:firstRow="0" w:lastRow="0" w:firstColumn="1" w:lastColumn="0" w:oddVBand="0" w:evenVBand="0" w:oddHBand="0" w:evenHBand="0" w:firstRowFirstColumn="0" w:firstRowLastColumn="0" w:lastRowFirstColumn="0" w:lastRowLastColumn="0"/>
            <w:tcW w:w="1908" w:type="dxa"/>
          </w:tcPr>
          <w:p w14:paraId="202B1F77" w14:textId="130361DE" w:rsidR="00843770" w:rsidRDefault="00843770" w:rsidP="0048246B">
            <w:r>
              <w:t>Wave</w:t>
            </w:r>
          </w:p>
        </w:tc>
        <w:tc>
          <w:tcPr>
            <w:tcW w:w="7668" w:type="dxa"/>
          </w:tcPr>
          <w:p w14:paraId="3162D8AC" w14:textId="3D5C3D17" w:rsidR="00843770" w:rsidRDefault="00507F7F" w:rsidP="00507F7F">
            <w:pPr>
              <w:cnfStyle w:val="000000000000" w:firstRow="0" w:lastRow="0" w:firstColumn="0" w:lastColumn="0" w:oddVBand="0" w:evenVBand="0" w:oddHBand="0" w:evenHBand="0" w:firstRowFirstColumn="0" w:firstRowLastColumn="0" w:lastRowFirstColumn="0" w:lastRowLastColumn="0"/>
            </w:pPr>
            <w:r>
              <w:t>Incident w</w:t>
            </w:r>
            <w:r w:rsidR="00843770">
              <w:t xml:space="preserve">ave elevations are generated for models that use the HydroDyn module. </w:t>
            </w:r>
            <w:r w:rsidR="00E216E5">
              <w:t xml:space="preserve">The wave elevations are generated on a square </w:t>
            </w:r>
            <w:r w:rsidR="00F66681">
              <w:t>grid</w:t>
            </w:r>
            <w:r w:rsidR="00843770">
              <w:t xml:space="preserve"> </w:t>
            </w:r>
            <w:r w:rsidR="00E216E5">
              <w:t>the same size as the seabed surface</w:t>
            </w:r>
            <w:r w:rsidR="00E216E5" w:rsidDel="00E216E5">
              <w:t xml:space="preserve"> </w:t>
            </w:r>
            <w:r w:rsidR="00E216E5">
              <w:t>containing</w:t>
            </w:r>
            <w:r w:rsidR="00843770">
              <w:t xml:space="preserve"> 25 </w:t>
            </w:r>
            <w:r w:rsidR="00E216E5">
              <w:t xml:space="preserve">× 25 </w:t>
            </w:r>
            <w:r w:rsidR="00843770">
              <w:t>points in the X- and Y- directions.</w:t>
            </w:r>
            <w:r w:rsidR="00F66681">
              <w:t xml:space="preserve"> The </w:t>
            </w:r>
            <w:r w:rsidR="00E216E5">
              <w:t xml:space="preserve">local </w:t>
            </w:r>
            <w:r>
              <w:t xml:space="preserve">incident </w:t>
            </w:r>
            <w:r w:rsidR="00E216E5">
              <w:t xml:space="preserve">wave elevations </w:t>
            </w:r>
            <w:r>
              <w:t xml:space="preserve">(including second-order terms, but not including radiation or diffraction effects, when enabled) </w:t>
            </w:r>
            <w:r w:rsidR="00E216E5">
              <w:t xml:space="preserve">at each </w:t>
            </w:r>
            <w:r w:rsidR="00F66681">
              <w:t>grid point are connected using triangular elements to form a surface.</w:t>
            </w:r>
          </w:p>
        </w:tc>
      </w:tr>
    </w:tbl>
    <w:p w14:paraId="5C40C6B9" w14:textId="77777777" w:rsidR="001E3A9A" w:rsidRDefault="001E3A9A" w:rsidP="00496F27"/>
    <w:p w14:paraId="2A79A00D" w14:textId="0D0F3423" w:rsidR="00496F27" w:rsidRDefault="00496F27" w:rsidP="00496F27">
      <w:pPr>
        <w:pStyle w:val="Caption"/>
        <w:keepNext/>
        <w:jc w:val="center"/>
      </w:pPr>
      <w:bookmarkStart w:id="38" w:name="_Ref446682695"/>
      <w:r>
        <w:t xml:space="preserve">Table </w:t>
      </w:r>
      <w:r w:rsidR="00686845">
        <w:fldChar w:fldCharType="begin"/>
      </w:r>
      <w:r w:rsidR="00686845">
        <w:instrText xml:space="preserve"> SEQ Table \* ARABIC </w:instrText>
      </w:r>
      <w:r w:rsidR="00686845">
        <w:fldChar w:fldCharType="separate"/>
      </w:r>
      <w:r w:rsidR="003311C5">
        <w:rPr>
          <w:noProof/>
        </w:rPr>
        <w:t>5</w:t>
      </w:r>
      <w:r w:rsidR="00686845">
        <w:rPr>
          <w:noProof/>
        </w:rPr>
        <w:fldChar w:fldCharType="end"/>
      </w:r>
      <w:bookmarkEnd w:id="38"/>
      <w:r>
        <w:t xml:space="preserve">: </w:t>
      </w:r>
      <w:r w:rsidR="004169A6">
        <w:t>Stick-Figure Visualization Features</w:t>
      </w:r>
      <w:r w:rsidR="00E73D21">
        <w:t>.</w:t>
      </w:r>
      <w:r w:rsidR="00E73D21">
        <w:br/>
        <w:t>Fields marked as “In” are input</w:t>
      </w:r>
      <w:r w:rsidR="00F92341">
        <w:t xml:space="preserve"> to the module on the given mesh;</w:t>
      </w:r>
      <w:r w:rsidR="00E73D21">
        <w:t xml:space="preserve"> </w:t>
      </w:r>
      <w:r w:rsidR="00F92341">
        <w:t>fields</w:t>
      </w:r>
      <w:r w:rsidR="00E73D21">
        <w:t xml:space="preserve"> marked as “out” are output</w:t>
      </w:r>
      <w:r w:rsidR="00F92341">
        <w:t xml:space="preserve"> from the module</w:t>
      </w:r>
      <w:r w:rsidR="00E73D21">
        <w:t>.</w:t>
      </w:r>
    </w:p>
    <w:tbl>
      <w:tblPr>
        <w:tblStyle w:val="LightList-Accent1"/>
        <w:tblW w:w="5000" w:type="pct"/>
        <w:tblLook w:val="04A0" w:firstRow="1" w:lastRow="0" w:firstColumn="1" w:lastColumn="0" w:noHBand="0" w:noVBand="1"/>
        <w:tblPrChange w:id="39" w:author="Bonnie Jonkman" w:date="2016-08-28T20:43:00Z">
          <w:tblPr>
            <w:tblStyle w:val="LightList-Accent1"/>
            <w:tblW w:w="5000" w:type="pct"/>
            <w:tblLook w:val="04A0" w:firstRow="1" w:lastRow="0" w:firstColumn="1" w:lastColumn="0" w:noHBand="0" w:noVBand="1"/>
          </w:tblPr>
        </w:tblPrChange>
      </w:tblPr>
      <w:tblGrid>
        <w:gridCol w:w="2850"/>
        <w:gridCol w:w="796"/>
        <w:gridCol w:w="1661"/>
        <w:gridCol w:w="715"/>
        <w:gridCol w:w="715"/>
        <w:gridCol w:w="567"/>
        <w:gridCol w:w="567"/>
        <w:gridCol w:w="567"/>
        <w:gridCol w:w="567"/>
        <w:gridCol w:w="571"/>
        <w:tblGridChange w:id="40">
          <w:tblGrid>
            <w:gridCol w:w="2850"/>
            <w:gridCol w:w="796"/>
            <w:gridCol w:w="1663"/>
            <w:gridCol w:w="4"/>
            <w:gridCol w:w="711"/>
            <w:gridCol w:w="4"/>
            <w:gridCol w:w="711"/>
            <w:gridCol w:w="4"/>
            <w:gridCol w:w="563"/>
            <w:gridCol w:w="3"/>
            <w:gridCol w:w="564"/>
            <w:gridCol w:w="3"/>
            <w:gridCol w:w="564"/>
            <w:gridCol w:w="3"/>
            <w:gridCol w:w="564"/>
            <w:gridCol w:w="3"/>
            <w:gridCol w:w="566"/>
          </w:tblGrid>
        </w:tblGridChange>
      </w:tblGrid>
      <w:tr w:rsidR="00375813" w14:paraId="082FDBEA" w14:textId="77777777" w:rsidTr="00230D6B">
        <w:trPr>
          <w:cnfStyle w:val="100000000000" w:firstRow="1" w:lastRow="0" w:firstColumn="0" w:lastColumn="0" w:oddVBand="0" w:evenVBand="0" w:oddHBand="0" w:evenHBand="0" w:firstRowFirstColumn="0" w:firstRowLastColumn="0" w:lastRowFirstColumn="0" w:lastRowLastColumn="0"/>
          <w:cantSplit/>
          <w:trHeight w:val="178"/>
          <w:tblHeader/>
          <w:trPrChange w:id="41" w:author="Bonnie Jonkman" w:date="2016-08-28T20:43:00Z">
            <w:trPr>
              <w:cantSplit/>
              <w:trHeight w:val="178"/>
              <w:tblHeader/>
            </w:trPr>
          </w:trPrChange>
        </w:trPr>
        <w:tc>
          <w:tcPr>
            <w:cnfStyle w:val="001000000000" w:firstRow="0" w:lastRow="0" w:firstColumn="1" w:lastColumn="0" w:oddVBand="0" w:evenVBand="0" w:oddHBand="0" w:evenHBand="0" w:firstRowFirstColumn="0" w:firstRowLastColumn="0" w:lastRowFirstColumn="0" w:lastRowLastColumn="0"/>
            <w:tcW w:w="1488" w:type="pct"/>
            <w:vAlign w:val="bottom"/>
            <w:tcPrChange w:id="42" w:author="Bonnie Jonkman" w:date="2016-08-28T20:43:00Z">
              <w:tcPr>
                <w:tcW w:w="1488" w:type="pct"/>
                <w:vAlign w:val="bottom"/>
              </w:tcPr>
            </w:tcPrChange>
          </w:tcPr>
          <w:p w14:paraId="3D390475" w14:textId="2F14576C" w:rsidR="007A517E" w:rsidRPr="00063E86" w:rsidRDefault="007A517E" w:rsidP="0078613A">
            <w:pPr>
              <w:cnfStyle w:val="101000000000" w:firstRow="1" w:lastRow="0" w:firstColumn="1" w:lastColumn="0" w:oddVBand="0" w:evenVBand="0" w:oddHBand="0" w:evenHBand="0" w:firstRowFirstColumn="0" w:firstRowLastColumn="0" w:lastRowFirstColumn="0" w:lastRowLastColumn="0"/>
              <w:rPr>
                <w:sz w:val="20"/>
                <w:szCs w:val="20"/>
              </w:rPr>
            </w:pPr>
            <w:r>
              <w:rPr>
                <w:sz w:val="20"/>
                <w:szCs w:val="20"/>
              </w:rPr>
              <w:t>Mesh Name</w:t>
            </w:r>
          </w:p>
        </w:tc>
        <w:tc>
          <w:tcPr>
            <w:tcW w:w="416" w:type="pct"/>
            <w:vAlign w:val="bottom"/>
            <w:tcPrChange w:id="43" w:author="Bonnie Jonkman" w:date="2016-08-28T20:43:00Z">
              <w:tcPr>
                <w:tcW w:w="416" w:type="pct"/>
                <w:vAlign w:val="bottom"/>
              </w:tcPr>
            </w:tcPrChange>
          </w:tcPr>
          <w:p w14:paraId="4F6CDAC3" w14:textId="1D7E5EEE" w:rsidR="007A517E" w:rsidRPr="00063E86" w:rsidRDefault="007A517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868" w:type="pct"/>
            <w:vAlign w:val="bottom"/>
            <w:tcPrChange w:id="44" w:author="Bonnie Jonkman" w:date="2016-08-28T20:43:00Z">
              <w:tcPr>
                <w:tcW w:w="871" w:type="pct"/>
                <w:gridSpan w:val="2"/>
                <w:vAlign w:val="bottom"/>
              </w:tcPr>
            </w:tcPrChange>
          </w:tcPr>
          <w:p w14:paraId="5D38DC58" w14:textId="25A2EBD9" w:rsidR="007A517E" w:rsidRDefault="007A517E">
            <w:pPr>
              <w:ind w:left="115" w:right="115"/>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Output when </w:t>
            </w:r>
            <w:r>
              <w:rPr>
                <w:b w:val="0"/>
              </w:rPr>
              <w:t>VTK_type</w:t>
            </w:r>
            <w:r>
              <w:rPr>
                <w:sz w:val="20"/>
                <w:szCs w:val="20"/>
              </w:rPr>
              <w:t xml:space="preserve"> is </w:t>
            </w:r>
            <w:r w:rsidR="00532B6F">
              <w:rPr>
                <w:sz w:val="20"/>
                <w:szCs w:val="20"/>
              </w:rPr>
              <w:t xml:space="preserve">1 or </w:t>
            </w:r>
            <w:r>
              <w:rPr>
                <w:sz w:val="20"/>
                <w:szCs w:val="20"/>
              </w:rPr>
              <w:t>2?</w:t>
            </w:r>
          </w:p>
        </w:tc>
        <w:tc>
          <w:tcPr>
            <w:tcW w:w="2228" w:type="pct"/>
            <w:gridSpan w:val="7"/>
            <w:vAlign w:val="bottom"/>
            <w:tcPrChange w:id="45" w:author="Bonnie Jonkman" w:date="2016-08-28T20:43:00Z">
              <w:tcPr>
                <w:tcW w:w="2224" w:type="pct"/>
                <w:gridSpan w:val="13"/>
                <w:vAlign w:val="bottom"/>
              </w:tcPr>
            </w:tcPrChange>
          </w:tcPr>
          <w:p w14:paraId="021203FE" w14:textId="2960074A" w:rsidR="007A517E" w:rsidRPr="00063E86" w:rsidRDefault="007A517E" w:rsidP="0078613A">
            <w:pPr>
              <w:ind w:left="115" w:right="115"/>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Fields</w:t>
            </w:r>
          </w:p>
        </w:tc>
      </w:tr>
      <w:tr w:rsidR="00B81F0F" w:rsidRPr="00A658CC" w14:paraId="74B43E9A" w14:textId="77777777" w:rsidTr="00230D6B">
        <w:trPr>
          <w:cnfStyle w:val="100000000000" w:firstRow="1" w:lastRow="0" w:firstColumn="0" w:lastColumn="0" w:oddVBand="0" w:evenVBand="0" w:oddHBand="0" w:evenHBand="0" w:firstRowFirstColumn="0" w:firstRowLastColumn="0" w:lastRowFirstColumn="0" w:lastRowLastColumn="0"/>
          <w:cantSplit/>
          <w:trHeight w:val="1240"/>
          <w:tblHeader/>
          <w:trPrChange w:id="46" w:author="Bonnie Jonkman" w:date="2016-08-28T20:43:00Z">
            <w:trPr>
              <w:cantSplit/>
              <w:trHeight w:val="1240"/>
              <w:tblHeader/>
            </w:trPr>
          </w:trPrChange>
        </w:trPr>
        <w:tc>
          <w:tcPr>
            <w:cnfStyle w:val="001000000000" w:firstRow="0" w:lastRow="0" w:firstColumn="1" w:lastColumn="0" w:oddVBand="0" w:evenVBand="0" w:oddHBand="0" w:evenHBand="0" w:firstRowFirstColumn="0" w:firstRowLastColumn="0" w:lastRowFirstColumn="0" w:lastRowLastColumn="0"/>
            <w:tcW w:w="1488" w:type="pct"/>
            <w:tcPrChange w:id="47" w:author="Bonnie Jonkman" w:date="2016-08-28T20:43:00Z">
              <w:tcPr>
                <w:tcW w:w="1488" w:type="pct"/>
              </w:tcPr>
            </w:tcPrChange>
          </w:tcPr>
          <w:p w14:paraId="779E9F17" w14:textId="77777777" w:rsidR="007A517E" w:rsidRPr="0078613A" w:rsidRDefault="007A517E" w:rsidP="0078613A">
            <w:pPr>
              <w:jc w:val="center"/>
              <w:cnfStyle w:val="101000000000" w:firstRow="1" w:lastRow="0" w:firstColumn="1" w:lastColumn="0" w:oddVBand="0" w:evenVBand="0" w:oddHBand="0" w:evenHBand="0" w:firstRowFirstColumn="0" w:firstRowLastColumn="0" w:lastRowFirstColumn="0" w:lastRowLastColumn="0"/>
              <w:rPr>
                <w:sz w:val="20"/>
                <w:szCs w:val="20"/>
              </w:rPr>
            </w:pPr>
          </w:p>
        </w:tc>
        <w:tc>
          <w:tcPr>
            <w:tcW w:w="416" w:type="pct"/>
            <w:tcPrChange w:id="48" w:author="Bonnie Jonkman" w:date="2016-08-28T20:43:00Z">
              <w:tcPr>
                <w:tcW w:w="416" w:type="pct"/>
              </w:tcPr>
            </w:tcPrChange>
          </w:tcPr>
          <w:p w14:paraId="1B4A35EF" w14:textId="77777777" w:rsidR="007A517E" w:rsidRPr="0078613A" w:rsidRDefault="007A517E" w:rsidP="0078613A">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868" w:type="pct"/>
            <w:tcPrChange w:id="49" w:author="Bonnie Jonkman" w:date="2016-08-28T20:43:00Z">
              <w:tcPr>
                <w:tcW w:w="871" w:type="pct"/>
                <w:gridSpan w:val="2"/>
              </w:tcPr>
            </w:tcPrChange>
          </w:tcPr>
          <w:p w14:paraId="236C1C54" w14:textId="77777777" w:rsidR="007A517E" w:rsidRPr="005672B6" w:rsidRDefault="007A517E" w:rsidP="0078613A">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373" w:type="pct"/>
            <w:textDirection w:val="btLr"/>
            <w:vAlign w:val="center"/>
            <w:tcPrChange w:id="50" w:author="Bonnie Jonkman" w:date="2016-08-28T20:43:00Z">
              <w:tcPr>
                <w:tcW w:w="373" w:type="pct"/>
                <w:gridSpan w:val="2"/>
                <w:textDirection w:val="btLr"/>
                <w:vAlign w:val="center"/>
              </w:tcPr>
            </w:tcPrChange>
          </w:tcPr>
          <w:p w14:paraId="5C3DA4C8" w14:textId="4A2BBD1E"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Force</w:t>
            </w:r>
          </w:p>
        </w:tc>
        <w:tc>
          <w:tcPr>
            <w:tcW w:w="373" w:type="pct"/>
            <w:textDirection w:val="btLr"/>
            <w:vAlign w:val="center"/>
            <w:tcPrChange w:id="51" w:author="Bonnie Jonkman" w:date="2016-08-28T20:43:00Z">
              <w:tcPr>
                <w:tcW w:w="373" w:type="pct"/>
                <w:gridSpan w:val="2"/>
                <w:textDirection w:val="btLr"/>
                <w:vAlign w:val="center"/>
              </w:tcPr>
            </w:tcPrChange>
          </w:tcPr>
          <w:p w14:paraId="43E77CAD" w14:textId="0B02FF58"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Moment</w:t>
            </w:r>
          </w:p>
        </w:tc>
        <w:tc>
          <w:tcPr>
            <w:tcW w:w="296" w:type="pct"/>
            <w:textDirection w:val="btLr"/>
            <w:vAlign w:val="center"/>
            <w:tcPrChange w:id="52" w:author="Bonnie Jonkman" w:date="2016-08-28T20:43:00Z">
              <w:tcPr>
                <w:tcW w:w="296" w:type="pct"/>
                <w:gridSpan w:val="2"/>
                <w:textDirection w:val="btLr"/>
                <w:vAlign w:val="center"/>
              </w:tcPr>
            </w:tcPrChange>
          </w:tcPr>
          <w:p w14:paraId="22A6C188" w14:textId="0D0A8579"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Orientation</w:t>
            </w:r>
          </w:p>
        </w:tc>
        <w:tc>
          <w:tcPr>
            <w:tcW w:w="296" w:type="pct"/>
            <w:textDirection w:val="btLr"/>
            <w:vAlign w:val="center"/>
            <w:tcPrChange w:id="53" w:author="Bonnie Jonkman" w:date="2016-08-28T20:43:00Z">
              <w:tcPr>
                <w:tcW w:w="296" w:type="pct"/>
                <w:gridSpan w:val="2"/>
                <w:textDirection w:val="btLr"/>
                <w:vAlign w:val="center"/>
              </w:tcPr>
            </w:tcPrChange>
          </w:tcPr>
          <w:p w14:paraId="725B3939" w14:textId="3ED03569"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Translational Velocity</w:t>
            </w:r>
          </w:p>
        </w:tc>
        <w:tc>
          <w:tcPr>
            <w:tcW w:w="296" w:type="pct"/>
            <w:textDirection w:val="btLr"/>
            <w:vAlign w:val="center"/>
            <w:tcPrChange w:id="54" w:author="Bonnie Jonkman" w:date="2016-08-28T20:43:00Z">
              <w:tcPr>
                <w:tcW w:w="296" w:type="pct"/>
                <w:gridSpan w:val="2"/>
                <w:textDirection w:val="btLr"/>
                <w:vAlign w:val="center"/>
              </w:tcPr>
            </w:tcPrChange>
          </w:tcPr>
          <w:p w14:paraId="30AF301A" w14:textId="51F20516"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Rotational Velocity</w:t>
            </w:r>
          </w:p>
        </w:tc>
        <w:tc>
          <w:tcPr>
            <w:tcW w:w="296" w:type="pct"/>
            <w:textDirection w:val="btLr"/>
            <w:vAlign w:val="center"/>
            <w:tcPrChange w:id="55" w:author="Bonnie Jonkman" w:date="2016-08-28T20:43:00Z">
              <w:tcPr>
                <w:tcW w:w="296" w:type="pct"/>
                <w:gridSpan w:val="2"/>
                <w:textDirection w:val="btLr"/>
                <w:vAlign w:val="center"/>
              </w:tcPr>
            </w:tcPrChange>
          </w:tcPr>
          <w:p w14:paraId="4BD51A9B" w14:textId="4265217C"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Translational Acceleration</w:t>
            </w:r>
          </w:p>
        </w:tc>
        <w:tc>
          <w:tcPr>
            <w:tcW w:w="297" w:type="pct"/>
            <w:textDirection w:val="btLr"/>
            <w:vAlign w:val="center"/>
            <w:tcPrChange w:id="56" w:author="Bonnie Jonkman" w:date="2016-08-28T20:43:00Z">
              <w:tcPr>
                <w:tcW w:w="296" w:type="pct"/>
                <w:textDirection w:val="btLr"/>
                <w:vAlign w:val="center"/>
              </w:tcPr>
            </w:tcPrChange>
          </w:tcPr>
          <w:p w14:paraId="0903DFFA" w14:textId="3CC264B1"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Rotational Acceleration</w:t>
            </w:r>
          </w:p>
        </w:tc>
      </w:tr>
      <w:tr w:rsidR="00B81F0F" w14:paraId="27775E39" w14:textId="77777777" w:rsidTr="00230D6B">
        <w:trPr>
          <w:cnfStyle w:val="000000100000" w:firstRow="0" w:lastRow="0" w:firstColumn="0" w:lastColumn="0" w:oddVBand="0" w:evenVBand="0" w:oddHBand="1" w:evenHBand="0" w:firstRowFirstColumn="0" w:firstRowLastColumn="0" w:lastRowFirstColumn="0" w:lastRowLastColumn="0"/>
          <w:cantSplit/>
          <w:trPrChange w:id="57"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58" w:author="Bonnie Jonkman" w:date="2016-08-28T20:43:00Z">
              <w:tcPr>
                <w:tcW w:w="1488" w:type="pct"/>
                <w:shd w:val="clear" w:color="auto" w:fill="B8CCE4" w:themeFill="accent1" w:themeFillTint="66"/>
              </w:tcPr>
            </w:tcPrChange>
          </w:tcPr>
          <w:p w14:paraId="7670454B" w14:textId="67248CD2" w:rsidR="007A517E" w:rsidRPr="000F5694" w:rsidRDefault="007A517E" w:rsidP="0044241D">
            <w:pPr>
              <w:cnfStyle w:val="001000100000" w:firstRow="0" w:lastRow="0" w:firstColumn="1" w:lastColumn="0" w:oddVBand="0" w:evenVBand="0" w:oddHBand="1" w:evenHBand="0" w:firstRowFirstColumn="0" w:firstRowLastColumn="0" w:lastRowFirstColumn="0" w:lastRowLastColumn="0"/>
              <w:rPr>
                <w:sz w:val="20"/>
                <w:szCs w:val="20"/>
              </w:rPr>
            </w:pPr>
            <w:r>
              <w:rPr>
                <w:sz w:val="20"/>
                <w:szCs w:val="20"/>
              </w:rPr>
              <w:t xml:space="preserve">ElastoDyn </w:t>
            </w:r>
          </w:p>
        </w:tc>
        <w:tc>
          <w:tcPr>
            <w:tcW w:w="416" w:type="pct"/>
            <w:shd w:val="clear" w:color="auto" w:fill="B8CCE4" w:themeFill="accent1" w:themeFillTint="66"/>
            <w:tcPrChange w:id="59" w:author="Bonnie Jonkman" w:date="2016-08-28T20:43:00Z">
              <w:tcPr>
                <w:tcW w:w="416" w:type="pct"/>
                <w:shd w:val="clear" w:color="auto" w:fill="B8CCE4" w:themeFill="accent1" w:themeFillTint="66"/>
              </w:tcPr>
            </w:tcPrChange>
          </w:tcPr>
          <w:p w14:paraId="4C1F4B00"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68" w:type="pct"/>
            <w:shd w:val="clear" w:color="auto" w:fill="B8CCE4" w:themeFill="accent1" w:themeFillTint="66"/>
            <w:tcPrChange w:id="60" w:author="Bonnie Jonkman" w:date="2016-08-28T20:43:00Z">
              <w:tcPr>
                <w:tcW w:w="871" w:type="pct"/>
                <w:gridSpan w:val="2"/>
                <w:shd w:val="clear" w:color="auto" w:fill="B8CCE4" w:themeFill="accent1" w:themeFillTint="66"/>
              </w:tcPr>
            </w:tcPrChange>
          </w:tcPr>
          <w:p w14:paraId="2D7CE512"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61" w:author="Bonnie Jonkman" w:date="2016-08-28T20:43:00Z">
              <w:tcPr>
                <w:tcW w:w="373" w:type="pct"/>
                <w:gridSpan w:val="2"/>
                <w:shd w:val="clear" w:color="auto" w:fill="B8CCE4" w:themeFill="accent1" w:themeFillTint="66"/>
              </w:tcPr>
            </w:tcPrChange>
          </w:tcPr>
          <w:p w14:paraId="2B6C9C69"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62" w:author="Bonnie Jonkman" w:date="2016-08-28T20:43:00Z">
              <w:tcPr>
                <w:tcW w:w="373" w:type="pct"/>
                <w:gridSpan w:val="2"/>
                <w:shd w:val="clear" w:color="auto" w:fill="B8CCE4" w:themeFill="accent1" w:themeFillTint="66"/>
              </w:tcPr>
            </w:tcPrChange>
          </w:tcPr>
          <w:p w14:paraId="00B93CD1"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63" w:author="Bonnie Jonkman" w:date="2016-08-28T20:43:00Z">
              <w:tcPr>
                <w:tcW w:w="296" w:type="pct"/>
                <w:gridSpan w:val="2"/>
                <w:shd w:val="clear" w:color="auto" w:fill="B8CCE4" w:themeFill="accent1" w:themeFillTint="66"/>
              </w:tcPr>
            </w:tcPrChange>
          </w:tcPr>
          <w:p w14:paraId="5D5EDB24"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64" w:author="Bonnie Jonkman" w:date="2016-08-28T20:43:00Z">
              <w:tcPr>
                <w:tcW w:w="296" w:type="pct"/>
                <w:gridSpan w:val="2"/>
                <w:shd w:val="clear" w:color="auto" w:fill="B8CCE4" w:themeFill="accent1" w:themeFillTint="66"/>
              </w:tcPr>
            </w:tcPrChange>
          </w:tcPr>
          <w:p w14:paraId="1B09DD48"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65" w:author="Bonnie Jonkman" w:date="2016-08-28T20:43:00Z">
              <w:tcPr>
                <w:tcW w:w="296" w:type="pct"/>
                <w:gridSpan w:val="2"/>
                <w:shd w:val="clear" w:color="auto" w:fill="B8CCE4" w:themeFill="accent1" w:themeFillTint="66"/>
              </w:tcPr>
            </w:tcPrChange>
          </w:tcPr>
          <w:p w14:paraId="647AD2FE"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66" w:author="Bonnie Jonkman" w:date="2016-08-28T20:43:00Z">
              <w:tcPr>
                <w:tcW w:w="296" w:type="pct"/>
                <w:gridSpan w:val="2"/>
                <w:shd w:val="clear" w:color="auto" w:fill="B8CCE4" w:themeFill="accent1" w:themeFillTint="66"/>
              </w:tcPr>
            </w:tcPrChange>
          </w:tcPr>
          <w:p w14:paraId="56FD512F"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7" w:type="pct"/>
            <w:shd w:val="clear" w:color="auto" w:fill="B8CCE4" w:themeFill="accent1" w:themeFillTint="66"/>
            <w:tcPrChange w:id="67" w:author="Bonnie Jonkman" w:date="2016-08-28T20:43:00Z">
              <w:tcPr>
                <w:tcW w:w="296" w:type="pct"/>
                <w:shd w:val="clear" w:color="auto" w:fill="B8CCE4" w:themeFill="accent1" w:themeFillTint="66"/>
              </w:tcPr>
            </w:tcPrChange>
          </w:tcPr>
          <w:p w14:paraId="4F205C07"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14:paraId="11186921" w14:textId="77777777" w:rsidTr="00230D6B">
        <w:trPr>
          <w:cantSplit/>
          <w:trPrChange w:id="68"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69" w:author="Bonnie Jonkman" w:date="2016-08-28T20:43:00Z">
              <w:tcPr>
                <w:tcW w:w="1488" w:type="pct"/>
              </w:tcPr>
            </w:tcPrChange>
          </w:tcPr>
          <w:p w14:paraId="7FBF9909" w14:textId="77777777" w:rsidR="007A517E" w:rsidRPr="000F5694" w:rsidRDefault="007A517E" w:rsidP="0044241D">
            <w:pPr>
              <w:rPr>
                <w:sz w:val="20"/>
                <w:szCs w:val="20"/>
              </w:rPr>
            </w:pPr>
            <w:r w:rsidRPr="000F5694">
              <w:rPr>
                <w:sz w:val="20"/>
                <w:szCs w:val="20"/>
              </w:rPr>
              <w:t>ED_BladeLn2Mesh_motion</w:t>
            </w:r>
          </w:p>
        </w:tc>
        <w:tc>
          <w:tcPr>
            <w:tcW w:w="416" w:type="pct"/>
            <w:tcPrChange w:id="70" w:author="Bonnie Jonkman" w:date="2016-08-28T20:43:00Z">
              <w:tcPr>
                <w:tcW w:w="416" w:type="pct"/>
              </w:tcPr>
            </w:tcPrChange>
          </w:tcPr>
          <w:p w14:paraId="745EF61D"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Line2</w:t>
            </w:r>
          </w:p>
        </w:tc>
        <w:tc>
          <w:tcPr>
            <w:tcW w:w="868" w:type="pct"/>
            <w:tcPrChange w:id="71" w:author="Bonnie Jonkman" w:date="2016-08-28T20:43:00Z">
              <w:tcPr>
                <w:tcW w:w="871" w:type="pct"/>
                <w:gridSpan w:val="2"/>
              </w:tcPr>
            </w:tcPrChange>
          </w:tcPr>
          <w:p w14:paraId="7A149C82" w14:textId="669AC480" w:rsidR="007A517E" w:rsidRPr="000F5694" w:rsidRDefault="000F2CA9">
            <w:pPr>
              <w:jc w:val="center"/>
              <w:cnfStyle w:val="000000000000" w:firstRow="0" w:lastRow="0" w:firstColumn="0" w:lastColumn="0" w:oddVBand="0" w:evenVBand="0" w:oddHBand="0" w:evenHBand="0" w:firstRowFirstColumn="0" w:firstRowLastColumn="0" w:lastRowFirstColumn="0" w:lastRowLastColumn="0"/>
              <w:rPr>
                <w:sz w:val="20"/>
                <w:szCs w:val="20"/>
              </w:rPr>
            </w:pPr>
            <w:bookmarkStart w:id="72" w:name="_Ref446709827"/>
            <w:r>
              <w:rPr>
                <w:sz w:val="20"/>
                <w:szCs w:val="20"/>
              </w:rPr>
              <w:sym w:font="Wingdings" w:char="F0FC"/>
            </w:r>
            <w:bookmarkStart w:id="73" w:name="_Ref447133564"/>
            <w:r w:rsidR="00375813">
              <w:rPr>
                <w:rStyle w:val="FootnoteReference"/>
                <w:sz w:val="20"/>
                <w:szCs w:val="20"/>
              </w:rPr>
              <w:footnoteReference w:id="8"/>
            </w:r>
            <w:bookmarkEnd w:id="72"/>
            <w:bookmarkEnd w:id="73"/>
          </w:p>
        </w:tc>
        <w:tc>
          <w:tcPr>
            <w:tcW w:w="373" w:type="pct"/>
            <w:tcPrChange w:id="75" w:author="Bonnie Jonkman" w:date="2016-08-28T20:43:00Z">
              <w:tcPr>
                <w:tcW w:w="373" w:type="pct"/>
                <w:gridSpan w:val="2"/>
              </w:tcPr>
            </w:tcPrChange>
          </w:tcPr>
          <w:p w14:paraId="03C52FAD"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tcPrChange w:id="76" w:author="Bonnie Jonkman" w:date="2016-08-28T20:43:00Z">
              <w:tcPr>
                <w:tcW w:w="373" w:type="pct"/>
                <w:gridSpan w:val="2"/>
              </w:tcPr>
            </w:tcPrChange>
          </w:tcPr>
          <w:p w14:paraId="3EC2AA7B"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77" w:author="Bonnie Jonkman" w:date="2016-08-28T20:43:00Z">
              <w:tcPr>
                <w:tcW w:w="296" w:type="pct"/>
                <w:gridSpan w:val="2"/>
              </w:tcPr>
            </w:tcPrChange>
          </w:tcPr>
          <w:p w14:paraId="4D131816"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c>
          <w:tcPr>
            <w:tcW w:w="296" w:type="pct"/>
            <w:tcPrChange w:id="78" w:author="Bonnie Jonkman" w:date="2016-08-28T20:43:00Z">
              <w:tcPr>
                <w:tcW w:w="296" w:type="pct"/>
                <w:gridSpan w:val="2"/>
              </w:tcPr>
            </w:tcPrChange>
          </w:tcPr>
          <w:p w14:paraId="708FD0F1"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c>
          <w:tcPr>
            <w:tcW w:w="296" w:type="pct"/>
            <w:tcPrChange w:id="79" w:author="Bonnie Jonkman" w:date="2016-08-28T20:43:00Z">
              <w:tcPr>
                <w:tcW w:w="296" w:type="pct"/>
                <w:gridSpan w:val="2"/>
              </w:tcPr>
            </w:tcPrChange>
          </w:tcPr>
          <w:p w14:paraId="584F9C4B"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c>
          <w:tcPr>
            <w:tcW w:w="296" w:type="pct"/>
            <w:tcPrChange w:id="80" w:author="Bonnie Jonkman" w:date="2016-08-28T20:43:00Z">
              <w:tcPr>
                <w:tcW w:w="296" w:type="pct"/>
                <w:gridSpan w:val="2"/>
              </w:tcPr>
            </w:tcPrChange>
          </w:tcPr>
          <w:p w14:paraId="012BD4EC"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c>
          <w:tcPr>
            <w:tcW w:w="297" w:type="pct"/>
            <w:tcPrChange w:id="81" w:author="Bonnie Jonkman" w:date="2016-08-28T20:43:00Z">
              <w:tcPr>
                <w:tcW w:w="296" w:type="pct"/>
              </w:tcPr>
            </w:tcPrChange>
          </w:tcPr>
          <w:p w14:paraId="099415E3"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r>
      <w:tr w:rsidR="00B81F0F" w14:paraId="38DB2750" w14:textId="77777777" w:rsidTr="00230D6B">
        <w:trPr>
          <w:cnfStyle w:val="000000100000" w:firstRow="0" w:lastRow="0" w:firstColumn="0" w:lastColumn="0" w:oddVBand="0" w:evenVBand="0" w:oddHBand="1" w:evenHBand="0" w:firstRowFirstColumn="0" w:firstRowLastColumn="0" w:lastRowFirstColumn="0" w:lastRowLastColumn="0"/>
          <w:cantSplit/>
          <w:trPrChange w:id="82"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83" w:author="Bonnie Jonkman" w:date="2016-08-28T20:43:00Z">
              <w:tcPr>
                <w:tcW w:w="1488" w:type="pct"/>
              </w:tcPr>
            </w:tcPrChange>
          </w:tcPr>
          <w:p w14:paraId="076DE816" w14:textId="77777777" w:rsidR="007A517E" w:rsidRPr="000F5694" w:rsidRDefault="007A517E" w:rsidP="0044241D">
            <w:pPr>
              <w:cnfStyle w:val="001000100000" w:firstRow="0" w:lastRow="0" w:firstColumn="1" w:lastColumn="0" w:oddVBand="0" w:evenVBand="0" w:oddHBand="1" w:evenHBand="0" w:firstRowFirstColumn="0" w:firstRowLastColumn="0" w:lastRowFirstColumn="0" w:lastRowLastColumn="0"/>
              <w:rPr>
                <w:sz w:val="20"/>
                <w:szCs w:val="20"/>
              </w:rPr>
            </w:pPr>
            <w:r w:rsidRPr="000F5694">
              <w:rPr>
                <w:sz w:val="20"/>
                <w:szCs w:val="20"/>
              </w:rPr>
              <w:t>ED_BladePtLoads</w:t>
            </w:r>
          </w:p>
        </w:tc>
        <w:tc>
          <w:tcPr>
            <w:tcW w:w="416" w:type="pct"/>
            <w:tcPrChange w:id="84" w:author="Bonnie Jonkman" w:date="2016-08-28T20:43:00Z">
              <w:tcPr>
                <w:tcW w:w="416" w:type="pct"/>
              </w:tcPr>
            </w:tcPrChange>
          </w:tcPr>
          <w:p w14:paraId="1E6D3C75"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Point</w:t>
            </w:r>
          </w:p>
        </w:tc>
        <w:tc>
          <w:tcPr>
            <w:tcW w:w="868" w:type="pct"/>
            <w:tcPrChange w:id="85" w:author="Bonnie Jonkman" w:date="2016-08-28T20:43:00Z">
              <w:tcPr>
                <w:tcW w:w="871" w:type="pct"/>
                <w:gridSpan w:val="2"/>
              </w:tcPr>
            </w:tcPrChange>
          </w:tcPr>
          <w:p w14:paraId="5FB50B46"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tcPrChange w:id="86" w:author="Bonnie Jonkman" w:date="2016-08-28T20:43:00Z">
              <w:tcPr>
                <w:tcW w:w="373" w:type="pct"/>
                <w:gridSpan w:val="2"/>
              </w:tcPr>
            </w:tcPrChange>
          </w:tcPr>
          <w:p w14:paraId="3F7E742A"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73" w:type="pct"/>
            <w:tcPrChange w:id="87" w:author="Bonnie Jonkman" w:date="2016-08-28T20:43:00Z">
              <w:tcPr>
                <w:tcW w:w="373" w:type="pct"/>
                <w:gridSpan w:val="2"/>
              </w:tcPr>
            </w:tcPrChange>
          </w:tcPr>
          <w:p w14:paraId="713B5322"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296" w:type="pct"/>
            <w:tcPrChange w:id="88" w:author="Bonnie Jonkman" w:date="2016-08-28T20:43:00Z">
              <w:tcPr>
                <w:tcW w:w="296" w:type="pct"/>
                <w:gridSpan w:val="2"/>
              </w:tcPr>
            </w:tcPrChange>
          </w:tcPr>
          <w:p w14:paraId="0BF1446D"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tcPrChange w:id="89" w:author="Bonnie Jonkman" w:date="2016-08-28T20:43:00Z">
              <w:tcPr>
                <w:tcW w:w="296" w:type="pct"/>
                <w:gridSpan w:val="2"/>
              </w:tcPr>
            </w:tcPrChange>
          </w:tcPr>
          <w:p w14:paraId="41DAD3DA"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tcPrChange w:id="90" w:author="Bonnie Jonkman" w:date="2016-08-28T20:43:00Z">
              <w:tcPr>
                <w:tcW w:w="296" w:type="pct"/>
                <w:gridSpan w:val="2"/>
              </w:tcPr>
            </w:tcPrChange>
          </w:tcPr>
          <w:p w14:paraId="02FE2C43"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tcPrChange w:id="91" w:author="Bonnie Jonkman" w:date="2016-08-28T20:43:00Z">
              <w:tcPr>
                <w:tcW w:w="296" w:type="pct"/>
                <w:gridSpan w:val="2"/>
              </w:tcPr>
            </w:tcPrChange>
          </w:tcPr>
          <w:p w14:paraId="6BF4C68D"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7" w:type="pct"/>
            <w:tcPrChange w:id="92" w:author="Bonnie Jonkman" w:date="2016-08-28T20:43:00Z">
              <w:tcPr>
                <w:tcW w:w="296" w:type="pct"/>
              </w:tcPr>
            </w:tcPrChange>
          </w:tcPr>
          <w:p w14:paraId="2872029E"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14:paraId="6EAA97A4" w14:textId="77777777" w:rsidTr="00230D6B">
        <w:trPr>
          <w:cantSplit/>
          <w:trPrChange w:id="93"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94" w:author="Bonnie Jonkman" w:date="2016-08-28T20:43:00Z">
              <w:tcPr>
                <w:tcW w:w="1488" w:type="pct"/>
              </w:tcPr>
            </w:tcPrChange>
          </w:tcPr>
          <w:p w14:paraId="7085D6C9" w14:textId="77777777" w:rsidR="007A517E" w:rsidRPr="000F5694" w:rsidRDefault="007A517E" w:rsidP="0044241D">
            <w:pPr>
              <w:rPr>
                <w:sz w:val="20"/>
                <w:szCs w:val="20"/>
              </w:rPr>
            </w:pPr>
            <w:r w:rsidRPr="000F5694">
              <w:rPr>
                <w:sz w:val="20"/>
                <w:szCs w:val="20"/>
              </w:rPr>
              <w:t>ED_BladeRootMotion</w:t>
            </w:r>
          </w:p>
        </w:tc>
        <w:tc>
          <w:tcPr>
            <w:tcW w:w="416" w:type="pct"/>
            <w:tcPrChange w:id="95" w:author="Bonnie Jonkman" w:date="2016-08-28T20:43:00Z">
              <w:tcPr>
                <w:tcW w:w="416" w:type="pct"/>
              </w:tcPr>
            </w:tcPrChange>
          </w:tcPr>
          <w:p w14:paraId="598DE3A1"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Point</w:t>
            </w:r>
          </w:p>
        </w:tc>
        <w:tc>
          <w:tcPr>
            <w:tcW w:w="868" w:type="pct"/>
            <w:tcPrChange w:id="96" w:author="Bonnie Jonkman" w:date="2016-08-28T20:43:00Z">
              <w:tcPr>
                <w:tcW w:w="871" w:type="pct"/>
                <w:gridSpan w:val="2"/>
              </w:tcPr>
            </w:tcPrChange>
          </w:tcPr>
          <w:p w14:paraId="33626A49"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tcPrChange w:id="97" w:author="Bonnie Jonkman" w:date="2016-08-28T20:43:00Z">
              <w:tcPr>
                <w:tcW w:w="373" w:type="pct"/>
                <w:gridSpan w:val="2"/>
              </w:tcPr>
            </w:tcPrChange>
          </w:tcPr>
          <w:p w14:paraId="61944158"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tcPrChange w:id="98" w:author="Bonnie Jonkman" w:date="2016-08-28T20:43:00Z">
              <w:tcPr>
                <w:tcW w:w="373" w:type="pct"/>
                <w:gridSpan w:val="2"/>
              </w:tcPr>
            </w:tcPrChange>
          </w:tcPr>
          <w:p w14:paraId="0F9BAA1C"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99" w:author="Bonnie Jonkman" w:date="2016-08-28T20:43:00Z">
              <w:tcPr>
                <w:tcW w:w="296" w:type="pct"/>
                <w:gridSpan w:val="2"/>
              </w:tcPr>
            </w:tcPrChange>
          </w:tcPr>
          <w:p w14:paraId="61D99F2E"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6" w:type="pct"/>
            <w:tcPrChange w:id="100" w:author="Bonnie Jonkman" w:date="2016-08-28T20:43:00Z">
              <w:tcPr>
                <w:tcW w:w="296" w:type="pct"/>
                <w:gridSpan w:val="2"/>
              </w:tcPr>
            </w:tcPrChange>
          </w:tcPr>
          <w:p w14:paraId="74BC8B96"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6" w:type="pct"/>
            <w:tcPrChange w:id="101" w:author="Bonnie Jonkman" w:date="2016-08-28T20:43:00Z">
              <w:tcPr>
                <w:tcW w:w="296" w:type="pct"/>
                <w:gridSpan w:val="2"/>
              </w:tcPr>
            </w:tcPrChange>
          </w:tcPr>
          <w:p w14:paraId="0043FE92"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6" w:type="pct"/>
            <w:tcPrChange w:id="102" w:author="Bonnie Jonkman" w:date="2016-08-28T20:43:00Z">
              <w:tcPr>
                <w:tcW w:w="296" w:type="pct"/>
                <w:gridSpan w:val="2"/>
              </w:tcPr>
            </w:tcPrChange>
          </w:tcPr>
          <w:p w14:paraId="4B89CAEE"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7" w:type="pct"/>
            <w:tcPrChange w:id="103" w:author="Bonnie Jonkman" w:date="2016-08-28T20:43:00Z">
              <w:tcPr>
                <w:tcW w:w="296" w:type="pct"/>
              </w:tcPr>
            </w:tcPrChange>
          </w:tcPr>
          <w:p w14:paraId="003AE688"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r>
      <w:tr w:rsidR="00B81F0F" w14:paraId="61461789" w14:textId="77777777" w:rsidTr="00230D6B">
        <w:trPr>
          <w:cnfStyle w:val="000000100000" w:firstRow="0" w:lastRow="0" w:firstColumn="0" w:lastColumn="0" w:oddVBand="0" w:evenVBand="0" w:oddHBand="1" w:evenHBand="0" w:firstRowFirstColumn="0" w:firstRowLastColumn="0" w:lastRowFirstColumn="0" w:lastRowLastColumn="0"/>
          <w:cantSplit/>
          <w:trPrChange w:id="104"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105" w:author="Bonnie Jonkman" w:date="2016-08-28T20:43:00Z">
              <w:tcPr>
                <w:tcW w:w="1488" w:type="pct"/>
              </w:tcPr>
            </w:tcPrChange>
          </w:tcPr>
          <w:p w14:paraId="4721275D" w14:textId="77777777" w:rsidR="007A517E" w:rsidRPr="00A27F24" w:rsidRDefault="007A517E" w:rsidP="0044241D">
            <w:pPr>
              <w:cnfStyle w:val="001000100000" w:firstRow="0" w:lastRow="0" w:firstColumn="1" w:lastColumn="0" w:oddVBand="0" w:evenVBand="0" w:oddHBand="1" w:evenHBand="0" w:firstRowFirstColumn="0" w:firstRowLastColumn="0" w:lastRowFirstColumn="0" w:lastRowLastColumn="0"/>
              <w:rPr>
                <w:sz w:val="20"/>
                <w:szCs w:val="20"/>
              </w:rPr>
            </w:pPr>
            <w:r w:rsidRPr="000F5694">
              <w:rPr>
                <w:sz w:val="20"/>
                <w:szCs w:val="20"/>
              </w:rPr>
              <w:t>ED_Hub</w:t>
            </w:r>
          </w:p>
        </w:tc>
        <w:tc>
          <w:tcPr>
            <w:tcW w:w="416" w:type="pct"/>
            <w:tcPrChange w:id="106" w:author="Bonnie Jonkman" w:date="2016-08-28T20:43:00Z">
              <w:tcPr>
                <w:tcW w:w="416" w:type="pct"/>
              </w:tcPr>
            </w:tcPrChange>
          </w:tcPr>
          <w:p w14:paraId="5DEFEDCE"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Point</w:t>
            </w:r>
          </w:p>
        </w:tc>
        <w:tc>
          <w:tcPr>
            <w:tcW w:w="868" w:type="pct"/>
            <w:tcPrChange w:id="107" w:author="Bonnie Jonkman" w:date="2016-08-28T20:43:00Z">
              <w:tcPr>
                <w:tcW w:w="871" w:type="pct"/>
                <w:gridSpan w:val="2"/>
              </w:tcPr>
            </w:tcPrChange>
          </w:tcPr>
          <w:p w14:paraId="5882DB90" w14:textId="0AF8BDAE" w:rsidR="007A517E" w:rsidRPr="000F5694" w:rsidRDefault="000F4685"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sym w:font="Wingdings" w:char="F0FC"/>
            </w:r>
          </w:p>
        </w:tc>
        <w:tc>
          <w:tcPr>
            <w:tcW w:w="373" w:type="pct"/>
            <w:tcPrChange w:id="108" w:author="Bonnie Jonkman" w:date="2016-08-28T20:43:00Z">
              <w:tcPr>
                <w:tcW w:w="373" w:type="pct"/>
                <w:gridSpan w:val="2"/>
              </w:tcPr>
            </w:tcPrChange>
          </w:tcPr>
          <w:p w14:paraId="2F2E1A73"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73" w:type="pct"/>
            <w:tcPrChange w:id="109" w:author="Bonnie Jonkman" w:date="2016-08-28T20:43:00Z">
              <w:tcPr>
                <w:tcW w:w="373" w:type="pct"/>
                <w:gridSpan w:val="2"/>
              </w:tcPr>
            </w:tcPrChange>
          </w:tcPr>
          <w:p w14:paraId="16B98047"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296" w:type="pct"/>
            <w:tcPrChange w:id="110" w:author="Bonnie Jonkman" w:date="2016-08-28T20:43:00Z">
              <w:tcPr>
                <w:tcW w:w="296" w:type="pct"/>
                <w:gridSpan w:val="2"/>
              </w:tcPr>
            </w:tcPrChange>
          </w:tcPr>
          <w:p w14:paraId="657AD6BE"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6" w:type="pct"/>
            <w:tcPrChange w:id="111" w:author="Bonnie Jonkman" w:date="2016-08-28T20:43:00Z">
              <w:tcPr>
                <w:tcW w:w="296" w:type="pct"/>
                <w:gridSpan w:val="2"/>
              </w:tcPr>
            </w:tcPrChange>
          </w:tcPr>
          <w:p w14:paraId="348D24A5"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6" w:type="pct"/>
            <w:tcPrChange w:id="112" w:author="Bonnie Jonkman" w:date="2016-08-28T20:43:00Z">
              <w:tcPr>
                <w:tcW w:w="296" w:type="pct"/>
                <w:gridSpan w:val="2"/>
              </w:tcPr>
            </w:tcPrChange>
          </w:tcPr>
          <w:p w14:paraId="25C39DD1"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6" w:type="pct"/>
            <w:tcPrChange w:id="113" w:author="Bonnie Jonkman" w:date="2016-08-28T20:43:00Z">
              <w:tcPr>
                <w:tcW w:w="296" w:type="pct"/>
                <w:gridSpan w:val="2"/>
              </w:tcPr>
            </w:tcPrChange>
          </w:tcPr>
          <w:p w14:paraId="5C8A2687"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7" w:type="pct"/>
            <w:tcPrChange w:id="114" w:author="Bonnie Jonkman" w:date="2016-08-28T20:43:00Z">
              <w:tcPr>
                <w:tcW w:w="296" w:type="pct"/>
              </w:tcPr>
            </w:tcPrChange>
          </w:tcPr>
          <w:p w14:paraId="3AF4ED73"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r>
      <w:tr w:rsidR="00B81F0F" w14:paraId="7F89549E" w14:textId="77777777" w:rsidTr="00230D6B">
        <w:trPr>
          <w:cantSplit/>
          <w:trPrChange w:id="115"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116" w:author="Bonnie Jonkman" w:date="2016-08-28T20:43:00Z">
              <w:tcPr>
                <w:tcW w:w="1488" w:type="pct"/>
              </w:tcPr>
            </w:tcPrChange>
          </w:tcPr>
          <w:p w14:paraId="5901DCE7" w14:textId="77777777" w:rsidR="007A517E" w:rsidRPr="000F5694" w:rsidRDefault="007A517E" w:rsidP="0044241D">
            <w:pPr>
              <w:rPr>
                <w:sz w:val="20"/>
                <w:szCs w:val="20"/>
              </w:rPr>
            </w:pPr>
            <w:r w:rsidRPr="000F5694">
              <w:rPr>
                <w:sz w:val="20"/>
                <w:szCs w:val="20"/>
              </w:rPr>
              <w:t>ED_Nacelle</w:t>
            </w:r>
          </w:p>
        </w:tc>
        <w:tc>
          <w:tcPr>
            <w:tcW w:w="416" w:type="pct"/>
            <w:tcPrChange w:id="117" w:author="Bonnie Jonkman" w:date="2016-08-28T20:43:00Z">
              <w:tcPr>
                <w:tcW w:w="416" w:type="pct"/>
              </w:tcPr>
            </w:tcPrChange>
          </w:tcPr>
          <w:p w14:paraId="3784669B"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118" w:author="Bonnie Jonkman" w:date="2016-08-28T20:43:00Z">
              <w:tcPr>
                <w:tcW w:w="871" w:type="pct"/>
                <w:gridSpan w:val="2"/>
              </w:tcPr>
            </w:tcPrChange>
          </w:tcPr>
          <w:p w14:paraId="6D61163B" w14:textId="03917430" w:rsidR="007A517E" w:rsidRPr="000F5694" w:rsidRDefault="000F4685"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sym w:font="Wingdings" w:char="F0FC"/>
            </w:r>
          </w:p>
        </w:tc>
        <w:tc>
          <w:tcPr>
            <w:tcW w:w="373" w:type="pct"/>
            <w:tcPrChange w:id="119" w:author="Bonnie Jonkman" w:date="2016-08-28T20:43:00Z">
              <w:tcPr>
                <w:tcW w:w="373" w:type="pct"/>
                <w:gridSpan w:val="2"/>
              </w:tcPr>
            </w:tcPrChange>
          </w:tcPr>
          <w:p w14:paraId="409ED20A"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73" w:type="pct"/>
            <w:tcPrChange w:id="120" w:author="Bonnie Jonkman" w:date="2016-08-28T20:43:00Z">
              <w:tcPr>
                <w:tcW w:w="373" w:type="pct"/>
                <w:gridSpan w:val="2"/>
              </w:tcPr>
            </w:tcPrChange>
          </w:tcPr>
          <w:p w14:paraId="27ECA62C"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121" w:author="Bonnie Jonkman" w:date="2016-08-28T20:43:00Z">
              <w:tcPr>
                <w:tcW w:w="296" w:type="pct"/>
                <w:gridSpan w:val="2"/>
              </w:tcPr>
            </w:tcPrChange>
          </w:tcPr>
          <w:p w14:paraId="3CAFA5F9"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6" w:type="pct"/>
            <w:tcPrChange w:id="122" w:author="Bonnie Jonkman" w:date="2016-08-28T20:43:00Z">
              <w:tcPr>
                <w:tcW w:w="296" w:type="pct"/>
                <w:gridSpan w:val="2"/>
              </w:tcPr>
            </w:tcPrChange>
          </w:tcPr>
          <w:p w14:paraId="397F1FF1"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6" w:type="pct"/>
            <w:tcPrChange w:id="123" w:author="Bonnie Jonkman" w:date="2016-08-28T20:43:00Z">
              <w:tcPr>
                <w:tcW w:w="296" w:type="pct"/>
                <w:gridSpan w:val="2"/>
              </w:tcPr>
            </w:tcPrChange>
          </w:tcPr>
          <w:p w14:paraId="5CF93C43"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6" w:type="pct"/>
            <w:tcPrChange w:id="124" w:author="Bonnie Jonkman" w:date="2016-08-28T20:43:00Z">
              <w:tcPr>
                <w:tcW w:w="296" w:type="pct"/>
                <w:gridSpan w:val="2"/>
              </w:tcPr>
            </w:tcPrChange>
          </w:tcPr>
          <w:p w14:paraId="6089BCC4"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7" w:type="pct"/>
            <w:tcPrChange w:id="125" w:author="Bonnie Jonkman" w:date="2016-08-28T20:43:00Z">
              <w:tcPr>
                <w:tcW w:w="296" w:type="pct"/>
              </w:tcPr>
            </w:tcPrChange>
          </w:tcPr>
          <w:p w14:paraId="1F1B90A9"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r>
      <w:tr w:rsidR="00B81F0F" w14:paraId="0D468E32" w14:textId="77777777" w:rsidTr="00230D6B">
        <w:trPr>
          <w:cnfStyle w:val="000000100000" w:firstRow="0" w:lastRow="0" w:firstColumn="0" w:lastColumn="0" w:oddVBand="0" w:evenVBand="0" w:oddHBand="1" w:evenHBand="0" w:firstRowFirstColumn="0" w:firstRowLastColumn="0" w:lastRowFirstColumn="0" w:lastRowLastColumn="0"/>
          <w:cantSplit/>
          <w:trPrChange w:id="126"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127" w:author="Bonnie Jonkman" w:date="2016-08-28T20:43:00Z">
              <w:tcPr>
                <w:tcW w:w="1488" w:type="pct"/>
              </w:tcPr>
            </w:tcPrChange>
          </w:tcPr>
          <w:p w14:paraId="7E696D90" w14:textId="77777777" w:rsidR="007A517E" w:rsidRPr="000F5694" w:rsidRDefault="007A517E" w:rsidP="0044241D">
            <w:pPr>
              <w:cnfStyle w:val="001000100000" w:firstRow="0" w:lastRow="0" w:firstColumn="1" w:lastColumn="0" w:oddVBand="0" w:evenVBand="0" w:oddHBand="1" w:evenHBand="0" w:firstRowFirstColumn="0" w:firstRowLastColumn="0" w:lastRowFirstColumn="0" w:lastRowLastColumn="0"/>
              <w:rPr>
                <w:sz w:val="20"/>
                <w:szCs w:val="20"/>
              </w:rPr>
            </w:pPr>
            <w:r w:rsidRPr="000F5694">
              <w:rPr>
                <w:sz w:val="20"/>
                <w:szCs w:val="20"/>
              </w:rPr>
              <w:t>ED_TowerLn2Mesh_motion</w:t>
            </w:r>
          </w:p>
        </w:tc>
        <w:tc>
          <w:tcPr>
            <w:tcW w:w="416" w:type="pct"/>
            <w:tcPrChange w:id="128" w:author="Bonnie Jonkman" w:date="2016-08-28T20:43:00Z">
              <w:tcPr>
                <w:tcW w:w="416" w:type="pct"/>
              </w:tcPr>
            </w:tcPrChange>
          </w:tcPr>
          <w:p w14:paraId="2D9D3203"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Line2</w:t>
            </w:r>
          </w:p>
        </w:tc>
        <w:tc>
          <w:tcPr>
            <w:tcW w:w="868" w:type="pct"/>
            <w:tcPrChange w:id="129" w:author="Bonnie Jonkman" w:date="2016-08-28T20:43:00Z">
              <w:tcPr>
                <w:tcW w:w="871" w:type="pct"/>
                <w:gridSpan w:val="2"/>
              </w:tcPr>
            </w:tcPrChange>
          </w:tcPr>
          <w:p w14:paraId="02946AF2" w14:textId="63907543" w:rsidR="007A517E" w:rsidRPr="000F5694" w:rsidRDefault="000F2CA9"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sym w:font="Wingdings" w:char="F0FC"/>
            </w:r>
          </w:p>
        </w:tc>
        <w:tc>
          <w:tcPr>
            <w:tcW w:w="373" w:type="pct"/>
            <w:tcPrChange w:id="130" w:author="Bonnie Jonkman" w:date="2016-08-28T20:43:00Z">
              <w:tcPr>
                <w:tcW w:w="373" w:type="pct"/>
                <w:gridSpan w:val="2"/>
              </w:tcPr>
            </w:tcPrChange>
          </w:tcPr>
          <w:p w14:paraId="12D76ED4"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tcPrChange w:id="131" w:author="Bonnie Jonkman" w:date="2016-08-28T20:43:00Z">
              <w:tcPr>
                <w:tcW w:w="373" w:type="pct"/>
                <w:gridSpan w:val="2"/>
              </w:tcPr>
            </w:tcPrChange>
          </w:tcPr>
          <w:p w14:paraId="6DC3753C"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tcPrChange w:id="132" w:author="Bonnie Jonkman" w:date="2016-08-28T20:43:00Z">
              <w:tcPr>
                <w:tcW w:w="296" w:type="pct"/>
                <w:gridSpan w:val="2"/>
              </w:tcPr>
            </w:tcPrChange>
          </w:tcPr>
          <w:p w14:paraId="7E7574CE"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c>
          <w:tcPr>
            <w:tcW w:w="296" w:type="pct"/>
            <w:tcPrChange w:id="133" w:author="Bonnie Jonkman" w:date="2016-08-28T20:43:00Z">
              <w:tcPr>
                <w:tcW w:w="296" w:type="pct"/>
                <w:gridSpan w:val="2"/>
              </w:tcPr>
            </w:tcPrChange>
          </w:tcPr>
          <w:p w14:paraId="7B0F0655"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c>
          <w:tcPr>
            <w:tcW w:w="296" w:type="pct"/>
            <w:tcPrChange w:id="134" w:author="Bonnie Jonkman" w:date="2016-08-28T20:43:00Z">
              <w:tcPr>
                <w:tcW w:w="296" w:type="pct"/>
                <w:gridSpan w:val="2"/>
              </w:tcPr>
            </w:tcPrChange>
          </w:tcPr>
          <w:p w14:paraId="0A72E2B1"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c>
          <w:tcPr>
            <w:tcW w:w="296" w:type="pct"/>
            <w:tcPrChange w:id="135" w:author="Bonnie Jonkman" w:date="2016-08-28T20:43:00Z">
              <w:tcPr>
                <w:tcW w:w="296" w:type="pct"/>
                <w:gridSpan w:val="2"/>
              </w:tcPr>
            </w:tcPrChange>
          </w:tcPr>
          <w:p w14:paraId="746F64DB"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c>
          <w:tcPr>
            <w:tcW w:w="297" w:type="pct"/>
            <w:tcPrChange w:id="136" w:author="Bonnie Jonkman" w:date="2016-08-28T20:43:00Z">
              <w:tcPr>
                <w:tcW w:w="296" w:type="pct"/>
              </w:tcPr>
            </w:tcPrChange>
          </w:tcPr>
          <w:p w14:paraId="707D2D7A"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r>
      <w:tr w:rsidR="00B81F0F" w14:paraId="463739B4" w14:textId="77777777" w:rsidTr="00230D6B">
        <w:trPr>
          <w:cantSplit/>
          <w:trPrChange w:id="137"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138" w:author="Bonnie Jonkman" w:date="2016-08-28T20:43:00Z">
              <w:tcPr>
                <w:tcW w:w="1488" w:type="pct"/>
              </w:tcPr>
            </w:tcPrChange>
          </w:tcPr>
          <w:p w14:paraId="21885D2D" w14:textId="77777777" w:rsidR="007A517E" w:rsidRPr="000F5694" w:rsidRDefault="007A517E" w:rsidP="0044241D">
            <w:pPr>
              <w:rPr>
                <w:sz w:val="20"/>
                <w:szCs w:val="20"/>
              </w:rPr>
            </w:pPr>
            <w:r w:rsidRPr="00A27F24">
              <w:rPr>
                <w:sz w:val="20"/>
                <w:szCs w:val="20"/>
              </w:rPr>
              <w:t>ED_TowerPtLoads</w:t>
            </w:r>
          </w:p>
        </w:tc>
        <w:tc>
          <w:tcPr>
            <w:tcW w:w="416" w:type="pct"/>
            <w:tcPrChange w:id="139" w:author="Bonnie Jonkman" w:date="2016-08-28T20:43:00Z">
              <w:tcPr>
                <w:tcW w:w="416" w:type="pct"/>
              </w:tcPr>
            </w:tcPrChange>
          </w:tcPr>
          <w:p w14:paraId="076B4D1C"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140" w:author="Bonnie Jonkman" w:date="2016-08-28T20:43:00Z">
              <w:tcPr>
                <w:tcW w:w="871" w:type="pct"/>
                <w:gridSpan w:val="2"/>
              </w:tcPr>
            </w:tcPrChange>
          </w:tcPr>
          <w:p w14:paraId="3A79E2C5"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tcPrChange w:id="141" w:author="Bonnie Jonkman" w:date="2016-08-28T20:43:00Z">
              <w:tcPr>
                <w:tcW w:w="373" w:type="pct"/>
                <w:gridSpan w:val="2"/>
              </w:tcPr>
            </w:tcPrChange>
          </w:tcPr>
          <w:p w14:paraId="70FD70DC"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73" w:type="pct"/>
            <w:tcPrChange w:id="142" w:author="Bonnie Jonkman" w:date="2016-08-28T20:43:00Z">
              <w:tcPr>
                <w:tcW w:w="373" w:type="pct"/>
                <w:gridSpan w:val="2"/>
              </w:tcPr>
            </w:tcPrChange>
          </w:tcPr>
          <w:p w14:paraId="45DFAB32"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143" w:author="Bonnie Jonkman" w:date="2016-08-28T20:43:00Z">
              <w:tcPr>
                <w:tcW w:w="296" w:type="pct"/>
                <w:gridSpan w:val="2"/>
              </w:tcPr>
            </w:tcPrChange>
          </w:tcPr>
          <w:p w14:paraId="30B77FFF"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144" w:author="Bonnie Jonkman" w:date="2016-08-28T20:43:00Z">
              <w:tcPr>
                <w:tcW w:w="296" w:type="pct"/>
                <w:gridSpan w:val="2"/>
              </w:tcPr>
            </w:tcPrChange>
          </w:tcPr>
          <w:p w14:paraId="0AB62385"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145" w:author="Bonnie Jonkman" w:date="2016-08-28T20:43:00Z">
              <w:tcPr>
                <w:tcW w:w="296" w:type="pct"/>
                <w:gridSpan w:val="2"/>
              </w:tcPr>
            </w:tcPrChange>
          </w:tcPr>
          <w:p w14:paraId="087D5C8B"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146" w:author="Bonnie Jonkman" w:date="2016-08-28T20:43:00Z">
              <w:tcPr>
                <w:tcW w:w="296" w:type="pct"/>
                <w:gridSpan w:val="2"/>
              </w:tcPr>
            </w:tcPrChange>
          </w:tcPr>
          <w:p w14:paraId="4C53EEF4"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7" w:type="pct"/>
            <w:tcPrChange w:id="147" w:author="Bonnie Jonkman" w:date="2016-08-28T20:43:00Z">
              <w:tcPr>
                <w:tcW w:w="296" w:type="pct"/>
              </w:tcPr>
            </w:tcPrChange>
          </w:tcPr>
          <w:p w14:paraId="4B02D1CB"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53C3565F" w14:textId="77777777" w:rsidTr="00230D6B">
        <w:trPr>
          <w:cnfStyle w:val="000000100000" w:firstRow="0" w:lastRow="0" w:firstColumn="0" w:lastColumn="0" w:oddVBand="0" w:evenVBand="0" w:oddHBand="1" w:evenHBand="0" w:firstRowFirstColumn="0" w:firstRowLastColumn="0" w:lastRowFirstColumn="0" w:lastRowLastColumn="0"/>
          <w:cantSplit/>
          <w:trPrChange w:id="148"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149" w:author="Bonnie Jonkman" w:date="2016-08-28T20:43:00Z">
              <w:tcPr>
                <w:tcW w:w="1488" w:type="pct"/>
              </w:tcPr>
            </w:tcPrChange>
          </w:tcPr>
          <w:p w14:paraId="3AD93452" w14:textId="77777777" w:rsidR="007A517E" w:rsidRPr="000F5694" w:rsidRDefault="007A517E" w:rsidP="0044241D">
            <w:pPr>
              <w:cnfStyle w:val="001000100000" w:firstRow="0" w:lastRow="0" w:firstColumn="1" w:lastColumn="0" w:oddVBand="0" w:evenVBand="0" w:oddHBand="1" w:evenHBand="0" w:firstRowFirstColumn="0" w:firstRowLastColumn="0" w:lastRowFirstColumn="0" w:lastRowLastColumn="0"/>
              <w:rPr>
                <w:sz w:val="20"/>
                <w:szCs w:val="20"/>
              </w:rPr>
            </w:pPr>
            <w:r w:rsidRPr="000F5694">
              <w:rPr>
                <w:sz w:val="20"/>
                <w:szCs w:val="20"/>
              </w:rPr>
              <w:t>ED_PlatformPtMesh</w:t>
            </w:r>
          </w:p>
        </w:tc>
        <w:tc>
          <w:tcPr>
            <w:tcW w:w="416" w:type="pct"/>
            <w:tcPrChange w:id="150" w:author="Bonnie Jonkman" w:date="2016-08-28T20:43:00Z">
              <w:tcPr>
                <w:tcW w:w="416" w:type="pct"/>
              </w:tcPr>
            </w:tcPrChange>
          </w:tcPr>
          <w:p w14:paraId="39B8F69F"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Point</w:t>
            </w:r>
          </w:p>
        </w:tc>
        <w:tc>
          <w:tcPr>
            <w:tcW w:w="868" w:type="pct"/>
            <w:tcPrChange w:id="151" w:author="Bonnie Jonkman" w:date="2016-08-28T20:43:00Z">
              <w:tcPr>
                <w:tcW w:w="871" w:type="pct"/>
                <w:gridSpan w:val="2"/>
              </w:tcPr>
            </w:tcPrChange>
          </w:tcPr>
          <w:p w14:paraId="07D9FA85"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tcPrChange w:id="152" w:author="Bonnie Jonkman" w:date="2016-08-28T20:43:00Z">
              <w:tcPr>
                <w:tcW w:w="373" w:type="pct"/>
                <w:gridSpan w:val="2"/>
              </w:tcPr>
            </w:tcPrChange>
          </w:tcPr>
          <w:p w14:paraId="506C821A"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73" w:type="pct"/>
            <w:tcPrChange w:id="153" w:author="Bonnie Jonkman" w:date="2016-08-28T20:43:00Z">
              <w:tcPr>
                <w:tcW w:w="373" w:type="pct"/>
                <w:gridSpan w:val="2"/>
              </w:tcPr>
            </w:tcPrChange>
          </w:tcPr>
          <w:p w14:paraId="6DC80BB7"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296" w:type="pct"/>
            <w:tcPrChange w:id="154" w:author="Bonnie Jonkman" w:date="2016-08-28T20:43:00Z">
              <w:tcPr>
                <w:tcW w:w="296" w:type="pct"/>
                <w:gridSpan w:val="2"/>
              </w:tcPr>
            </w:tcPrChange>
          </w:tcPr>
          <w:p w14:paraId="2E765761"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6" w:type="pct"/>
            <w:tcPrChange w:id="155" w:author="Bonnie Jonkman" w:date="2016-08-28T20:43:00Z">
              <w:tcPr>
                <w:tcW w:w="296" w:type="pct"/>
                <w:gridSpan w:val="2"/>
              </w:tcPr>
            </w:tcPrChange>
          </w:tcPr>
          <w:p w14:paraId="0D02ED4C"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6" w:type="pct"/>
            <w:tcPrChange w:id="156" w:author="Bonnie Jonkman" w:date="2016-08-28T20:43:00Z">
              <w:tcPr>
                <w:tcW w:w="296" w:type="pct"/>
                <w:gridSpan w:val="2"/>
              </w:tcPr>
            </w:tcPrChange>
          </w:tcPr>
          <w:p w14:paraId="445633E8"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6" w:type="pct"/>
            <w:tcPrChange w:id="157" w:author="Bonnie Jonkman" w:date="2016-08-28T20:43:00Z">
              <w:tcPr>
                <w:tcW w:w="296" w:type="pct"/>
                <w:gridSpan w:val="2"/>
              </w:tcPr>
            </w:tcPrChange>
          </w:tcPr>
          <w:p w14:paraId="3A122712"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7" w:type="pct"/>
            <w:tcPrChange w:id="158" w:author="Bonnie Jonkman" w:date="2016-08-28T20:43:00Z">
              <w:tcPr>
                <w:tcW w:w="296" w:type="pct"/>
              </w:tcPr>
            </w:tcPrChange>
          </w:tcPr>
          <w:p w14:paraId="6571A492"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r>
      <w:tr w:rsidR="00B81F0F" w14:paraId="41D69691" w14:textId="77777777" w:rsidTr="00230D6B">
        <w:trPr>
          <w:cantSplit/>
          <w:trPrChange w:id="159"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160" w:author="Bonnie Jonkman" w:date="2016-08-28T20:43:00Z">
              <w:tcPr>
                <w:tcW w:w="1488" w:type="pct"/>
                <w:shd w:val="clear" w:color="auto" w:fill="B8CCE4" w:themeFill="accent1" w:themeFillTint="66"/>
              </w:tcPr>
            </w:tcPrChange>
          </w:tcPr>
          <w:p w14:paraId="123DE16E" w14:textId="55EE883A" w:rsidR="007A517E" w:rsidRPr="000F5694" w:rsidRDefault="007A517E" w:rsidP="0044241D">
            <w:pPr>
              <w:rPr>
                <w:sz w:val="20"/>
                <w:szCs w:val="20"/>
              </w:rPr>
            </w:pPr>
            <w:r>
              <w:rPr>
                <w:sz w:val="20"/>
                <w:szCs w:val="20"/>
              </w:rPr>
              <w:t xml:space="preserve">BeamDyn </w:t>
            </w:r>
          </w:p>
        </w:tc>
        <w:tc>
          <w:tcPr>
            <w:tcW w:w="416" w:type="pct"/>
            <w:shd w:val="clear" w:color="auto" w:fill="B8CCE4" w:themeFill="accent1" w:themeFillTint="66"/>
            <w:tcPrChange w:id="161" w:author="Bonnie Jonkman" w:date="2016-08-28T20:43:00Z">
              <w:tcPr>
                <w:tcW w:w="416" w:type="pct"/>
                <w:shd w:val="clear" w:color="auto" w:fill="B8CCE4" w:themeFill="accent1" w:themeFillTint="66"/>
              </w:tcPr>
            </w:tcPrChange>
          </w:tcPr>
          <w:p w14:paraId="6AFDF640"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68" w:type="pct"/>
            <w:shd w:val="clear" w:color="auto" w:fill="B8CCE4" w:themeFill="accent1" w:themeFillTint="66"/>
            <w:tcPrChange w:id="162" w:author="Bonnie Jonkman" w:date="2016-08-28T20:43:00Z">
              <w:tcPr>
                <w:tcW w:w="871" w:type="pct"/>
                <w:gridSpan w:val="2"/>
                <w:shd w:val="clear" w:color="auto" w:fill="B8CCE4" w:themeFill="accent1" w:themeFillTint="66"/>
              </w:tcPr>
            </w:tcPrChange>
          </w:tcPr>
          <w:p w14:paraId="2BDCE56B"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shd w:val="clear" w:color="auto" w:fill="B8CCE4" w:themeFill="accent1" w:themeFillTint="66"/>
            <w:tcPrChange w:id="163" w:author="Bonnie Jonkman" w:date="2016-08-28T20:43:00Z">
              <w:tcPr>
                <w:tcW w:w="373" w:type="pct"/>
                <w:gridSpan w:val="2"/>
                <w:shd w:val="clear" w:color="auto" w:fill="B8CCE4" w:themeFill="accent1" w:themeFillTint="66"/>
              </w:tcPr>
            </w:tcPrChange>
          </w:tcPr>
          <w:p w14:paraId="545A1090"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shd w:val="clear" w:color="auto" w:fill="B8CCE4" w:themeFill="accent1" w:themeFillTint="66"/>
            <w:tcPrChange w:id="164" w:author="Bonnie Jonkman" w:date="2016-08-28T20:43:00Z">
              <w:tcPr>
                <w:tcW w:w="373" w:type="pct"/>
                <w:gridSpan w:val="2"/>
                <w:shd w:val="clear" w:color="auto" w:fill="B8CCE4" w:themeFill="accent1" w:themeFillTint="66"/>
              </w:tcPr>
            </w:tcPrChange>
          </w:tcPr>
          <w:p w14:paraId="1E3A4439"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shd w:val="clear" w:color="auto" w:fill="B8CCE4" w:themeFill="accent1" w:themeFillTint="66"/>
            <w:tcPrChange w:id="165" w:author="Bonnie Jonkman" w:date="2016-08-28T20:43:00Z">
              <w:tcPr>
                <w:tcW w:w="296" w:type="pct"/>
                <w:gridSpan w:val="2"/>
                <w:shd w:val="clear" w:color="auto" w:fill="B8CCE4" w:themeFill="accent1" w:themeFillTint="66"/>
              </w:tcPr>
            </w:tcPrChange>
          </w:tcPr>
          <w:p w14:paraId="3C58055D"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shd w:val="clear" w:color="auto" w:fill="B8CCE4" w:themeFill="accent1" w:themeFillTint="66"/>
            <w:tcPrChange w:id="166" w:author="Bonnie Jonkman" w:date="2016-08-28T20:43:00Z">
              <w:tcPr>
                <w:tcW w:w="296" w:type="pct"/>
                <w:gridSpan w:val="2"/>
                <w:shd w:val="clear" w:color="auto" w:fill="B8CCE4" w:themeFill="accent1" w:themeFillTint="66"/>
              </w:tcPr>
            </w:tcPrChange>
          </w:tcPr>
          <w:p w14:paraId="17D2A5A4"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shd w:val="clear" w:color="auto" w:fill="B8CCE4" w:themeFill="accent1" w:themeFillTint="66"/>
            <w:tcPrChange w:id="167" w:author="Bonnie Jonkman" w:date="2016-08-28T20:43:00Z">
              <w:tcPr>
                <w:tcW w:w="296" w:type="pct"/>
                <w:gridSpan w:val="2"/>
                <w:shd w:val="clear" w:color="auto" w:fill="B8CCE4" w:themeFill="accent1" w:themeFillTint="66"/>
              </w:tcPr>
            </w:tcPrChange>
          </w:tcPr>
          <w:p w14:paraId="07294ACA"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shd w:val="clear" w:color="auto" w:fill="B8CCE4" w:themeFill="accent1" w:themeFillTint="66"/>
            <w:tcPrChange w:id="168" w:author="Bonnie Jonkman" w:date="2016-08-28T20:43:00Z">
              <w:tcPr>
                <w:tcW w:w="296" w:type="pct"/>
                <w:gridSpan w:val="2"/>
                <w:shd w:val="clear" w:color="auto" w:fill="B8CCE4" w:themeFill="accent1" w:themeFillTint="66"/>
              </w:tcPr>
            </w:tcPrChange>
          </w:tcPr>
          <w:p w14:paraId="5626E26D"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7" w:type="pct"/>
            <w:shd w:val="clear" w:color="auto" w:fill="B8CCE4" w:themeFill="accent1" w:themeFillTint="66"/>
            <w:tcPrChange w:id="169" w:author="Bonnie Jonkman" w:date="2016-08-28T20:43:00Z">
              <w:tcPr>
                <w:tcW w:w="296" w:type="pct"/>
                <w:shd w:val="clear" w:color="auto" w:fill="B8CCE4" w:themeFill="accent1" w:themeFillTint="66"/>
              </w:tcPr>
            </w:tcPrChange>
          </w:tcPr>
          <w:p w14:paraId="2CC94E89"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7492E52C" w14:textId="384099FF" w:rsidTr="00230D6B">
        <w:trPr>
          <w:cnfStyle w:val="000000100000" w:firstRow="0" w:lastRow="0" w:firstColumn="0" w:lastColumn="0" w:oddVBand="0" w:evenVBand="0" w:oddHBand="1" w:evenHBand="0" w:firstRowFirstColumn="0" w:firstRowLastColumn="0" w:lastRowFirstColumn="0" w:lastRowLastColumn="0"/>
          <w:cantSplit/>
          <w:trPrChange w:id="170"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171" w:author="Bonnie Jonkman" w:date="2016-08-28T20:43:00Z">
              <w:tcPr>
                <w:tcW w:w="1488" w:type="pct"/>
              </w:tcPr>
            </w:tcPrChange>
          </w:tcPr>
          <w:p w14:paraId="48143F03" w14:textId="6A172A8E" w:rsidR="007A517E" w:rsidRPr="0078613A" w:rsidRDefault="007A517E">
            <w:pPr>
              <w:cnfStyle w:val="001000100000" w:firstRow="0" w:lastRow="0" w:firstColumn="1" w:lastColumn="0" w:oddVBand="0" w:evenVBand="0" w:oddHBand="1" w:evenHBand="0" w:firstRowFirstColumn="0" w:firstRowLastColumn="0" w:lastRowFirstColumn="0" w:lastRowLastColumn="0"/>
              <w:rPr>
                <w:sz w:val="20"/>
                <w:szCs w:val="20"/>
              </w:rPr>
            </w:pPr>
            <w:r w:rsidRPr="0078613A">
              <w:rPr>
                <w:sz w:val="20"/>
                <w:szCs w:val="20"/>
              </w:rPr>
              <w:t>BD_BldMotion</w:t>
            </w:r>
          </w:p>
        </w:tc>
        <w:tc>
          <w:tcPr>
            <w:tcW w:w="416" w:type="pct"/>
            <w:tcPrChange w:id="172" w:author="Bonnie Jonkman" w:date="2016-08-28T20:43:00Z">
              <w:tcPr>
                <w:tcW w:w="416" w:type="pct"/>
              </w:tcPr>
            </w:tcPrChange>
          </w:tcPr>
          <w:p w14:paraId="4BC235B3" w14:textId="1FC23AE8" w:rsidR="007A517E" w:rsidRPr="0078613A" w:rsidRDefault="007A517E" w:rsidP="0078613A">
            <w:pPr>
              <w:jc w:val="center"/>
              <w:cnfStyle w:val="000000100000" w:firstRow="0" w:lastRow="0" w:firstColumn="0" w:lastColumn="0" w:oddVBand="0" w:evenVBand="0" w:oddHBand="1" w:evenHBand="0" w:firstRowFirstColumn="0" w:firstRowLastColumn="0" w:lastRowFirstColumn="0" w:lastRowLastColumn="0"/>
              <w:rPr>
                <w:sz w:val="20"/>
                <w:szCs w:val="20"/>
              </w:rPr>
            </w:pPr>
            <w:r w:rsidRPr="00A27F24">
              <w:rPr>
                <w:sz w:val="20"/>
                <w:szCs w:val="20"/>
              </w:rPr>
              <w:t>Line2</w:t>
            </w:r>
          </w:p>
        </w:tc>
        <w:tc>
          <w:tcPr>
            <w:tcW w:w="868" w:type="pct"/>
            <w:tcPrChange w:id="173" w:author="Bonnie Jonkman" w:date="2016-08-28T20:43:00Z">
              <w:tcPr>
                <w:tcW w:w="871" w:type="pct"/>
                <w:gridSpan w:val="2"/>
              </w:tcPr>
            </w:tcPrChange>
          </w:tcPr>
          <w:p w14:paraId="35071902" w14:textId="7FF4F3BB" w:rsidR="007A517E" w:rsidRPr="0078613A" w:rsidRDefault="000F2CA9" w:rsidP="00445F52">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sym w:font="Wingdings" w:char="F0FC"/>
            </w:r>
            <w:r w:rsidR="00445F52" w:rsidRPr="00857401">
              <w:rPr>
                <w:sz w:val="20"/>
                <w:szCs w:val="20"/>
                <w:vertAlign w:val="superscript"/>
              </w:rPr>
              <w:fldChar w:fldCharType="begin"/>
            </w:r>
            <w:r w:rsidR="00445F52" w:rsidRPr="00857401">
              <w:rPr>
                <w:sz w:val="20"/>
                <w:szCs w:val="20"/>
                <w:vertAlign w:val="superscript"/>
              </w:rPr>
              <w:instrText xml:space="preserve"> NOTEREF _Ref447133564 \h </w:instrText>
            </w:r>
            <w:r w:rsidR="00445F52">
              <w:rPr>
                <w:sz w:val="20"/>
                <w:szCs w:val="20"/>
                <w:vertAlign w:val="superscript"/>
              </w:rPr>
              <w:instrText xml:space="preserve"> \* MERGEFORMAT </w:instrText>
            </w:r>
            <w:r w:rsidR="00445F52" w:rsidRPr="00857401">
              <w:rPr>
                <w:sz w:val="20"/>
                <w:szCs w:val="20"/>
                <w:vertAlign w:val="superscript"/>
              </w:rPr>
            </w:r>
            <w:r w:rsidR="00445F52" w:rsidRPr="00857401">
              <w:rPr>
                <w:sz w:val="20"/>
                <w:szCs w:val="20"/>
                <w:vertAlign w:val="superscript"/>
              </w:rPr>
              <w:fldChar w:fldCharType="separate"/>
            </w:r>
            <w:r w:rsidR="003311C5">
              <w:rPr>
                <w:sz w:val="20"/>
                <w:szCs w:val="20"/>
                <w:vertAlign w:val="superscript"/>
              </w:rPr>
              <w:t>§§</w:t>
            </w:r>
            <w:r w:rsidR="00445F52" w:rsidRPr="00857401">
              <w:rPr>
                <w:sz w:val="20"/>
                <w:szCs w:val="20"/>
                <w:vertAlign w:val="superscript"/>
              </w:rPr>
              <w:fldChar w:fldCharType="end"/>
            </w:r>
          </w:p>
        </w:tc>
        <w:tc>
          <w:tcPr>
            <w:tcW w:w="373" w:type="pct"/>
            <w:tcPrChange w:id="174" w:author="Bonnie Jonkman" w:date="2016-08-28T20:43:00Z">
              <w:tcPr>
                <w:tcW w:w="373" w:type="pct"/>
                <w:gridSpan w:val="2"/>
              </w:tcPr>
            </w:tcPrChange>
          </w:tcPr>
          <w:p w14:paraId="7E464062" w14:textId="0B96E924"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tcPrChange w:id="175" w:author="Bonnie Jonkman" w:date="2016-08-28T20:43:00Z">
              <w:tcPr>
                <w:tcW w:w="373" w:type="pct"/>
                <w:gridSpan w:val="2"/>
              </w:tcPr>
            </w:tcPrChange>
          </w:tcPr>
          <w:p w14:paraId="6820DB59" w14:textId="0281146D"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tcPrChange w:id="176" w:author="Bonnie Jonkman" w:date="2016-08-28T20:43:00Z">
              <w:tcPr>
                <w:tcW w:w="296" w:type="pct"/>
                <w:gridSpan w:val="2"/>
              </w:tcPr>
            </w:tcPrChange>
          </w:tcPr>
          <w:p w14:paraId="4F8BC6D0" w14:textId="6318FFF8"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Out</w:t>
            </w:r>
          </w:p>
        </w:tc>
        <w:tc>
          <w:tcPr>
            <w:tcW w:w="296" w:type="pct"/>
            <w:tcPrChange w:id="177" w:author="Bonnie Jonkman" w:date="2016-08-28T20:43:00Z">
              <w:tcPr>
                <w:tcW w:w="296" w:type="pct"/>
                <w:gridSpan w:val="2"/>
              </w:tcPr>
            </w:tcPrChange>
          </w:tcPr>
          <w:p w14:paraId="4056FF77" w14:textId="78BFFF24"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Out</w:t>
            </w:r>
          </w:p>
        </w:tc>
        <w:tc>
          <w:tcPr>
            <w:tcW w:w="296" w:type="pct"/>
            <w:tcPrChange w:id="178" w:author="Bonnie Jonkman" w:date="2016-08-28T20:43:00Z">
              <w:tcPr>
                <w:tcW w:w="296" w:type="pct"/>
                <w:gridSpan w:val="2"/>
              </w:tcPr>
            </w:tcPrChange>
          </w:tcPr>
          <w:p w14:paraId="64935344" w14:textId="7D82598E"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Out</w:t>
            </w:r>
          </w:p>
        </w:tc>
        <w:tc>
          <w:tcPr>
            <w:tcW w:w="296" w:type="pct"/>
            <w:tcPrChange w:id="179" w:author="Bonnie Jonkman" w:date="2016-08-28T20:43:00Z">
              <w:tcPr>
                <w:tcW w:w="296" w:type="pct"/>
                <w:gridSpan w:val="2"/>
              </w:tcPr>
            </w:tcPrChange>
          </w:tcPr>
          <w:p w14:paraId="02EE4C25" w14:textId="65A32267"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Out</w:t>
            </w:r>
          </w:p>
        </w:tc>
        <w:tc>
          <w:tcPr>
            <w:tcW w:w="297" w:type="pct"/>
            <w:tcPrChange w:id="180" w:author="Bonnie Jonkman" w:date="2016-08-28T20:43:00Z">
              <w:tcPr>
                <w:tcW w:w="296" w:type="pct"/>
              </w:tcPr>
            </w:tcPrChange>
          </w:tcPr>
          <w:p w14:paraId="2160AACC" w14:textId="42C4A840"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Out</w:t>
            </w:r>
          </w:p>
        </w:tc>
      </w:tr>
      <w:tr w:rsidR="00B81F0F" w14:paraId="0476AB2F" w14:textId="77777777" w:rsidTr="00230D6B">
        <w:trPr>
          <w:cantSplit/>
          <w:trPrChange w:id="181"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182" w:author="Bonnie Jonkman" w:date="2016-08-28T20:43:00Z">
              <w:tcPr>
                <w:tcW w:w="1488" w:type="pct"/>
              </w:tcPr>
            </w:tcPrChange>
          </w:tcPr>
          <w:p w14:paraId="769FC16B" w14:textId="5791CF8A" w:rsidR="007A517E" w:rsidRPr="00A27F24" w:rsidRDefault="007A517E" w:rsidP="009C339C">
            <w:pPr>
              <w:rPr>
                <w:sz w:val="20"/>
                <w:szCs w:val="20"/>
              </w:rPr>
            </w:pPr>
            <w:r w:rsidRPr="0078613A">
              <w:rPr>
                <w:sz w:val="20"/>
                <w:szCs w:val="20"/>
              </w:rPr>
              <w:t>BD_HubMotion</w:t>
            </w:r>
          </w:p>
        </w:tc>
        <w:tc>
          <w:tcPr>
            <w:tcW w:w="416" w:type="pct"/>
            <w:tcPrChange w:id="183" w:author="Bonnie Jonkman" w:date="2016-08-28T20:43:00Z">
              <w:tcPr>
                <w:tcW w:w="416" w:type="pct"/>
              </w:tcPr>
            </w:tcPrChange>
          </w:tcPr>
          <w:p w14:paraId="69CC2925" w14:textId="327A1769"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184" w:author="Bonnie Jonkman" w:date="2016-08-28T20:43:00Z">
              <w:tcPr>
                <w:tcW w:w="871" w:type="pct"/>
                <w:gridSpan w:val="2"/>
              </w:tcPr>
            </w:tcPrChange>
          </w:tcPr>
          <w:p w14:paraId="0FAE6E50" w14:textId="77777777" w:rsidR="007A517E" w:rsidRPr="00A27F24"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tcPrChange w:id="185" w:author="Bonnie Jonkman" w:date="2016-08-28T20:43:00Z">
              <w:tcPr>
                <w:tcW w:w="373" w:type="pct"/>
                <w:gridSpan w:val="2"/>
              </w:tcPr>
            </w:tcPrChange>
          </w:tcPr>
          <w:p w14:paraId="31CAAA49" w14:textId="77777777"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tcPrChange w:id="186" w:author="Bonnie Jonkman" w:date="2016-08-28T20:43:00Z">
              <w:tcPr>
                <w:tcW w:w="373" w:type="pct"/>
                <w:gridSpan w:val="2"/>
              </w:tcPr>
            </w:tcPrChange>
          </w:tcPr>
          <w:p w14:paraId="46F38757" w14:textId="77777777"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187" w:author="Bonnie Jonkman" w:date="2016-08-28T20:43:00Z">
              <w:tcPr>
                <w:tcW w:w="296" w:type="pct"/>
                <w:gridSpan w:val="2"/>
              </w:tcPr>
            </w:tcPrChange>
          </w:tcPr>
          <w:p w14:paraId="079BDFC3" w14:textId="2238DDD7"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188" w:author="Bonnie Jonkman" w:date="2016-08-28T20:43:00Z">
              <w:tcPr>
                <w:tcW w:w="296" w:type="pct"/>
                <w:gridSpan w:val="2"/>
              </w:tcPr>
            </w:tcPrChange>
          </w:tcPr>
          <w:p w14:paraId="01E3F670" w14:textId="72DAD6F7"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bookmarkStart w:id="189" w:name="_Ref447132571"/>
            <w:r w:rsidR="00FD3247">
              <w:rPr>
                <w:rStyle w:val="FootnoteReference"/>
                <w:sz w:val="20"/>
                <w:szCs w:val="20"/>
              </w:rPr>
              <w:footnoteReference w:id="9"/>
            </w:r>
            <w:bookmarkEnd w:id="189"/>
          </w:p>
        </w:tc>
        <w:tc>
          <w:tcPr>
            <w:tcW w:w="296" w:type="pct"/>
            <w:tcPrChange w:id="190" w:author="Bonnie Jonkman" w:date="2016-08-28T20:43:00Z">
              <w:tcPr>
                <w:tcW w:w="296" w:type="pct"/>
                <w:gridSpan w:val="2"/>
              </w:tcPr>
            </w:tcPrChange>
          </w:tcPr>
          <w:p w14:paraId="2171DBD0" w14:textId="20E1A4AC"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191" w:author="Bonnie Jonkman" w:date="2016-08-28T20:43:00Z">
              <w:tcPr>
                <w:tcW w:w="296" w:type="pct"/>
                <w:gridSpan w:val="2"/>
              </w:tcPr>
            </w:tcPrChange>
          </w:tcPr>
          <w:p w14:paraId="280A8C17" w14:textId="4F380CE0" w:rsidR="007A517E" w:rsidRDefault="007A517E" w:rsidP="00445F5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5070C1" w:rsidRPr="00857401">
              <w:rPr>
                <w:sz w:val="20"/>
                <w:szCs w:val="20"/>
                <w:vertAlign w:val="superscript"/>
              </w:rPr>
              <w:fldChar w:fldCharType="begin"/>
            </w:r>
            <w:r w:rsidR="005070C1" w:rsidRPr="00857401">
              <w:rPr>
                <w:sz w:val="20"/>
                <w:szCs w:val="20"/>
                <w:vertAlign w:val="superscript"/>
              </w:rPr>
              <w:instrText xml:space="preserve"> NOTEREF _Ref447132571 \h </w:instrText>
            </w:r>
            <w:r w:rsidR="00445F52">
              <w:rPr>
                <w:sz w:val="20"/>
                <w:szCs w:val="20"/>
                <w:vertAlign w:val="superscript"/>
              </w:rPr>
              <w:instrText xml:space="preserve"> \* MERGEFORMAT </w:instrText>
            </w:r>
            <w:r w:rsidR="005070C1" w:rsidRPr="00857401">
              <w:rPr>
                <w:sz w:val="20"/>
                <w:szCs w:val="20"/>
                <w:vertAlign w:val="superscript"/>
              </w:rPr>
            </w:r>
            <w:r w:rsidR="005070C1" w:rsidRPr="00857401">
              <w:rPr>
                <w:sz w:val="20"/>
                <w:szCs w:val="20"/>
                <w:vertAlign w:val="superscript"/>
              </w:rPr>
              <w:fldChar w:fldCharType="separate"/>
            </w:r>
            <w:r w:rsidR="003311C5">
              <w:rPr>
                <w:sz w:val="20"/>
                <w:szCs w:val="20"/>
                <w:vertAlign w:val="superscript"/>
              </w:rPr>
              <w:t>***</w:t>
            </w:r>
            <w:r w:rsidR="005070C1" w:rsidRPr="00857401">
              <w:rPr>
                <w:sz w:val="20"/>
                <w:szCs w:val="20"/>
                <w:vertAlign w:val="superscript"/>
              </w:rPr>
              <w:fldChar w:fldCharType="end"/>
            </w:r>
            <w:r w:rsidR="00445F52">
              <w:rPr>
                <w:sz w:val="20"/>
                <w:szCs w:val="20"/>
              </w:rPr>
              <w:t xml:space="preserve"> </w:t>
            </w:r>
          </w:p>
        </w:tc>
        <w:tc>
          <w:tcPr>
            <w:tcW w:w="297" w:type="pct"/>
            <w:tcPrChange w:id="192" w:author="Bonnie Jonkman" w:date="2016-08-28T20:43:00Z">
              <w:tcPr>
                <w:tcW w:w="296" w:type="pct"/>
              </w:tcPr>
            </w:tcPrChange>
          </w:tcPr>
          <w:p w14:paraId="37AD0A73" w14:textId="0B7717DB"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7A83B431" w14:textId="77777777" w:rsidTr="00230D6B">
        <w:trPr>
          <w:cnfStyle w:val="000000100000" w:firstRow="0" w:lastRow="0" w:firstColumn="0" w:lastColumn="0" w:oddVBand="0" w:evenVBand="0" w:oddHBand="1" w:evenHBand="0" w:firstRowFirstColumn="0" w:firstRowLastColumn="0" w:lastRowFirstColumn="0" w:lastRowLastColumn="0"/>
          <w:cantSplit/>
          <w:trPrChange w:id="193"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194" w:author="Bonnie Jonkman" w:date="2016-08-28T20:43:00Z">
              <w:tcPr>
                <w:tcW w:w="1488" w:type="pct"/>
              </w:tcPr>
            </w:tcPrChange>
          </w:tcPr>
          <w:p w14:paraId="1BC78B3A" w14:textId="2E3AD638" w:rsidR="007A517E" w:rsidRPr="00857401" w:rsidRDefault="007A517E" w:rsidP="009C339C">
            <w:pPr>
              <w:cnfStyle w:val="001000100000" w:firstRow="0" w:lastRow="0" w:firstColumn="1" w:lastColumn="0" w:oddVBand="0" w:evenVBand="0" w:oddHBand="1" w:evenHBand="0" w:firstRowFirstColumn="0" w:firstRowLastColumn="0" w:lastRowFirstColumn="0" w:lastRowLastColumn="0"/>
              <w:rPr>
                <w:sz w:val="20"/>
                <w:szCs w:val="20"/>
              </w:rPr>
            </w:pPr>
            <w:r w:rsidRPr="00857401">
              <w:rPr>
                <w:sz w:val="20"/>
                <w:szCs w:val="20"/>
              </w:rPr>
              <w:t>BD_DistrLoad</w:t>
            </w:r>
          </w:p>
        </w:tc>
        <w:tc>
          <w:tcPr>
            <w:tcW w:w="416" w:type="pct"/>
            <w:tcPrChange w:id="195" w:author="Bonnie Jonkman" w:date="2016-08-28T20:43:00Z">
              <w:tcPr>
                <w:tcW w:w="416" w:type="pct"/>
              </w:tcPr>
            </w:tcPrChange>
          </w:tcPr>
          <w:p w14:paraId="5134FC7F" w14:textId="1D22CC68"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Line2</w:t>
            </w:r>
          </w:p>
        </w:tc>
        <w:tc>
          <w:tcPr>
            <w:tcW w:w="868" w:type="pct"/>
            <w:tcPrChange w:id="196" w:author="Bonnie Jonkman" w:date="2016-08-28T20:43:00Z">
              <w:tcPr>
                <w:tcW w:w="871" w:type="pct"/>
                <w:gridSpan w:val="2"/>
              </w:tcPr>
            </w:tcPrChange>
          </w:tcPr>
          <w:p w14:paraId="17654F64" w14:textId="77777777" w:rsidR="007A517E" w:rsidRPr="00A27F24"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tcPrChange w:id="197" w:author="Bonnie Jonkman" w:date="2016-08-28T20:43:00Z">
              <w:tcPr>
                <w:tcW w:w="373" w:type="pct"/>
                <w:gridSpan w:val="2"/>
              </w:tcPr>
            </w:tcPrChange>
          </w:tcPr>
          <w:p w14:paraId="24A360DC" w14:textId="2315ECD8"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73" w:type="pct"/>
            <w:tcPrChange w:id="198" w:author="Bonnie Jonkman" w:date="2016-08-28T20:43:00Z">
              <w:tcPr>
                <w:tcW w:w="373" w:type="pct"/>
                <w:gridSpan w:val="2"/>
              </w:tcPr>
            </w:tcPrChange>
          </w:tcPr>
          <w:p w14:paraId="2AC78DDF" w14:textId="1B2BECF8"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296" w:type="pct"/>
            <w:tcPrChange w:id="199" w:author="Bonnie Jonkman" w:date="2016-08-28T20:43:00Z">
              <w:tcPr>
                <w:tcW w:w="296" w:type="pct"/>
                <w:gridSpan w:val="2"/>
              </w:tcPr>
            </w:tcPrChange>
          </w:tcPr>
          <w:p w14:paraId="449A7575" w14:textId="7F2E990B"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6" w:type="pct"/>
            <w:tcPrChange w:id="200" w:author="Bonnie Jonkman" w:date="2016-08-28T20:43:00Z">
              <w:tcPr>
                <w:tcW w:w="296" w:type="pct"/>
                <w:gridSpan w:val="2"/>
              </w:tcPr>
            </w:tcPrChange>
          </w:tcPr>
          <w:p w14:paraId="7498F459" w14:textId="39B2289E"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6" w:type="pct"/>
            <w:tcPrChange w:id="201" w:author="Bonnie Jonkman" w:date="2016-08-28T20:43:00Z">
              <w:tcPr>
                <w:tcW w:w="296" w:type="pct"/>
                <w:gridSpan w:val="2"/>
              </w:tcPr>
            </w:tcPrChange>
          </w:tcPr>
          <w:p w14:paraId="2AE2FB49" w14:textId="02CD055A"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6" w:type="pct"/>
            <w:tcPrChange w:id="202" w:author="Bonnie Jonkman" w:date="2016-08-28T20:43:00Z">
              <w:tcPr>
                <w:tcW w:w="296" w:type="pct"/>
                <w:gridSpan w:val="2"/>
              </w:tcPr>
            </w:tcPrChange>
          </w:tcPr>
          <w:p w14:paraId="60CEEA39" w14:textId="0E52F9E8"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7" w:type="pct"/>
            <w:tcPrChange w:id="203" w:author="Bonnie Jonkman" w:date="2016-08-28T20:43:00Z">
              <w:tcPr>
                <w:tcW w:w="296" w:type="pct"/>
              </w:tcPr>
            </w:tcPrChange>
          </w:tcPr>
          <w:p w14:paraId="7CFC6A37" w14:textId="2049F335"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r>
      <w:tr w:rsidR="00B81F0F" w14:paraId="28498569" w14:textId="77777777" w:rsidTr="00230D6B">
        <w:trPr>
          <w:cantSplit/>
          <w:trPrChange w:id="204"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205" w:author="Bonnie Jonkman" w:date="2016-08-28T20:43:00Z">
              <w:tcPr>
                <w:tcW w:w="1488" w:type="pct"/>
              </w:tcPr>
            </w:tcPrChange>
          </w:tcPr>
          <w:p w14:paraId="794B5BA5" w14:textId="51A69C61" w:rsidR="007A517E" w:rsidRPr="00857401" w:rsidRDefault="007A517E" w:rsidP="009C339C">
            <w:pPr>
              <w:rPr>
                <w:sz w:val="20"/>
                <w:szCs w:val="20"/>
              </w:rPr>
            </w:pPr>
            <w:r w:rsidRPr="00857401">
              <w:rPr>
                <w:sz w:val="20"/>
                <w:szCs w:val="20"/>
              </w:rPr>
              <w:t>BD_ReactionForce_RootMotion</w:t>
            </w:r>
          </w:p>
        </w:tc>
        <w:tc>
          <w:tcPr>
            <w:tcW w:w="416" w:type="pct"/>
            <w:tcPrChange w:id="206" w:author="Bonnie Jonkman" w:date="2016-08-28T20:43:00Z">
              <w:tcPr>
                <w:tcW w:w="416" w:type="pct"/>
              </w:tcPr>
            </w:tcPrChange>
          </w:tcPr>
          <w:p w14:paraId="5B07BBF4" w14:textId="088C1710"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207" w:author="Bonnie Jonkman" w:date="2016-08-28T20:43:00Z">
              <w:tcPr>
                <w:tcW w:w="871" w:type="pct"/>
                <w:gridSpan w:val="2"/>
              </w:tcPr>
            </w:tcPrChange>
          </w:tcPr>
          <w:p w14:paraId="09A6DF0B" w14:textId="77777777" w:rsidR="007A517E" w:rsidRPr="00A27F24"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tcPrChange w:id="208" w:author="Bonnie Jonkman" w:date="2016-08-28T20:43:00Z">
              <w:tcPr>
                <w:tcW w:w="373" w:type="pct"/>
                <w:gridSpan w:val="2"/>
              </w:tcPr>
            </w:tcPrChange>
          </w:tcPr>
          <w:p w14:paraId="61C75786" w14:textId="5E8B6D56"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73" w:type="pct"/>
            <w:tcPrChange w:id="209" w:author="Bonnie Jonkman" w:date="2016-08-28T20:43:00Z">
              <w:tcPr>
                <w:tcW w:w="373" w:type="pct"/>
                <w:gridSpan w:val="2"/>
              </w:tcPr>
            </w:tcPrChange>
          </w:tcPr>
          <w:p w14:paraId="3775A82A" w14:textId="25EE57A8"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6" w:type="pct"/>
            <w:tcPrChange w:id="210" w:author="Bonnie Jonkman" w:date="2016-08-28T20:43:00Z">
              <w:tcPr>
                <w:tcW w:w="296" w:type="pct"/>
                <w:gridSpan w:val="2"/>
              </w:tcPr>
            </w:tcPrChange>
          </w:tcPr>
          <w:p w14:paraId="37C13018" w14:textId="43A59296"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211" w:author="Bonnie Jonkman" w:date="2016-08-28T20:43:00Z">
              <w:tcPr>
                <w:tcW w:w="296" w:type="pct"/>
                <w:gridSpan w:val="2"/>
              </w:tcPr>
            </w:tcPrChange>
          </w:tcPr>
          <w:p w14:paraId="095EE496" w14:textId="41F55411"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212" w:author="Bonnie Jonkman" w:date="2016-08-28T20:43:00Z">
              <w:tcPr>
                <w:tcW w:w="296" w:type="pct"/>
                <w:gridSpan w:val="2"/>
              </w:tcPr>
            </w:tcPrChange>
          </w:tcPr>
          <w:p w14:paraId="1873F622" w14:textId="7BA6E644"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213" w:author="Bonnie Jonkman" w:date="2016-08-28T20:43:00Z">
              <w:tcPr>
                <w:tcW w:w="296" w:type="pct"/>
                <w:gridSpan w:val="2"/>
              </w:tcPr>
            </w:tcPrChange>
          </w:tcPr>
          <w:p w14:paraId="33B62D33" w14:textId="4CDCB397"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7" w:type="pct"/>
            <w:tcPrChange w:id="214" w:author="Bonnie Jonkman" w:date="2016-08-28T20:43:00Z">
              <w:tcPr>
                <w:tcW w:w="296" w:type="pct"/>
              </w:tcPr>
            </w:tcPrChange>
          </w:tcPr>
          <w:p w14:paraId="6EF0D5DE" w14:textId="49E28F7B"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r>
      <w:tr w:rsidR="00B81F0F" w14:paraId="78EA8355" w14:textId="77777777" w:rsidTr="00230D6B">
        <w:trPr>
          <w:cnfStyle w:val="000000100000" w:firstRow="0" w:lastRow="0" w:firstColumn="0" w:lastColumn="0" w:oddVBand="0" w:evenVBand="0" w:oddHBand="1" w:evenHBand="0" w:firstRowFirstColumn="0" w:firstRowLastColumn="0" w:lastRowFirstColumn="0" w:lastRowLastColumn="0"/>
          <w:cantSplit/>
          <w:trPrChange w:id="215"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216" w:author="Bonnie Jonkman" w:date="2016-08-28T20:43:00Z">
              <w:tcPr>
                <w:tcW w:w="1488" w:type="pct"/>
                <w:shd w:val="clear" w:color="auto" w:fill="B8CCE4" w:themeFill="accent1" w:themeFillTint="66"/>
              </w:tcPr>
            </w:tcPrChange>
          </w:tcPr>
          <w:p w14:paraId="4FCC437A" w14:textId="3A789080" w:rsidR="007A517E" w:rsidRPr="000F5694" w:rsidRDefault="007A517E" w:rsidP="0044241D">
            <w:pPr>
              <w:cnfStyle w:val="001000100000" w:firstRow="0" w:lastRow="0" w:firstColumn="1" w:lastColumn="0" w:oddVBand="0" w:evenVBand="0" w:oddHBand="1" w:evenHBand="0" w:firstRowFirstColumn="0" w:firstRowLastColumn="0" w:lastRowFirstColumn="0" w:lastRowLastColumn="0"/>
              <w:rPr>
                <w:sz w:val="20"/>
                <w:szCs w:val="20"/>
              </w:rPr>
            </w:pPr>
            <w:r>
              <w:rPr>
                <w:sz w:val="20"/>
                <w:szCs w:val="20"/>
              </w:rPr>
              <w:t xml:space="preserve">ServoDyn </w:t>
            </w:r>
            <w:r w:rsidR="00C87F3E">
              <w:rPr>
                <w:sz w:val="20"/>
                <w:szCs w:val="20"/>
              </w:rPr>
              <w:t>(TMD)</w:t>
            </w:r>
          </w:p>
        </w:tc>
        <w:tc>
          <w:tcPr>
            <w:tcW w:w="416" w:type="pct"/>
            <w:shd w:val="clear" w:color="auto" w:fill="B8CCE4" w:themeFill="accent1" w:themeFillTint="66"/>
            <w:tcPrChange w:id="217" w:author="Bonnie Jonkman" w:date="2016-08-28T20:43:00Z">
              <w:tcPr>
                <w:tcW w:w="416" w:type="pct"/>
                <w:shd w:val="clear" w:color="auto" w:fill="B8CCE4" w:themeFill="accent1" w:themeFillTint="66"/>
              </w:tcPr>
            </w:tcPrChange>
          </w:tcPr>
          <w:p w14:paraId="6A45805A"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68" w:type="pct"/>
            <w:shd w:val="clear" w:color="auto" w:fill="B8CCE4" w:themeFill="accent1" w:themeFillTint="66"/>
            <w:tcPrChange w:id="218" w:author="Bonnie Jonkman" w:date="2016-08-28T20:43:00Z">
              <w:tcPr>
                <w:tcW w:w="871" w:type="pct"/>
                <w:gridSpan w:val="2"/>
                <w:shd w:val="clear" w:color="auto" w:fill="B8CCE4" w:themeFill="accent1" w:themeFillTint="66"/>
              </w:tcPr>
            </w:tcPrChange>
          </w:tcPr>
          <w:p w14:paraId="0759DF28"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219" w:author="Bonnie Jonkman" w:date="2016-08-28T20:43:00Z">
              <w:tcPr>
                <w:tcW w:w="373" w:type="pct"/>
                <w:gridSpan w:val="2"/>
                <w:shd w:val="clear" w:color="auto" w:fill="B8CCE4" w:themeFill="accent1" w:themeFillTint="66"/>
              </w:tcPr>
            </w:tcPrChange>
          </w:tcPr>
          <w:p w14:paraId="1DD2A892"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220" w:author="Bonnie Jonkman" w:date="2016-08-28T20:43:00Z">
              <w:tcPr>
                <w:tcW w:w="373" w:type="pct"/>
                <w:gridSpan w:val="2"/>
                <w:shd w:val="clear" w:color="auto" w:fill="B8CCE4" w:themeFill="accent1" w:themeFillTint="66"/>
              </w:tcPr>
            </w:tcPrChange>
          </w:tcPr>
          <w:p w14:paraId="3599B4DE"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221" w:author="Bonnie Jonkman" w:date="2016-08-28T20:43:00Z">
              <w:tcPr>
                <w:tcW w:w="296" w:type="pct"/>
                <w:gridSpan w:val="2"/>
                <w:shd w:val="clear" w:color="auto" w:fill="B8CCE4" w:themeFill="accent1" w:themeFillTint="66"/>
              </w:tcPr>
            </w:tcPrChange>
          </w:tcPr>
          <w:p w14:paraId="64BC7B98"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222" w:author="Bonnie Jonkman" w:date="2016-08-28T20:43:00Z">
              <w:tcPr>
                <w:tcW w:w="296" w:type="pct"/>
                <w:gridSpan w:val="2"/>
                <w:shd w:val="clear" w:color="auto" w:fill="B8CCE4" w:themeFill="accent1" w:themeFillTint="66"/>
              </w:tcPr>
            </w:tcPrChange>
          </w:tcPr>
          <w:p w14:paraId="2DDE52FB"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223" w:author="Bonnie Jonkman" w:date="2016-08-28T20:43:00Z">
              <w:tcPr>
                <w:tcW w:w="296" w:type="pct"/>
                <w:gridSpan w:val="2"/>
                <w:shd w:val="clear" w:color="auto" w:fill="B8CCE4" w:themeFill="accent1" w:themeFillTint="66"/>
              </w:tcPr>
            </w:tcPrChange>
          </w:tcPr>
          <w:p w14:paraId="45223C14"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224" w:author="Bonnie Jonkman" w:date="2016-08-28T20:43:00Z">
              <w:tcPr>
                <w:tcW w:w="296" w:type="pct"/>
                <w:gridSpan w:val="2"/>
                <w:shd w:val="clear" w:color="auto" w:fill="B8CCE4" w:themeFill="accent1" w:themeFillTint="66"/>
              </w:tcPr>
            </w:tcPrChange>
          </w:tcPr>
          <w:p w14:paraId="4D679D63"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7" w:type="pct"/>
            <w:shd w:val="clear" w:color="auto" w:fill="B8CCE4" w:themeFill="accent1" w:themeFillTint="66"/>
            <w:tcPrChange w:id="225" w:author="Bonnie Jonkman" w:date="2016-08-28T20:43:00Z">
              <w:tcPr>
                <w:tcW w:w="296" w:type="pct"/>
                <w:shd w:val="clear" w:color="auto" w:fill="B8CCE4" w:themeFill="accent1" w:themeFillTint="66"/>
              </w:tcPr>
            </w:tcPrChange>
          </w:tcPr>
          <w:p w14:paraId="1B0DBBCE"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14:paraId="5D00654A" w14:textId="77777777" w:rsidTr="00230D6B">
        <w:trPr>
          <w:cantSplit/>
          <w:trPrChange w:id="226"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227" w:author="Bonnie Jonkman" w:date="2016-08-28T20:43:00Z">
              <w:tcPr>
                <w:tcW w:w="1488" w:type="pct"/>
              </w:tcPr>
            </w:tcPrChange>
          </w:tcPr>
          <w:p w14:paraId="10E1E244" w14:textId="3100531F" w:rsidR="007A517E" w:rsidRPr="000F5694" w:rsidRDefault="007A517E">
            <w:pPr>
              <w:rPr>
                <w:sz w:val="20"/>
                <w:szCs w:val="20"/>
              </w:rPr>
            </w:pPr>
            <w:r w:rsidRPr="00857401">
              <w:rPr>
                <w:sz w:val="20"/>
                <w:szCs w:val="20"/>
              </w:rPr>
              <w:t>SrvD_NTMD</w:t>
            </w:r>
          </w:p>
        </w:tc>
        <w:tc>
          <w:tcPr>
            <w:tcW w:w="416" w:type="pct"/>
            <w:tcPrChange w:id="228" w:author="Bonnie Jonkman" w:date="2016-08-28T20:43:00Z">
              <w:tcPr>
                <w:tcW w:w="416" w:type="pct"/>
              </w:tcPr>
            </w:tcPrChange>
          </w:tcPr>
          <w:p w14:paraId="44B21076" w14:textId="71F70F1C"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229" w:author="Bonnie Jonkman" w:date="2016-08-28T20:43:00Z">
              <w:tcPr>
                <w:tcW w:w="871" w:type="pct"/>
                <w:gridSpan w:val="2"/>
              </w:tcPr>
            </w:tcPrChange>
          </w:tcPr>
          <w:p w14:paraId="7E2E5CD3"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tcPrChange w:id="230" w:author="Bonnie Jonkman" w:date="2016-08-28T20:43:00Z">
              <w:tcPr>
                <w:tcW w:w="373" w:type="pct"/>
                <w:gridSpan w:val="2"/>
              </w:tcPr>
            </w:tcPrChange>
          </w:tcPr>
          <w:p w14:paraId="53AC0250" w14:textId="2F58D768"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73" w:type="pct"/>
            <w:tcPrChange w:id="231" w:author="Bonnie Jonkman" w:date="2016-08-28T20:43:00Z">
              <w:tcPr>
                <w:tcW w:w="373" w:type="pct"/>
                <w:gridSpan w:val="2"/>
              </w:tcPr>
            </w:tcPrChange>
          </w:tcPr>
          <w:p w14:paraId="08E1940D" w14:textId="7E4C87B2"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6" w:type="pct"/>
            <w:tcPrChange w:id="232" w:author="Bonnie Jonkman" w:date="2016-08-28T20:43:00Z">
              <w:tcPr>
                <w:tcW w:w="296" w:type="pct"/>
                <w:gridSpan w:val="2"/>
              </w:tcPr>
            </w:tcPrChange>
          </w:tcPr>
          <w:p w14:paraId="50F97A28" w14:textId="58FEAC7A"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233" w:author="Bonnie Jonkman" w:date="2016-08-28T20:43:00Z">
              <w:tcPr>
                <w:tcW w:w="296" w:type="pct"/>
                <w:gridSpan w:val="2"/>
              </w:tcPr>
            </w:tcPrChange>
          </w:tcPr>
          <w:p w14:paraId="0DD03CA8" w14:textId="3D2BA50E"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234" w:author="Bonnie Jonkman" w:date="2016-08-28T20:43:00Z">
              <w:tcPr>
                <w:tcW w:w="296" w:type="pct"/>
                <w:gridSpan w:val="2"/>
              </w:tcPr>
            </w:tcPrChange>
          </w:tcPr>
          <w:p w14:paraId="08B3B0A2" w14:textId="4E67D0AB"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235" w:author="Bonnie Jonkman" w:date="2016-08-28T20:43:00Z">
              <w:tcPr>
                <w:tcW w:w="296" w:type="pct"/>
                <w:gridSpan w:val="2"/>
              </w:tcPr>
            </w:tcPrChange>
          </w:tcPr>
          <w:p w14:paraId="708BE1C8" w14:textId="7FBD0E01"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7" w:type="pct"/>
            <w:tcPrChange w:id="236" w:author="Bonnie Jonkman" w:date="2016-08-28T20:43:00Z">
              <w:tcPr>
                <w:tcW w:w="296" w:type="pct"/>
              </w:tcPr>
            </w:tcPrChange>
          </w:tcPr>
          <w:p w14:paraId="4161B8EE" w14:textId="12CF2D0F"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r>
      <w:tr w:rsidR="00B81F0F" w14:paraId="0388BA1F" w14:textId="77777777" w:rsidTr="00230D6B">
        <w:trPr>
          <w:cnfStyle w:val="000000100000" w:firstRow="0" w:lastRow="0" w:firstColumn="0" w:lastColumn="0" w:oddVBand="0" w:evenVBand="0" w:oddHBand="1" w:evenHBand="0" w:firstRowFirstColumn="0" w:firstRowLastColumn="0" w:lastRowFirstColumn="0" w:lastRowLastColumn="0"/>
          <w:cantSplit/>
          <w:trPrChange w:id="237"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238" w:author="Bonnie Jonkman" w:date="2016-08-28T20:43:00Z">
              <w:tcPr>
                <w:tcW w:w="1488" w:type="pct"/>
              </w:tcPr>
            </w:tcPrChange>
          </w:tcPr>
          <w:p w14:paraId="4CDC6700" w14:textId="2BC0616C" w:rsidR="007A517E" w:rsidRPr="000F5694" w:rsidRDefault="007A517E">
            <w:pPr>
              <w:cnfStyle w:val="001000100000" w:firstRow="0" w:lastRow="0" w:firstColumn="1" w:lastColumn="0" w:oddVBand="0" w:evenVBand="0" w:oddHBand="1" w:evenHBand="0" w:firstRowFirstColumn="0" w:firstRowLastColumn="0" w:lastRowFirstColumn="0" w:lastRowLastColumn="0"/>
              <w:rPr>
                <w:sz w:val="20"/>
                <w:szCs w:val="20"/>
              </w:rPr>
            </w:pPr>
            <w:r w:rsidRPr="000F5694">
              <w:rPr>
                <w:sz w:val="20"/>
                <w:szCs w:val="20"/>
              </w:rPr>
              <w:lastRenderedPageBreak/>
              <w:t>SrvD_</w:t>
            </w:r>
            <w:r>
              <w:rPr>
                <w:sz w:val="20"/>
                <w:szCs w:val="20"/>
              </w:rPr>
              <w:t>T</w:t>
            </w:r>
            <w:r w:rsidRPr="000F5694">
              <w:rPr>
                <w:sz w:val="20"/>
                <w:szCs w:val="20"/>
              </w:rPr>
              <w:t>TMD</w:t>
            </w:r>
          </w:p>
        </w:tc>
        <w:tc>
          <w:tcPr>
            <w:tcW w:w="416" w:type="pct"/>
            <w:tcPrChange w:id="239" w:author="Bonnie Jonkman" w:date="2016-08-28T20:43:00Z">
              <w:tcPr>
                <w:tcW w:w="416" w:type="pct"/>
              </w:tcPr>
            </w:tcPrChange>
          </w:tcPr>
          <w:p w14:paraId="3E683D59" w14:textId="0F83C02D"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Point</w:t>
            </w:r>
          </w:p>
        </w:tc>
        <w:tc>
          <w:tcPr>
            <w:tcW w:w="868" w:type="pct"/>
            <w:tcPrChange w:id="240" w:author="Bonnie Jonkman" w:date="2016-08-28T20:43:00Z">
              <w:tcPr>
                <w:tcW w:w="871" w:type="pct"/>
                <w:gridSpan w:val="2"/>
              </w:tcPr>
            </w:tcPrChange>
          </w:tcPr>
          <w:p w14:paraId="40064AB6"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tcPrChange w:id="241" w:author="Bonnie Jonkman" w:date="2016-08-28T20:43:00Z">
              <w:tcPr>
                <w:tcW w:w="373" w:type="pct"/>
                <w:gridSpan w:val="2"/>
              </w:tcPr>
            </w:tcPrChange>
          </w:tcPr>
          <w:p w14:paraId="4C6CF79E" w14:textId="6A5572B1"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73" w:type="pct"/>
            <w:tcPrChange w:id="242" w:author="Bonnie Jonkman" w:date="2016-08-28T20:43:00Z">
              <w:tcPr>
                <w:tcW w:w="373" w:type="pct"/>
                <w:gridSpan w:val="2"/>
              </w:tcPr>
            </w:tcPrChange>
          </w:tcPr>
          <w:p w14:paraId="0B643787" w14:textId="6B1DE5DC"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6" w:type="pct"/>
            <w:tcPrChange w:id="243" w:author="Bonnie Jonkman" w:date="2016-08-28T20:43:00Z">
              <w:tcPr>
                <w:tcW w:w="296" w:type="pct"/>
                <w:gridSpan w:val="2"/>
              </w:tcPr>
            </w:tcPrChange>
          </w:tcPr>
          <w:p w14:paraId="1EB2E254" w14:textId="750828E5"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296" w:type="pct"/>
            <w:tcPrChange w:id="244" w:author="Bonnie Jonkman" w:date="2016-08-28T20:43:00Z">
              <w:tcPr>
                <w:tcW w:w="296" w:type="pct"/>
                <w:gridSpan w:val="2"/>
              </w:tcPr>
            </w:tcPrChange>
          </w:tcPr>
          <w:p w14:paraId="4FA17167" w14:textId="5515E2AF"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296" w:type="pct"/>
            <w:tcPrChange w:id="245" w:author="Bonnie Jonkman" w:date="2016-08-28T20:43:00Z">
              <w:tcPr>
                <w:tcW w:w="296" w:type="pct"/>
                <w:gridSpan w:val="2"/>
              </w:tcPr>
            </w:tcPrChange>
          </w:tcPr>
          <w:p w14:paraId="7F8861CB" w14:textId="43A6396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296" w:type="pct"/>
            <w:tcPrChange w:id="246" w:author="Bonnie Jonkman" w:date="2016-08-28T20:43:00Z">
              <w:tcPr>
                <w:tcW w:w="296" w:type="pct"/>
                <w:gridSpan w:val="2"/>
              </w:tcPr>
            </w:tcPrChange>
          </w:tcPr>
          <w:p w14:paraId="2E1C9FBC" w14:textId="5AF4F87C"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297" w:type="pct"/>
            <w:tcPrChange w:id="247" w:author="Bonnie Jonkman" w:date="2016-08-28T20:43:00Z">
              <w:tcPr>
                <w:tcW w:w="296" w:type="pct"/>
              </w:tcPr>
            </w:tcPrChange>
          </w:tcPr>
          <w:p w14:paraId="1B28B3DC" w14:textId="02EDA59C"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r>
      <w:tr w:rsidR="00B81F0F" w14:paraId="1701C401" w14:textId="77777777" w:rsidTr="00230D6B">
        <w:trPr>
          <w:cantSplit/>
          <w:trPrChange w:id="248"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249" w:author="Bonnie Jonkman" w:date="2016-08-28T20:43:00Z">
              <w:tcPr>
                <w:tcW w:w="1488" w:type="pct"/>
                <w:shd w:val="clear" w:color="auto" w:fill="B8CCE4" w:themeFill="accent1" w:themeFillTint="66"/>
              </w:tcPr>
            </w:tcPrChange>
          </w:tcPr>
          <w:p w14:paraId="6DA527BE" w14:textId="316A7039" w:rsidR="007A517E" w:rsidRPr="000F5694" w:rsidRDefault="007A517E" w:rsidP="00177DF2">
            <w:pPr>
              <w:rPr>
                <w:sz w:val="20"/>
                <w:szCs w:val="20"/>
              </w:rPr>
            </w:pPr>
            <w:r>
              <w:rPr>
                <w:sz w:val="20"/>
                <w:szCs w:val="20"/>
              </w:rPr>
              <w:t xml:space="preserve">AeroDyn </w:t>
            </w:r>
            <w:r w:rsidR="00177DF2">
              <w:rPr>
                <w:sz w:val="20"/>
                <w:szCs w:val="20"/>
              </w:rPr>
              <w:t>v15</w:t>
            </w:r>
          </w:p>
        </w:tc>
        <w:tc>
          <w:tcPr>
            <w:tcW w:w="416" w:type="pct"/>
            <w:shd w:val="clear" w:color="auto" w:fill="B8CCE4" w:themeFill="accent1" w:themeFillTint="66"/>
            <w:tcPrChange w:id="250" w:author="Bonnie Jonkman" w:date="2016-08-28T20:43:00Z">
              <w:tcPr>
                <w:tcW w:w="416" w:type="pct"/>
                <w:shd w:val="clear" w:color="auto" w:fill="B8CCE4" w:themeFill="accent1" w:themeFillTint="66"/>
              </w:tcPr>
            </w:tcPrChange>
          </w:tcPr>
          <w:p w14:paraId="73F29C5B"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68" w:type="pct"/>
            <w:shd w:val="clear" w:color="auto" w:fill="B8CCE4" w:themeFill="accent1" w:themeFillTint="66"/>
            <w:tcPrChange w:id="251" w:author="Bonnie Jonkman" w:date="2016-08-28T20:43:00Z">
              <w:tcPr>
                <w:tcW w:w="871" w:type="pct"/>
                <w:gridSpan w:val="2"/>
                <w:shd w:val="clear" w:color="auto" w:fill="B8CCE4" w:themeFill="accent1" w:themeFillTint="66"/>
              </w:tcPr>
            </w:tcPrChange>
          </w:tcPr>
          <w:p w14:paraId="3D654452"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shd w:val="clear" w:color="auto" w:fill="B8CCE4" w:themeFill="accent1" w:themeFillTint="66"/>
            <w:tcPrChange w:id="252" w:author="Bonnie Jonkman" w:date="2016-08-28T20:43:00Z">
              <w:tcPr>
                <w:tcW w:w="373" w:type="pct"/>
                <w:gridSpan w:val="2"/>
                <w:shd w:val="clear" w:color="auto" w:fill="B8CCE4" w:themeFill="accent1" w:themeFillTint="66"/>
              </w:tcPr>
            </w:tcPrChange>
          </w:tcPr>
          <w:p w14:paraId="70FAE1F7"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shd w:val="clear" w:color="auto" w:fill="B8CCE4" w:themeFill="accent1" w:themeFillTint="66"/>
            <w:tcPrChange w:id="253" w:author="Bonnie Jonkman" w:date="2016-08-28T20:43:00Z">
              <w:tcPr>
                <w:tcW w:w="373" w:type="pct"/>
                <w:gridSpan w:val="2"/>
                <w:shd w:val="clear" w:color="auto" w:fill="B8CCE4" w:themeFill="accent1" w:themeFillTint="66"/>
              </w:tcPr>
            </w:tcPrChange>
          </w:tcPr>
          <w:p w14:paraId="63BBBB50"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shd w:val="clear" w:color="auto" w:fill="B8CCE4" w:themeFill="accent1" w:themeFillTint="66"/>
            <w:tcPrChange w:id="254" w:author="Bonnie Jonkman" w:date="2016-08-28T20:43:00Z">
              <w:tcPr>
                <w:tcW w:w="296" w:type="pct"/>
                <w:gridSpan w:val="2"/>
                <w:shd w:val="clear" w:color="auto" w:fill="B8CCE4" w:themeFill="accent1" w:themeFillTint="66"/>
              </w:tcPr>
            </w:tcPrChange>
          </w:tcPr>
          <w:p w14:paraId="340DCC32"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shd w:val="clear" w:color="auto" w:fill="B8CCE4" w:themeFill="accent1" w:themeFillTint="66"/>
            <w:tcPrChange w:id="255" w:author="Bonnie Jonkman" w:date="2016-08-28T20:43:00Z">
              <w:tcPr>
                <w:tcW w:w="296" w:type="pct"/>
                <w:gridSpan w:val="2"/>
                <w:shd w:val="clear" w:color="auto" w:fill="B8CCE4" w:themeFill="accent1" w:themeFillTint="66"/>
              </w:tcPr>
            </w:tcPrChange>
          </w:tcPr>
          <w:p w14:paraId="105F75BB"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shd w:val="clear" w:color="auto" w:fill="B8CCE4" w:themeFill="accent1" w:themeFillTint="66"/>
            <w:tcPrChange w:id="256" w:author="Bonnie Jonkman" w:date="2016-08-28T20:43:00Z">
              <w:tcPr>
                <w:tcW w:w="296" w:type="pct"/>
                <w:gridSpan w:val="2"/>
                <w:shd w:val="clear" w:color="auto" w:fill="B8CCE4" w:themeFill="accent1" w:themeFillTint="66"/>
              </w:tcPr>
            </w:tcPrChange>
          </w:tcPr>
          <w:p w14:paraId="39343910"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shd w:val="clear" w:color="auto" w:fill="B8CCE4" w:themeFill="accent1" w:themeFillTint="66"/>
            <w:tcPrChange w:id="257" w:author="Bonnie Jonkman" w:date="2016-08-28T20:43:00Z">
              <w:tcPr>
                <w:tcW w:w="296" w:type="pct"/>
                <w:gridSpan w:val="2"/>
                <w:shd w:val="clear" w:color="auto" w:fill="B8CCE4" w:themeFill="accent1" w:themeFillTint="66"/>
              </w:tcPr>
            </w:tcPrChange>
          </w:tcPr>
          <w:p w14:paraId="237DE225"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7" w:type="pct"/>
            <w:shd w:val="clear" w:color="auto" w:fill="B8CCE4" w:themeFill="accent1" w:themeFillTint="66"/>
            <w:tcPrChange w:id="258" w:author="Bonnie Jonkman" w:date="2016-08-28T20:43:00Z">
              <w:tcPr>
                <w:tcW w:w="296" w:type="pct"/>
                <w:shd w:val="clear" w:color="auto" w:fill="B8CCE4" w:themeFill="accent1" w:themeFillTint="66"/>
              </w:tcPr>
            </w:tcPrChange>
          </w:tcPr>
          <w:p w14:paraId="2F597C49"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788D20F2" w14:textId="77777777" w:rsidTr="00230D6B">
        <w:trPr>
          <w:cnfStyle w:val="000000100000" w:firstRow="0" w:lastRow="0" w:firstColumn="0" w:lastColumn="0" w:oddVBand="0" w:evenVBand="0" w:oddHBand="1" w:evenHBand="0" w:firstRowFirstColumn="0" w:firstRowLastColumn="0" w:lastRowFirstColumn="0" w:lastRowLastColumn="0"/>
          <w:cantSplit/>
          <w:trPrChange w:id="259"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260" w:author="Bonnie Jonkman" w:date="2016-08-28T20:43:00Z">
              <w:tcPr>
                <w:tcW w:w="1488" w:type="pct"/>
              </w:tcPr>
            </w:tcPrChange>
          </w:tcPr>
          <w:p w14:paraId="6E5BC8F8" w14:textId="77777777" w:rsidR="007A517E" w:rsidRPr="000F5694" w:rsidRDefault="007A517E" w:rsidP="0044241D">
            <w:pPr>
              <w:cnfStyle w:val="001000100000" w:firstRow="0" w:lastRow="0" w:firstColumn="1" w:lastColumn="0" w:oddVBand="0" w:evenVBand="0" w:oddHBand="1" w:evenHBand="0" w:firstRowFirstColumn="0" w:firstRowLastColumn="0" w:lastRowFirstColumn="0" w:lastRowLastColumn="0"/>
              <w:rPr>
                <w:sz w:val="20"/>
                <w:szCs w:val="20"/>
              </w:rPr>
            </w:pPr>
            <w:r w:rsidRPr="000F5694">
              <w:rPr>
                <w:sz w:val="20"/>
                <w:szCs w:val="20"/>
              </w:rPr>
              <w:t>AD_Blade</w:t>
            </w:r>
          </w:p>
        </w:tc>
        <w:tc>
          <w:tcPr>
            <w:tcW w:w="416" w:type="pct"/>
            <w:tcPrChange w:id="261" w:author="Bonnie Jonkman" w:date="2016-08-28T20:43:00Z">
              <w:tcPr>
                <w:tcW w:w="416" w:type="pct"/>
              </w:tcPr>
            </w:tcPrChange>
          </w:tcPr>
          <w:p w14:paraId="5239C722"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Line2</w:t>
            </w:r>
          </w:p>
        </w:tc>
        <w:tc>
          <w:tcPr>
            <w:tcW w:w="868" w:type="pct"/>
            <w:tcPrChange w:id="262" w:author="Bonnie Jonkman" w:date="2016-08-28T20:43:00Z">
              <w:tcPr>
                <w:tcW w:w="871" w:type="pct"/>
                <w:gridSpan w:val="2"/>
              </w:tcPr>
            </w:tcPrChange>
          </w:tcPr>
          <w:p w14:paraId="0D99328E" w14:textId="0A0FCFEF" w:rsidR="007A517E" w:rsidRPr="000F5694" w:rsidRDefault="000F2CA9"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sym w:font="Wingdings" w:char="F0FC"/>
            </w:r>
            <w:r w:rsidR="004169A6" w:rsidRPr="00857401">
              <w:rPr>
                <w:sz w:val="20"/>
                <w:szCs w:val="20"/>
                <w:vertAlign w:val="superscript"/>
              </w:rPr>
              <w:fldChar w:fldCharType="begin"/>
            </w:r>
            <w:r w:rsidR="004169A6" w:rsidRPr="00857401">
              <w:rPr>
                <w:sz w:val="20"/>
                <w:szCs w:val="20"/>
                <w:vertAlign w:val="superscript"/>
              </w:rPr>
              <w:instrText xml:space="preserve"> NOTEREF _Ref447133564 \h </w:instrText>
            </w:r>
            <w:r w:rsidR="004169A6">
              <w:rPr>
                <w:sz w:val="20"/>
                <w:szCs w:val="20"/>
                <w:vertAlign w:val="superscript"/>
              </w:rPr>
              <w:instrText xml:space="preserve"> \* MERGEFORMAT </w:instrText>
            </w:r>
            <w:r w:rsidR="004169A6" w:rsidRPr="00857401">
              <w:rPr>
                <w:sz w:val="20"/>
                <w:szCs w:val="20"/>
                <w:vertAlign w:val="superscript"/>
              </w:rPr>
            </w:r>
            <w:r w:rsidR="004169A6" w:rsidRPr="00857401">
              <w:rPr>
                <w:sz w:val="20"/>
                <w:szCs w:val="20"/>
                <w:vertAlign w:val="superscript"/>
              </w:rPr>
              <w:fldChar w:fldCharType="separate"/>
            </w:r>
            <w:r w:rsidR="003311C5">
              <w:rPr>
                <w:sz w:val="20"/>
                <w:szCs w:val="20"/>
                <w:vertAlign w:val="superscript"/>
              </w:rPr>
              <w:t>§§</w:t>
            </w:r>
            <w:r w:rsidR="004169A6" w:rsidRPr="00857401">
              <w:rPr>
                <w:sz w:val="20"/>
                <w:szCs w:val="20"/>
                <w:vertAlign w:val="superscript"/>
              </w:rPr>
              <w:fldChar w:fldCharType="end"/>
            </w:r>
          </w:p>
        </w:tc>
        <w:tc>
          <w:tcPr>
            <w:tcW w:w="373" w:type="pct"/>
            <w:tcPrChange w:id="263" w:author="Bonnie Jonkman" w:date="2016-08-28T20:43:00Z">
              <w:tcPr>
                <w:tcW w:w="373" w:type="pct"/>
                <w:gridSpan w:val="2"/>
              </w:tcPr>
            </w:tcPrChange>
          </w:tcPr>
          <w:p w14:paraId="493524D6"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c>
          <w:tcPr>
            <w:tcW w:w="373" w:type="pct"/>
            <w:tcPrChange w:id="264" w:author="Bonnie Jonkman" w:date="2016-08-28T20:43:00Z">
              <w:tcPr>
                <w:tcW w:w="373" w:type="pct"/>
                <w:gridSpan w:val="2"/>
              </w:tcPr>
            </w:tcPrChange>
          </w:tcPr>
          <w:p w14:paraId="16D308E0"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c>
          <w:tcPr>
            <w:tcW w:w="296" w:type="pct"/>
            <w:tcPrChange w:id="265" w:author="Bonnie Jonkman" w:date="2016-08-28T20:43:00Z">
              <w:tcPr>
                <w:tcW w:w="296" w:type="pct"/>
                <w:gridSpan w:val="2"/>
              </w:tcPr>
            </w:tcPrChange>
          </w:tcPr>
          <w:p w14:paraId="390838C4"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c>
          <w:tcPr>
            <w:tcW w:w="296" w:type="pct"/>
            <w:tcPrChange w:id="266" w:author="Bonnie Jonkman" w:date="2016-08-28T20:43:00Z">
              <w:tcPr>
                <w:tcW w:w="296" w:type="pct"/>
                <w:gridSpan w:val="2"/>
              </w:tcPr>
            </w:tcPrChange>
          </w:tcPr>
          <w:p w14:paraId="0B76844F"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c>
          <w:tcPr>
            <w:tcW w:w="296" w:type="pct"/>
            <w:tcPrChange w:id="267" w:author="Bonnie Jonkman" w:date="2016-08-28T20:43:00Z">
              <w:tcPr>
                <w:tcW w:w="296" w:type="pct"/>
                <w:gridSpan w:val="2"/>
              </w:tcPr>
            </w:tcPrChange>
          </w:tcPr>
          <w:p w14:paraId="5CBE7AA7" w14:textId="4E39B48C"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tcPrChange w:id="268" w:author="Bonnie Jonkman" w:date="2016-08-28T20:43:00Z">
              <w:tcPr>
                <w:tcW w:w="296" w:type="pct"/>
                <w:gridSpan w:val="2"/>
              </w:tcPr>
            </w:tcPrChange>
          </w:tcPr>
          <w:p w14:paraId="12743C1A" w14:textId="2F48D548" w:rsidR="007A517E" w:rsidRPr="000F5694" w:rsidRDefault="007A517E">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297" w:type="pct"/>
            <w:tcPrChange w:id="269" w:author="Bonnie Jonkman" w:date="2016-08-28T20:43:00Z">
              <w:tcPr>
                <w:tcW w:w="296" w:type="pct"/>
              </w:tcPr>
            </w:tcPrChange>
          </w:tcPr>
          <w:p w14:paraId="10326659" w14:textId="64C6FB6B"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14:paraId="521122C8" w14:textId="77777777" w:rsidTr="00230D6B">
        <w:trPr>
          <w:cantSplit/>
          <w:trPrChange w:id="270"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271" w:author="Bonnie Jonkman" w:date="2016-08-28T20:43:00Z">
              <w:tcPr>
                <w:tcW w:w="1488" w:type="pct"/>
              </w:tcPr>
            </w:tcPrChange>
          </w:tcPr>
          <w:p w14:paraId="35D43ABD" w14:textId="05D2AD3C" w:rsidR="007A517E" w:rsidRPr="000F5694" w:rsidRDefault="007A517E" w:rsidP="0044241D">
            <w:pPr>
              <w:rPr>
                <w:sz w:val="20"/>
                <w:szCs w:val="20"/>
              </w:rPr>
            </w:pPr>
            <w:r w:rsidRPr="00857401">
              <w:rPr>
                <w:sz w:val="20"/>
                <w:szCs w:val="20"/>
              </w:rPr>
              <w:t>AD_BladeRootMotion</w:t>
            </w:r>
          </w:p>
        </w:tc>
        <w:tc>
          <w:tcPr>
            <w:tcW w:w="416" w:type="pct"/>
            <w:tcPrChange w:id="272" w:author="Bonnie Jonkman" w:date="2016-08-28T20:43:00Z">
              <w:tcPr>
                <w:tcW w:w="416" w:type="pct"/>
              </w:tcPr>
            </w:tcPrChange>
          </w:tcPr>
          <w:p w14:paraId="29DE37C2" w14:textId="1220C11B" w:rsidR="007A517E"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273" w:author="Bonnie Jonkman" w:date="2016-08-28T20:43:00Z">
              <w:tcPr>
                <w:tcW w:w="871" w:type="pct"/>
                <w:gridSpan w:val="2"/>
              </w:tcPr>
            </w:tcPrChange>
          </w:tcPr>
          <w:p w14:paraId="2636E537"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tcPrChange w:id="274" w:author="Bonnie Jonkman" w:date="2016-08-28T20:43:00Z">
              <w:tcPr>
                <w:tcW w:w="373" w:type="pct"/>
                <w:gridSpan w:val="2"/>
              </w:tcPr>
            </w:tcPrChange>
          </w:tcPr>
          <w:p w14:paraId="230441DA"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tcPrChange w:id="275" w:author="Bonnie Jonkman" w:date="2016-08-28T20:43:00Z">
              <w:tcPr>
                <w:tcW w:w="373" w:type="pct"/>
                <w:gridSpan w:val="2"/>
              </w:tcPr>
            </w:tcPrChange>
          </w:tcPr>
          <w:p w14:paraId="755F1DFC"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276" w:author="Bonnie Jonkman" w:date="2016-08-28T20:43:00Z">
              <w:tcPr>
                <w:tcW w:w="296" w:type="pct"/>
                <w:gridSpan w:val="2"/>
              </w:tcPr>
            </w:tcPrChange>
          </w:tcPr>
          <w:p w14:paraId="5D0E4BEC" w14:textId="0D9CE85A" w:rsidR="007A517E"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277" w:author="Bonnie Jonkman" w:date="2016-08-28T20:43:00Z">
              <w:tcPr>
                <w:tcW w:w="296" w:type="pct"/>
                <w:gridSpan w:val="2"/>
              </w:tcPr>
            </w:tcPrChange>
          </w:tcPr>
          <w:p w14:paraId="088394D9" w14:textId="67076C21" w:rsidR="007A517E"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B02ED0" w:rsidRPr="00D575EA">
              <w:rPr>
                <w:sz w:val="20"/>
                <w:szCs w:val="20"/>
                <w:vertAlign w:val="superscript"/>
              </w:rPr>
              <w:fldChar w:fldCharType="begin"/>
            </w:r>
            <w:r w:rsidR="00B02ED0" w:rsidRPr="00D575EA">
              <w:rPr>
                <w:sz w:val="20"/>
                <w:szCs w:val="20"/>
                <w:vertAlign w:val="superscript"/>
              </w:rPr>
              <w:instrText xml:space="preserve"> NOTEREF _Ref447132571 \h </w:instrText>
            </w:r>
            <w:r w:rsidR="00B02ED0">
              <w:rPr>
                <w:sz w:val="20"/>
                <w:szCs w:val="20"/>
                <w:vertAlign w:val="superscript"/>
              </w:rPr>
              <w:instrText xml:space="preserve"> \* MERGEFORMAT </w:instrText>
            </w:r>
            <w:r w:rsidR="00B02ED0" w:rsidRPr="00D575EA">
              <w:rPr>
                <w:sz w:val="20"/>
                <w:szCs w:val="20"/>
                <w:vertAlign w:val="superscript"/>
              </w:rPr>
            </w:r>
            <w:r w:rsidR="00B02ED0" w:rsidRPr="00D575EA">
              <w:rPr>
                <w:sz w:val="20"/>
                <w:szCs w:val="20"/>
                <w:vertAlign w:val="superscript"/>
              </w:rPr>
              <w:fldChar w:fldCharType="separate"/>
            </w:r>
            <w:r w:rsidR="003311C5">
              <w:rPr>
                <w:sz w:val="20"/>
                <w:szCs w:val="20"/>
                <w:vertAlign w:val="superscript"/>
              </w:rPr>
              <w:t>***</w:t>
            </w:r>
            <w:r w:rsidR="00B02ED0" w:rsidRPr="00D575EA">
              <w:rPr>
                <w:sz w:val="20"/>
                <w:szCs w:val="20"/>
                <w:vertAlign w:val="superscript"/>
              </w:rPr>
              <w:fldChar w:fldCharType="end"/>
            </w:r>
          </w:p>
        </w:tc>
        <w:tc>
          <w:tcPr>
            <w:tcW w:w="296" w:type="pct"/>
            <w:tcPrChange w:id="278" w:author="Bonnie Jonkman" w:date="2016-08-28T20:43:00Z">
              <w:tcPr>
                <w:tcW w:w="296" w:type="pct"/>
                <w:gridSpan w:val="2"/>
              </w:tcPr>
            </w:tcPrChange>
          </w:tcPr>
          <w:p w14:paraId="3AF202D4" w14:textId="2FECB4D9"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279" w:author="Bonnie Jonkman" w:date="2016-08-28T20:43:00Z">
              <w:tcPr>
                <w:tcW w:w="296" w:type="pct"/>
                <w:gridSpan w:val="2"/>
              </w:tcPr>
            </w:tcPrChange>
          </w:tcPr>
          <w:p w14:paraId="7163491E" w14:textId="40FEEF43" w:rsidR="007A517E" w:rsidRPr="000F5694" w:rsidRDefault="00F035C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297" w:type="pct"/>
            <w:tcPrChange w:id="280" w:author="Bonnie Jonkman" w:date="2016-08-28T20:43:00Z">
              <w:tcPr>
                <w:tcW w:w="296" w:type="pct"/>
              </w:tcPr>
            </w:tcPrChange>
          </w:tcPr>
          <w:p w14:paraId="08F8F664" w14:textId="7E808AD9"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37C32CB3" w14:textId="77777777" w:rsidTr="00230D6B">
        <w:trPr>
          <w:cnfStyle w:val="000000100000" w:firstRow="0" w:lastRow="0" w:firstColumn="0" w:lastColumn="0" w:oddVBand="0" w:evenVBand="0" w:oddHBand="1" w:evenHBand="0" w:firstRowFirstColumn="0" w:firstRowLastColumn="0" w:lastRowFirstColumn="0" w:lastRowLastColumn="0"/>
          <w:cantSplit/>
          <w:trPrChange w:id="281"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282" w:author="Bonnie Jonkman" w:date="2016-08-28T20:43:00Z">
              <w:tcPr>
                <w:tcW w:w="1488" w:type="pct"/>
              </w:tcPr>
            </w:tcPrChange>
          </w:tcPr>
          <w:p w14:paraId="3338A7C5" w14:textId="50E40810" w:rsidR="00F035CF" w:rsidRPr="000F5694" w:rsidRDefault="00F035CF" w:rsidP="0044241D">
            <w:pPr>
              <w:cnfStyle w:val="001000100000" w:firstRow="0" w:lastRow="0" w:firstColumn="1" w:lastColumn="0" w:oddVBand="0" w:evenVBand="0" w:oddHBand="1" w:evenHBand="0" w:firstRowFirstColumn="0" w:firstRowLastColumn="0" w:lastRowFirstColumn="0" w:lastRowLastColumn="0"/>
              <w:rPr>
                <w:sz w:val="20"/>
                <w:szCs w:val="20"/>
              </w:rPr>
            </w:pPr>
            <w:r w:rsidRPr="00857401">
              <w:rPr>
                <w:sz w:val="20"/>
                <w:szCs w:val="20"/>
              </w:rPr>
              <w:t>AD_HubMotion</w:t>
            </w:r>
          </w:p>
        </w:tc>
        <w:tc>
          <w:tcPr>
            <w:tcW w:w="416" w:type="pct"/>
            <w:tcPrChange w:id="283" w:author="Bonnie Jonkman" w:date="2016-08-28T20:43:00Z">
              <w:tcPr>
                <w:tcW w:w="416" w:type="pct"/>
              </w:tcPr>
            </w:tcPrChange>
          </w:tcPr>
          <w:p w14:paraId="1F890E14" w14:textId="243A4049"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Point</w:t>
            </w:r>
          </w:p>
        </w:tc>
        <w:tc>
          <w:tcPr>
            <w:tcW w:w="868" w:type="pct"/>
            <w:tcPrChange w:id="284" w:author="Bonnie Jonkman" w:date="2016-08-28T20:43:00Z">
              <w:tcPr>
                <w:tcW w:w="871" w:type="pct"/>
                <w:gridSpan w:val="2"/>
              </w:tcPr>
            </w:tcPrChange>
          </w:tcPr>
          <w:p w14:paraId="67EDE31D"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tcPrChange w:id="285" w:author="Bonnie Jonkman" w:date="2016-08-28T20:43:00Z">
              <w:tcPr>
                <w:tcW w:w="373" w:type="pct"/>
                <w:gridSpan w:val="2"/>
              </w:tcPr>
            </w:tcPrChange>
          </w:tcPr>
          <w:p w14:paraId="2C2EC52D"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tcPrChange w:id="286" w:author="Bonnie Jonkman" w:date="2016-08-28T20:43:00Z">
              <w:tcPr>
                <w:tcW w:w="373" w:type="pct"/>
                <w:gridSpan w:val="2"/>
              </w:tcPr>
            </w:tcPrChange>
          </w:tcPr>
          <w:p w14:paraId="194F0992"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tcPrChange w:id="287" w:author="Bonnie Jonkman" w:date="2016-08-28T20:43:00Z">
              <w:tcPr>
                <w:tcW w:w="296" w:type="pct"/>
                <w:gridSpan w:val="2"/>
              </w:tcPr>
            </w:tcPrChange>
          </w:tcPr>
          <w:p w14:paraId="082EDEB0" w14:textId="69C1009E"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296" w:type="pct"/>
            <w:tcPrChange w:id="288" w:author="Bonnie Jonkman" w:date="2016-08-28T20:43:00Z">
              <w:tcPr>
                <w:tcW w:w="296" w:type="pct"/>
                <w:gridSpan w:val="2"/>
              </w:tcPr>
            </w:tcPrChange>
          </w:tcPr>
          <w:p w14:paraId="0921C5B5" w14:textId="7AF4DDC1"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r w:rsidR="004928F5" w:rsidRPr="00D575EA">
              <w:rPr>
                <w:sz w:val="20"/>
                <w:szCs w:val="20"/>
                <w:vertAlign w:val="superscript"/>
              </w:rPr>
              <w:fldChar w:fldCharType="begin"/>
            </w:r>
            <w:r w:rsidR="004928F5" w:rsidRPr="00D575EA">
              <w:rPr>
                <w:sz w:val="20"/>
                <w:szCs w:val="20"/>
                <w:vertAlign w:val="superscript"/>
              </w:rPr>
              <w:instrText xml:space="preserve"> NOTEREF _Ref447132571 \h </w:instrText>
            </w:r>
            <w:r w:rsidR="004928F5">
              <w:rPr>
                <w:sz w:val="20"/>
                <w:szCs w:val="20"/>
                <w:vertAlign w:val="superscript"/>
              </w:rPr>
              <w:instrText xml:space="preserve"> \* MERGEFORMAT </w:instrText>
            </w:r>
            <w:r w:rsidR="004928F5" w:rsidRPr="00D575EA">
              <w:rPr>
                <w:sz w:val="20"/>
                <w:szCs w:val="20"/>
                <w:vertAlign w:val="superscript"/>
              </w:rPr>
            </w:r>
            <w:r w:rsidR="004928F5" w:rsidRPr="00D575EA">
              <w:rPr>
                <w:sz w:val="20"/>
                <w:szCs w:val="20"/>
                <w:vertAlign w:val="superscript"/>
              </w:rPr>
              <w:fldChar w:fldCharType="separate"/>
            </w:r>
            <w:r w:rsidR="003311C5">
              <w:rPr>
                <w:sz w:val="20"/>
                <w:szCs w:val="20"/>
                <w:vertAlign w:val="superscript"/>
              </w:rPr>
              <w:t>***</w:t>
            </w:r>
            <w:r w:rsidR="004928F5" w:rsidRPr="00D575EA">
              <w:rPr>
                <w:sz w:val="20"/>
                <w:szCs w:val="20"/>
                <w:vertAlign w:val="superscript"/>
              </w:rPr>
              <w:fldChar w:fldCharType="end"/>
            </w:r>
          </w:p>
        </w:tc>
        <w:tc>
          <w:tcPr>
            <w:tcW w:w="296" w:type="pct"/>
            <w:tcPrChange w:id="289" w:author="Bonnie Jonkman" w:date="2016-08-28T20:43:00Z">
              <w:tcPr>
                <w:tcW w:w="296" w:type="pct"/>
                <w:gridSpan w:val="2"/>
              </w:tcPr>
            </w:tcPrChange>
          </w:tcPr>
          <w:p w14:paraId="6FAA53F8" w14:textId="69EDD552"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296" w:type="pct"/>
            <w:tcPrChange w:id="290" w:author="Bonnie Jonkman" w:date="2016-08-28T20:43:00Z">
              <w:tcPr>
                <w:tcW w:w="296" w:type="pct"/>
                <w:gridSpan w:val="2"/>
              </w:tcPr>
            </w:tcPrChange>
          </w:tcPr>
          <w:p w14:paraId="7464392B" w14:textId="3BF51FD0"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r w:rsidR="00666F14" w:rsidRPr="00D575EA">
              <w:rPr>
                <w:sz w:val="20"/>
                <w:szCs w:val="20"/>
                <w:vertAlign w:val="superscript"/>
              </w:rPr>
              <w:fldChar w:fldCharType="begin"/>
            </w:r>
            <w:r w:rsidR="00666F14" w:rsidRPr="00D575EA">
              <w:rPr>
                <w:sz w:val="20"/>
                <w:szCs w:val="20"/>
                <w:vertAlign w:val="superscript"/>
              </w:rPr>
              <w:instrText xml:space="preserve"> NOTEREF _Ref447132571 \h </w:instrText>
            </w:r>
            <w:r w:rsidR="00666F14">
              <w:rPr>
                <w:sz w:val="20"/>
                <w:szCs w:val="20"/>
                <w:vertAlign w:val="superscript"/>
              </w:rPr>
              <w:instrText xml:space="preserve"> \* MERGEFORMAT </w:instrText>
            </w:r>
            <w:r w:rsidR="00666F14" w:rsidRPr="00D575EA">
              <w:rPr>
                <w:sz w:val="20"/>
                <w:szCs w:val="20"/>
                <w:vertAlign w:val="superscript"/>
              </w:rPr>
            </w:r>
            <w:r w:rsidR="00666F14" w:rsidRPr="00D575EA">
              <w:rPr>
                <w:sz w:val="20"/>
                <w:szCs w:val="20"/>
                <w:vertAlign w:val="superscript"/>
              </w:rPr>
              <w:fldChar w:fldCharType="separate"/>
            </w:r>
            <w:r w:rsidR="003311C5">
              <w:rPr>
                <w:sz w:val="20"/>
                <w:szCs w:val="20"/>
                <w:vertAlign w:val="superscript"/>
              </w:rPr>
              <w:t>***</w:t>
            </w:r>
            <w:r w:rsidR="00666F14" w:rsidRPr="00D575EA">
              <w:rPr>
                <w:sz w:val="20"/>
                <w:szCs w:val="20"/>
                <w:vertAlign w:val="superscript"/>
              </w:rPr>
              <w:fldChar w:fldCharType="end"/>
            </w:r>
          </w:p>
        </w:tc>
        <w:tc>
          <w:tcPr>
            <w:tcW w:w="297" w:type="pct"/>
            <w:tcPrChange w:id="291" w:author="Bonnie Jonkman" w:date="2016-08-28T20:43:00Z">
              <w:tcPr>
                <w:tcW w:w="296" w:type="pct"/>
              </w:tcPr>
            </w:tcPrChange>
          </w:tcPr>
          <w:p w14:paraId="43F20C00" w14:textId="61892115"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14:paraId="3ED08789" w14:textId="77777777" w:rsidTr="00230D6B">
        <w:trPr>
          <w:cantSplit/>
          <w:trPrChange w:id="292"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293" w:author="Bonnie Jonkman" w:date="2016-08-28T20:43:00Z">
              <w:tcPr>
                <w:tcW w:w="1488" w:type="pct"/>
              </w:tcPr>
            </w:tcPrChange>
          </w:tcPr>
          <w:p w14:paraId="0C49750A" w14:textId="095A3727" w:rsidR="00F035CF" w:rsidRPr="000F5694" w:rsidRDefault="00F035CF" w:rsidP="0044241D">
            <w:pPr>
              <w:rPr>
                <w:sz w:val="20"/>
                <w:szCs w:val="20"/>
              </w:rPr>
            </w:pPr>
            <w:r w:rsidRPr="00857401">
              <w:rPr>
                <w:sz w:val="20"/>
                <w:szCs w:val="20"/>
              </w:rPr>
              <w:t>AD_Tower</w:t>
            </w:r>
          </w:p>
        </w:tc>
        <w:tc>
          <w:tcPr>
            <w:tcW w:w="416" w:type="pct"/>
            <w:tcPrChange w:id="294" w:author="Bonnie Jonkman" w:date="2016-08-28T20:43:00Z">
              <w:tcPr>
                <w:tcW w:w="416" w:type="pct"/>
              </w:tcPr>
            </w:tcPrChange>
          </w:tcPr>
          <w:p w14:paraId="791BC198" w14:textId="1484CBB1"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Line2</w:t>
            </w:r>
          </w:p>
        </w:tc>
        <w:tc>
          <w:tcPr>
            <w:tcW w:w="868" w:type="pct"/>
            <w:tcPrChange w:id="295" w:author="Bonnie Jonkman" w:date="2016-08-28T20:43:00Z">
              <w:tcPr>
                <w:tcW w:w="871" w:type="pct"/>
                <w:gridSpan w:val="2"/>
              </w:tcPr>
            </w:tcPrChange>
          </w:tcPr>
          <w:p w14:paraId="38DEDEF1" w14:textId="77777777"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tcPrChange w:id="296" w:author="Bonnie Jonkman" w:date="2016-08-28T20:43:00Z">
              <w:tcPr>
                <w:tcW w:w="373" w:type="pct"/>
                <w:gridSpan w:val="2"/>
              </w:tcPr>
            </w:tcPrChange>
          </w:tcPr>
          <w:p w14:paraId="591BA255" w14:textId="36568E5A"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c>
          <w:tcPr>
            <w:tcW w:w="373" w:type="pct"/>
            <w:tcPrChange w:id="297" w:author="Bonnie Jonkman" w:date="2016-08-28T20:43:00Z">
              <w:tcPr>
                <w:tcW w:w="373" w:type="pct"/>
                <w:gridSpan w:val="2"/>
              </w:tcPr>
            </w:tcPrChange>
          </w:tcPr>
          <w:p w14:paraId="142F8E78" w14:textId="319FE87D"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c>
          <w:tcPr>
            <w:tcW w:w="296" w:type="pct"/>
            <w:tcPrChange w:id="298" w:author="Bonnie Jonkman" w:date="2016-08-28T20:43:00Z">
              <w:tcPr>
                <w:tcW w:w="296" w:type="pct"/>
                <w:gridSpan w:val="2"/>
              </w:tcPr>
            </w:tcPrChange>
          </w:tcPr>
          <w:p w14:paraId="7F79412B" w14:textId="5EA6DC6C"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296" w:type="pct"/>
            <w:tcPrChange w:id="299" w:author="Bonnie Jonkman" w:date="2016-08-28T20:43:00Z">
              <w:tcPr>
                <w:tcW w:w="296" w:type="pct"/>
                <w:gridSpan w:val="2"/>
              </w:tcPr>
            </w:tcPrChange>
          </w:tcPr>
          <w:p w14:paraId="69C61BEF" w14:textId="42631358"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296" w:type="pct"/>
            <w:tcPrChange w:id="300" w:author="Bonnie Jonkman" w:date="2016-08-28T20:43:00Z">
              <w:tcPr>
                <w:tcW w:w="296" w:type="pct"/>
                <w:gridSpan w:val="2"/>
              </w:tcPr>
            </w:tcPrChange>
          </w:tcPr>
          <w:p w14:paraId="702A8FB1" w14:textId="49D523DB"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301" w:author="Bonnie Jonkman" w:date="2016-08-28T20:43:00Z">
              <w:tcPr>
                <w:tcW w:w="296" w:type="pct"/>
                <w:gridSpan w:val="2"/>
              </w:tcPr>
            </w:tcPrChange>
          </w:tcPr>
          <w:p w14:paraId="2BD75A69" w14:textId="613E1562"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r w:rsidR="00DC3480" w:rsidRPr="00D575EA">
              <w:rPr>
                <w:sz w:val="20"/>
                <w:szCs w:val="20"/>
                <w:vertAlign w:val="superscript"/>
              </w:rPr>
              <w:fldChar w:fldCharType="begin"/>
            </w:r>
            <w:r w:rsidR="00DC3480" w:rsidRPr="00D575EA">
              <w:rPr>
                <w:sz w:val="20"/>
                <w:szCs w:val="20"/>
                <w:vertAlign w:val="superscript"/>
              </w:rPr>
              <w:instrText xml:space="preserve"> NOTEREF _Ref447132571 \h </w:instrText>
            </w:r>
            <w:r w:rsidR="00DC3480">
              <w:rPr>
                <w:sz w:val="20"/>
                <w:szCs w:val="20"/>
                <w:vertAlign w:val="superscript"/>
              </w:rPr>
              <w:instrText xml:space="preserve"> \* MERGEFORMAT </w:instrText>
            </w:r>
            <w:r w:rsidR="00DC3480" w:rsidRPr="00D575EA">
              <w:rPr>
                <w:sz w:val="20"/>
                <w:szCs w:val="20"/>
                <w:vertAlign w:val="superscript"/>
              </w:rPr>
            </w:r>
            <w:r w:rsidR="00DC3480" w:rsidRPr="00D575EA">
              <w:rPr>
                <w:sz w:val="20"/>
                <w:szCs w:val="20"/>
                <w:vertAlign w:val="superscript"/>
              </w:rPr>
              <w:fldChar w:fldCharType="separate"/>
            </w:r>
            <w:r w:rsidR="003311C5">
              <w:rPr>
                <w:sz w:val="20"/>
                <w:szCs w:val="20"/>
                <w:vertAlign w:val="superscript"/>
              </w:rPr>
              <w:t>***</w:t>
            </w:r>
            <w:r w:rsidR="00DC3480" w:rsidRPr="00D575EA">
              <w:rPr>
                <w:sz w:val="20"/>
                <w:szCs w:val="20"/>
                <w:vertAlign w:val="superscript"/>
              </w:rPr>
              <w:fldChar w:fldCharType="end"/>
            </w:r>
          </w:p>
        </w:tc>
        <w:tc>
          <w:tcPr>
            <w:tcW w:w="297" w:type="pct"/>
            <w:tcPrChange w:id="302" w:author="Bonnie Jonkman" w:date="2016-08-28T20:43:00Z">
              <w:tcPr>
                <w:tcW w:w="296" w:type="pct"/>
              </w:tcPr>
            </w:tcPrChange>
          </w:tcPr>
          <w:p w14:paraId="7FB43134" w14:textId="027F1D06"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11D3C7F7" w14:textId="77777777" w:rsidTr="00230D6B">
        <w:trPr>
          <w:cnfStyle w:val="000000100000" w:firstRow="0" w:lastRow="0" w:firstColumn="0" w:lastColumn="0" w:oddVBand="0" w:evenVBand="0" w:oddHBand="1" w:evenHBand="0" w:firstRowFirstColumn="0" w:firstRowLastColumn="0" w:lastRowFirstColumn="0" w:lastRowLastColumn="0"/>
          <w:cantSplit/>
          <w:trPrChange w:id="303"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304" w:author="Bonnie Jonkman" w:date="2016-08-28T20:43:00Z">
              <w:tcPr>
                <w:tcW w:w="1488" w:type="pct"/>
                <w:shd w:val="clear" w:color="auto" w:fill="B8CCE4" w:themeFill="accent1" w:themeFillTint="66"/>
              </w:tcPr>
            </w:tcPrChange>
          </w:tcPr>
          <w:p w14:paraId="4F3B3183" w14:textId="4A67861E" w:rsidR="00F035CF" w:rsidRPr="000F5694" w:rsidRDefault="00F035CF" w:rsidP="0044241D">
            <w:pPr>
              <w:cnfStyle w:val="001000100000" w:firstRow="0" w:lastRow="0" w:firstColumn="1" w:lastColumn="0" w:oddVBand="0" w:evenVBand="0" w:oddHBand="1" w:evenHBand="0" w:firstRowFirstColumn="0" w:firstRowLastColumn="0" w:lastRowFirstColumn="0" w:lastRowLastColumn="0"/>
              <w:rPr>
                <w:sz w:val="20"/>
                <w:szCs w:val="20"/>
              </w:rPr>
            </w:pPr>
            <w:r>
              <w:rPr>
                <w:sz w:val="20"/>
                <w:szCs w:val="20"/>
              </w:rPr>
              <w:t xml:space="preserve">HydroDyn </w:t>
            </w:r>
          </w:p>
        </w:tc>
        <w:tc>
          <w:tcPr>
            <w:tcW w:w="416" w:type="pct"/>
            <w:shd w:val="clear" w:color="auto" w:fill="B8CCE4" w:themeFill="accent1" w:themeFillTint="66"/>
            <w:tcPrChange w:id="305" w:author="Bonnie Jonkman" w:date="2016-08-28T20:43:00Z">
              <w:tcPr>
                <w:tcW w:w="416" w:type="pct"/>
                <w:shd w:val="clear" w:color="auto" w:fill="B8CCE4" w:themeFill="accent1" w:themeFillTint="66"/>
              </w:tcPr>
            </w:tcPrChange>
          </w:tcPr>
          <w:p w14:paraId="2CE755EB"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68" w:type="pct"/>
            <w:shd w:val="clear" w:color="auto" w:fill="B8CCE4" w:themeFill="accent1" w:themeFillTint="66"/>
            <w:tcPrChange w:id="306" w:author="Bonnie Jonkman" w:date="2016-08-28T20:43:00Z">
              <w:tcPr>
                <w:tcW w:w="871" w:type="pct"/>
                <w:gridSpan w:val="2"/>
                <w:shd w:val="clear" w:color="auto" w:fill="B8CCE4" w:themeFill="accent1" w:themeFillTint="66"/>
              </w:tcPr>
            </w:tcPrChange>
          </w:tcPr>
          <w:p w14:paraId="41D7DE5B"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307" w:author="Bonnie Jonkman" w:date="2016-08-28T20:43:00Z">
              <w:tcPr>
                <w:tcW w:w="373" w:type="pct"/>
                <w:gridSpan w:val="2"/>
                <w:shd w:val="clear" w:color="auto" w:fill="B8CCE4" w:themeFill="accent1" w:themeFillTint="66"/>
              </w:tcPr>
            </w:tcPrChange>
          </w:tcPr>
          <w:p w14:paraId="117A1590"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308" w:author="Bonnie Jonkman" w:date="2016-08-28T20:43:00Z">
              <w:tcPr>
                <w:tcW w:w="373" w:type="pct"/>
                <w:gridSpan w:val="2"/>
                <w:shd w:val="clear" w:color="auto" w:fill="B8CCE4" w:themeFill="accent1" w:themeFillTint="66"/>
              </w:tcPr>
            </w:tcPrChange>
          </w:tcPr>
          <w:p w14:paraId="1399FA40"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309" w:author="Bonnie Jonkman" w:date="2016-08-28T20:43:00Z">
              <w:tcPr>
                <w:tcW w:w="296" w:type="pct"/>
                <w:gridSpan w:val="2"/>
                <w:shd w:val="clear" w:color="auto" w:fill="B8CCE4" w:themeFill="accent1" w:themeFillTint="66"/>
              </w:tcPr>
            </w:tcPrChange>
          </w:tcPr>
          <w:p w14:paraId="152220ED"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310" w:author="Bonnie Jonkman" w:date="2016-08-28T20:43:00Z">
              <w:tcPr>
                <w:tcW w:w="296" w:type="pct"/>
                <w:gridSpan w:val="2"/>
                <w:shd w:val="clear" w:color="auto" w:fill="B8CCE4" w:themeFill="accent1" w:themeFillTint="66"/>
              </w:tcPr>
            </w:tcPrChange>
          </w:tcPr>
          <w:p w14:paraId="5955D600"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311" w:author="Bonnie Jonkman" w:date="2016-08-28T20:43:00Z">
              <w:tcPr>
                <w:tcW w:w="296" w:type="pct"/>
                <w:gridSpan w:val="2"/>
                <w:shd w:val="clear" w:color="auto" w:fill="B8CCE4" w:themeFill="accent1" w:themeFillTint="66"/>
              </w:tcPr>
            </w:tcPrChange>
          </w:tcPr>
          <w:p w14:paraId="4CFF96CA"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312" w:author="Bonnie Jonkman" w:date="2016-08-28T20:43:00Z">
              <w:tcPr>
                <w:tcW w:w="296" w:type="pct"/>
                <w:gridSpan w:val="2"/>
                <w:shd w:val="clear" w:color="auto" w:fill="B8CCE4" w:themeFill="accent1" w:themeFillTint="66"/>
              </w:tcPr>
            </w:tcPrChange>
          </w:tcPr>
          <w:p w14:paraId="0448A698"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7" w:type="pct"/>
            <w:shd w:val="clear" w:color="auto" w:fill="B8CCE4" w:themeFill="accent1" w:themeFillTint="66"/>
            <w:tcPrChange w:id="313" w:author="Bonnie Jonkman" w:date="2016-08-28T20:43:00Z">
              <w:tcPr>
                <w:tcW w:w="296" w:type="pct"/>
                <w:shd w:val="clear" w:color="auto" w:fill="B8CCE4" w:themeFill="accent1" w:themeFillTint="66"/>
              </w:tcPr>
            </w:tcPrChange>
          </w:tcPr>
          <w:p w14:paraId="722BB536"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14:paraId="32635C66" w14:textId="77777777" w:rsidTr="00230D6B">
        <w:trPr>
          <w:cantSplit/>
          <w:trPrChange w:id="314"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315" w:author="Bonnie Jonkman" w:date="2016-08-28T20:43:00Z">
              <w:tcPr>
                <w:tcW w:w="1488" w:type="pct"/>
              </w:tcPr>
            </w:tcPrChange>
          </w:tcPr>
          <w:p w14:paraId="0EDA6E2C" w14:textId="0D7320D1" w:rsidR="00C31C74" w:rsidRPr="000F5694" w:rsidRDefault="00C31C74" w:rsidP="00B81F0F">
            <w:pPr>
              <w:rPr>
                <w:sz w:val="20"/>
                <w:szCs w:val="20"/>
              </w:rPr>
            </w:pPr>
            <w:r w:rsidRPr="000F5694">
              <w:rPr>
                <w:sz w:val="20"/>
                <w:szCs w:val="20"/>
              </w:rPr>
              <w:t>HD_AllHdroOrigin</w:t>
            </w:r>
            <w:r w:rsidR="00B81F0F">
              <w:rPr>
                <w:rStyle w:val="FootnoteReference"/>
                <w:sz w:val="20"/>
                <w:szCs w:val="20"/>
              </w:rPr>
              <w:footnoteReference w:id="10"/>
            </w:r>
          </w:p>
        </w:tc>
        <w:tc>
          <w:tcPr>
            <w:tcW w:w="416" w:type="pct"/>
            <w:tcPrChange w:id="316" w:author="Bonnie Jonkman" w:date="2016-08-28T20:43:00Z">
              <w:tcPr>
                <w:tcW w:w="416" w:type="pct"/>
              </w:tcPr>
            </w:tcPrChange>
          </w:tcPr>
          <w:p w14:paraId="6CC1559D"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317" w:author="Bonnie Jonkman" w:date="2016-08-28T20:43:00Z">
              <w:tcPr>
                <w:tcW w:w="871" w:type="pct"/>
                <w:gridSpan w:val="2"/>
              </w:tcPr>
            </w:tcPrChange>
          </w:tcPr>
          <w:p w14:paraId="4FFE5AC0" w14:textId="19A5F56A" w:rsidR="00C31C74" w:rsidRPr="000F5694" w:rsidRDefault="00B81F0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sym w:font="Wingdings" w:char="F0FC"/>
            </w:r>
          </w:p>
        </w:tc>
        <w:tc>
          <w:tcPr>
            <w:tcW w:w="373" w:type="pct"/>
            <w:tcPrChange w:id="318" w:author="Bonnie Jonkman" w:date="2016-08-28T20:43:00Z">
              <w:tcPr>
                <w:tcW w:w="373" w:type="pct"/>
                <w:gridSpan w:val="2"/>
              </w:tcPr>
            </w:tcPrChange>
          </w:tcPr>
          <w:p w14:paraId="6BEC552F"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73" w:type="pct"/>
            <w:tcPrChange w:id="319" w:author="Bonnie Jonkman" w:date="2016-08-28T20:43:00Z">
              <w:tcPr>
                <w:tcW w:w="373" w:type="pct"/>
                <w:gridSpan w:val="2"/>
              </w:tcPr>
            </w:tcPrChange>
          </w:tcPr>
          <w:p w14:paraId="648CD951"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6" w:type="pct"/>
            <w:tcPrChange w:id="320" w:author="Bonnie Jonkman" w:date="2016-08-28T20:43:00Z">
              <w:tcPr>
                <w:tcW w:w="296" w:type="pct"/>
                <w:gridSpan w:val="2"/>
              </w:tcPr>
            </w:tcPrChange>
          </w:tcPr>
          <w:p w14:paraId="0A79F230" w14:textId="4D800956"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296" w:type="pct"/>
            <w:tcPrChange w:id="321" w:author="Bonnie Jonkman" w:date="2016-08-28T20:43:00Z">
              <w:tcPr>
                <w:tcW w:w="296" w:type="pct"/>
                <w:gridSpan w:val="2"/>
              </w:tcPr>
            </w:tcPrChange>
          </w:tcPr>
          <w:p w14:paraId="034CD549" w14:textId="02BCCC3D" w:rsidR="00C31C74" w:rsidRPr="000F5694" w:rsidRDefault="00C31C74" w:rsidP="00146326">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296" w:type="pct"/>
            <w:tcPrChange w:id="322" w:author="Bonnie Jonkman" w:date="2016-08-28T20:43:00Z">
              <w:tcPr>
                <w:tcW w:w="296" w:type="pct"/>
                <w:gridSpan w:val="2"/>
              </w:tcPr>
            </w:tcPrChange>
          </w:tcPr>
          <w:p w14:paraId="359F0DB0" w14:textId="5B800BA5" w:rsidR="00C31C74" w:rsidRPr="000F5694" w:rsidRDefault="00146326" w:rsidP="0014632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323" w:author="Bonnie Jonkman" w:date="2016-08-28T20:43:00Z">
              <w:tcPr>
                <w:tcW w:w="296" w:type="pct"/>
                <w:gridSpan w:val="2"/>
              </w:tcPr>
            </w:tcPrChange>
          </w:tcPr>
          <w:p w14:paraId="31DCED4F" w14:textId="5A4BAFC7" w:rsidR="00C31C74" w:rsidRPr="000F5694" w:rsidRDefault="00C31C74" w:rsidP="00146326">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297" w:type="pct"/>
            <w:tcPrChange w:id="324" w:author="Bonnie Jonkman" w:date="2016-08-28T20:43:00Z">
              <w:tcPr>
                <w:tcW w:w="296" w:type="pct"/>
              </w:tcPr>
            </w:tcPrChange>
          </w:tcPr>
          <w:p w14:paraId="0388CE6A" w14:textId="24A34248" w:rsidR="00C31C74" w:rsidRPr="000F5694" w:rsidRDefault="00C31C74" w:rsidP="00146326">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r>
      <w:tr w:rsidR="00B81F0F" w14:paraId="11ABBECA" w14:textId="77777777" w:rsidTr="00230D6B">
        <w:trPr>
          <w:cnfStyle w:val="000000100000" w:firstRow="0" w:lastRow="0" w:firstColumn="0" w:lastColumn="0" w:oddVBand="0" w:evenVBand="0" w:oddHBand="1" w:evenHBand="0" w:firstRowFirstColumn="0" w:firstRowLastColumn="0" w:lastRowFirstColumn="0" w:lastRowLastColumn="0"/>
          <w:cantSplit/>
          <w:trPrChange w:id="325"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326" w:author="Bonnie Jonkman" w:date="2016-08-28T20:43:00Z">
              <w:tcPr>
                <w:tcW w:w="1488" w:type="pct"/>
              </w:tcPr>
            </w:tcPrChange>
          </w:tcPr>
          <w:p w14:paraId="43BE0949" w14:textId="167C13FF" w:rsidR="00C31C74" w:rsidRPr="000F5694" w:rsidRDefault="00C31C74">
            <w:pPr>
              <w:cnfStyle w:val="001000100000" w:firstRow="0" w:lastRow="0" w:firstColumn="1" w:lastColumn="0" w:oddVBand="0" w:evenVBand="0" w:oddHBand="1" w:evenHBand="0" w:firstRowFirstColumn="0" w:firstRowLastColumn="0" w:lastRowFirstColumn="0" w:lastRowLastColumn="0"/>
              <w:rPr>
                <w:sz w:val="20"/>
                <w:szCs w:val="20"/>
              </w:rPr>
            </w:pPr>
            <w:r w:rsidRPr="00857401">
              <w:rPr>
                <w:sz w:val="20"/>
                <w:szCs w:val="20"/>
              </w:rPr>
              <w:t>HD_Mesh</w:t>
            </w:r>
            <w:bookmarkStart w:id="327" w:name="_Ref447273210"/>
            <w:r w:rsidR="00B81F0F">
              <w:rPr>
                <w:rStyle w:val="FootnoteReference"/>
                <w:sz w:val="20"/>
                <w:szCs w:val="20"/>
              </w:rPr>
              <w:footnoteReference w:id="11"/>
            </w:r>
            <w:bookmarkEnd w:id="327"/>
          </w:p>
        </w:tc>
        <w:tc>
          <w:tcPr>
            <w:tcW w:w="416" w:type="pct"/>
            <w:tcPrChange w:id="328" w:author="Bonnie Jonkman" w:date="2016-08-28T20:43:00Z">
              <w:tcPr>
                <w:tcW w:w="416" w:type="pct"/>
              </w:tcPr>
            </w:tcPrChange>
          </w:tcPr>
          <w:p w14:paraId="6C7700AC" w14:textId="7A300D24"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Point</w:t>
            </w:r>
          </w:p>
        </w:tc>
        <w:tc>
          <w:tcPr>
            <w:tcW w:w="868" w:type="pct"/>
            <w:tcPrChange w:id="329" w:author="Bonnie Jonkman" w:date="2016-08-28T20:43:00Z">
              <w:tcPr>
                <w:tcW w:w="871" w:type="pct"/>
                <w:gridSpan w:val="2"/>
              </w:tcPr>
            </w:tcPrChange>
          </w:tcPr>
          <w:p w14:paraId="2C61A771" w14:textId="77777777"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tcPrChange w:id="330" w:author="Bonnie Jonkman" w:date="2016-08-28T20:43:00Z">
              <w:tcPr>
                <w:tcW w:w="373" w:type="pct"/>
                <w:gridSpan w:val="2"/>
              </w:tcPr>
            </w:tcPrChange>
          </w:tcPr>
          <w:p w14:paraId="3961758A" w14:textId="4774EBA4"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73" w:type="pct"/>
            <w:tcPrChange w:id="331" w:author="Bonnie Jonkman" w:date="2016-08-28T20:43:00Z">
              <w:tcPr>
                <w:tcW w:w="373" w:type="pct"/>
                <w:gridSpan w:val="2"/>
              </w:tcPr>
            </w:tcPrChange>
          </w:tcPr>
          <w:p w14:paraId="6AE700A7" w14:textId="6B80C0E0"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296" w:type="pct"/>
            <w:tcPrChange w:id="332" w:author="Bonnie Jonkman" w:date="2016-08-28T20:43:00Z">
              <w:tcPr>
                <w:tcW w:w="296" w:type="pct"/>
                <w:gridSpan w:val="2"/>
              </w:tcPr>
            </w:tcPrChange>
          </w:tcPr>
          <w:p w14:paraId="3B10F87C" w14:textId="22A6AE05"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c>
          <w:tcPr>
            <w:tcW w:w="296" w:type="pct"/>
            <w:tcPrChange w:id="333" w:author="Bonnie Jonkman" w:date="2016-08-28T20:43:00Z">
              <w:tcPr>
                <w:tcW w:w="296" w:type="pct"/>
                <w:gridSpan w:val="2"/>
              </w:tcPr>
            </w:tcPrChange>
          </w:tcPr>
          <w:p w14:paraId="15198398" w14:textId="6F6ECC0E"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c>
          <w:tcPr>
            <w:tcW w:w="296" w:type="pct"/>
            <w:tcPrChange w:id="334" w:author="Bonnie Jonkman" w:date="2016-08-28T20:43:00Z">
              <w:tcPr>
                <w:tcW w:w="296" w:type="pct"/>
                <w:gridSpan w:val="2"/>
              </w:tcPr>
            </w:tcPrChange>
          </w:tcPr>
          <w:p w14:paraId="0EDA09D5" w14:textId="089737EA"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c>
          <w:tcPr>
            <w:tcW w:w="296" w:type="pct"/>
            <w:tcPrChange w:id="335" w:author="Bonnie Jonkman" w:date="2016-08-28T20:43:00Z">
              <w:tcPr>
                <w:tcW w:w="296" w:type="pct"/>
                <w:gridSpan w:val="2"/>
              </w:tcPr>
            </w:tcPrChange>
          </w:tcPr>
          <w:p w14:paraId="5DB7D8EA" w14:textId="1F4AFF81" w:rsidR="00C31C74" w:rsidRPr="000F5694" w:rsidRDefault="00C31C74" w:rsidP="000F4685">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c>
          <w:tcPr>
            <w:tcW w:w="297" w:type="pct"/>
            <w:tcPrChange w:id="336" w:author="Bonnie Jonkman" w:date="2016-08-28T20:43:00Z">
              <w:tcPr>
                <w:tcW w:w="296" w:type="pct"/>
              </w:tcPr>
            </w:tcPrChange>
          </w:tcPr>
          <w:p w14:paraId="71096D1C" w14:textId="1B38B648" w:rsidR="00C31C74" w:rsidRPr="000F5694" w:rsidRDefault="00C31C74" w:rsidP="000F4685">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r>
      <w:tr w:rsidR="00B81F0F" w14:paraId="295D6440" w14:textId="77777777" w:rsidTr="00230D6B">
        <w:trPr>
          <w:cantSplit/>
          <w:trPrChange w:id="337"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338" w:author="Bonnie Jonkman" w:date="2016-08-28T20:43:00Z">
              <w:tcPr>
                <w:tcW w:w="1488" w:type="pct"/>
              </w:tcPr>
            </w:tcPrChange>
          </w:tcPr>
          <w:p w14:paraId="27383DF1" w14:textId="5F1C76B3" w:rsidR="00C31C74" w:rsidRPr="000F5694" w:rsidRDefault="00C31C74" w:rsidP="0044241D">
            <w:pPr>
              <w:rPr>
                <w:sz w:val="20"/>
                <w:szCs w:val="20"/>
              </w:rPr>
            </w:pPr>
            <w:r w:rsidRPr="00857401">
              <w:rPr>
                <w:sz w:val="20"/>
                <w:szCs w:val="20"/>
              </w:rPr>
              <w:t>HD_MorisonLumped</w:t>
            </w:r>
          </w:p>
        </w:tc>
        <w:tc>
          <w:tcPr>
            <w:tcW w:w="416" w:type="pct"/>
            <w:tcPrChange w:id="339" w:author="Bonnie Jonkman" w:date="2016-08-28T20:43:00Z">
              <w:tcPr>
                <w:tcW w:w="416" w:type="pct"/>
              </w:tcPr>
            </w:tcPrChange>
          </w:tcPr>
          <w:p w14:paraId="33AD056B" w14:textId="46E71B8A"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340" w:author="Bonnie Jonkman" w:date="2016-08-28T20:43:00Z">
              <w:tcPr>
                <w:tcW w:w="871" w:type="pct"/>
                <w:gridSpan w:val="2"/>
              </w:tcPr>
            </w:tcPrChange>
          </w:tcPr>
          <w:p w14:paraId="0FB59C90"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tcPrChange w:id="341" w:author="Bonnie Jonkman" w:date="2016-08-28T20:43:00Z">
              <w:tcPr>
                <w:tcW w:w="373" w:type="pct"/>
                <w:gridSpan w:val="2"/>
              </w:tcPr>
            </w:tcPrChange>
          </w:tcPr>
          <w:p w14:paraId="4543E6C0" w14:textId="34966A5D"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73" w:type="pct"/>
            <w:tcPrChange w:id="342" w:author="Bonnie Jonkman" w:date="2016-08-28T20:43:00Z">
              <w:tcPr>
                <w:tcW w:w="373" w:type="pct"/>
                <w:gridSpan w:val="2"/>
              </w:tcPr>
            </w:tcPrChange>
          </w:tcPr>
          <w:p w14:paraId="58F8348E" w14:textId="097B464F"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296" w:type="pct"/>
            <w:tcPrChange w:id="343" w:author="Bonnie Jonkman" w:date="2016-08-28T20:43:00Z">
              <w:tcPr>
                <w:tcW w:w="296" w:type="pct"/>
                <w:gridSpan w:val="2"/>
              </w:tcPr>
            </w:tcPrChange>
          </w:tcPr>
          <w:p w14:paraId="45051F80" w14:textId="226DE9C6"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296" w:type="pct"/>
            <w:tcPrChange w:id="344" w:author="Bonnie Jonkman" w:date="2016-08-28T20:43:00Z">
              <w:tcPr>
                <w:tcW w:w="296" w:type="pct"/>
                <w:gridSpan w:val="2"/>
              </w:tcPr>
            </w:tcPrChange>
          </w:tcPr>
          <w:p w14:paraId="70964B43" w14:textId="6DAE1FE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296" w:type="pct"/>
            <w:tcPrChange w:id="345" w:author="Bonnie Jonkman" w:date="2016-08-28T20:43:00Z">
              <w:tcPr>
                <w:tcW w:w="296" w:type="pct"/>
                <w:gridSpan w:val="2"/>
              </w:tcPr>
            </w:tcPrChange>
          </w:tcPr>
          <w:p w14:paraId="50D23A68" w14:textId="4C0ACBFD"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296" w:type="pct"/>
            <w:tcPrChange w:id="346" w:author="Bonnie Jonkman" w:date="2016-08-28T20:43:00Z">
              <w:tcPr>
                <w:tcW w:w="296" w:type="pct"/>
                <w:gridSpan w:val="2"/>
              </w:tcPr>
            </w:tcPrChange>
          </w:tcPr>
          <w:p w14:paraId="2C17855E" w14:textId="5540987A"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297" w:type="pct"/>
            <w:tcPrChange w:id="347" w:author="Bonnie Jonkman" w:date="2016-08-28T20:43:00Z">
              <w:tcPr>
                <w:tcW w:w="296" w:type="pct"/>
              </w:tcPr>
            </w:tcPrChange>
          </w:tcPr>
          <w:p w14:paraId="1D643BF8" w14:textId="2A266BEB"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r>
      <w:tr w:rsidR="00B81F0F" w14:paraId="3C99C7E5" w14:textId="77777777" w:rsidTr="00230D6B">
        <w:trPr>
          <w:cnfStyle w:val="000000100000" w:firstRow="0" w:lastRow="0" w:firstColumn="0" w:lastColumn="0" w:oddVBand="0" w:evenVBand="0" w:oddHBand="1" w:evenHBand="0" w:firstRowFirstColumn="0" w:firstRowLastColumn="0" w:lastRowFirstColumn="0" w:lastRowLastColumn="0"/>
          <w:cantSplit/>
          <w:trPrChange w:id="348"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349" w:author="Bonnie Jonkman" w:date="2016-08-28T20:43:00Z">
              <w:tcPr>
                <w:tcW w:w="1488" w:type="pct"/>
              </w:tcPr>
            </w:tcPrChange>
          </w:tcPr>
          <w:p w14:paraId="5029FFF3" w14:textId="77777777" w:rsidR="00C31C74" w:rsidRPr="000F5694" w:rsidRDefault="00C31C74" w:rsidP="0044241D">
            <w:pPr>
              <w:cnfStyle w:val="001000100000" w:firstRow="0" w:lastRow="0" w:firstColumn="1" w:lastColumn="0" w:oddVBand="0" w:evenVBand="0" w:oddHBand="1" w:evenHBand="0" w:firstRowFirstColumn="0" w:firstRowLastColumn="0" w:lastRowFirstColumn="0" w:lastRowLastColumn="0"/>
              <w:rPr>
                <w:sz w:val="20"/>
                <w:szCs w:val="20"/>
              </w:rPr>
            </w:pPr>
            <w:r w:rsidRPr="000F5694">
              <w:rPr>
                <w:sz w:val="20"/>
                <w:szCs w:val="20"/>
              </w:rPr>
              <w:t>HD_MorisonDistrib</w:t>
            </w:r>
          </w:p>
        </w:tc>
        <w:tc>
          <w:tcPr>
            <w:tcW w:w="416" w:type="pct"/>
            <w:tcPrChange w:id="350" w:author="Bonnie Jonkman" w:date="2016-08-28T20:43:00Z">
              <w:tcPr>
                <w:tcW w:w="416" w:type="pct"/>
              </w:tcPr>
            </w:tcPrChange>
          </w:tcPr>
          <w:p w14:paraId="764CE5EA" w14:textId="77777777"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Line2</w:t>
            </w:r>
          </w:p>
        </w:tc>
        <w:tc>
          <w:tcPr>
            <w:tcW w:w="868" w:type="pct"/>
            <w:tcPrChange w:id="351" w:author="Bonnie Jonkman" w:date="2016-08-28T20:43:00Z">
              <w:tcPr>
                <w:tcW w:w="871" w:type="pct"/>
                <w:gridSpan w:val="2"/>
              </w:tcPr>
            </w:tcPrChange>
          </w:tcPr>
          <w:p w14:paraId="7F1D3DA3" w14:textId="2C77781F" w:rsidR="00C31C74" w:rsidRPr="000F5694" w:rsidRDefault="000F2CA9"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sym w:font="Wingdings" w:char="F0FC"/>
            </w:r>
          </w:p>
        </w:tc>
        <w:tc>
          <w:tcPr>
            <w:tcW w:w="373" w:type="pct"/>
            <w:tcPrChange w:id="352" w:author="Bonnie Jonkman" w:date="2016-08-28T20:43:00Z">
              <w:tcPr>
                <w:tcW w:w="373" w:type="pct"/>
                <w:gridSpan w:val="2"/>
              </w:tcPr>
            </w:tcPrChange>
          </w:tcPr>
          <w:p w14:paraId="1FD28B2E" w14:textId="1F06E9EB"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73" w:type="pct"/>
            <w:tcPrChange w:id="353" w:author="Bonnie Jonkman" w:date="2016-08-28T20:43:00Z">
              <w:tcPr>
                <w:tcW w:w="373" w:type="pct"/>
                <w:gridSpan w:val="2"/>
              </w:tcPr>
            </w:tcPrChange>
          </w:tcPr>
          <w:p w14:paraId="6B322C04" w14:textId="6748A426"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296" w:type="pct"/>
            <w:tcPrChange w:id="354" w:author="Bonnie Jonkman" w:date="2016-08-28T20:43:00Z">
              <w:tcPr>
                <w:tcW w:w="296" w:type="pct"/>
                <w:gridSpan w:val="2"/>
              </w:tcPr>
            </w:tcPrChange>
          </w:tcPr>
          <w:p w14:paraId="7ECF7A27" w14:textId="68CE4674"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296" w:type="pct"/>
            <w:tcPrChange w:id="355" w:author="Bonnie Jonkman" w:date="2016-08-28T20:43:00Z">
              <w:tcPr>
                <w:tcW w:w="296" w:type="pct"/>
                <w:gridSpan w:val="2"/>
              </w:tcPr>
            </w:tcPrChange>
          </w:tcPr>
          <w:p w14:paraId="788E2F2A" w14:textId="4C71CB9F"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296" w:type="pct"/>
            <w:tcPrChange w:id="356" w:author="Bonnie Jonkman" w:date="2016-08-28T20:43:00Z">
              <w:tcPr>
                <w:tcW w:w="296" w:type="pct"/>
                <w:gridSpan w:val="2"/>
              </w:tcPr>
            </w:tcPrChange>
          </w:tcPr>
          <w:p w14:paraId="01B447FC" w14:textId="449D79CA"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296" w:type="pct"/>
            <w:tcPrChange w:id="357" w:author="Bonnie Jonkman" w:date="2016-08-28T20:43:00Z">
              <w:tcPr>
                <w:tcW w:w="296" w:type="pct"/>
                <w:gridSpan w:val="2"/>
              </w:tcPr>
            </w:tcPrChange>
          </w:tcPr>
          <w:p w14:paraId="7C3A4D69" w14:textId="68560ADB"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297" w:type="pct"/>
            <w:tcPrChange w:id="358" w:author="Bonnie Jonkman" w:date="2016-08-28T20:43:00Z">
              <w:tcPr>
                <w:tcW w:w="296" w:type="pct"/>
              </w:tcPr>
            </w:tcPrChange>
          </w:tcPr>
          <w:p w14:paraId="63B89E32" w14:textId="47EB508B"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r>
      <w:tr w:rsidR="00B81F0F" w14:paraId="64F6ED00" w14:textId="77777777" w:rsidTr="00230D6B">
        <w:trPr>
          <w:cantSplit/>
          <w:trPrChange w:id="359"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360" w:author="Bonnie Jonkman" w:date="2016-08-28T20:43:00Z">
              <w:tcPr>
                <w:tcW w:w="1488" w:type="pct"/>
                <w:shd w:val="clear" w:color="auto" w:fill="B8CCE4" w:themeFill="accent1" w:themeFillTint="66"/>
              </w:tcPr>
            </w:tcPrChange>
          </w:tcPr>
          <w:p w14:paraId="77AFA6B9" w14:textId="011098F3" w:rsidR="00C31C74" w:rsidRPr="000F5694" w:rsidRDefault="00C31C74" w:rsidP="0044241D">
            <w:pPr>
              <w:rPr>
                <w:sz w:val="20"/>
                <w:szCs w:val="20"/>
              </w:rPr>
            </w:pPr>
            <w:r>
              <w:rPr>
                <w:sz w:val="20"/>
                <w:szCs w:val="20"/>
              </w:rPr>
              <w:t xml:space="preserve">SubDyn </w:t>
            </w:r>
          </w:p>
        </w:tc>
        <w:tc>
          <w:tcPr>
            <w:tcW w:w="416" w:type="pct"/>
            <w:shd w:val="clear" w:color="auto" w:fill="B8CCE4" w:themeFill="accent1" w:themeFillTint="66"/>
            <w:tcPrChange w:id="361" w:author="Bonnie Jonkman" w:date="2016-08-28T20:43:00Z">
              <w:tcPr>
                <w:tcW w:w="416" w:type="pct"/>
                <w:shd w:val="clear" w:color="auto" w:fill="B8CCE4" w:themeFill="accent1" w:themeFillTint="66"/>
              </w:tcPr>
            </w:tcPrChange>
          </w:tcPr>
          <w:p w14:paraId="289BF25B"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68" w:type="pct"/>
            <w:shd w:val="clear" w:color="auto" w:fill="B8CCE4" w:themeFill="accent1" w:themeFillTint="66"/>
            <w:tcPrChange w:id="362" w:author="Bonnie Jonkman" w:date="2016-08-28T20:43:00Z">
              <w:tcPr>
                <w:tcW w:w="871" w:type="pct"/>
                <w:gridSpan w:val="2"/>
                <w:shd w:val="clear" w:color="auto" w:fill="B8CCE4" w:themeFill="accent1" w:themeFillTint="66"/>
              </w:tcPr>
            </w:tcPrChange>
          </w:tcPr>
          <w:p w14:paraId="01AD5D29"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shd w:val="clear" w:color="auto" w:fill="B8CCE4" w:themeFill="accent1" w:themeFillTint="66"/>
            <w:tcPrChange w:id="363" w:author="Bonnie Jonkman" w:date="2016-08-28T20:43:00Z">
              <w:tcPr>
                <w:tcW w:w="373" w:type="pct"/>
                <w:gridSpan w:val="2"/>
                <w:shd w:val="clear" w:color="auto" w:fill="B8CCE4" w:themeFill="accent1" w:themeFillTint="66"/>
              </w:tcPr>
            </w:tcPrChange>
          </w:tcPr>
          <w:p w14:paraId="72DBA809"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73" w:type="pct"/>
            <w:shd w:val="clear" w:color="auto" w:fill="B8CCE4" w:themeFill="accent1" w:themeFillTint="66"/>
            <w:tcPrChange w:id="364" w:author="Bonnie Jonkman" w:date="2016-08-28T20:43:00Z">
              <w:tcPr>
                <w:tcW w:w="373" w:type="pct"/>
                <w:gridSpan w:val="2"/>
                <w:shd w:val="clear" w:color="auto" w:fill="B8CCE4" w:themeFill="accent1" w:themeFillTint="66"/>
              </w:tcPr>
            </w:tcPrChange>
          </w:tcPr>
          <w:p w14:paraId="6FCA5FAC"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shd w:val="clear" w:color="auto" w:fill="B8CCE4" w:themeFill="accent1" w:themeFillTint="66"/>
            <w:tcPrChange w:id="365" w:author="Bonnie Jonkman" w:date="2016-08-28T20:43:00Z">
              <w:tcPr>
                <w:tcW w:w="296" w:type="pct"/>
                <w:gridSpan w:val="2"/>
                <w:shd w:val="clear" w:color="auto" w:fill="B8CCE4" w:themeFill="accent1" w:themeFillTint="66"/>
              </w:tcPr>
            </w:tcPrChange>
          </w:tcPr>
          <w:p w14:paraId="41C54ABC"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shd w:val="clear" w:color="auto" w:fill="B8CCE4" w:themeFill="accent1" w:themeFillTint="66"/>
            <w:tcPrChange w:id="366" w:author="Bonnie Jonkman" w:date="2016-08-28T20:43:00Z">
              <w:tcPr>
                <w:tcW w:w="296" w:type="pct"/>
                <w:gridSpan w:val="2"/>
                <w:shd w:val="clear" w:color="auto" w:fill="B8CCE4" w:themeFill="accent1" w:themeFillTint="66"/>
              </w:tcPr>
            </w:tcPrChange>
          </w:tcPr>
          <w:p w14:paraId="48D0F4E0"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shd w:val="clear" w:color="auto" w:fill="B8CCE4" w:themeFill="accent1" w:themeFillTint="66"/>
            <w:tcPrChange w:id="367" w:author="Bonnie Jonkman" w:date="2016-08-28T20:43:00Z">
              <w:tcPr>
                <w:tcW w:w="296" w:type="pct"/>
                <w:gridSpan w:val="2"/>
                <w:shd w:val="clear" w:color="auto" w:fill="B8CCE4" w:themeFill="accent1" w:themeFillTint="66"/>
              </w:tcPr>
            </w:tcPrChange>
          </w:tcPr>
          <w:p w14:paraId="134F0268"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shd w:val="clear" w:color="auto" w:fill="B8CCE4" w:themeFill="accent1" w:themeFillTint="66"/>
            <w:tcPrChange w:id="368" w:author="Bonnie Jonkman" w:date="2016-08-28T20:43:00Z">
              <w:tcPr>
                <w:tcW w:w="296" w:type="pct"/>
                <w:gridSpan w:val="2"/>
                <w:shd w:val="clear" w:color="auto" w:fill="B8CCE4" w:themeFill="accent1" w:themeFillTint="66"/>
              </w:tcPr>
            </w:tcPrChange>
          </w:tcPr>
          <w:p w14:paraId="591BF8C4"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7" w:type="pct"/>
            <w:shd w:val="clear" w:color="auto" w:fill="B8CCE4" w:themeFill="accent1" w:themeFillTint="66"/>
            <w:tcPrChange w:id="369" w:author="Bonnie Jonkman" w:date="2016-08-28T20:43:00Z">
              <w:tcPr>
                <w:tcW w:w="296" w:type="pct"/>
                <w:shd w:val="clear" w:color="auto" w:fill="B8CCE4" w:themeFill="accent1" w:themeFillTint="66"/>
              </w:tcPr>
            </w:tcPrChange>
          </w:tcPr>
          <w:p w14:paraId="21235EC2"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rsidRPr="00E40ED8" w14:paraId="74A042FD" w14:textId="77777777" w:rsidTr="00230D6B">
        <w:trPr>
          <w:cnfStyle w:val="000000100000" w:firstRow="0" w:lastRow="0" w:firstColumn="0" w:lastColumn="0" w:oddVBand="0" w:evenVBand="0" w:oddHBand="1" w:evenHBand="0" w:firstRowFirstColumn="0" w:firstRowLastColumn="0" w:lastRowFirstColumn="0" w:lastRowLastColumn="0"/>
          <w:cantSplit/>
          <w:trPrChange w:id="370"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371" w:author="Bonnie Jonkman" w:date="2016-08-28T20:43:00Z">
              <w:tcPr>
                <w:tcW w:w="1488" w:type="pct"/>
              </w:tcPr>
            </w:tcPrChange>
          </w:tcPr>
          <w:p w14:paraId="2C86FF93" w14:textId="1C9AB989" w:rsidR="00C31C74" w:rsidRPr="00726CF0" w:rsidRDefault="00C31C74" w:rsidP="009C339C">
            <w:pPr>
              <w:cnfStyle w:val="001000100000" w:firstRow="0" w:lastRow="0" w:firstColumn="1" w:lastColumn="0" w:oddVBand="0" w:evenVBand="0" w:oddHBand="1" w:evenHBand="0" w:firstRowFirstColumn="0" w:firstRowLastColumn="0" w:lastRowFirstColumn="0" w:lastRowLastColumn="0"/>
              <w:rPr>
                <w:sz w:val="20"/>
                <w:szCs w:val="20"/>
              </w:rPr>
            </w:pPr>
            <w:r w:rsidRPr="0078613A">
              <w:rPr>
                <w:sz w:val="20"/>
                <w:szCs w:val="20"/>
              </w:rPr>
              <w:t>SD_LMesh_y2Mesh</w:t>
            </w:r>
          </w:p>
        </w:tc>
        <w:tc>
          <w:tcPr>
            <w:tcW w:w="416" w:type="pct"/>
            <w:tcPrChange w:id="372" w:author="Bonnie Jonkman" w:date="2016-08-28T20:43:00Z">
              <w:tcPr>
                <w:tcW w:w="416" w:type="pct"/>
              </w:tcPr>
            </w:tcPrChange>
          </w:tcPr>
          <w:p w14:paraId="52076EA9" w14:textId="042C63CE" w:rsidR="00C31C74" w:rsidRPr="0078613A" w:rsidRDefault="00C31C74" w:rsidP="009C339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sz w:val="20"/>
                <w:szCs w:val="20"/>
              </w:rPr>
              <w:t>Point</w:t>
            </w:r>
          </w:p>
        </w:tc>
        <w:tc>
          <w:tcPr>
            <w:tcW w:w="868" w:type="pct"/>
            <w:tcPrChange w:id="373" w:author="Bonnie Jonkman" w:date="2016-08-28T20:43:00Z">
              <w:tcPr>
                <w:tcW w:w="871" w:type="pct"/>
                <w:gridSpan w:val="2"/>
              </w:tcPr>
            </w:tcPrChange>
          </w:tcPr>
          <w:p w14:paraId="1B68070C" w14:textId="77777777" w:rsidR="00C31C74" w:rsidRPr="0078613A" w:rsidRDefault="00C31C74" w:rsidP="009C339C">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373" w:type="pct"/>
            <w:tcPrChange w:id="374" w:author="Bonnie Jonkman" w:date="2016-08-28T20:43:00Z">
              <w:tcPr>
                <w:tcW w:w="373" w:type="pct"/>
                <w:gridSpan w:val="2"/>
              </w:tcPr>
            </w:tcPrChange>
          </w:tcPr>
          <w:p w14:paraId="00E3066C" w14:textId="27F713A4"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In</w:t>
            </w:r>
          </w:p>
        </w:tc>
        <w:tc>
          <w:tcPr>
            <w:tcW w:w="373" w:type="pct"/>
            <w:tcPrChange w:id="375" w:author="Bonnie Jonkman" w:date="2016-08-28T20:43:00Z">
              <w:tcPr>
                <w:tcW w:w="373" w:type="pct"/>
                <w:gridSpan w:val="2"/>
              </w:tcPr>
            </w:tcPrChange>
          </w:tcPr>
          <w:p w14:paraId="207A040D" w14:textId="4CB93B9E"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In</w:t>
            </w:r>
          </w:p>
        </w:tc>
        <w:tc>
          <w:tcPr>
            <w:tcW w:w="296" w:type="pct"/>
            <w:tcPrChange w:id="376" w:author="Bonnie Jonkman" w:date="2016-08-28T20:43:00Z">
              <w:tcPr>
                <w:tcW w:w="296" w:type="pct"/>
                <w:gridSpan w:val="2"/>
              </w:tcPr>
            </w:tcPrChange>
          </w:tcPr>
          <w:p w14:paraId="03FA1DA6" w14:textId="7930E959"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857401">
              <w:rPr>
                <w:sz w:val="20"/>
                <w:szCs w:val="20"/>
              </w:rPr>
              <w:t>Out</w:t>
            </w:r>
          </w:p>
        </w:tc>
        <w:tc>
          <w:tcPr>
            <w:tcW w:w="296" w:type="pct"/>
            <w:tcPrChange w:id="377" w:author="Bonnie Jonkman" w:date="2016-08-28T20:43:00Z">
              <w:tcPr>
                <w:tcW w:w="296" w:type="pct"/>
                <w:gridSpan w:val="2"/>
              </w:tcPr>
            </w:tcPrChange>
          </w:tcPr>
          <w:p w14:paraId="2D502DC1" w14:textId="6474EA13"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857401">
              <w:rPr>
                <w:sz w:val="20"/>
                <w:szCs w:val="20"/>
              </w:rPr>
              <w:t>Out</w:t>
            </w:r>
          </w:p>
        </w:tc>
        <w:tc>
          <w:tcPr>
            <w:tcW w:w="296" w:type="pct"/>
            <w:tcPrChange w:id="378" w:author="Bonnie Jonkman" w:date="2016-08-28T20:43:00Z">
              <w:tcPr>
                <w:tcW w:w="296" w:type="pct"/>
                <w:gridSpan w:val="2"/>
              </w:tcPr>
            </w:tcPrChange>
          </w:tcPr>
          <w:p w14:paraId="77F80908" w14:textId="7444C692"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857401">
              <w:rPr>
                <w:sz w:val="20"/>
                <w:szCs w:val="20"/>
              </w:rPr>
              <w:t>Out</w:t>
            </w:r>
          </w:p>
        </w:tc>
        <w:tc>
          <w:tcPr>
            <w:tcW w:w="296" w:type="pct"/>
            <w:tcPrChange w:id="379" w:author="Bonnie Jonkman" w:date="2016-08-28T20:43:00Z">
              <w:tcPr>
                <w:tcW w:w="296" w:type="pct"/>
                <w:gridSpan w:val="2"/>
              </w:tcPr>
            </w:tcPrChange>
          </w:tcPr>
          <w:p w14:paraId="017F7E25" w14:textId="0D82CFEB"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857401">
              <w:rPr>
                <w:sz w:val="20"/>
                <w:szCs w:val="20"/>
              </w:rPr>
              <w:t>Out</w:t>
            </w:r>
          </w:p>
        </w:tc>
        <w:tc>
          <w:tcPr>
            <w:tcW w:w="297" w:type="pct"/>
            <w:tcPrChange w:id="380" w:author="Bonnie Jonkman" w:date="2016-08-28T20:43:00Z">
              <w:tcPr>
                <w:tcW w:w="296" w:type="pct"/>
              </w:tcPr>
            </w:tcPrChange>
          </w:tcPr>
          <w:p w14:paraId="13170179" w14:textId="6E6F2E07"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857401">
              <w:rPr>
                <w:sz w:val="20"/>
                <w:szCs w:val="20"/>
              </w:rPr>
              <w:t>Out</w:t>
            </w:r>
          </w:p>
        </w:tc>
      </w:tr>
      <w:tr w:rsidR="00B81F0F" w:rsidRPr="00E40ED8" w14:paraId="228F498B" w14:textId="77777777" w:rsidTr="00230D6B">
        <w:trPr>
          <w:cantSplit/>
          <w:trPrChange w:id="381"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382" w:author="Bonnie Jonkman" w:date="2016-08-28T20:43:00Z">
              <w:tcPr>
                <w:tcW w:w="1488" w:type="pct"/>
              </w:tcPr>
            </w:tcPrChange>
          </w:tcPr>
          <w:p w14:paraId="735DF221" w14:textId="51A04652" w:rsidR="00C31C74" w:rsidRPr="00857401" w:rsidRDefault="00C31C74" w:rsidP="009C339C">
            <w:pPr>
              <w:rPr>
                <w:sz w:val="20"/>
                <w:szCs w:val="20"/>
              </w:rPr>
            </w:pPr>
            <w:r w:rsidRPr="00857401">
              <w:rPr>
                <w:sz w:val="20"/>
                <w:szCs w:val="20"/>
              </w:rPr>
              <w:t>SD_y1Mesh_TPMesh</w:t>
            </w:r>
          </w:p>
        </w:tc>
        <w:tc>
          <w:tcPr>
            <w:tcW w:w="416" w:type="pct"/>
            <w:tcPrChange w:id="383" w:author="Bonnie Jonkman" w:date="2016-08-28T20:43:00Z">
              <w:tcPr>
                <w:tcW w:w="416" w:type="pct"/>
              </w:tcPr>
            </w:tcPrChange>
          </w:tcPr>
          <w:p w14:paraId="761EE3C1" w14:textId="35FD7E99" w:rsidR="00C31C74" w:rsidRPr="00857401" w:rsidRDefault="00C31C74" w:rsidP="009C339C">
            <w:pPr>
              <w:jc w:val="center"/>
              <w:cnfStyle w:val="000000000000" w:firstRow="0" w:lastRow="0" w:firstColumn="0" w:lastColumn="0" w:oddVBand="0" w:evenVBand="0" w:oddHBand="0" w:evenHBand="0" w:firstRowFirstColumn="0" w:firstRowLastColumn="0" w:lastRowFirstColumn="0" w:lastRowLastColumn="0"/>
              <w:rPr>
                <w:b/>
                <w:bCs/>
                <w:sz w:val="20"/>
                <w:szCs w:val="20"/>
              </w:rPr>
            </w:pPr>
            <w:r>
              <w:rPr>
                <w:sz w:val="20"/>
                <w:szCs w:val="20"/>
              </w:rPr>
              <w:t>Point</w:t>
            </w:r>
          </w:p>
        </w:tc>
        <w:tc>
          <w:tcPr>
            <w:tcW w:w="868" w:type="pct"/>
            <w:tcPrChange w:id="384" w:author="Bonnie Jonkman" w:date="2016-08-28T20:43:00Z">
              <w:tcPr>
                <w:tcW w:w="871" w:type="pct"/>
                <w:gridSpan w:val="2"/>
              </w:tcPr>
            </w:tcPrChange>
          </w:tcPr>
          <w:p w14:paraId="1A14686A" w14:textId="77777777" w:rsidR="00C31C74" w:rsidRPr="00857401" w:rsidRDefault="00C31C74" w:rsidP="009C339C">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73" w:type="pct"/>
            <w:tcPrChange w:id="385" w:author="Bonnie Jonkman" w:date="2016-08-28T20:43:00Z">
              <w:tcPr>
                <w:tcW w:w="373" w:type="pct"/>
                <w:gridSpan w:val="2"/>
              </w:tcPr>
            </w:tcPrChange>
          </w:tcPr>
          <w:p w14:paraId="1BF66362" w14:textId="3D2B7472"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73" w:type="pct"/>
            <w:tcPrChange w:id="386" w:author="Bonnie Jonkman" w:date="2016-08-28T20:43:00Z">
              <w:tcPr>
                <w:tcW w:w="373" w:type="pct"/>
                <w:gridSpan w:val="2"/>
              </w:tcPr>
            </w:tcPrChange>
          </w:tcPr>
          <w:p w14:paraId="564F54E8" w14:textId="471F1AF8"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6" w:type="pct"/>
            <w:tcPrChange w:id="387" w:author="Bonnie Jonkman" w:date="2016-08-28T20:43:00Z">
              <w:tcPr>
                <w:tcW w:w="296" w:type="pct"/>
                <w:gridSpan w:val="2"/>
              </w:tcPr>
            </w:tcPrChange>
          </w:tcPr>
          <w:p w14:paraId="3C792BDD" w14:textId="79A54F3F"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296" w:type="pct"/>
            <w:tcPrChange w:id="388" w:author="Bonnie Jonkman" w:date="2016-08-28T20:43:00Z">
              <w:tcPr>
                <w:tcW w:w="296" w:type="pct"/>
                <w:gridSpan w:val="2"/>
              </w:tcPr>
            </w:tcPrChange>
          </w:tcPr>
          <w:p w14:paraId="0F948020" w14:textId="55DE2F8D"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296" w:type="pct"/>
            <w:tcPrChange w:id="389" w:author="Bonnie Jonkman" w:date="2016-08-28T20:43:00Z">
              <w:tcPr>
                <w:tcW w:w="296" w:type="pct"/>
                <w:gridSpan w:val="2"/>
              </w:tcPr>
            </w:tcPrChange>
          </w:tcPr>
          <w:p w14:paraId="4F040000" w14:textId="47D3243E"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296" w:type="pct"/>
            <w:tcPrChange w:id="390" w:author="Bonnie Jonkman" w:date="2016-08-28T20:43:00Z">
              <w:tcPr>
                <w:tcW w:w="296" w:type="pct"/>
                <w:gridSpan w:val="2"/>
              </w:tcPr>
            </w:tcPrChange>
          </w:tcPr>
          <w:p w14:paraId="6780D890" w14:textId="0A222735"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297" w:type="pct"/>
            <w:tcPrChange w:id="391" w:author="Bonnie Jonkman" w:date="2016-08-28T20:43:00Z">
              <w:tcPr>
                <w:tcW w:w="296" w:type="pct"/>
              </w:tcPr>
            </w:tcPrChange>
          </w:tcPr>
          <w:p w14:paraId="550100FA" w14:textId="5B46D712"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r>
      <w:tr w:rsidR="00230D6B" w14:paraId="698E7EA4" w14:textId="77777777" w:rsidTr="00230D6B">
        <w:trPr>
          <w:cnfStyle w:val="000000100000" w:firstRow="0" w:lastRow="0" w:firstColumn="0" w:lastColumn="0" w:oddVBand="0" w:evenVBand="0" w:oddHBand="1" w:evenHBand="0" w:firstRowFirstColumn="0" w:firstRowLastColumn="0" w:lastRowFirstColumn="0" w:lastRowLastColumn="0"/>
          <w:cantSplit/>
          <w:ins w:id="392" w:author="Bonnie Jonkman" w:date="2016-08-28T20:43:00Z"/>
          <w:trPrChange w:id="393"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394" w:author="Bonnie Jonkman" w:date="2016-08-28T20:43:00Z">
              <w:tcPr>
                <w:tcW w:w="1488" w:type="pct"/>
                <w:shd w:val="clear" w:color="auto" w:fill="B8CCE4" w:themeFill="accent1" w:themeFillTint="66"/>
              </w:tcPr>
            </w:tcPrChange>
          </w:tcPr>
          <w:p w14:paraId="2A4186D0" w14:textId="5D889F7B" w:rsidR="00230D6B" w:rsidRPr="000F5694" w:rsidRDefault="00230D6B" w:rsidP="00F54CF5">
            <w:pPr>
              <w:cnfStyle w:val="001000100000" w:firstRow="0" w:lastRow="0" w:firstColumn="1" w:lastColumn="0" w:oddVBand="0" w:evenVBand="0" w:oddHBand="1" w:evenHBand="0" w:firstRowFirstColumn="0" w:firstRowLastColumn="0" w:lastRowFirstColumn="0" w:lastRowLastColumn="0"/>
              <w:rPr>
                <w:ins w:id="395" w:author="Bonnie Jonkman" w:date="2016-08-28T20:43:00Z"/>
                <w:sz w:val="20"/>
                <w:szCs w:val="20"/>
              </w:rPr>
            </w:pPr>
            <w:ins w:id="396" w:author="Bonnie Jonkman" w:date="2016-08-28T20:43:00Z">
              <w:r>
                <w:rPr>
                  <w:sz w:val="20"/>
                  <w:szCs w:val="20"/>
                </w:rPr>
                <w:t xml:space="preserve">ExtPtfm_MCKF </w:t>
              </w:r>
            </w:ins>
          </w:p>
        </w:tc>
        <w:tc>
          <w:tcPr>
            <w:tcW w:w="416" w:type="pct"/>
            <w:shd w:val="clear" w:color="auto" w:fill="B8CCE4" w:themeFill="accent1" w:themeFillTint="66"/>
            <w:tcPrChange w:id="397" w:author="Bonnie Jonkman" w:date="2016-08-28T20:43:00Z">
              <w:tcPr>
                <w:tcW w:w="416" w:type="pct"/>
                <w:shd w:val="clear" w:color="auto" w:fill="B8CCE4" w:themeFill="accent1" w:themeFillTint="66"/>
              </w:tcPr>
            </w:tcPrChange>
          </w:tcPr>
          <w:p w14:paraId="2EDDB2E1" w14:textId="77777777" w:rsidR="00230D6B" w:rsidRPr="000F5694" w:rsidRDefault="00230D6B" w:rsidP="00F54CF5">
            <w:pPr>
              <w:jc w:val="center"/>
              <w:cnfStyle w:val="000000100000" w:firstRow="0" w:lastRow="0" w:firstColumn="0" w:lastColumn="0" w:oddVBand="0" w:evenVBand="0" w:oddHBand="1" w:evenHBand="0" w:firstRowFirstColumn="0" w:firstRowLastColumn="0" w:lastRowFirstColumn="0" w:lastRowLastColumn="0"/>
              <w:rPr>
                <w:ins w:id="398" w:author="Bonnie Jonkman" w:date="2016-08-28T20:43:00Z"/>
                <w:sz w:val="20"/>
                <w:szCs w:val="20"/>
              </w:rPr>
            </w:pPr>
          </w:p>
        </w:tc>
        <w:tc>
          <w:tcPr>
            <w:tcW w:w="868" w:type="pct"/>
            <w:shd w:val="clear" w:color="auto" w:fill="B8CCE4" w:themeFill="accent1" w:themeFillTint="66"/>
            <w:tcPrChange w:id="399" w:author="Bonnie Jonkman" w:date="2016-08-28T20:43:00Z">
              <w:tcPr>
                <w:tcW w:w="871" w:type="pct"/>
                <w:gridSpan w:val="2"/>
                <w:shd w:val="clear" w:color="auto" w:fill="B8CCE4" w:themeFill="accent1" w:themeFillTint="66"/>
              </w:tcPr>
            </w:tcPrChange>
          </w:tcPr>
          <w:p w14:paraId="0A242900" w14:textId="77777777" w:rsidR="00230D6B" w:rsidRPr="000F5694" w:rsidRDefault="00230D6B" w:rsidP="00F54CF5">
            <w:pPr>
              <w:jc w:val="center"/>
              <w:cnfStyle w:val="000000100000" w:firstRow="0" w:lastRow="0" w:firstColumn="0" w:lastColumn="0" w:oddVBand="0" w:evenVBand="0" w:oddHBand="1" w:evenHBand="0" w:firstRowFirstColumn="0" w:firstRowLastColumn="0" w:lastRowFirstColumn="0" w:lastRowLastColumn="0"/>
              <w:rPr>
                <w:ins w:id="400" w:author="Bonnie Jonkman" w:date="2016-08-28T20:43:00Z"/>
                <w:sz w:val="20"/>
                <w:szCs w:val="20"/>
              </w:rPr>
            </w:pPr>
          </w:p>
        </w:tc>
        <w:tc>
          <w:tcPr>
            <w:tcW w:w="373" w:type="pct"/>
            <w:shd w:val="clear" w:color="auto" w:fill="B8CCE4" w:themeFill="accent1" w:themeFillTint="66"/>
            <w:tcPrChange w:id="401" w:author="Bonnie Jonkman" w:date="2016-08-28T20:43:00Z">
              <w:tcPr>
                <w:tcW w:w="373" w:type="pct"/>
                <w:gridSpan w:val="2"/>
                <w:shd w:val="clear" w:color="auto" w:fill="B8CCE4" w:themeFill="accent1" w:themeFillTint="66"/>
              </w:tcPr>
            </w:tcPrChange>
          </w:tcPr>
          <w:p w14:paraId="28458E83" w14:textId="77777777" w:rsidR="00230D6B" w:rsidRPr="000F5694" w:rsidRDefault="00230D6B" w:rsidP="00F54CF5">
            <w:pPr>
              <w:jc w:val="center"/>
              <w:cnfStyle w:val="000000100000" w:firstRow="0" w:lastRow="0" w:firstColumn="0" w:lastColumn="0" w:oddVBand="0" w:evenVBand="0" w:oddHBand="1" w:evenHBand="0" w:firstRowFirstColumn="0" w:firstRowLastColumn="0" w:lastRowFirstColumn="0" w:lastRowLastColumn="0"/>
              <w:rPr>
                <w:ins w:id="402" w:author="Bonnie Jonkman" w:date="2016-08-28T20:43:00Z"/>
                <w:sz w:val="20"/>
                <w:szCs w:val="20"/>
              </w:rPr>
            </w:pPr>
          </w:p>
        </w:tc>
        <w:tc>
          <w:tcPr>
            <w:tcW w:w="373" w:type="pct"/>
            <w:shd w:val="clear" w:color="auto" w:fill="B8CCE4" w:themeFill="accent1" w:themeFillTint="66"/>
            <w:tcPrChange w:id="403" w:author="Bonnie Jonkman" w:date="2016-08-28T20:43:00Z">
              <w:tcPr>
                <w:tcW w:w="373" w:type="pct"/>
                <w:gridSpan w:val="2"/>
                <w:shd w:val="clear" w:color="auto" w:fill="B8CCE4" w:themeFill="accent1" w:themeFillTint="66"/>
              </w:tcPr>
            </w:tcPrChange>
          </w:tcPr>
          <w:p w14:paraId="0F790332" w14:textId="77777777" w:rsidR="00230D6B" w:rsidRPr="000F5694" w:rsidRDefault="00230D6B" w:rsidP="00F54CF5">
            <w:pPr>
              <w:jc w:val="center"/>
              <w:cnfStyle w:val="000000100000" w:firstRow="0" w:lastRow="0" w:firstColumn="0" w:lastColumn="0" w:oddVBand="0" w:evenVBand="0" w:oddHBand="1" w:evenHBand="0" w:firstRowFirstColumn="0" w:firstRowLastColumn="0" w:lastRowFirstColumn="0" w:lastRowLastColumn="0"/>
              <w:rPr>
                <w:ins w:id="404" w:author="Bonnie Jonkman" w:date="2016-08-28T20:43:00Z"/>
                <w:sz w:val="20"/>
                <w:szCs w:val="20"/>
              </w:rPr>
            </w:pPr>
          </w:p>
        </w:tc>
        <w:tc>
          <w:tcPr>
            <w:tcW w:w="296" w:type="pct"/>
            <w:shd w:val="clear" w:color="auto" w:fill="B8CCE4" w:themeFill="accent1" w:themeFillTint="66"/>
            <w:tcPrChange w:id="405" w:author="Bonnie Jonkman" w:date="2016-08-28T20:43:00Z">
              <w:tcPr>
                <w:tcW w:w="296" w:type="pct"/>
                <w:gridSpan w:val="2"/>
                <w:shd w:val="clear" w:color="auto" w:fill="B8CCE4" w:themeFill="accent1" w:themeFillTint="66"/>
              </w:tcPr>
            </w:tcPrChange>
          </w:tcPr>
          <w:p w14:paraId="307C5335" w14:textId="77777777" w:rsidR="00230D6B" w:rsidRPr="000F5694" w:rsidRDefault="00230D6B" w:rsidP="00F54CF5">
            <w:pPr>
              <w:jc w:val="center"/>
              <w:cnfStyle w:val="000000100000" w:firstRow="0" w:lastRow="0" w:firstColumn="0" w:lastColumn="0" w:oddVBand="0" w:evenVBand="0" w:oddHBand="1" w:evenHBand="0" w:firstRowFirstColumn="0" w:firstRowLastColumn="0" w:lastRowFirstColumn="0" w:lastRowLastColumn="0"/>
              <w:rPr>
                <w:ins w:id="406" w:author="Bonnie Jonkman" w:date="2016-08-28T20:43:00Z"/>
                <w:sz w:val="20"/>
                <w:szCs w:val="20"/>
              </w:rPr>
            </w:pPr>
          </w:p>
        </w:tc>
        <w:tc>
          <w:tcPr>
            <w:tcW w:w="296" w:type="pct"/>
            <w:shd w:val="clear" w:color="auto" w:fill="B8CCE4" w:themeFill="accent1" w:themeFillTint="66"/>
            <w:tcPrChange w:id="407" w:author="Bonnie Jonkman" w:date="2016-08-28T20:43:00Z">
              <w:tcPr>
                <w:tcW w:w="296" w:type="pct"/>
                <w:gridSpan w:val="2"/>
                <w:shd w:val="clear" w:color="auto" w:fill="B8CCE4" w:themeFill="accent1" w:themeFillTint="66"/>
              </w:tcPr>
            </w:tcPrChange>
          </w:tcPr>
          <w:p w14:paraId="2C90DB04" w14:textId="77777777" w:rsidR="00230D6B" w:rsidRPr="000F5694" w:rsidRDefault="00230D6B" w:rsidP="00F54CF5">
            <w:pPr>
              <w:jc w:val="center"/>
              <w:cnfStyle w:val="000000100000" w:firstRow="0" w:lastRow="0" w:firstColumn="0" w:lastColumn="0" w:oddVBand="0" w:evenVBand="0" w:oddHBand="1" w:evenHBand="0" w:firstRowFirstColumn="0" w:firstRowLastColumn="0" w:lastRowFirstColumn="0" w:lastRowLastColumn="0"/>
              <w:rPr>
                <w:ins w:id="408" w:author="Bonnie Jonkman" w:date="2016-08-28T20:43:00Z"/>
                <w:sz w:val="20"/>
                <w:szCs w:val="20"/>
              </w:rPr>
            </w:pPr>
          </w:p>
        </w:tc>
        <w:tc>
          <w:tcPr>
            <w:tcW w:w="296" w:type="pct"/>
            <w:shd w:val="clear" w:color="auto" w:fill="B8CCE4" w:themeFill="accent1" w:themeFillTint="66"/>
            <w:tcPrChange w:id="409" w:author="Bonnie Jonkman" w:date="2016-08-28T20:43:00Z">
              <w:tcPr>
                <w:tcW w:w="296" w:type="pct"/>
                <w:gridSpan w:val="2"/>
                <w:shd w:val="clear" w:color="auto" w:fill="B8CCE4" w:themeFill="accent1" w:themeFillTint="66"/>
              </w:tcPr>
            </w:tcPrChange>
          </w:tcPr>
          <w:p w14:paraId="4C2EFC39" w14:textId="77777777" w:rsidR="00230D6B" w:rsidRPr="000F5694" w:rsidRDefault="00230D6B" w:rsidP="00F54CF5">
            <w:pPr>
              <w:jc w:val="center"/>
              <w:cnfStyle w:val="000000100000" w:firstRow="0" w:lastRow="0" w:firstColumn="0" w:lastColumn="0" w:oddVBand="0" w:evenVBand="0" w:oddHBand="1" w:evenHBand="0" w:firstRowFirstColumn="0" w:firstRowLastColumn="0" w:lastRowFirstColumn="0" w:lastRowLastColumn="0"/>
              <w:rPr>
                <w:ins w:id="410" w:author="Bonnie Jonkman" w:date="2016-08-28T20:43:00Z"/>
                <w:sz w:val="20"/>
                <w:szCs w:val="20"/>
              </w:rPr>
            </w:pPr>
          </w:p>
        </w:tc>
        <w:tc>
          <w:tcPr>
            <w:tcW w:w="296" w:type="pct"/>
            <w:shd w:val="clear" w:color="auto" w:fill="B8CCE4" w:themeFill="accent1" w:themeFillTint="66"/>
            <w:tcPrChange w:id="411" w:author="Bonnie Jonkman" w:date="2016-08-28T20:43:00Z">
              <w:tcPr>
                <w:tcW w:w="296" w:type="pct"/>
                <w:gridSpan w:val="2"/>
                <w:shd w:val="clear" w:color="auto" w:fill="B8CCE4" w:themeFill="accent1" w:themeFillTint="66"/>
              </w:tcPr>
            </w:tcPrChange>
          </w:tcPr>
          <w:p w14:paraId="418EF365" w14:textId="77777777" w:rsidR="00230D6B" w:rsidRPr="000F5694" w:rsidRDefault="00230D6B" w:rsidP="00F54CF5">
            <w:pPr>
              <w:jc w:val="center"/>
              <w:cnfStyle w:val="000000100000" w:firstRow="0" w:lastRow="0" w:firstColumn="0" w:lastColumn="0" w:oddVBand="0" w:evenVBand="0" w:oddHBand="1" w:evenHBand="0" w:firstRowFirstColumn="0" w:firstRowLastColumn="0" w:lastRowFirstColumn="0" w:lastRowLastColumn="0"/>
              <w:rPr>
                <w:ins w:id="412" w:author="Bonnie Jonkman" w:date="2016-08-28T20:43:00Z"/>
                <w:sz w:val="20"/>
                <w:szCs w:val="20"/>
              </w:rPr>
            </w:pPr>
          </w:p>
        </w:tc>
        <w:tc>
          <w:tcPr>
            <w:tcW w:w="297" w:type="pct"/>
            <w:shd w:val="clear" w:color="auto" w:fill="B8CCE4" w:themeFill="accent1" w:themeFillTint="66"/>
            <w:tcPrChange w:id="413" w:author="Bonnie Jonkman" w:date="2016-08-28T20:43:00Z">
              <w:tcPr>
                <w:tcW w:w="296" w:type="pct"/>
                <w:shd w:val="clear" w:color="auto" w:fill="B8CCE4" w:themeFill="accent1" w:themeFillTint="66"/>
              </w:tcPr>
            </w:tcPrChange>
          </w:tcPr>
          <w:p w14:paraId="241C379E" w14:textId="77777777" w:rsidR="00230D6B" w:rsidRPr="000F5694" w:rsidRDefault="00230D6B" w:rsidP="00F54CF5">
            <w:pPr>
              <w:jc w:val="center"/>
              <w:cnfStyle w:val="000000100000" w:firstRow="0" w:lastRow="0" w:firstColumn="0" w:lastColumn="0" w:oddVBand="0" w:evenVBand="0" w:oddHBand="1" w:evenHBand="0" w:firstRowFirstColumn="0" w:firstRowLastColumn="0" w:lastRowFirstColumn="0" w:lastRowLastColumn="0"/>
              <w:rPr>
                <w:ins w:id="414" w:author="Bonnie Jonkman" w:date="2016-08-28T20:43:00Z"/>
                <w:sz w:val="20"/>
                <w:szCs w:val="20"/>
              </w:rPr>
            </w:pPr>
          </w:p>
        </w:tc>
      </w:tr>
      <w:tr w:rsidR="00230D6B" w:rsidRPr="00E40ED8" w14:paraId="18A51596" w14:textId="77777777" w:rsidTr="00230D6B">
        <w:trPr>
          <w:cantSplit/>
          <w:ins w:id="415" w:author="Bonnie Jonkman" w:date="2016-08-28T20:43:00Z"/>
          <w:trPrChange w:id="416"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417" w:author="Bonnie Jonkman" w:date="2016-08-28T20:43:00Z">
              <w:tcPr>
                <w:tcW w:w="1488" w:type="pct"/>
              </w:tcPr>
            </w:tcPrChange>
          </w:tcPr>
          <w:p w14:paraId="0EBA3B00" w14:textId="1C5B581C" w:rsidR="00230D6B" w:rsidRPr="00857401" w:rsidRDefault="00230D6B">
            <w:pPr>
              <w:rPr>
                <w:ins w:id="418" w:author="Bonnie Jonkman" w:date="2016-08-28T20:43:00Z"/>
                <w:sz w:val="20"/>
                <w:szCs w:val="20"/>
              </w:rPr>
            </w:pPr>
            <w:ins w:id="419" w:author="Bonnie Jonkman" w:date="2016-08-28T20:44:00Z">
              <w:r>
                <w:rPr>
                  <w:sz w:val="20"/>
                  <w:szCs w:val="20"/>
                </w:rPr>
                <w:t>ExtPtfm</w:t>
              </w:r>
            </w:ins>
          </w:p>
        </w:tc>
        <w:tc>
          <w:tcPr>
            <w:tcW w:w="416" w:type="pct"/>
            <w:tcPrChange w:id="420" w:author="Bonnie Jonkman" w:date="2016-08-28T20:43:00Z">
              <w:tcPr>
                <w:tcW w:w="416" w:type="pct"/>
              </w:tcPr>
            </w:tcPrChange>
          </w:tcPr>
          <w:p w14:paraId="19761F42" w14:textId="77777777" w:rsidR="00230D6B" w:rsidRDefault="00230D6B" w:rsidP="00F54CF5">
            <w:pPr>
              <w:jc w:val="center"/>
              <w:cnfStyle w:val="000000000000" w:firstRow="0" w:lastRow="0" w:firstColumn="0" w:lastColumn="0" w:oddVBand="0" w:evenVBand="0" w:oddHBand="0" w:evenHBand="0" w:firstRowFirstColumn="0" w:firstRowLastColumn="0" w:lastRowFirstColumn="0" w:lastRowLastColumn="0"/>
              <w:rPr>
                <w:ins w:id="421" w:author="Bonnie Jonkman" w:date="2016-08-28T20:43:00Z"/>
                <w:sz w:val="20"/>
                <w:szCs w:val="20"/>
              </w:rPr>
            </w:pPr>
            <w:ins w:id="422" w:author="Bonnie Jonkman" w:date="2016-08-28T20:43:00Z">
              <w:r>
                <w:rPr>
                  <w:sz w:val="20"/>
                  <w:szCs w:val="20"/>
                </w:rPr>
                <w:t>Point</w:t>
              </w:r>
            </w:ins>
          </w:p>
        </w:tc>
        <w:tc>
          <w:tcPr>
            <w:tcW w:w="868" w:type="pct"/>
            <w:tcPrChange w:id="423" w:author="Bonnie Jonkman" w:date="2016-08-28T20:43:00Z">
              <w:tcPr>
                <w:tcW w:w="869" w:type="pct"/>
              </w:tcPr>
            </w:tcPrChange>
          </w:tcPr>
          <w:p w14:paraId="6399D98D" w14:textId="77777777" w:rsidR="00230D6B" w:rsidRPr="00A13995" w:rsidRDefault="00230D6B" w:rsidP="00F54CF5">
            <w:pPr>
              <w:jc w:val="center"/>
              <w:cnfStyle w:val="000000000000" w:firstRow="0" w:lastRow="0" w:firstColumn="0" w:lastColumn="0" w:oddVBand="0" w:evenVBand="0" w:oddHBand="0" w:evenHBand="0" w:firstRowFirstColumn="0" w:firstRowLastColumn="0" w:lastRowFirstColumn="0" w:lastRowLastColumn="0"/>
              <w:rPr>
                <w:ins w:id="424" w:author="Bonnie Jonkman" w:date="2016-08-28T20:43:00Z"/>
                <w:b/>
                <w:bCs/>
                <w:sz w:val="20"/>
                <w:szCs w:val="20"/>
              </w:rPr>
            </w:pPr>
          </w:p>
        </w:tc>
        <w:tc>
          <w:tcPr>
            <w:tcW w:w="373" w:type="pct"/>
            <w:tcPrChange w:id="425" w:author="Bonnie Jonkman" w:date="2016-08-28T20:43:00Z">
              <w:tcPr>
                <w:tcW w:w="373" w:type="pct"/>
                <w:gridSpan w:val="2"/>
              </w:tcPr>
            </w:tcPrChange>
          </w:tcPr>
          <w:p w14:paraId="203BE75E" w14:textId="77777777" w:rsidR="00230D6B" w:rsidRDefault="00230D6B" w:rsidP="00F54CF5">
            <w:pPr>
              <w:jc w:val="center"/>
              <w:cnfStyle w:val="000000000000" w:firstRow="0" w:lastRow="0" w:firstColumn="0" w:lastColumn="0" w:oddVBand="0" w:evenVBand="0" w:oddHBand="0" w:evenHBand="0" w:firstRowFirstColumn="0" w:firstRowLastColumn="0" w:lastRowFirstColumn="0" w:lastRowLastColumn="0"/>
              <w:rPr>
                <w:ins w:id="426" w:author="Bonnie Jonkman" w:date="2016-08-28T20:43:00Z"/>
                <w:sz w:val="20"/>
                <w:szCs w:val="20"/>
              </w:rPr>
            </w:pPr>
            <w:ins w:id="427" w:author="Bonnie Jonkman" w:date="2016-08-28T20:43:00Z">
              <w:r>
                <w:rPr>
                  <w:sz w:val="20"/>
                  <w:szCs w:val="20"/>
                </w:rPr>
                <w:t>Out</w:t>
              </w:r>
            </w:ins>
          </w:p>
        </w:tc>
        <w:tc>
          <w:tcPr>
            <w:tcW w:w="373" w:type="pct"/>
            <w:tcPrChange w:id="428" w:author="Bonnie Jonkman" w:date="2016-08-28T20:43:00Z">
              <w:tcPr>
                <w:tcW w:w="373" w:type="pct"/>
                <w:gridSpan w:val="2"/>
              </w:tcPr>
            </w:tcPrChange>
          </w:tcPr>
          <w:p w14:paraId="3527BF44" w14:textId="77777777" w:rsidR="00230D6B" w:rsidRDefault="00230D6B" w:rsidP="00F54CF5">
            <w:pPr>
              <w:jc w:val="center"/>
              <w:cnfStyle w:val="000000000000" w:firstRow="0" w:lastRow="0" w:firstColumn="0" w:lastColumn="0" w:oddVBand="0" w:evenVBand="0" w:oddHBand="0" w:evenHBand="0" w:firstRowFirstColumn="0" w:firstRowLastColumn="0" w:lastRowFirstColumn="0" w:lastRowLastColumn="0"/>
              <w:rPr>
                <w:ins w:id="429" w:author="Bonnie Jonkman" w:date="2016-08-28T20:43:00Z"/>
                <w:sz w:val="20"/>
                <w:szCs w:val="20"/>
              </w:rPr>
            </w:pPr>
            <w:ins w:id="430" w:author="Bonnie Jonkman" w:date="2016-08-28T20:43:00Z">
              <w:r>
                <w:rPr>
                  <w:sz w:val="20"/>
                  <w:szCs w:val="20"/>
                </w:rPr>
                <w:t>Out</w:t>
              </w:r>
            </w:ins>
          </w:p>
        </w:tc>
        <w:tc>
          <w:tcPr>
            <w:tcW w:w="296" w:type="pct"/>
            <w:tcPrChange w:id="431" w:author="Bonnie Jonkman" w:date="2016-08-28T20:43:00Z">
              <w:tcPr>
                <w:tcW w:w="296" w:type="pct"/>
                <w:gridSpan w:val="2"/>
              </w:tcPr>
            </w:tcPrChange>
          </w:tcPr>
          <w:p w14:paraId="50E15D6F" w14:textId="77777777" w:rsidR="00230D6B" w:rsidRPr="000F5694" w:rsidRDefault="00230D6B" w:rsidP="00F54CF5">
            <w:pPr>
              <w:jc w:val="center"/>
              <w:cnfStyle w:val="000000000000" w:firstRow="0" w:lastRow="0" w:firstColumn="0" w:lastColumn="0" w:oddVBand="0" w:evenVBand="0" w:oddHBand="0" w:evenHBand="0" w:firstRowFirstColumn="0" w:firstRowLastColumn="0" w:lastRowFirstColumn="0" w:lastRowLastColumn="0"/>
              <w:rPr>
                <w:ins w:id="432" w:author="Bonnie Jonkman" w:date="2016-08-28T20:43:00Z"/>
                <w:sz w:val="20"/>
                <w:szCs w:val="20"/>
              </w:rPr>
            </w:pPr>
            <w:ins w:id="433" w:author="Bonnie Jonkman" w:date="2016-08-28T20:43:00Z">
              <w:r>
                <w:rPr>
                  <w:sz w:val="20"/>
                  <w:szCs w:val="20"/>
                </w:rPr>
                <w:t>In</w:t>
              </w:r>
            </w:ins>
          </w:p>
        </w:tc>
        <w:tc>
          <w:tcPr>
            <w:tcW w:w="296" w:type="pct"/>
            <w:tcPrChange w:id="434" w:author="Bonnie Jonkman" w:date="2016-08-28T20:43:00Z">
              <w:tcPr>
                <w:tcW w:w="296" w:type="pct"/>
                <w:gridSpan w:val="2"/>
              </w:tcPr>
            </w:tcPrChange>
          </w:tcPr>
          <w:p w14:paraId="70CA3AF8" w14:textId="77777777" w:rsidR="00230D6B" w:rsidRDefault="00230D6B" w:rsidP="00F54CF5">
            <w:pPr>
              <w:jc w:val="center"/>
              <w:cnfStyle w:val="000000000000" w:firstRow="0" w:lastRow="0" w:firstColumn="0" w:lastColumn="0" w:oddVBand="0" w:evenVBand="0" w:oddHBand="0" w:evenHBand="0" w:firstRowFirstColumn="0" w:firstRowLastColumn="0" w:lastRowFirstColumn="0" w:lastRowLastColumn="0"/>
              <w:rPr>
                <w:ins w:id="435" w:author="Bonnie Jonkman" w:date="2016-08-28T20:43:00Z"/>
                <w:sz w:val="20"/>
                <w:szCs w:val="20"/>
              </w:rPr>
            </w:pPr>
            <w:ins w:id="436" w:author="Bonnie Jonkman" w:date="2016-08-28T20:43:00Z">
              <w:r>
                <w:rPr>
                  <w:sz w:val="20"/>
                  <w:szCs w:val="20"/>
                </w:rPr>
                <w:t>In</w:t>
              </w:r>
            </w:ins>
          </w:p>
        </w:tc>
        <w:tc>
          <w:tcPr>
            <w:tcW w:w="296" w:type="pct"/>
            <w:tcPrChange w:id="437" w:author="Bonnie Jonkman" w:date="2016-08-28T20:43:00Z">
              <w:tcPr>
                <w:tcW w:w="296" w:type="pct"/>
                <w:gridSpan w:val="2"/>
              </w:tcPr>
            </w:tcPrChange>
          </w:tcPr>
          <w:p w14:paraId="19453F85" w14:textId="77777777" w:rsidR="00230D6B" w:rsidRPr="000F5694" w:rsidRDefault="00230D6B" w:rsidP="00F54CF5">
            <w:pPr>
              <w:jc w:val="center"/>
              <w:cnfStyle w:val="000000000000" w:firstRow="0" w:lastRow="0" w:firstColumn="0" w:lastColumn="0" w:oddVBand="0" w:evenVBand="0" w:oddHBand="0" w:evenHBand="0" w:firstRowFirstColumn="0" w:firstRowLastColumn="0" w:lastRowFirstColumn="0" w:lastRowLastColumn="0"/>
              <w:rPr>
                <w:ins w:id="438" w:author="Bonnie Jonkman" w:date="2016-08-28T20:43:00Z"/>
                <w:sz w:val="20"/>
                <w:szCs w:val="20"/>
              </w:rPr>
            </w:pPr>
            <w:ins w:id="439" w:author="Bonnie Jonkman" w:date="2016-08-28T20:43:00Z">
              <w:r>
                <w:rPr>
                  <w:sz w:val="20"/>
                  <w:szCs w:val="20"/>
                </w:rPr>
                <w:t>In</w:t>
              </w:r>
            </w:ins>
          </w:p>
        </w:tc>
        <w:tc>
          <w:tcPr>
            <w:tcW w:w="296" w:type="pct"/>
            <w:tcPrChange w:id="440" w:author="Bonnie Jonkman" w:date="2016-08-28T20:43:00Z">
              <w:tcPr>
                <w:tcW w:w="296" w:type="pct"/>
                <w:gridSpan w:val="2"/>
              </w:tcPr>
            </w:tcPrChange>
          </w:tcPr>
          <w:p w14:paraId="10A29BE0" w14:textId="77777777" w:rsidR="00230D6B" w:rsidRDefault="00230D6B" w:rsidP="00F54CF5">
            <w:pPr>
              <w:jc w:val="center"/>
              <w:cnfStyle w:val="000000000000" w:firstRow="0" w:lastRow="0" w:firstColumn="0" w:lastColumn="0" w:oddVBand="0" w:evenVBand="0" w:oddHBand="0" w:evenHBand="0" w:firstRowFirstColumn="0" w:firstRowLastColumn="0" w:lastRowFirstColumn="0" w:lastRowLastColumn="0"/>
              <w:rPr>
                <w:ins w:id="441" w:author="Bonnie Jonkman" w:date="2016-08-28T20:43:00Z"/>
                <w:sz w:val="20"/>
                <w:szCs w:val="20"/>
              </w:rPr>
            </w:pPr>
            <w:ins w:id="442" w:author="Bonnie Jonkman" w:date="2016-08-28T20:43:00Z">
              <w:r>
                <w:rPr>
                  <w:sz w:val="20"/>
                  <w:szCs w:val="20"/>
                </w:rPr>
                <w:t>In</w:t>
              </w:r>
            </w:ins>
          </w:p>
        </w:tc>
        <w:tc>
          <w:tcPr>
            <w:tcW w:w="297" w:type="pct"/>
            <w:tcPrChange w:id="443" w:author="Bonnie Jonkman" w:date="2016-08-28T20:43:00Z">
              <w:tcPr>
                <w:tcW w:w="296" w:type="pct"/>
                <w:gridSpan w:val="2"/>
              </w:tcPr>
            </w:tcPrChange>
          </w:tcPr>
          <w:p w14:paraId="49428996" w14:textId="77777777" w:rsidR="00230D6B" w:rsidRPr="000F5694" w:rsidRDefault="00230D6B" w:rsidP="00F54CF5">
            <w:pPr>
              <w:jc w:val="center"/>
              <w:cnfStyle w:val="000000000000" w:firstRow="0" w:lastRow="0" w:firstColumn="0" w:lastColumn="0" w:oddVBand="0" w:evenVBand="0" w:oddHBand="0" w:evenHBand="0" w:firstRowFirstColumn="0" w:firstRowLastColumn="0" w:lastRowFirstColumn="0" w:lastRowLastColumn="0"/>
              <w:rPr>
                <w:ins w:id="444" w:author="Bonnie Jonkman" w:date="2016-08-28T20:43:00Z"/>
                <w:sz w:val="20"/>
                <w:szCs w:val="20"/>
              </w:rPr>
            </w:pPr>
            <w:ins w:id="445" w:author="Bonnie Jonkman" w:date="2016-08-28T20:43:00Z">
              <w:r>
                <w:rPr>
                  <w:sz w:val="20"/>
                  <w:szCs w:val="20"/>
                </w:rPr>
                <w:t>In</w:t>
              </w:r>
            </w:ins>
          </w:p>
        </w:tc>
      </w:tr>
      <w:tr w:rsidR="00B81F0F" w14:paraId="5FC90717" w14:textId="77777777" w:rsidTr="00230D6B">
        <w:trPr>
          <w:cnfStyle w:val="000000100000" w:firstRow="0" w:lastRow="0" w:firstColumn="0" w:lastColumn="0" w:oddVBand="0" w:evenVBand="0" w:oddHBand="1" w:evenHBand="0" w:firstRowFirstColumn="0" w:firstRowLastColumn="0" w:lastRowFirstColumn="0" w:lastRowLastColumn="0"/>
          <w:cantSplit/>
          <w:trPrChange w:id="446"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447" w:author="Bonnie Jonkman" w:date="2016-08-28T20:43:00Z">
              <w:tcPr>
                <w:tcW w:w="1488" w:type="pct"/>
                <w:shd w:val="clear" w:color="auto" w:fill="B8CCE4" w:themeFill="accent1" w:themeFillTint="66"/>
              </w:tcPr>
            </w:tcPrChange>
          </w:tcPr>
          <w:p w14:paraId="0875DEA3" w14:textId="66BEE3C2" w:rsidR="00C31C74" w:rsidRPr="000F5694" w:rsidRDefault="00C31C74" w:rsidP="0044241D">
            <w:pPr>
              <w:cnfStyle w:val="001000100000" w:firstRow="0" w:lastRow="0" w:firstColumn="1" w:lastColumn="0" w:oddVBand="0" w:evenVBand="0" w:oddHBand="1" w:evenHBand="0" w:firstRowFirstColumn="0" w:firstRowLastColumn="0" w:lastRowFirstColumn="0" w:lastRowLastColumn="0"/>
              <w:rPr>
                <w:sz w:val="20"/>
                <w:szCs w:val="20"/>
              </w:rPr>
            </w:pPr>
            <w:r>
              <w:rPr>
                <w:sz w:val="20"/>
                <w:szCs w:val="20"/>
              </w:rPr>
              <w:t>MAP++</w:t>
            </w:r>
            <w:bookmarkStart w:id="448" w:name="_Ref447256594"/>
            <w:r w:rsidR="00A45E41">
              <w:rPr>
                <w:rStyle w:val="FootnoteReference"/>
                <w:sz w:val="20"/>
                <w:szCs w:val="20"/>
              </w:rPr>
              <w:footnoteReference w:id="12"/>
            </w:r>
            <w:bookmarkEnd w:id="448"/>
          </w:p>
        </w:tc>
        <w:tc>
          <w:tcPr>
            <w:tcW w:w="416" w:type="pct"/>
            <w:shd w:val="clear" w:color="auto" w:fill="B8CCE4" w:themeFill="accent1" w:themeFillTint="66"/>
            <w:tcPrChange w:id="449" w:author="Bonnie Jonkman" w:date="2016-08-28T20:43:00Z">
              <w:tcPr>
                <w:tcW w:w="416" w:type="pct"/>
                <w:shd w:val="clear" w:color="auto" w:fill="B8CCE4" w:themeFill="accent1" w:themeFillTint="66"/>
              </w:tcPr>
            </w:tcPrChange>
          </w:tcPr>
          <w:p w14:paraId="2CEAB695"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68" w:type="pct"/>
            <w:shd w:val="clear" w:color="auto" w:fill="B8CCE4" w:themeFill="accent1" w:themeFillTint="66"/>
            <w:tcPrChange w:id="450" w:author="Bonnie Jonkman" w:date="2016-08-28T20:43:00Z">
              <w:tcPr>
                <w:tcW w:w="871" w:type="pct"/>
                <w:gridSpan w:val="2"/>
                <w:shd w:val="clear" w:color="auto" w:fill="B8CCE4" w:themeFill="accent1" w:themeFillTint="66"/>
              </w:tcPr>
            </w:tcPrChange>
          </w:tcPr>
          <w:p w14:paraId="436B41C7" w14:textId="77777777" w:rsidR="00C31C74" w:rsidRPr="000F5694" w:rsidRDefault="00C31C74" w:rsidP="00020E5F">
            <w:pP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451" w:author="Bonnie Jonkman" w:date="2016-08-28T20:43:00Z">
              <w:tcPr>
                <w:tcW w:w="373" w:type="pct"/>
                <w:gridSpan w:val="2"/>
                <w:shd w:val="clear" w:color="auto" w:fill="B8CCE4" w:themeFill="accent1" w:themeFillTint="66"/>
              </w:tcPr>
            </w:tcPrChange>
          </w:tcPr>
          <w:p w14:paraId="04C74C5C"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452" w:author="Bonnie Jonkman" w:date="2016-08-28T20:43:00Z">
              <w:tcPr>
                <w:tcW w:w="373" w:type="pct"/>
                <w:gridSpan w:val="2"/>
                <w:shd w:val="clear" w:color="auto" w:fill="B8CCE4" w:themeFill="accent1" w:themeFillTint="66"/>
              </w:tcPr>
            </w:tcPrChange>
          </w:tcPr>
          <w:p w14:paraId="6CC90976"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453" w:author="Bonnie Jonkman" w:date="2016-08-28T20:43:00Z">
              <w:tcPr>
                <w:tcW w:w="296" w:type="pct"/>
                <w:gridSpan w:val="2"/>
                <w:shd w:val="clear" w:color="auto" w:fill="B8CCE4" w:themeFill="accent1" w:themeFillTint="66"/>
              </w:tcPr>
            </w:tcPrChange>
          </w:tcPr>
          <w:p w14:paraId="777CDBDD"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454" w:author="Bonnie Jonkman" w:date="2016-08-28T20:43:00Z">
              <w:tcPr>
                <w:tcW w:w="296" w:type="pct"/>
                <w:gridSpan w:val="2"/>
                <w:shd w:val="clear" w:color="auto" w:fill="B8CCE4" w:themeFill="accent1" w:themeFillTint="66"/>
              </w:tcPr>
            </w:tcPrChange>
          </w:tcPr>
          <w:p w14:paraId="0C0BB1FD"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455" w:author="Bonnie Jonkman" w:date="2016-08-28T20:43:00Z">
              <w:tcPr>
                <w:tcW w:w="296" w:type="pct"/>
                <w:gridSpan w:val="2"/>
                <w:shd w:val="clear" w:color="auto" w:fill="B8CCE4" w:themeFill="accent1" w:themeFillTint="66"/>
              </w:tcPr>
            </w:tcPrChange>
          </w:tcPr>
          <w:p w14:paraId="37B7DE66"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456" w:author="Bonnie Jonkman" w:date="2016-08-28T20:43:00Z">
              <w:tcPr>
                <w:tcW w:w="296" w:type="pct"/>
                <w:gridSpan w:val="2"/>
                <w:shd w:val="clear" w:color="auto" w:fill="B8CCE4" w:themeFill="accent1" w:themeFillTint="66"/>
              </w:tcPr>
            </w:tcPrChange>
          </w:tcPr>
          <w:p w14:paraId="23DBBE55"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7" w:type="pct"/>
            <w:shd w:val="clear" w:color="auto" w:fill="B8CCE4" w:themeFill="accent1" w:themeFillTint="66"/>
            <w:tcPrChange w:id="457" w:author="Bonnie Jonkman" w:date="2016-08-28T20:43:00Z">
              <w:tcPr>
                <w:tcW w:w="296" w:type="pct"/>
                <w:shd w:val="clear" w:color="auto" w:fill="B8CCE4" w:themeFill="accent1" w:themeFillTint="66"/>
              </w:tcPr>
            </w:tcPrChange>
          </w:tcPr>
          <w:p w14:paraId="40217D19"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rsidRPr="00E40ED8" w14:paraId="1D60F3CE" w14:textId="77777777" w:rsidTr="00230D6B">
        <w:trPr>
          <w:cantSplit/>
          <w:trPrChange w:id="458"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459" w:author="Bonnie Jonkman" w:date="2016-08-28T20:43:00Z">
              <w:tcPr>
                <w:tcW w:w="1488" w:type="pct"/>
              </w:tcPr>
            </w:tcPrChange>
          </w:tcPr>
          <w:p w14:paraId="7CB17BDF" w14:textId="2B75DD22" w:rsidR="00C31C74" w:rsidRPr="00E40ED8" w:rsidRDefault="00C31C74" w:rsidP="009C339C">
            <w:pPr>
              <w:rPr>
                <w:sz w:val="20"/>
                <w:szCs w:val="20"/>
              </w:rPr>
            </w:pPr>
            <w:r w:rsidRPr="00857401">
              <w:rPr>
                <w:sz w:val="20"/>
                <w:szCs w:val="20"/>
              </w:rPr>
              <w:t>MAP_PtFairlead</w:t>
            </w:r>
          </w:p>
        </w:tc>
        <w:tc>
          <w:tcPr>
            <w:tcW w:w="416" w:type="pct"/>
            <w:tcPrChange w:id="460" w:author="Bonnie Jonkman" w:date="2016-08-28T20:43:00Z">
              <w:tcPr>
                <w:tcW w:w="416" w:type="pct"/>
              </w:tcPr>
            </w:tcPrChange>
          </w:tcPr>
          <w:p w14:paraId="3FEA1079" w14:textId="63B13D23" w:rsidR="00C31C7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461" w:author="Bonnie Jonkman" w:date="2016-08-28T20:43:00Z">
              <w:tcPr>
                <w:tcW w:w="871" w:type="pct"/>
                <w:gridSpan w:val="2"/>
              </w:tcPr>
            </w:tcPrChange>
          </w:tcPr>
          <w:p w14:paraId="1186D28B" w14:textId="77777777" w:rsidR="00C31C74" w:rsidRPr="00A13995" w:rsidRDefault="00C31C74">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73" w:type="pct"/>
            <w:tcPrChange w:id="462" w:author="Bonnie Jonkman" w:date="2016-08-28T20:43:00Z">
              <w:tcPr>
                <w:tcW w:w="373" w:type="pct"/>
                <w:gridSpan w:val="2"/>
              </w:tcPr>
            </w:tcPrChange>
          </w:tcPr>
          <w:p w14:paraId="7C47D723" w14:textId="2183551D" w:rsidR="00C31C7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73" w:type="pct"/>
            <w:tcPrChange w:id="463" w:author="Bonnie Jonkman" w:date="2016-08-28T20:43:00Z">
              <w:tcPr>
                <w:tcW w:w="373" w:type="pct"/>
                <w:gridSpan w:val="2"/>
              </w:tcPr>
            </w:tcPrChange>
          </w:tcPr>
          <w:p w14:paraId="6B156634" w14:textId="569888EF" w:rsidR="00C31C7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464" w:author="Bonnie Jonkman" w:date="2016-08-28T20:43:00Z">
              <w:tcPr>
                <w:tcW w:w="296" w:type="pct"/>
                <w:gridSpan w:val="2"/>
              </w:tcPr>
            </w:tcPrChange>
          </w:tcPr>
          <w:p w14:paraId="2EFEC8E9" w14:textId="34CA240C"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465" w:author="Bonnie Jonkman" w:date="2016-08-28T20:43:00Z">
              <w:tcPr>
                <w:tcW w:w="296" w:type="pct"/>
                <w:gridSpan w:val="2"/>
              </w:tcPr>
            </w:tcPrChange>
          </w:tcPr>
          <w:p w14:paraId="7F6E5B65" w14:textId="6FD741D9"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296" w:type="pct"/>
            <w:tcPrChange w:id="466" w:author="Bonnie Jonkman" w:date="2016-08-28T20:43:00Z">
              <w:tcPr>
                <w:tcW w:w="296" w:type="pct"/>
                <w:gridSpan w:val="2"/>
              </w:tcPr>
            </w:tcPrChange>
          </w:tcPr>
          <w:p w14:paraId="47B54034"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467" w:author="Bonnie Jonkman" w:date="2016-08-28T20:43:00Z">
              <w:tcPr>
                <w:tcW w:w="296" w:type="pct"/>
                <w:gridSpan w:val="2"/>
              </w:tcPr>
            </w:tcPrChange>
          </w:tcPr>
          <w:p w14:paraId="0F6CF72A" w14:textId="752992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297" w:type="pct"/>
            <w:tcPrChange w:id="468" w:author="Bonnie Jonkman" w:date="2016-08-28T20:43:00Z">
              <w:tcPr>
                <w:tcW w:w="296" w:type="pct"/>
              </w:tcPr>
            </w:tcPrChange>
          </w:tcPr>
          <w:p w14:paraId="6252CBCA"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44C910BD" w14:textId="77777777" w:rsidTr="00230D6B">
        <w:trPr>
          <w:cnfStyle w:val="000000100000" w:firstRow="0" w:lastRow="0" w:firstColumn="0" w:lastColumn="0" w:oddVBand="0" w:evenVBand="0" w:oddHBand="1" w:evenHBand="0" w:firstRowFirstColumn="0" w:firstRowLastColumn="0" w:lastRowFirstColumn="0" w:lastRowLastColumn="0"/>
          <w:cantSplit/>
          <w:trPrChange w:id="469"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470" w:author="Bonnie Jonkman" w:date="2016-08-28T20:43:00Z">
              <w:tcPr>
                <w:tcW w:w="1488" w:type="pct"/>
                <w:shd w:val="clear" w:color="auto" w:fill="B8CCE4" w:themeFill="accent1" w:themeFillTint="66"/>
              </w:tcPr>
            </w:tcPrChange>
          </w:tcPr>
          <w:p w14:paraId="7A4AD577" w14:textId="46799D0C" w:rsidR="00C31C74" w:rsidRPr="000F5694" w:rsidRDefault="00C31C74">
            <w:pPr>
              <w:cnfStyle w:val="001000100000" w:firstRow="0" w:lastRow="0" w:firstColumn="1" w:lastColumn="0" w:oddVBand="0" w:evenVBand="0" w:oddHBand="1" w:evenHBand="0" w:firstRowFirstColumn="0" w:firstRowLastColumn="0" w:lastRowFirstColumn="0" w:lastRowLastColumn="0"/>
              <w:rPr>
                <w:sz w:val="20"/>
                <w:szCs w:val="20"/>
              </w:rPr>
            </w:pPr>
            <w:r>
              <w:rPr>
                <w:sz w:val="20"/>
                <w:szCs w:val="20"/>
              </w:rPr>
              <w:t>MoorDyn</w:t>
            </w:r>
            <w:r w:rsidR="00A45E41" w:rsidRPr="00A45E41">
              <w:rPr>
                <w:sz w:val="20"/>
                <w:szCs w:val="20"/>
                <w:vertAlign w:val="superscript"/>
              </w:rPr>
              <w:fldChar w:fldCharType="begin"/>
            </w:r>
            <w:r w:rsidR="00A45E41" w:rsidRPr="00A45E41">
              <w:rPr>
                <w:sz w:val="20"/>
                <w:szCs w:val="20"/>
                <w:vertAlign w:val="superscript"/>
              </w:rPr>
              <w:instrText xml:space="preserve"> NOTEREF _Ref447256594 \h </w:instrText>
            </w:r>
            <w:r w:rsidR="00A45E41">
              <w:rPr>
                <w:sz w:val="20"/>
                <w:szCs w:val="20"/>
                <w:vertAlign w:val="superscript"/>
              </w:rPr>
              <w:instrText xml:space="preserve"> \* MERGEFORMAT </w:instrText>
            </w:r>
            <w:r w:rsidR="00A45E41" w:rsidRPr="00A45E41">
              <w:rPr>
                <w:sz w:val="20"/>
                <w:szCs w:val="20"/>
                <w:vertAlign w:val="superscript"/>
              </w:rPr>
            </w:r>
            <w:r w:rsidR="00A45E41" w:rsidRPr="00A45E41">
              <w:rPr>
                <w:sz w:val="20"/>
                <w:szCs w:val="20"/>
                <w:vertAlign w:val="superscript"/>
              </w:rPr>
              <w:fldChar w:fldCharType="separate"/>
            </w:r>
            <w:r w:rsidR="003311C5">
              <w:rPr>
                <w:sz w:val="20"/>
                <w:szCs w:val="20"/>
                <w:vertAlign w:val="superscript"/>
              </w:rPr>
              <w:t>§§§</w:t>
            </w:r>
            <w:r w:rsidR="00A45E41" w:rsidRPr="00A45E41">
              <w:rPr>
                <w:sz w:val="20"/>
                <w:szCs w:val="20"/>
                <w:vertAlign w:val="superscript"/>
              </w:rPr>
              <w:fldChar w:fldCharType="end"/>
            </w:r>
          </w:p>
        </w:tc>
        <w:tc>
          <w:tcPr>
            <w:tcW w:w="416" w:type="pct"/>
            <w:shd w:val="clear" w:color="auto" w:fill="B8CCE4" w:themeFill="accent1" w:themeFillTint="66"/>
            <w:tcPrChange w:id="471" w:author="Bonnie Jonkman" w:date="2016-08-28T20:43:00Z">
              <w:tcPr>
                <w:tcW w:w="416" w:type="pct"/>
                <w:shd w:val="clear" w:color="auto" w:fill="B8CCE4" w:themeFill="accent1" w:themeFillTint="66"/>
              </w:tcPr>
            </w:tcPrChange>
          </w:tcPr>
          <w:p w14:paraId="23EC3948"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68" w:type="pct"/>
            <w:shd w:val="clear" w:color="auto" w:fill="B8CCE4" w:themeFill="accent1" w:themeFillTint="66"/>
            <w:tcPrChange w:id="472" w:author="Bonnie Jonkman" w:date="2016-08-28T20:43:00Z">
              <w:tcPr>
                <w:tcW w:w="871" w:type="pct"/>
                <w:gridSpan w:val="2"/>
                <w:shd w:val="clear" w:color="auto" w:fill="B8CCE4" w:themeFill="accent1" w:themeFillTint="66"/>
              </w:tcPr>
            </w:tcPrChange>
          </w:tcPr>
          <w:p w14:paraId="385E4D28"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473" w:author="Bonnie Jonkman" w:date="2016-08-28T20:43:00Z">
              <w:tcPr>
                <w:tcW w:w="373" w:type="pct"/>
                <w:gridSpan w:val="2"/>
                <w:shd w:val="clear" w:color="auto" w:fill="B8CCE4" w:themeFill="accent1" w:themeFillTint="66"/>
              </w:tcPr>
            </w:tcPrChange>
          </w:tcPr>
          <w:p w14:paraId="14C2D4BF"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474" w:author="Bonnie Jonkman" w:date="2016-08-28T20:43:00Z">
              <w:tcPr>
                <w:tcW w:w="373" w:type="pct"/>
                <w:gridSpan w:val="2"/>
                <w:shd w:val="clear" w:color="auto" w:fill="B8CCE4" w:themeFill="accent1" w:themeFillTint="66"/>
              </w:tcPr>
            </w:tcPrChange>
          </w:tcPr>
          <w:p w14:paraId="1168555E"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475" w:author="Bonnie Jonkman" w:date="2016-08-28T20:43:00Z">
              <w:tcPr>
                <w:tcW w:w="296" w:type="pct"/>
                <w:gridSpan w:val="2"/>
                <w:shd w:val="clear" w:color="auto" w:fill="B8CCE4" w:themeFill="accent1" w:themeFillTint="66"/>
              </w:tcPr>
            </w:tcPrChange>
          </w:tcPr>
          <w:p w14:paraId="6A9FB08B"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476" w:author="Bonnie Jonkman" w:date="2016-08-28T20:43:00Z">
              <w:tcPr>
                <w:tcW w:w="296" w:type="pct"/>
                <w:gridSpan w:val="2"/>
                <w:shd w:val="clear" w:color="auto" w:fill="B8CCE4" w:themeFill="accent1" w:themeFillTint="66"/>
              </w:tcPr>
            </w:tcPrChange>
          </w:tcPr>
          <w:p w14:paraId="0B44A395"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477" w:author="Bonnie Jonkman" w:date="2016-08-28T20:43:00Z">
              <w:tcPr>
                <w:tcW w:w="296" w:type="pct"/>
                <w:gridSpan w:val="2"/>
                <w:shd w:val="clear" w:color="auto" w:fill="B8CCE4" w:themeFill="accent1" w:themeFillTint="66"/>
              </w:tcPr>
            </w:tcPrChange>
          </w:tcPr>
          <w:p w14:paraId="634451DC"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478" w:author="Bonnie Jonkman" w:date="2016-08-28T20:43:00Z">
              <w:tcPr>
                <w:tcW w:w="296" w:type="pct"/>
                <w:gridSpan w:val="2"/>
                <w:shd w:val="clear" w:color="auto" w:fill="B8CCE4" w:themeFill="accent1" w:themeFillTint="66"/>
              </w:tcPr>
            </w:tcPrChange>
          </w:tcPr>
          <w:p w14:paraId="4F0550BE"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7" w:type="pct"/>
            <w:shd w:val="clear" w:color="auto" w:fill="B8CCE4" w:themeFill="accent1" w:themeFillTint="66"/>
            <w:tcPrChange w:id="479" w:author="Bonnie Jonkman" w:date="2016-08-28T20:43:00Z">
              <w:tcPr>
                <w:tcW w:w="296" w:type="pct"/>
                <w:shd w:val="clear" w:color="auto" w:fill="B8CCE4" w:themeFill="accent1" w:themeFillTint="66"/>
              </w:tcPr>
            </w:tcPrChange>
          </w:tcPr>
          <w:p w14:paraId="19F7717A"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rsidRPr="00E40ED8" w14:paraId="3522274F" w14:textId="77777777" w:rsidTr="00230D6B">
        <w:trPr>
          <w:cantSplit/>
          <w:trPrChange w:id="480"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481" w:author="Bonnie Jonkman" w:date="2016-08-28T20:43:00Z">
              <w:tcPr>
                <w:tcW w:w="1488" w:type="pct"/>
              </w:tcPr>
            </w:tcPrChange>
          </w:tcPr>
          <w:p w14:paraId="3CBCE30A" w14:textId="4F602731" w:rsidR="00C31C74" w:rsidRPr="00857401" w:rsidRDefault="00A13995" w:rsidP="009C339C">
            <w:pPr>
              <w:rPr>
                <w:sz w:val="20"/>
                <w:szCs w:val="20"/>
              </w:rPr>
            </w:pPr>
            <w:r w:rsidRPr="00857401">
              <w:rPr>
                <w:sz w:val="20"/>
                <w:szCs w:val="20"/>
              </w:rPr>
              <w:t>MD_PtFairlead</w:t>
            </w:r>
          </w:p>
        </w:tc>
        <w:tc>
          <w:tcPr>
            <w:tcW w:w="416" w:type="pct"/>
            <w:tcPrChange w:id="482" w:author="Bonnie Jonkman" w:date="2016-08-28T20:43:00Z">
              <w:tcPr>
                <w:tcW w:w="416" w:type="pct"/>
              </w:tcPr>
            </w:tcPrChange>
          </w:tcPr>
          <w:p w14:paraId="355EB9B2" w14:textId="34511E2E" w:rsidR="00C31C74" w:rsidRDefault="0037581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483" w:author="Bonnie Jonkman" w:date="2016-08-28T20:43:00Z">
              <w:tcPr>
                <w:tcW w:w="871" w:type="pct"/>
                <w:gridSpan w:val="2"/>
              </w:tcPr>
            </w:tcPrChange>
          </w:tcPr>
          <w:p w14:paraId="0E06AAF3" w14:textId="77777777" w:rsidR="00C31C74" w:rsidRPr="00A13995" w:rsidRDefault="00C31C74">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73" w:type="pct"/>
            <w:tcPrChange w:id="484" w:author="Bonnie Jonkman" w:date="2016-08-28T20:43:00Z">
              <w:tcPr>
                <w:tcW w:w="373" w:type="pct"/>
                <w:gridSpan w:val="2"/>
              </w:tcPr>
            </w:tcPrChange>
          </w:tcPr>
          <w:p w14:paraId="30D8D21E" w14:textId="5772370D" w:rsidR="00C31C74" w:rsidRDefault="008706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73" w:type="pct"/>
            <w:tcPrChange w:id="485" w:author="Bonnie Jonkman" w:date="2016-08-28T20:43:00Z">
              <w:tcPr>
                <w:tcW w:w="373" w:type="pct"/>
                <w:gridSpan w:val="2"/>
              </w:tcPr>
            </w:tcPrChange>
          </w:tcPr>
          <w:p w14:paraId="09019853" w14:textId="77777777" w:rsidR="00C31C7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486" w:author="Bonnie Jonkman" w:date="2016-08-28T20:43:00Z">
              <w:tcPr>
                <w:tcW w:w="296" w:type="pct"/>
                <w:gridSpan w:val="2"/>
              </w:tcPr>
            </w:tcPrChange>
          </w:tcPr>
          <w:p w14:paraId="1D3D7050"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487" w:author="Bonnie Jonkman" w:date="2016-08-28T20:43:00Z">
              <w:tcPr>
                <w:tcW w:w="296" w:type="pct"/>
                <w:gridSpan w:val="2"/>
              </w:tcPr>
            </w:tcPrChange>
          </w:tcPr>
          <w:p w14:paraId="590A5D77" w14:textId="2193C295" w:rsidR="00C31C74"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296" w:type="pct"/>
            <w:tcPrChange w:id="488" w:author="Bonnie Jonkman" w:date="2016-08-28T20:43:00Z">
              <w:tcPr>
                <w:tcW w:w="296" w:type="pct"/>
                <w:gridSpan w:val="2"/>
              </w:tcPr>
            </w:tcPrChange>
          </w:tcPr>
          <w:p w14:paraId="7DB0851B"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489" w:author="Bonnie Jonkman" w:date="2016-08-28T20:43:00Z">
              <w:tcPr>
                <w:tcW w:w="296" w:type="pct"/>
                <w:gridSpan w:val="2"/>
              </w:tcPr>
            </w:tcPrChange>
          </w:tcPr>
          <w:p w14:paraId="77EF45B5" w14:textId="744A85C1" w:rsidR="00C31C74"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DC3480" w:rsidRPr="00D575EA">
              <w:rPr>
                <w:sz w:val="20"/>
                <w:szCs w:val="20"/>
                <w:vertAlign w:val="superscript"/>
              </w:rPr>
              <w:fldChar w:fldCharType="begin"/>
            </w:r>
            <w:r w:rsidR="00DC3480" w:rsidRPr="00D575EA">
              <w:rPr>
                <w:sz w:val="20"/>
                <w:szCs w:val="20"/>
                <w:vertAlign w:val="superscript"/>
              </w:rPr>
              <w:instrText xml:space="preserve"> NOTEREF _Ref447132571 \h </w:instrText>
            </w:r>
            <w:r w:rsidR="00DC3480">
              <w:rPr>
                <w:sz w:val="20"/>
                <w:szCs w:val="20"/>
                <w:vertAlign w:val="superscript"/>
              </w:rPr>
              <w:instrText xml:space="preserve"> \* MERGEFORMAT </w:instrText>
            </w:r>
            <w:r w:rsidR="00DC3480" w:rsidRPr="00D575EA">
              <w:rPr>
                <w:sz w:val="20"/>
                <w:szCs w:val="20"/>
                <w:vertAlign w:val="superscript"/>
              </w:rPr>
            </w:r>
            <w:r w:rsidR="00DC3480" w:rsidRPr="00D575EA">
              <w:rPr>
                <w:sz w:val="20"/>
                <w:szCs w:val="20"/>
                <w:vertAlign w:val="superscript"/>
              </w:rPr>
              <w:fldChar w:fldCharType="separate"/>
            </w:r>
            <w:r w:rsidR="003311C5">
              <w:rPr>
                <w:sz w:val="20"/>
                <w:szCs w:val="20"/>
                <w:vertAlign w:val="superscript"/>
              </w:rPr>
              <w:t>***</w:t>
            </w:r>
            <w:r w:rsidR="00DC3480" w:rsidRPr="00D575EA">
              <w:rPr>
                <w:sz w:val="20"/>
                <w:szCs w:val="20"/>
                <w:vertAlign w:val="superscript"/>
              </w:rPr>
              <w:fldChar w:fldCharType="end"/>
            </w:r>
          </w:p>
        </w:tc>
        <w:tc>
          <w:tcPr>
            <w:tcW w:w="297" w:type="pct"/>
            <w:tcPrChange w:id="490" w:author="Bonnie Jonkman" w:date="2016-08-28T20:43:00Z">
              <w:tcPr>
                <w:tcW w:w="296" w:type="pct"/>
              </w:tcPr>
            </w:tcPrChange>
          </w:tcPr>
          <w:p w14:paraId="315215FC"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3DA3A571" w14:textId="77777777" w:rsidTr="00230D6B">
        <w:trPr>
          <w:cnfStyle w:val="000000100000" w:firstRow="0" w:lastRow="0" w:firstColumn="0" w:lastColumn="0" w:oddVBand="0" w:evenVBand="0" w:oddHBand="1" w:evenHBand="0" w:firstRowFirstColumn="0" w:firstRowLastColumn="0" w:lastRowFirstColumn="0" w:lastRowLastColumn="0"/>
          <w:cantSplit/>
          <w:trPrChange w:id="491"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492" w:author="Bonnie Jonkman" w:date="2016-08-28T20:43:00Z">
              <w:tcPr>
                <w:tcW w:w="1488" w:type="pct"/>
                <w:shd w:val="clear" w:color="auto" w:fill="B8CCE4" w:themeFill="accent1" w:themeFillTint="66"/>
              </w:tcPr>
            </w:tcPrChange>
          </w:tcPr>
          <w:p w14:paraId="056AD706" w14:textId="3F1CE223" w:rsidR="00C31C74" w:rsidRPr="000F5694" w:rsidRDefault="00485E21">
            <w:pPr>
              <w:cnfStyle w:val="001000100000" w:firstRow="0" w:lastRow="0" w:firstColumn="1" w:lastColumn="0" w:oddVBand="0" w:evenVBand="0" w:oddHBand="1" w:evenHBand="0" w:firstRowFirstColumn="0" w:firstRowLastColumn="0" w:lastRowFirstColumn="0" w:lastRowLastColumn="0"/>
              <w:rPr>
                <w:sz w:val="20"/>
                <w:szCs w:val="20"/>
              </w:rPr>
            </w:pPr>
            <w:r>
              <w:rPr>
                <w:sz w:val="20"/>
                <w:szCs w:val="20"/>
              </w:rPr>
              <w:t>FEAMooring</w:t>
            </w:r>
            <w:r w:rsidR="00A45E41" w:rsidRPr="009D4513">
              <w:rPr>
                <w:sz w:val="20"/>
                <w:szCs w:val="20"/>
                <w:vertAlign w:val="superscript"/>
              </w:rPr>
              <w:fldChar w:fldCharType="begin"/>
            </w:r>
            <w:r w:rsidR="00A45E41" w:rsidRPr="009D4513">
              <w:rPr>
                <w:sz w:val="20"/>
                <w:szCs w:val="20"/>
                <w:vertAlign w:val="superscript"/>
              </w:rPr>
              <w:instrText xml:space="preserve"> NOTEREF _Ref447256594 \h </w:instrText>
            </w:r>
            <w:r w:rsidR="00A45E41">
              <w:rPr>
                <w:sz w:val="20"/>
                <w:szCs w:val="20"/>
                <w:vertAlign w:val="superscript"/>
              </w:rPr>
              <w:instrText xml:space="preserve"> \* MERGEFORMAT </w:instrText>
            </w:r>
            <w:r w:rsidR="00A45E41" w:rsidRPr="009D4513">
              <w:rPr>
                <w:sz w:val="20"/>
                <w:szCs w:val="20"/>
                <w:vertAlign w:val="superscript"/>
              </w:rPr>
            </w:r>
            <w:r w:rsidR="00A45E41" w:rsidRPr="009D4513">
              <w:rPr>
                <w:sz w:val="20"/>
                <w:szCs w:val="20"/>
                <w:vertAlign w:val="superscript"/>
              </w:rPr>
              <w:fldChar w:fldCharType="separate"/>
            </w:r>
            <w:r w:rsidR="003311C5">
              <w:rPr>
                <w:sz w:val="20"/>
                <w:szCs w:val="20"/>
                <w:vertAlign w:val="superscript"/>
              </w:rPr>
              <w:t>§§§</w:t>
            </w:r>
            <w:r w:rsidR="00A45E41" w:rsidRPr="009D4513">
              <w:rPr>
                <w:sz w:val="20"/>
                <w:szCs w:val="20"/>
                <w:vertAlign w:val="superscript"/>
              </w:rPr>
              <w:fldChar w:fldCharType="end"/>
            </w:r>
          </w:p>
        </w:tc>
        <w:tc>
          <w:tcPr>
            <w:tcW w:w="416" w:type="pct"/>
            <w:shd w:val="clear" w:color="auto" w:fill="B8CCE4" w:themeFill="accent1" w:themeFillTint="66"/>
            <w:tcPrChange w:id="493" w:author="Bonnie Jonkman" w:date="2016-08-28T20:43:00Z">
              <w:tcPr>
                <w:tcW w:w="416" w:type="pct"/>
                <w:shd w:val="clear" w:color="auto" w:fill="B8CCE4" w:themeFill="accent1" w:themeFillTint="66"/>
              </w:tcPr>
            </w:tcPrChange>
          </w:tcPr>
          <w:p w14:paraId="6EC7C1FD"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68" w:type="pct"/>
            <w:shd w:val="clear" w:color="auto" w:fill="B8CCE4" w:themeFill="accent1" w:themeFillTint="66"/>
            <w:tcPrChange w:id="494" w:author="Bonnie Jonkman" w:date="2016-08-28T20:43:00Z">
              <w:tcPr>
                <w:tcW w:w="871" w:type="pct"/>
                <w:gridSpan w:val="2"/>
                <w:shd w:val="clear" w:color="auto" w:fill="B8CCE4" w:themeFill="accent1" w:themeFillTint="66"/>
              </w:tcPr>
            </w:tcPrChange>
          </w:tcPr>
          <w:p w14:paraId="006A0BB0"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495" w:author="Bonnie Jonkman" w:date="2016-08-28T20:43:00Z">
              <w:tcPr>
                <w:tcW w:w="373" w:type="pct"/>
                <w:gridSpan w:val="2"/>
                <w:shd w:val="clear" w:color="auto" w:fill="B8CCE4" w:themeFill="accent1" w:themeFillTint="66"/>
              </w:tcPr>
            </w:tcPrChange>
          </w:tcPr>
          <w:p w14:paraId="7F4F0D51"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496" w:author="Bonnie Jonkman" w:date="2016-08-28T20:43:00Z">
              <w:tcPr>
                <w:tcW w:w="373" w:type="pct"/>
                <w:gridSpan w:val="2"/>
                <w:shd w:val="clear" w:color="auto" w:fill="B8CCE4" w:themeFill="accent1" w:themeFillTint="66"/>
              </w:tcPr>
            </w:tcPrChange>
          </w:tcPr>
          <w:p w14:paraId="16BEC6FA"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497" w:author="Bonnie Jonkman" w:date="2016-08-28T20:43:00Z">
              <w:tcPr>
                <w:tcW w:w="296" w:type="pct"/>
                <w:gridSpan w:val="2"/>
                <w:shd w:val="clear" w:color="auto" w:fill="B8CCE4" w:themeFill="accent1" w:themeFillTint="66"/>
              </w:tcPr>
            </w:tcPrChange>
          </w:tcPr>
          <w:p w14:paraId="2FE431EC"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498" w:author="Bonnie Jonkman" w:date="2016-08-28T20:43:00Z">
              <w:tcPr>
                <w:tcW w:w="296" w:type="pct"/>
                <w:gridSpan w:val="2"/>
                <w:shd w:val="clear" w:color="auto" w:fill="B8CCE4" w:themeFill="accent1" w:themeFillTint="66"/>
              </w:tcPr>
            </w:tcPrChange>
          </w:tcPr>
          <w:p w14:paraId="605C010D"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499" w:author="Bonnie Jonkman" w:date="2016-08-28T20:43:00Z">
              <w:tcPr>
                <w:tcW w:w="296" w:type="pct"/>
                <w:gridSpan w:val="2"/>
                <w:shd w:val="clear" w:color="auto" w:fill="B8CCE4" w:themeFill="accent1" w:themeFillTint="66"/>
              </w:tcPr>
            </w:tcPrChange>
          </w:tcPr>
          <w:p w14:paraId="44A13327"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00" w:author="Bonnie Jonkman" w:date="2016-08-28T20:43:00Z">
              <w:tcPr>
                <w:tcW w:w="296" w:type="pct"/>
                <w:gridSpan w:val="2"/>
                <w:shd w:val="clear" w:color="auto" w:fill="B8CCE4" w:themeFill="accent1" w:themeFillTint="66"/>
              </w:tcPr>
            </w:tcPrChange>
          </w:tcPr>
          <w:p w14:paraId="77343A6D"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7" w:type="pct"/>
            <w:shd w:val="clear" w:color="auto" w:fill="B8CCE4" w:themeFill="accent1" w:themeFillTint="66"/>
            <w:tcPrChange w:id="501" w:author="Bonnie Jonkman" w:date="2016-08-28T20:43:00Z">
              <w:tcPr>
                <w:tcW w:w="296" w:type="pct"/>
                <w:shd w:val="clear" w:color="auto" w:fill="B8CCE4" w:themeFill="accent1" w:themeFillTint="66"/>
              </w:tcPr>
            </w:tcPrChange>
          </w:tcPr>
          <w:p w14:paraId="29B270F1"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rsidRPr="00E40ED8" w14:paraId="4AF71EF1" w14:textId="77777777" w:rsidTr="00230D6B">
        <w:trPr>
          <w:cantSplit/>
          <w:trPrChange w:id="502"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503" w:author="Bonnie Jonkman" w:date="2016-08-28T20:43:00Z">
              <w:tcPr>
                <w:tcW w:w="1488" w:type="pct"/>
              </w:tcPr>
            </w:tcPrChange>
          </w:tcPr>
          <w:p w14:paraId="08A63B31" w14:textId="5B2CF8AD" w:rsidR="00C31C74" w:rsidRPr="00857401" w:rsidRDefault="00A13995" w:rsidP="009C339C">
            <w:pPr>
              <w:rPr>
                <w:sz w:val="20"/>
                <w:szCs w:val="20"/>
              </w:rPr>
            </w:pPr>
            <w:r w:rsidRPr="00857401">
              <w:rPr>
                <w:sz w:val="20"/>
                <w:szCs w:val="20"/>
              </w:rPr>
              <w:t>FEAM_PtFairlead</w:t>
            </w:r>
          </w:p>
        </w:tc>
        <w:tc>
          <w:tcPr>
            <w:tcW w:w="416" w:type="pct"/>
            <w:tcPrChange w:id="504" w:author="Bonnie Jonkman" w:date="2016-08-28T20:43:00Z">
              <w:tcPr>
                <w:tcW w:w="416" w:type="pct"/>
              </w:tcPr>
            </w:tcPrChange>
          </w:tcPr>
          <w:p w14:paraId="6C396FC9" w14:textId="26FFAD3E" w:rsidR="00C31C74" w:rsidRDefault="0037581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505" w:author="Bonnie Jonkman" w:date="2016-08-28T20:43:00Z">
              <w:tcPr>
                <w:tcW w:w="871" w:type="pct"/>
                <w:gridSpan w:val="2"/>
              </w:tcPr>
            </w:tcPrChange>
          </w:tcPr>
          <w:p w14:paraId="72825991" w14:textId="77777777" w:rsidR="00C31C74" w:rsidRPr="00A13995" w:rsidRDefault="00C31C74">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73" w:type="pct"/>
            <w:tcPrChange w:id="506" w:author="Bonnie Jonkman" w:date="2016-08-28T20:43:00Z">
              <w:tcPr>
                <w:tcW w:w="373" w:type="pct"/>
                <w:gridSpan w:val="2"/>
              </w:tcPr>
            </w:tcPrChange>
          </w:tcPr>
          <w:p w14:paraId="0DB310EE" w14:textId="53B6C28B" w:rsidR="00C31C74" w:rsidRDefault="008706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73" w:type="pct"/>
            <w:tcPrChange w:id="507" w:author="Bonnie Jonkman" w:date="2016-08-28T20:43:00Z">
              <w:tcPr>
                <w:tcW w:w="373" w:type="pct"/>
                <w:gridSpan w:val="2"/>
              </w:tcPr>
            </w:tcPrChange>
          </w:tcPr>
          <w:p w14:paraId="299D3AAD" w14:textId="77777777" w:rsidR="00C31C7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508" w:author="Bonnie Jonkman" w:date="2016-08-28T20:43:00Z">
              <w:tcPr>
                <w:tcW w:w="296" w:type="pct"/>
                <w:gridSpan w:val="2"/>
              </w:tcPr>
            </w:tcPrChange>
          </w:tcPr>
          <w:p w14:paraId="0FE0CBE1"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509" w:author="Bonnie Jonkman" w:date="2016-08-28T20:43:00Z">
              <w:tcPr>
                <w:tcW w:w="296" w:type="pct"/>
                <w:gridSpan w:val="2"/>
              </w:tcPr>
            </w:tcPrChange>
          </w:tcPr>
          <w:p w14:paraId="3DFA1FB9" w14:textId="21283F4C" w:rsidR="00C31C74"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296" w:type="pct"/>
            <w:tcPrChange w:id="510" w:author="Bonnie Jonkman" w:date="2016-08-28T20:43:00Z">
              <w:tcPr>
                <w:tcW w:w="296" w:type="pct"/>
                <w:gridSpan w:val="2"/>
              </w:tcPr>
            </w:tcPrChange>
          </w:tcPr>
          <w:p w14:paraId="3F9FE3C2"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511" w:author="Bonnie Jonkman" w:date="2016-08-28T20:43:00Z">
              <w:tcPr>
                <w:tcW w:w="296" w:type="pct"/>
                <w:gridSpan w:val="2"/>
              </w:tcPr>
            </w:tcPrChange>
          </w:tcPr>
          <w:p w14:paraId="73F1645D" w14:textId="1B120E5C" w:rsidR="00C31C74" w:rsidRDefault="004A5415" w:rsidP="00445F5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DC3480" w:rsidRPr="00D575EA">
              <w:rPr>
                <w:sz w:val="20"/>
                <w:szCs w:val="20"/>
                <w:vertAlign w:val="superscript"/>
              </w:rPr>
              <w:fldChar w:fldCharType="begin"/>
            </w:r>
            <w:r w:rsidR="00DC3480" w:rsidRPr="00D575EA">
              <w:rPr>
                <w:sz w:val="20"/>
                <w:szCs w:val="20"/>
                <w:vertAlign w:val="superscript"/>
              </w:rPr>
              <w:instrText xml:space="preserve"> NOTEREF _Ref447132571 \h </w:instrText>
            </w:r>
            <w:r w:rsidR="00DC3480">
              <w:rPr>
                <w:sz w:val="20"/>
                <w:szCs w:val="20"/>
                <w:vertAlign w:val="superscript"/>
              </w:rPr>
              <w:instrText xml:space="preserve"> \* MERGEFORMAT </w:instrText>
            </w:r>
            <w:r w:rsidR="00DC3480" w:rsidRPr="00D575EA">
              <w:rPr>
                <w:sz w:val="20"/>
                <w:szCs w:val="20"/>
                <w:vertAlign w:val="superscript"/>
              </w:rPr>
            </w:r>
            <w:r w:rsidR="00DC3480" w:rsidRPr="00D575EA">
              <w:rPr>
                <w:sz w:val="20"/>
                <w:szCs w:val="20"/>
                <w:vertAlign w:val="superscript"/>
              </w:rPr>
              <w:fldChar w:fldCharType="separate"/>
            </w:r>
            <w:r w:rsidR="003311C5">
              <w:rPr>
                <w:sz w:val="20"/>
                <w:szCs w:val="20"/>
                <w:vertAlign w:val="superscript"/>
              </w:rPr>
              <w:t>***</w:t>
            </w:r>
            <w:r w:rsidR="00DC3480" w:rsidRPr="00D575EA">
              <w:rPr>
                <w:sz w:val="20"/>
                <w:szCs w:val="20"/>
                <w:vertAlign w:val="superscript"/>
              </w:rPr>
              <w:fldChar w:fldCharType="end"/>
            </w:r>
          </w:p>
        </w:tc>
        <w:tc>
          <w:tcPr>
            <w:tcW w:w="297" w:type="pct"/>
            <w:tcPrChange w:id="512" w:author="Bonnie Jonkman" w:date="2016-08-28T20:43:00Z">
              <w:tcPr>
                <w:tcW w:w="296" w:type="pct"/>
              </w:tcPr>
            </w:tcPrChange>
          </w:tcPr>
          <w:p w14:paraId="0EA42A4A"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78C687DE" w14:textId="77777777" w:rsidTr="00230D6B">
        <w:trPr>
          <w:cnfStyle w:val="000000100000" w:firstRow="0" w:lastRow="0" w:firstColumn="0" w:lastColumn="0" w:oddVBand="0" w:evenVBand="0" w:oddHBand="1" w:evenHBand="0" w:firstRowFirstColumn="0" w:firstRowLastColumn="0" w:lastRowFirstColumn="0" w:lastRowLastColumn="0"/>
          <w:cantSplit/>
          <w:trPrChange w:id="513"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514" w:author="Bonnie Jonkman" w:date="2016-08-28T20:43:00Z">
              <w:tcPr>
                <w:tcW w:w="1488" w:type="pct"/>
                <w:shd w:val="clear" w:color="auto" w:fill="B8CCE4" w:themeFill="accent1" w:themeFillTint="66"/>
              </w:tcPr>
            </w:tcPrChange>
          </w:tcPr>
          <w:p w14:paraId="3B65863C" w14:textId="2AD2A976" w:rsidR="00485E21" w:rsidRPr="000F5694" w:rsidRDefault="00485E21" w:rsidP="0044241D">
            <w:pPr>
              <w:cnfStyle w:val="001000100000" w:firstRow="0" w:lastRow="0" w:firstColumn="1" w:lastColumn="0" w:oddVBand="0" w:evenVBand="0" w:oddHBand="1" w:evenHBand="0" w:firstRowFirstColumn="0" w:firstRowLastColumn="0" w:lastRowFirstColumn="0" w:lastRowLastColumn="0"/>
              <w:rPr>
                <w:sz w:val="20"/>
                <w:szCs w:val="20"/>
              </w:rPr>
            </w:pPr>
            <w:r>
              <w:rPr>
                <w:sz w:val="20"/>
                <w:szCs w:val="20"/>
              </w:rPr>
              <w:t>OrcaFlex Interface</w:t>
            </w:r>
            <w:r w:rsidR="00A45E41" w:rsidRPr="009D4513">
              <w:rPr>
                <w:sz w:val="20"/>
                <w:szCs w:val="20"/>
                <w:vertAlign w:val="superscript"/>
              </w:rPr>
              <w:fldChar w:fldCharType="begin"/>
            </w:r>
            <w:r w:rsidR="00A45E41" w:rsidRPr="009D4513">
              <w:rPr>
                <w:sz w:val="20"/>
                <w:szCs w:val="20"/>
                <w:vertAlign w:val="superscript"/>
              </w:rPr>
              <w:instrText xml:space="preserve"> NOTEREF _Ref447256594 \h </w:instrText>
            </w:r>
            <w:r w:rsidR="00A45E41">
              <w:rPr>
                <w:sz w:val="20"/>
                <w:szCs w:val="20"/>
                <w:vertAlign w:val="superscript"/>
              </w:rPr>
              <w:instrText xml:space="preserve"> \* MERGEFORMAT </w:instrText>
            </w:r>
            <w:r w:rsidR="00A45E41" w:rsidRPr="009D4513">
              <w:rPr>
                <w:sz w:val="20"/>
                <w:szCs w:val="20"/>
                <w:vertAlign w:val="superscript"/>
              </w:rPr>
            </w:r>
            <w:r w:rsidR="00A45E41" w:rsidRPr="009D4513">
              <w:rPr>
                <w:sz w:val="20"/>
                <w:szCs w:val="20"/>
                <w:vertAlign w:val="superscript"/>
              </w:rPr>
              <w:fldChar w:fldCharType="separate"/>
            </w:r>
            <w:r w:rsidR="003311C5">
              <w:rPr>
                <w:sz w:val="20"/>
                <w:szCs w:val="20"/>
                <w:vertAlign w:val="superscript"/>
              </w:rPr>
              <w:t>§§§</w:t>
            </w:r>
            <w:r w:rsidR="00A45E41" w:rsidRPr="009D4513">
              <w:rPr>
                <w:sz w:val="20"/>
                <w:szCs w:val="20"/>
                <w:vertAlign w:val="superscript"/>
              </w:rPr>
              <w:fldChar w:fldCharType="end"/>
            </w:r>
          </w:p>
        </w:tc>
        <w:tc>
          <w:tcPr>
            <w:tcW w:w="416" w:type="pct"/>
            <w:shd w:val="clear" w:color="auto" w:fill="B8CCE4" w:themeFill="accent1" w:themeFillTint="66"/>
            <w:tcPrChange w:id="515" w:author="Bonnie Jonkman" w:date="2016-08-28T20:43:00Z">
              <w:tcPr>
                <w:tcW w:w="416" w:type="pct"/>
                <w:shd w:val="clear" w:color="auto" w:fill="B8CCE4" w:themeFill="accent1" w:themeFillTint="66"/>
              </w:tcPr>
            </w:tcPrChange>
          </w:tcPr>
          <w:p w14:paraId="40DB6FFB"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68" w:type="pct"/>
            <w:shd w:val="clear" w:color="auto" w:fill="B8CCE4" w:themeFill="accent1" w:themeFillTint="66"/>
            <w:tcPrChange w:id="516" w:author="Bonnie Jonkman" w:date="2016-08-28T20:43:00Z">
              <w:tcPr>
                <w:tcW w:w="871" w:type="pct"/>
                <w:gridSpan w:val="2"/>
                <w:shd w:val="clear" w:color="auto" w:fill="B8CCE4" w:themeFill="accent1" w:themeFillTint="66"/>
              </w:tcPr>
            </w:tcPrChange>
          </w:tcPr>
          <w:p w14:paraId="3D63D543"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517" w:author="Bonnie Jonkman" w:date="2016-08-28T20:43:00Z">
              <w:tcPr>
                <w:tcW w:w="373" w:type="pct"/>
                <w:gridSpan w:val="2"/>
                <w:shd w:val="clear" w:color="auto" w:fill="B8CCE4" w:themeFill="accent1" w:themeFillTint="66"/>
              </w:tcPr>
            </w:tcPrChange>
          </w:tcPr>
          <w:p w14:paraId="39F94674"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518" w:author="Bonnie Jonkman" w:date="2016-08-28T20:43:00Z">
              <w:tcPr>
                <w:tcW w:w="373" w:type="pct"/>
                <w:gridSpan w:val="2"/>
                <w:shd w:val="clear" w:color="auto" w:fill="B8CCE4" w:themeFill="accent1" w:themeFillTint="66"/>
              </w:tcPr>
            </w:tcPrChange>
          </w:tcPr>
          <w:p w14:paraId="2B10A530"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19" w:author="Bonnie Jonkman" w:date="2016-08-28T20:43:00Z">
              <w:tcPr>
                <w:tcW w:w="296" w:type="pct"/>
                <w:gridSpan w:val="2"/>
                <w:shd w:val="clear" w:color="auto" w:fill="B8CCE4" w:themeFill="accent1" w:themeFillTint="66"/>
              </w:tcPr>
            </w:tcPrChange>
          </w:tcPr>
          <w:p w14:paraId="389DDC22"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20" w:author="Bonnie Jonkman" w:date="2016-08-28T20:43:00Z">
              <w:tcPr>
                <w:tcW w:w="296" w:type="pct"/>
                <w:gridSpan w:val="2"/>
                <w:shd w:val="clear" w:color="auto" w:fill="B8CCE4" w:themeFill="accent1" w:themeFillTint="66"/>
              </w:tcPr>
            </w:tcPrChange>
          </w:tcPr>
          <w:p w14:paraId="1B12D8F3"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21" w:author="Bonnie Jonkman" w:date="2016-08-28T20:43:00Z">
              <w:tcPr>
                <w:tcW w:w="296" w:type="pct"/>
                <w:gridSpan w:val="2"/>
                <w:shd w:val="clear" w:color="auto" w:fill="B8CCE4" w:themeFill="accent1" w:themeFillTint="66"/>
              </w:tcPr>
            </w:tcPrChange>
          </w:tcPr>
          <w:p w14:paraId="3D199887"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22" w:author="Bonnie Jonkman" w:date="2016-08-28T20:43:00Z">
              <w:tcPr>
                <w:tcW w:w="296" w:type="pct"/>
                <w:gridSpan w:val="2"/>
                <w:shd w:val="clear" w:color="auto" w:fill="B8CCE4" w:themeFill="accent1" w:themeFillTint="66"/>
              </w:tcPr>
            </w:tcPrChange>
          </w:tcPr>
          <w:p w14:paraId="19FD3A01"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7" w:type="pct"/>
            <w:shd w:val="clear" w:color="auto" w:fill="B8CCE4" w:themeFill="accent1" w:themeFillTint="66"/>
            <w:tcPrChange w:id="523" w:author="Bonnie Jonkman" w:date="2016-08-28T20:43:00Z">
              <w:tcPr>
                <w:tcW w:w="296" w:type="pct"/>
                <w:shd w:val="clear" w:color="auto" w:fill="B8CCE4" w:themeFill="accent1" w:themeFillTint="66"/>
              </w:tcPr>
            </w:tcPrChange>
          </w:tcPr>
          <w:p w14:paraId="22A6EC5E"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rsidRPr="00E40ED8" w14:paraId="3DA3B65E" w14:textId="77777777" w:rsidTr="00230D6B">
        <w:trPr>
          <w:cantSplit/>
          <w:trPrChange w:id="524"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525" w:author="Bonnie Jonkman" w:date="2016-08-28T20:43:00Z">
              <w:tcPr>
                <w:tcW w:w="1488" w:type="pct"/>
              </w:tcPr>
            </w:tcPrChange>
          </w:tcPr>
          <w:p w14:paraId="26C045ED" w14:textId="0E5AB155" w:rsidR="00C31C74" w:rsidRPr="00857401" w:rsidRDefault="00A13995" w:rsidP="009C339C">
            <w:pPr>
              <w:rPr>
                <w:sz w:val="20"/>
                <w:szCs w:val="20"/>
              </w:rPr>
            </w:pPr>
            <w:r w:rsidRPr="00857401">
              <w:rPr>
                <w:sz w:val="20"/>
                <w:szCs w:val="20"/>
              </w:rPr>
              <w:t>Orca_PtfmMesh</w:t>
            </w:r>
          </w:p>
        </w:tc>
        <w:tc>
          <w:tcPr>
            <w:tcW w:w="416" w:type="pct"/>
            <w:tcPrChange w:id="526" w:author="Bonnie Jonkman" w:date="2016-08-28T20:43:00Z">
              <w:tcPr>
                <w:tcW w:w="416" w:type="pct"/>
              </w:tcPr>
            </w:tcPrChange>
          </w:tcPr>
          <w:p w14:paraId="39475BAE" w14:textId="39A5F7E5" w:rsidR="00C31C74" w:rsidRDefault="0037581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527" w:author="Bonnie Jonkman" w:date="2016-08-28T20:43:00Z">
              <w:tcPr>
                <w:tcW w:w="871" w:type="pct"/>
                <w:gridSpan w:val="2"/>
              </w:tcPr>
            </w:tcPrChange>
          </w:tcPr>
          <w:p w14:paraId="0195001A" w14:textId="77777777" w:rsidR="00C31C74" w:rsidRPr="00A13995" w:rsidRDefault="00C31C74">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73" w:type="pct"/>
            <w:tcPrChange w:id="528" w:author="Bonnie Jonkman" w:date="2016-08-28T20:43:00Z">
              <w:tcPr>
                <w:tcW w:w="373" w:type="pct"/>
                <w:gridSpan w:val="2"/>
              </w:tcPr>
            </w:tcPrChange>
          </w:tcPr>
          <w:p w14:paraId="4C318969" w14:textId="255230A7" w:rsidR="00C31C74" w:rsidRDefault="008706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73" w:type="pct"/>
            <w:tcPrChange w:id="529" w:author="Bonnie Jonkman" w:date="2016-08-28T20:43:00Z">
              <w:tcPr>
                <w:tcW w:w="373" w:type="pct"/>
                <w:gridSpan w:val="2"/>
              </w:tcPr>
            </w:tcPrChange>
          </w:tcPr>
          <w:p w14:paraId="2371622E" w14:textId="178E8864" w:rsidR="00C31C74" w:rsidRDefault="00863C7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6" w:type="pct"/>
            <w:tcPrChange w:id="530" w:author="Bonnie Jonkman" w:date="2016-08-28T20:43:00Z">
              <w:tcPr>
                <w:tcW w:w="296" w:type="pct"/>
                <w:gridSpan w:val="2"/>
              </w:tcPr>
            </w:tcPrChange>
          </w:tcPr>
          <w:p w14:paraId="4FD04644" w14:textId="52131F72" w:rsidR="00C31C74" w:rsidRPr="000F5694" w:rsidRDefault="00863C7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531" w:author="Bonnie Jonkman" w:date="2016-08-28T20:43:00Z">
              <w:tcPr>
                <w:tcW w:w="296" w:type="pct"/>
                <w:gridSpan w:val="2"/>
              </w:tcPr>
            </w:tcPrChange>
          </w:tcPr>
          <w:p w14:paraId="04248A74" w14:textId="56845E1B" w:rsidR="00C31C74"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532" w:author="Bonnie Jonkman" w:date="2016-08-28T20:43:00Z">
              <w:tcPr>
                <w:tcW w:w="296" w:type="pct"/>
                <w:gridSpan w:val="2"/>
              </w:tcPr>
            </w:tcPrChange>
          </w:tcPr>
          <w:p w14:paraId="08E03F43" w14:textId="42AA3E51" w:rsidR="00C31C74" w:rsidRPr="000F5694" w:rsidRDefault="00863C7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533" w:author="Bonnie Jonkman" w:date="2016-08-28T20:43:00Z">
              <w:tcPr>
                <w:tcW w:w="296" w:type="pct"/>
                <w:gridSpan w:val="2"/>
              </w:tcPr>
            </w:tcPrChange>
          </w:tcPr>
          <w:p w14:paraId="1DE7ACE2" w14:textId="177505E7" w:rsidR="00C31C74"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7" w:type="pct"/>
            <w:tcPrChange w:id="534" w:author="Bonnie Jonkman" w:date="2016-08-28T20:43:00Z">
              <w:tcPr>
                <w:tcW w:w="296" w:type="pct"/>
              </w:tcPr>
            </w:tcPrChange>
          </w:tcPr>
          <w:p w14:paraId="5BE00EC6" w14:textId="18258477" w:rsidR="00C31C74" w:rsidRPr="000F5694" w:rsidRDefault="00863C7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r>
      <w:tr w:rsidR="00B81F0F" w14:paraId="1D464A8C" w14:textId="77777777" w:rsidTr="00230D6B">
        <w:trPr>
          <w:cnfStyle w:val="000000100000" w:firstRow="0" w:lastRow="0" w:firstColumn="0" w:lastColumn="0" w:oddVBand="0" w:evenVBand="0" w:oddHBand="1" w:evenHBand="0" w:firstRowFirstColumn="0" w:firstRowLastColumn="0" w:lastRowFirstColumn="0" w:lastRowLastColumn="0"/>
          <w:cantSplit/>
          <w:trPrChange w:id="535"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536" w:author="Bonnie Jonkman" w:date="2016-08-28T20:43:00Z">
              <w:tcPr>
                <w:tcW w:w="1488" w:type="pct"/>
                <w:shd w:val="clear" w:color="auto" w:fill="B8CCE4" w:themeFill="accent1" w:themeFillTint="66"/>
              </w:tcPr>
            </w:tcPrChange>
          </w:tcPr>
          <w:p w14:paraId="2B3091EF" w14:textId="34ECBA40" w:rsidR="00485E21" w:rsidRPr="000F5694" w:rsidRDefault="00A13995" w:rsidP="0044241D">
            <w:pPr>
              <w:cnfStyle w:val="001000100000" w:firstRow="0" w:lastRow="0" w:firstColumn="1" w:lastColumn="0" w:oddVBand="0" w:evenVBand="0" w:oddHBand="1" w:evenHBand="0" w:firstRowFirstColumn="0" w:firstRowLastColumn="0" w:lastRowFirstColumn="0" w:lastRowLastColumn="0"/>
              <w:rPr>
                <w:sz w:val="20"/>
                <w:szCs w:val="20"/>
              </w:rPr>
            </w:pPr>
            <w:r>
              <w:rPr>
                <w:sz w:val="20"/>
                <w:szCs w:val="20"/>
              </w:rPr>
              <w:t>IceFloe</w:t>
            </w:r>
          </w:p>
        </w:tc>
        <w:tc>
          <w:tcPr>
            <w:tcW w:w="416" w:type="pct"/>
            <w:shd w:val="clear" w:color="auto" w:fill="B8CCE4" w:themeFill="accent1" w:themeFillTint="66"/>
            <w:tcPrChange w:id="537" w:author="Bonnie Jonkman" w:date="2016-08-28T20:43:00Z">
              <w:tcPr>
                <w:tcW w:w="416" w:type="pct"/>
                <w:shd w:val="clear" w:color="auto" w:fill="B8CCE4" w:themeFill="accent1" w:themeFillTint="66"/>
              </w:tcPr>
            </w:tcPrChange>
          </w:tcPr>
          <w:p w14:paraId="015B5AD0"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68" w:type="pct"/>
            <w:shd w:val="clear" w:color="auto" w:fill="B8CCE4" w:themeFill="accent1" w:themeFillTint="66"/>
            <w:tcPrChange w:id="538" w:author="Bonnie Jonkman" w:date="2016-08-28T20:43:00Z">
              <w:tcPr>
                <w:tcW w:w="871" w:type="pct"/>
                <w:gridSpan w:val="2"/>
                <w:shd w:val="clear" w:color="auto" w:fill="B8CCE4" w:themeFill="accent1" w:themeFillTint="66"/>
              </w:tcPr>
            </w:tcPrChange>
          </w:tcPr>
          <w:p w14:paraId="28B7A100"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539" w:author="Bonnie Jonkman" w:date="2016-08-28T20:43:00Z">
              <w:tcPr>
                <w:tcW w:w="373" w:type="pct"/>
                <w:gridSpan w:val="2"/>
                <w:shd w:val="clear" w:color="auto" w:fill="B8CCE4" w:themeFill="accent1" w:themeFillTint="66"/>
              </w:tcPr>
            </w:tcPrChange>
          </w:tcPr>
          <w:p w14:paraId="27A842C3"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540" w:author="Bonnie Jonkman" w:date="2016-08-28T20:43:00Z">
              <w:tcPr>
                <w:tcW w:w="373" w:type="pct"/>
                <w:gridSpan w:val="2"/>
                <w:shd w:val="clear" w:color="auto" w:fill="B8CCE4" w:themeFill="accent1" w:themeFillTint="66"/>
              </w:tcPr>
            </w:tcPrChange>
          </w:tcPr>
          <w:p w14:paraId="7D15F5EF"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41" w:author="Bonnie Jonkman" w:date="2016-08-28T20:43:00Z">
              <w:tcPr>
                <w:tcW w:w="296" w:type="pct"/>
                <w:gridSpan w:val="2"/>
                <w:shd w:val="clear" w:color="auto" w:fill="B8CCE4" w:themeFill="accent1" w:themeFillTint="66"/>
              </w:tcPr>
            </w:tcPrChange>
          </w:tcPr>
          <w:p w14:paraId="4E88D822"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42" w:author="Bonnie Jonkman" w:date="2016-08-28T20:43:00Z">
              <w:tcPr>
                <w:tcW w:w="296" w:type="pct"/>
                <w:gridSpan w:val="2"/>
                <w:shd w:val="clear" w:color="auto" w:fill="B8CCE4" w:themeFill="accent1" w:themeFillTint="66"/>
              </w:tcPr>
            </w:tcPrChange>
          </w:tcPr>
          <w:p w14:paraId="72D86DA2"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43" w:author="Bonnie Jonkman" w:date="2016-08-28T20:43:00Z">
              <w:tcPr>
                <w:tcW w:w="296" w:type="pct"/>
                <w:gridSpan w:val="2"/>
                <w:shd w:val="clear" w:color="auto" w:fill="B8CCE4" w:themeFill="accent1" w:themeFillTint="66"/>
              </w:tcPr>
            </w:tcPrChange>
          </w:tcPr>
          <w:p w14:paraId="73F2E585"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44" w:author="Bonnie Jonkman" w:date="2016-08-28T20:43:00Z">
              <w:tcPr>
                <w:tcW w:w="296" w:type="pct"/>
                <w:gridSpan w:val="2"/>
                <w:shd w:val="clear" w:color="auto" w:fill="B8CCE4" w:themeFill="accent1" w:themeFillTint="66"/>
              </w:tcPr>
            </w:tcPrChange>
          </w:tcPr>
          <w:p w14:paraId="485C2151"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7" w:type="pct"/>
            <w:shd w:val="clear" w:color="auto" w:fill="B8CCE4" w:themeFill="accent1" w:themeFillTint="66"/>
            <w:tcPrChange w:id="545" w:author="Bonnie Jonkman" w:date="2016-08-28T20:43:00Z">
              <w:tcPr>
                <w:tcW w:w="296" w:type="pct"/>
                <w:shd w:val="clear" w:color="auto" w:fill="B8CCE4" w:themeFill="accent1" w:themeFillTint="66"/>
              </w:tcPr>
            </w:tcPrChange>
          </w:tcPr>
          <w:p w14:paraId="1176FFF6"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rsidRPr="00E40ED8" w14:paraId="77C712FE" w14:textId="77777777" w:rsidTr="00230D6B">
        <w:trPr>
          <w:cantSplit/>
          <w:trPrChange w:id="546"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547" w:author="Bonnie Jonkman" w:date="2016-08-28T20:43:00Z">
              <w:tcPr>
                <w:tcW w:w="1488" w:type="pct"/>
              </w:tcPr>
            </w:tcPrChange>
          </w:tcPr>
          <w:p w14:paraId="37605356" w14:textId="7C71C908" w:rsidR="00485E21" w:rsidRPr="00857401" w:rsidRDefault="00A13995" w:rsidP="009C339C">
            <w:pPr>
              <w:rPr>
                <w:sz w:val="20"/>
                <w:szCs w:val="20"/>
              </w:rPr>
            </w:pPr>
            <w:r w:rsidRPr="00857401">
              <w:rPr>
                <w:sz w:val="20"/>
                <w:szCs w:val="20"/>
              </w:rPr>
              <w:t>IceF_iceMesh</w:t>
            </w:r>
          </w:p>
        </w:tc>
        <w:tc>
          <w:tcPr>
            <w:tcW w:w="416" w:type="pct"/>
            <w:tcPrChange w:id="548" w:author="Bonnie Jonkman" w:date="2016-08-28T20:43:00Z">
              <w:tcPr>
                <w:tcW w:w="416" w:type="pct"/>
              </w:tcPr>
            </w:tcPrChange>
          </w:tcPr>
          <w:p w14:paraId="0569DDCB" w14:textId="2F23D3E6" w:rsidR="00485E21" w:rsidRDefault="0037581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549" w:author="Bonnie Jonkman" w:date="2016-08-28T20:43:00Z">
              <w:tcPr>
                <w:tcW w:w="871" w:type="pct"/>
                <w:gridSpan w:val="2"/>
              </w:tcPr>
            </w:tcPrChange>
          </w:tcPr>
          <w:p w14:paraId="496E562A" w14:textId="77777777" w:rsidR="00485E21" w:rsidRPr="00A13995" w:rsidRDefault="00485E21">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73" w:type="pct"/>
            <w:tcPrChange w:id="550" w:author="Bonnie Jonkman" w:date="2016-08-28T20:43:00Z">
              <w:tcPr>
                <w:tcW w:w="373" w:type="pct"/>
                <w:gridSpan w:val="2"/>
              </w:tcPr>
            </w:tcPrChange>
          </w:tcPr>
          <w:p w14:paraId="28EC638C" w14:textId="5D214E8F" w:rsidR="00485E21" w:rsidRDefault="008706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73" w:type="pct"/>
            <w:tcPrChange w:id="551" w:author="Bonnie Jonkman" w:date="2016-08-28T20:43:00Z">
              <w:tcPr>
                <w:tcW w:w="373" w:type="pct"/>
                <w:gridSpan w:val="2"/>
              </w:tcPr>
            </w:tcPrChange>
          </w:tcPr>
          <w:p w14:paraId="0FB3C6FB" w14:textId="18D3C3AE" w:rsidR="00485E21" w:rsidRDefault="006868C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296" w:type="pct"/>
            <w:tcPrChange w:id="552" w:author="Bonnie Jonkman" w:date="2016-08-28T20:43:00Z">
              <w:tcPr>
                <w:tcW w:w="296" w:type="pct"/>
                <w:gridSpan w:val="2"/>
              </w:tcPr>
            </w:tcPrChange>
          </w:tcPr>
          <w:p w14:paraId="7EE54BD8" w14:textId="77777777" w:rsidR="00485E21" w:rsidRPr="000F5694" w:rsidRDefault="00485E21">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553" w:author="Bonnie Jonkman" w:date="2016-08-28T20:43:00Z">
              <w:tcPr>
                <w:tcW w:w="296" w:type="pct"/>
                <w:gridSpan w:val="2"/>
              </w:tcPr>
            </w:tcPrChange>
          </w:tcPr>
          <w:p w14:paraId="3D9B944E" w14:textId="2F1B1F48" w:rsidR="00485E21"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554" w:author="Bonnie Jonkman" w:date="2016-08-28T20:43:00Z">
              <w:tcPr>
                <w:tcW w:w="296" w:type="pct"/>
                <w:gridSpan w:val="2"/>
              </w:tcPr>
            </w:tcPrChange>
          </w:tcPr>
          <w:p w14:paraId="14955153" w14:textId="77777777" w:rsidR="00485E21" w:rsidRPr="000F5694" w:rsidRDefault="00485E21">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555" w:author="Bonnie Jonkman" w:date="2016-08-28T20:43:00Z">
              <w:tcPr>
                <w:tcW w:w="296" w:type="pct"/>
                <w:gridSpan w:val="2"/>
              </w:tcPr>
            </w:tcPrChange>
          </w:tcPr>
          <w:p w14:paraId="3F5DA097" w14:textId="72681C73" w:rsidR="00485E21"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297" w:type="pct"/>
            <w:tcPrChange w:id="556" w:author="Bonnie Jonkman" w:date="2016-08-28T20:43:00Z">
              <w:tcPr>
                <w:tcW w:w="296" w:type="pct"/>
              </w:tcPr>
            </w:tcPrChange>
          </w:tcPr>
          <w:p w14:paraId="05E6869E" w14:textId="77777777" w:rsidR="00485E21" w:rsidRPr="000F5694" w:rsidRDefault="00485E21">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12D50619" w14:textId="77777777" w:rsidTr="00230D6B">
        <w:trPr>
          <w:cnfStyle w:val="000000100000" w:firstRow="0" w:lastRow="0" w:firstColumn="0" w:lastColumn="0" w:oddVBand="0" w:evenVBand="0" w:oddHBand="1" w:evenHBand="0" w:firstRowFirstColumn="0" w:firstRowLastColumn="0" w:lastRowFirstColumn="0" w:lastRowLastColumn="0"/>
          <w:cantSplit/>
          <w:trPrChange w:id="557"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Change w:id="558" w:author="Bonnie Jonkman" w:date="2016-08-28T20:43:00Z">
              <w:tcPr>
                <w:tcW w:w="1488" w:type="pct"/>
                <w:shd w:val="clear" w:color="auto" w:fill="B8CCE4" w:themeFill="accent1" w:themeFillTint="66"/>
              </w:tcPr>
            </w:tcPrChange>
          </w:tcPr>
          <w:p w14:paraId="7F17C9DE" w14:textId="7FB9229C" w:rsidR="00A13995" w:rsidRPr="000F5694" w:rsidRDefault="00A13995" w:rsidP="0044241D">
            <w:pPr>
              <w:cnfStyle w:val="001000100000" w:firstRow="0" w:lastRow="0" w:firstColumn="1" w:lastColumn="0" w:oddVBand="0" w:evenVBand="0" w:oddHBand="1" w:evenHBand="0" w:firstRowFirstColumn="0" w:firstRowLastColumn="0" w:lastRowFirstColumn="0" w:lastRowLastColumn="0"/>
              <w:rPr>
                <w:sz w:val="20"/>
                <w:szCs w:val="20"/>
              </w:rPr>
            </w:pPr>
            <w:r>
              <w:rPr>
                <w:sz w:val="20"/>
                <w:szCs w:val="20"/>
              </w:rPr>
              <w:t>IceDyn</w:t>
            </w:r>
          </w:p>
        </w:tc>
        <w:tc>
          <w:tcPr>
            <w:tcW w:w="416" w:type="pct"/>
            <w:shd w:val="clear" w:color="auto" w:fill="B8CCE4" w:themeFill="accent1" w:themeFillTint="66"/>
            <w:tcPrChange w:id="559" w:author="Bonnie Jonkman" w:date="2016-08-28T20:43:00Z">
              <w:tcPr>
                <w:tcW w:w="416" w:type="pct"/>
                <w:shd w:val="clear" w:color="auto" w:fill="B8CCE4" w:themeFill="accent1" w:themeFillTint="66"/>
              </w:tcPr>
            </w:tcPrChange>
          </w:tcPr>
          <w:p w14:paraId="4EA84A26"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68" w:type="pct"/>
            <w:shd w:val="clear" w:color="auto" w:fill="B8CCE4" w:themeFill="accent1" w:themeFillTint="66"/>
            <w:tcPrChange w:id="560" w:author="Bonnie Jonkman" w:date="2016-08-28T20:43:00Z">
              <w:tcPr>
                <w:tcW w:w="871" w:type="pct"/>
                <w:gridSpan w:val="2"/>
                <w:shd w:val="clear" w:color="auto" w:fill="B8CCE4" w:themeFill="accent1" w:themeFillTint="66"/>
              </w:tcPr>
            </w:tcPrChange>
          </w:tcPr>
          <w:p w14:paraId="2931816D"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561" w:author="Bonnie Jonkman" w:date="2016-08-28T20:43:00Z">
              <w:tcPr>
                <w:tcW w:w="373" w:type="pct"/>
                <w:gridSpan w:val="2"/>
                <w:shd w:val="clear" w:color="auto" w:fill="B8CCE4" w:themeFill="accent1" w:themeFillTint="66"/>
              </w:tcPr>
            </w:tcPrChange>
          </w:tcPr>
          <w:p w14:paraId="6B3F0278"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73" w:type="pct"/>
            <w:shd w:val="clear" w:color="auto" w:fill="B8CCE4" w:themeFill="accent1" w:themeFillTint="66"/>
            <w:tcPrChange w:id="562" w:author="Bonnie Jonkman" w:date="2016-08-28T20:43:00Z">
              <w:tcPr>
                <w:tcW w:w="373" w:type="pct"/>
                <w:gridSpan w:val="2"/>
                <w:shd w:val="clear" w:color="auto" w:fill="B8CCE4" w:themeFill="accent1" w:themeFillTint="66"/>
              </w:tcPr>
            </w:tcPrChange>
          </w:tcPr>
          <w:p w14:paraId="6B4EA78F"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63" w:author="Bonnie Jonkman" w:date="2016-08-28T20:43:00Z">
              <w:tcPr>
                <w:tcW w:w="296" w:type="pct"/>
                <w:gridSpan w:val="2"/>
                <w:shd w:val="clear" w:color="auto" w:fill="B8CCE4" w:themeFill="accent1" w:themeFillTint="66"/>
              </w:tcPr>
            </w:tcPrChange>
          </w:tcPr>
          <w:p w14:paraId="437EFD6E"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64" w:author="Bonnie Jonkman" w:date="2016-08-28T20:43:00Z">
              <w:tcPr>
                <w:tcW w:w="296" w:type="pct"/>
                <w:gridSpan w:val="2"/>
                <w:shd w:val="clear" w:color="auto" w:fill="B8CCE4" w:themeFill="accent1" w:themeFillTint="66"/>
              </w:tcPr>
            </w:tcPrChange>
          </w:tcPr>
          <w:p w14:paraId="79CD2EC3"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65" w:author="Bonnie Jonkman" w:date="2016-08-28T20:43:00Z">
              <w:tcPr>
                <w:tcW w:w="296" w:type="pct"/>
                <w:gridSpan w:val="2"/>
                <w:shd w:val="clear" w:color="auto" w:fill="B8CCE4" w:themeFill="accent1" w:themeFillTint="66"/>
              </w:tcPr>
            </w:tcPrChange>
          </w:tcPr>
          <w:p w14:paraId="4F87EBD2"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6" w:type="pct"/>
            <w:shd w:val="clear" w:color="auto" w:fill="B8CCE4" w:themeFill="accent1" w:themeFillTint="66"/>
            <w:tcPrChange w:id="566" w:author="Bonnie Jonkman" w:date="2016-08-28T20:43:00Z">
              <w:tcPr>
                <w:tcW w:w="296" w:type="pct"/>
                <w:gridSpan w:val="2"/>
                <w:shd w:val="clear" w:color="auto" w:fill="B8CCE4" w:themeFill="accent1" w:themeFillTint="66"/>
              </w:tcPr>
            </w:tcPrChange>
          </w:tcPr>
          <w:p w14:paraId="2C6EB03B"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97" w:type="pct"/>
            <w:shd w:val="clear" w:color="auto" w:fill="B8CCE4" w:themeFill="accent1" w:themeFillTint="66"/>
            <w:tcPrChange w:id="567" w:author="Bonnie Jonkman" w:date="2016-08-28T20:43:00Z">
              <w:tcPr>
                <w:tcW w:w="296" w:type="pct"/>
                <w:shd w:val="clear" w:color="auto" w:fill="B8CCE4" w:themeFill="accent1" w:themeFillTint="66"/>
              </w:tcPr>
            </w:tcPrChange>
          </w:tcPr>
          <w:p w14:paraId="2D6B9237"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rsidRPr="00E40ED8" w14:paraId="43D1C172" w14:textId="77777777" w:rsidTr="00230D6B">
        <w:trPr>
          <w:cantSplit/>
          <w:trPrChange w:id="568" w:author="Bonnie Jonkman" w:date="2016-08-28T20:43:00Z">
            <w:trPr>
              <w:cantSplit/>
            </w:trPr>
          </w:trPrChange>
        </w:trPr>
        <w:tc>
          <w:tcPr>
            <w:cnfStyle w:val="001000000000" w:firstRow="0" w:lastRow="0" w:firstColumn="1" w:lastColumn="0" w:oddVBand="0" w:evenVBand="0" w:oddHBand="0" w:evenHBand="0" w:firstRowFirstColumn="0" w:firstRowLastColumn="0" w:lastRowFirstColumn="0" w:lastRowLastColumn="0"/>
            <w:tcW w:w="1488" w:type="pct"/>
            <w:tcPrChange w:id="569" w:author="Bonnie Jonkman" w:date="2016-08-28T20:43:00Z">
              <w:tcPr>
                <w:tcW w:w="1488" w:type="pct"/>
              </w:tcPr>
            </w:tcPrChange>
          </w:tcPr>
          <w:p w14:paraId="6A54FC08" w14:textId="3933D429" w:rsidR="00A13995" w:rsidRPr="00857401" w:rsidRDefault="00A13995" w:rsidP="009C339C">
            <w:pPr>
              <w:rPr>
                <w:sz w:val="20"/>
                <w:szCs w:val="20"/>
              </w:rPr>
            </w:pPr>
            <w:r w:rsidRPr="00857401">
              <w:rPr>
                <w:sz w:val="20"/>
                <w:szCs w:val="20"/>
              </w:rPr>
              <w:t>IceD_PointMesh</w:t>
            </w:r>
          </w:p>
        </w:tc>
        <w:tc>
          <w:tcPr>
            <w:tcW w:w="416" w:type="pct"/>
            <w:tcPrChange w:id="570" w:author="Bonnie Jonkman" w:date="2016-08-28T20:43:00Z">
              <w:tcPr>
                <w:tcW w:w="416" w:type="pct"/>
              </w:tcPr>
            </w:tcPrChange>
          </w:tcPr>
          <w:p w14:paraId="5955B5D1" w14:textId="0C84F1E1" w:rsidR="00A13995" w:rsidRDefault="0037581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868" w:type="pct"/>
            <w:tcPrChange w:id="571" w:author="Bonnie Jonkman" w:date="2016-08-28T20:43:00Z">
              <w:tcPr>
                <w:tcW w:w="871" w:type="pct"/>
                <w:gridSpan w:val="2"/>
              </w:tcPr>
            </w:tcPrChange>
          </w:tcPr>
          <w:p w14:paraId="482CF6E1" w14:textId="77777777" w:rsidR="00A13995" w:rsidRPr="00A13995" w:rsidRDefault="00A13995">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73" w:type="pct"/>
            <w:tcPrChange w:id="572" w:author="Bonnie Jonkman" w:date="2016-08-28T20:43:00Z">
              <w:tcPr>
                <w:tcW w:w="373" w:type="pct"/>
                <w:gridSpan w:val="2"/>
              </w:tcPr>
            </w:tcPrChange>
          </w:tcPr>
          <w:p w14:paraId="0007FB6C" w14:textId="61CFA042" w:rsidR="00A13995" w:rsidRDefault="008706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73" w:type="pct"/>
            <w:tcPrChange w:id="573" w:author="Bonnie Jonkman" w:date="2016-08-28T20:43:00Z">
              <w:tcPr>
                <w:tcW w:w="373" w:type="pct"/>
                <w:gridSpan w:val="2"/>
              </w:tcPr>
            </w:tcPrChange>
          </w:tcPr>
          <w:p w14:paraId="4D44FE01" w14:textId="77777777" w:rsidR="00A13995" w:rsidRDefault="00A1399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574" w:author="Bonnie Jonkman" w:date="2016-08-28T20:43:00Z">
              <w:tcPr>
                <w:tcW w:w="296" w:type="pct"/>
                <w:gridSpan w:val="2"/>
              </w:tcPr>
            </w:tcPrChange>
          </w:tcPr>
          <w:p w14:paraId="6AD146CD" w14:textId="77777777" w:rsidR="00A13995" w:rsidRPr="000F5694" w:rsidRDefault="00A1399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575" w:author="Bonnie Jonkman" w:date="2016-08-28T20:43:00Z">
              <w:tcPr>
                <w:tcW w:w="296" w:type="pct"/>
                <w:gridSpan w:val="2"/>
              </w:tcPr>
            </w:tcPrChange>
          </w:tcPr>
          <w:p w14:paraId="79961729" w14:textId="3E8BCF18" w:rsidR="00A13995"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296" w:type="pct"/>
            <w:tcPrChange w:id="576" w:author="Bonnie Jonkman" w:date="2016-08-28T20:43:00Z">
              <w:tcPr>
                <w:tcW w:w="296" w:type="pct"/>
                <w:gridSpan w:val="2"/>
              </w:tcPr>
            </w:tcPrChange>
          </w:tcPr>
          <w:p w14:paraId="0E03874B" w14:textId="77777777" w:rsidR="00A13995" w:rsidRPr="000F5694" w:rsidRDefault="00A1399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296" w:type="pct"/>
            <w:tcPrChange w:id="577" w:author="Bonnie Jonkman" w:date="2016-08-28T20:43:00Z">
              <w:tcPr>
                <w:tcW w:w="296" w:type="pct"/>
                <w:gridSpan w:val="2"/>
              </w:tcPr>
            </w:tcPrChange>
          </w:tcPr>
          <w:p w14:paraId="386A046A" w14:textId="03743B4D" w:rsidR="00A13995"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297" w:type="pct"/>
            <w:tcPrChange w:id="578" w:author="Bonnie Jonkman" w:date="2016-08-28T20:43:00Z">
              <w:tcPr>
                <w:tcW w:w="296" w:type="pct"/>
              </w:tcPr>
            </w:tcPrChange>
          </w:tcPr>
          <w:p w14:paraId="56382AE0" w14:textId="77777777" w:rsidR="00A13995" w:rsidRPr="000F5694" w:rsidRDefault="00A13995">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0ADB6A1D" w14:textId="15B7CD5B" w:rsidR="00B16FD8" w:rsidRDefault="00B16FD8" w:rsidP="008B7E20">
      <w:pPr>
        <w:pStyle w:val="Heading4"/>
      </w:pPr>
      <w:r w:rsidRPr="00B16FD8">
        <w:t>VTK_fields</w:t>
      </w:r>
      <w:r>
        <w:t xml:space="preserve">: </w:t>
      </w:r>
      <w:r w:rsidRPr="00B16FD8">
        <w:t>Write mesh fields to VTK data files?</w:t>
      </w:r>
      <w:r>
        <w:t xml:space="preserve"> [T/F]</w:t>
      </w:r>
    </w:p>
    <w:p w14:paraId="2C3B4C7D" w14:textId="6FA02E8A" w:rsidR="00610AF8" w:rsidRDefault="009F741E">
      <w:r>
        <w:t xml:space="preserve">Except for the reference </w:t>
      </w:r>
      <w:r w:rsidR="00610AF8">
        <w:t>configuration</w:t>
      </w:r>
      <w:r>
        <w:t>, t</w:t>
      </w:r>
      <w:r w:rsidR="008B0B08">
        <w:t>he visualization output always includes the translational displacement simulated by FAST</w:t>
      </w:r>
      <w:r w:rsidR="00610AF8">
        <w:t>,</w:t>
      </w:r>
      <w:r w:rsidR="008B0B08">
        <w:t xml:space="preserve"> i.e.</w:t>
      </w:r>
      <w:r w:rsidR="00610AF8">
        <w:t>,</w:t>
      </w:r>
      <w:r w:rsidR="008B0B08">
        <w:t xml:space="preserve"> the turbine is always shown in its deflected state. T</w:t>
      </w:r>
      <w:r w:rsidR="0044241D">
        <w:t xml:space="preserve">he </w:t>
      </w:r>
      <w:r w:rsidR="0044241D">
        <w:rPr>
          <w:b/>
        </w:rPr>
        <w:t>VTK_fields</w:t>
      </w:r>
      <w:r w:rsidR="0044241D">
        <w:t xml:space="preserve"> input parameter controls whether the VTK files </w:t>
      </w:r>
      <w:r w:rsidR="008F599D">
        <w:t>will also be augmented to include</w:t>
      </w:r>
      <w:r w:rsidR="0044241D">
        <w:t xml:space="preserve"> data arrays</w:t>
      </w:r>
      <w:r w:rsidR="00FC5E0C">
        <w:t xml:space="preserve">, which can be used to </w:t>
      </w:r>
      <w:r w:rsidR="008B0B08">
        <w:t xml:space="preserve">additionally </w:t>
      </w:r>
      <w:r w:rsidR="00FC5E0C">
        <w:t xml:space="preserve">visualize </w:t>
      </w:r>
      <w:r w:rsidR="008B0B08">
        <w:t xml:space="preserve">orientations, </w:t>
      </w:r>
      <w:r w:rsidR="00FC5E0C">
        <w:t>velocities, accelerations, forces, and/or moments</w:t>
      </w:r>
      <w:r w:rsidR="008B0B08">
        <w:t xml:space="preserve"> (because </w:t>
      </w:r>
      <w:r w:rsidR="008F599D">
        <w:t xml:space="preserve">the </w:t>
      </w:r>
      <w:r w:rsidR="008B0B08">
        <w:t>translational displacement</w:t>
      </w:r>
      <w:r w:rsidR="008F599D">
        <w:t xml:space="preserve"> fields </w:t>
      </w:r>
      <w:r w:rsidR="00CA1C5B">
        <w:t>are</w:t>
      </w:r>
      <w:r w:rsidR="008B0B08">
        <w:t xml:space="preserve"> used to position the nodes for visualization, </w:t>
      </w:r>
      <w:r w:rsidR="00CA1C5B">
        <w:t>they are</w:t>
      </w:r>
      <w:r w:rsidR="008B0B08">
        <w:t xml:space="preserve"> not </w:t>
      </w:r>
      <w:r w:rsidR="008B0B08">
        <w:lastRenderedPageBreak/>
        <w:t>included as separate field</w:t>
      </w:r>
      <w:r w:rsidR="008F599D">
        <w:t>s</w:t>
      </w:r>
      <w:r w:rsidR="008B0B08">
        <w:t>)</w:t>
      </w:r>
      <w:r w:rsidR="0044241D">
        <w:t xml:space="preserve">. When </w:t>
      </w:r>
      <w:r w:rsidR="0044241D" w:rsidRPr="00857401">
        <w:rPr>
          <w:b/>
        </w:rPr>
        <w:t>VTK_fields</w:t>
      </w:r>
      <w:r w:rsidR="0044241D">
        <w:t xml:space="preserve"> is </w:t>
      </w:r>
      <w:r w:rsidR="00072DCD">
        <w:t>“T</w:t>
      </w:r>
      <w:r w:rsidR="0044241D">
        <w:t>rue</w:t>
      </w:r>
      <w:r w:rsidR="00072DCD">
        <w:t>”</w:t>
      </w:r>
      <w:r w:rsidR="0044241D">
        <w:t xml:space="preserve">, the mesh fields </w:t>
      </w:r>
      <w:r w:rsidR="008B0B08">
        <w:t xml:space="preserve">shown in </w:t>
      </w:r>
      <w:r w:rsidR="008B0B08">
        <w:fldChar w:fldCharType="begin"/>
      </w:r>
      <w:r w:rsidR="008B0B08">
        <w:instrText xml:space="preserve"> REF _Ref446682695 \h </w:instrText>
      </w:r>
      <w:r w:rsidR="008B0B08">
        <w:fldChar w:fldCharType="separate"/>
      </w:r>
      <w:r w:rsidR="003311C5">
        <w:t xml:space="preserve">Table </w:t>
      </w:r>
      <w:r w:rsidR="003311C5">
        <w:rPr>
          <w:noProof/>
        </w:rPr>
        <w:t>5</w:t>
      </w:r>
      <w:r w:rsidR="008B0B08">
        <w:fldChar w:fldCharType="end"/>
      </w:r>
      <w:r w:rsidR="0044241D">
        <w:t xml:space="preserve"> are output</w:t>
      </w:r>
      <w:r w:rsidR="004E65C1">
        <w:t xml:space="preserve"> as data arrays</w:t>
      </w:r>
      <w:r w:rsidR="0044241D">
        <w:t xml:space="preserve"> in the VTK files</w:t>
      </w:r>
      <w:r w:rsidR="008B0B08">
        <w:t xml:space="preserve">; this data is not </w:t>
      </w:r>
      <w:r w:rsidR="005F5DCE">
        <w:t>included</w:t>
      </w:r>
      <w:r w:rsidR="008B0B08">
        <w:t xml:space="preserve"> in the VTK files when </w:t>
      </w:r>
      <w:r w:rsidR="008B0B08" w:rsidRPr="00857401">
        <w:rPr>
          <w:b/>
        </w:rPr>
        <w:t>VTK_fields</w:t>
      </w:r>
      <w:r w:rsidR="008B0B08">
        <w:t xml:space="preserve"> is “False”</w:t>
      </w:r>
      <w:r w:rsidR="0044241D">
        <w:t xml:space="preserve">. The reference </w:t>
      </w:r>
      <w:r w:rsidR="00CA1C5B">
        <w:t xml:space="preserve">configuration </w:t>
      </w:r>
      <w:r w:rsidR="0044241D">
        <w:t xml:space="preserve">meshes always contain the reference orientation fields, even when </w:t>
      </w:r>
      <w:r w:rsidR="0044241D">
        <w:rPr>
          <w:b/>
        </w:rPr>
        <w:t>VTK_fields</w:t>
      </w:r>
      <w:r w:rsidR="0044241D" w:rsidRPr="00857401">
        <w:t xml:space="preserve"> is </w:t>
      </w:r>
      <w:r w:rsidR="00072DCD">
        <w:t>“F</w:t>
      </w:r>
      <w:r w:rsidR="0044241D" w:rsidRPr="00857401">
        <w:t>alse</w:t>
      </w:r>
      <w:r w:rsidR="00072DCD">
        <w:t>”</w:t>
      </w:r>
      <w:r w:rsidR="001F200C">
        <w:t>.</w:t>
      </w:r>
      <w:r w:rsidR="00B45E32">
        <w:t xml:space="preserve"> </w:t>
      </w:r>
    </w:p>
    <w:p w14:paraId="6CF3E328" w14:textId="77777777" w:rsidR="000C05E6" w:rsidRDefault="00610AF8">
      <w:r>
        <w:t>When FAST is generating surface visualization data (</w:t>
      </w:r>
      <w:r w:rsidR="004A0C4B">
        <w:rPr>
          <w:b/>
        </w:rPr>
        <w:t>VTK_type</w:t>
      </w:r>
      <w:r>
        <w:rPr>
          <w:b/>
        </w:rPr>
        <w:t> </w:t>
      </w:r>
      <w:r>
        <w:t xml:space="preserve">= 1), field data will be generated on the basic meshes instead of surfaces (this will generate all of the files </w:t>
      </w:r>
      <w:r w:rsidR="00176209">
        <w:t>that are generated</w:t>
      </w:r>
      <w:r>
        <w:t xml:space="preserve"> when </w:t>
      </w:r>
      <w:r w:rsidR="004A0C4B">
        <w:rPr>
          <w:b/>
        </w:rPr>
        <w:t>VTK_type</w:t>
      </w:r>
      <w:r>
        <w:t> = 2</w:t>
      </w:r>
      <w:r w:rsidR="00176209">
        <w:t xml:space="preserve"> as well as the files normally generated with </w:t>
      </w:r>
      <w:r w:rsidR="004A0C4B">
        <w:rPr>
          <w:b/>
        </w:rPr>
        <w:t>VTK_type</w:t>
      </w:r>
      <w:r w:rsidR="004A0C4B">
        <w:t> = 1</w:t>
      </w:r>
      <w:r>
        <w:t>).</w:t>
      </w:r>
    </w:p>
    <w:p w14:paraId="58AF6CE5" w14:textId="64933833" w:rsidR="00B16FD8" w:rsidRDefault="000C05E6">
      <w:r w:rsidRPr="00857401">
        <w:rPr>
          <w:b/>
        </w:rPr>
        <w:t>VTK_fields</w:t>
      </w:r>
      <w:r w:rsidR="00B45E32">
        <w:t xml:space="preserve"> is not used when </w:t>
      </w:r>
      <w:r w:rsidR="00B45E32" w:rsidRPr="00126F92">
        <w:rPr>
          <w:b/>
        </w:rPr>
        <w:t>WrVTK</w:t>
      </w:r>
      <w:r w:rsidR="00B45E32">
        <w:t> = 0.</w:t>
      </w:r>
    </w:p>
    <w:p w14:paraId="5CF16BE6" w14:textId="1D3CE2F3" w:rsidR="00B16FD8" w:rsidRDefault="00B16FD8" w:rsidP="008B7E20">
      <w:pPr>
        <w:pStyle w:val="Heading4"/>
      </w:pPr>
      <w:r w:rsidRPr="00B16FD8">
        <w:t>VTK_fps</w:t>
      </w:r>
      <w:r>
        <w:t xml:space="preserve">: </w:t>
      </w:r>
      <w:r w:rsidRPr="00B16FD8">
        <w:t>Frame rate for VTK output</w:t>
      </w:r>
      <w:r>
        <w:t xml:space="preserve"> [fps]</w:t>
      </w:r>
    </w:p>
    <w:p w14:paraId="7E9D9EAF" w14:textId="1AD9BFE3" w:rsidR="00B16FD8" w:rsidRPr="0044241D" w:rsidRDefault="0044241D">
      <w:r>
        <w:t>W</w:t>
      </w:r>
      <w:r w:rsidR="001F200C">
        <w:t xml:space="preserve">hen </w:t>
      </w:r>
      <w:r w:rsidR="001F200C" w:rsidRPr="00126F92">
        <w:rPr>
          <w:b/>
        </w:rPr>
        <w:t>WrVTK</w:t>
      </w:r>
      <w:r w:rsidR="001F200C">
        <w:t> = 2</w:t>
      </w:r>
      <w:r>
        <w:t xml:space="preserve">, the rate at which the VTK files are output is determined by </w:t>
      </w:r>
      <w:r>
        <w:rPr>
          <w:b/>
        </w:rPr>
        <w:t>VTK_fps</w:t>
      </w:r>
      <w:r w:rsidR="001F200C">
        <w:t>.</w:t>
      </w:r>
      <w:r>
        <w:t xml:space="preserve"> This input specifies the desired number of frames that should be generated per second of simulation time. FAST will use the integer multiple of </w:t>
      </w:r>
      <w:r w:rsidRPr="00857401">
        <w:rPr>
          <w:b/>
        </w:rPr>
        <w:t>DT</w:t>
      </w:r>
      <w:r w:rsidR="00ED57F8">
        <w:t xml:space="preserve"> closest to 1/</w:t>
      </w:r>
      <w:r w:rsidR="00ED57F8">
        <w:rPr>
          <w:b/>
        </w:rPr>
        <w:t>VTK_fps</w:t>
      </w:r>
      <w:r w:rsidR="00ED57F8" w:rsidRPr="00857401">
        <w:t xml:space="preserve"> to determine if VTK files should be output at the end of a simulation step; the actual frame rate</w:t>
      </w:r>
      <w:r w:rsidR="00ED57F8">
        <w:t xml:space="preserve"> used </w:t>
      </w:r>
      <w:r w:rsidR="00B45E32">
        <w:t xml:space="preserve">resulting from this rounding </w:t>
      </w:r>
      <w:r w:rsidR="00ED57F8">
        <w:t>is written to the screen and the FAST summary file.</w:t>
      </w:r>
      <w:r w:rsidR="00B45E32">
        <w:t xml:space="preserve"> This input parameter is only used when </w:t>
      </w:r>
      <w:r w:rsidR="00B45E32" w:rsidRPr="00126F92">
        <w:rPr>
          <w:b/>
        </w:rPr>
        <w:t>WrVTK</w:t>
      </w:r>
      <w:r w:rsidR="00B45E32">
        <w:t> = 2.</w:t>
      </w:r>
    </w:p>
    <w:p w14:paraId="164F5025" w14:textId="77777777" w:rsidR="005D78D8" w:rsidRDefault="005D78D8" w:rsidP="00857401">
      <w:pPr>
        <w:pStyle w:val="Heading2"/>
      </w:pPr>
      <w:bookmarkStart w:id="579" w:name="_Toc457343301"/>
      <w:bookmarkStart w:id="580" w:name="_Ref416868785"/>
      <w:r>
        <w:t>Linearization Files</w:t>
      </w:r>
      <w:bookmarkEnd w:id="579"/>
    </w:p>
    <w:p w14:paraId="662C669B" w14:textId="1A6E1B0F" w:rsidR="00391ACA" w:rsidRDefault="00391ACA" w:rsidP="00B10BDB">
      <w:r>
        <w:t xml:space="preserve">FAST </w:t>
      </w:r>
      <w:r w:rsidR="00C45175">
        <w:t>v</w:t>
      </w:r>
      <w:r>
        <w:t xml:space="preserve">8.16 introduced </w:t>
      </w:r>
      <w:r w:rsidR="00C45175">
        <w:t xml:space="preserve">full-system </w:t>
      </w:r>
      <w:r>
        <w:t xml:space="preserve">linearization </w:t>
      </w:r>
      <w:r w:rsidR="00C45175">
        <w:t>functionality for land-based wind turbines, including core (but not all) features of the InflowWind, AeroDyn v15, ServoDyn, and ElastoDyn modules and their coupling.</w:t>
      </w:r>
      <w:r>
        <w:t xml:space="preserve"> </w:t>
      </w:r>
      <w:r w:rsidR="00C45175">
        <w:t xml:space="preserve">The linearization output file(s) </w:t>
      </w:r>
      <w:r w:rsidR="00D6462D">
        <w:t xml:space="preserve">contain values at the time of the linearization </w:t>
      </w:r>
      <w:r w:rsidR="00DD756B">
        <w:t xml:space="preserve">for </w:t>
      </w:r>
      <w:r w:rsidR="00D6462D">
        <w:t xml:space="preserve">(1) the OP state, input, and outputs; (2) the linear state-space matrice(s); and optionally (3) the Jacobian matrices representing the Jacobians of module-level state and output equations </w:t>
      </w:r>
      <w:r w:rsidR="00DD756B">
        <w:t>with respect to</w:t>
      </w:r>
      <w:r w:rsidR="00D6462D">
        <w:t xml:space="preserve"> their states and inputs</w:t>
      </w:r>
      <w:r w:rsidR="00DD756B">
        <w:t>,</w:t>
      </w:r>
      <w:r w:rsidR="00D6462D">
        <w:t xml:space="preserve"> and the Jacobians of the full-system input-output transformation functions with respect to all inputs and outputs. </w:t>
      </w:r>
      <w:r>
        <w:t xml:space="preserve">Currently the linearization files are always output as text files; future versions may include binary versions. The FAST MATLAB toolbox </w:t>
      </w:r>
      <w:r w:rsidR="00DD756B">
        <w:t xml:space="preserve">included in the FAST archive </w:t>
      </w:r>
      <w:r>
        <w:t xml:space="preserve">contains a file called </w:t>
      </w:r>
      <w:r w:rsidR="00584A8A">
        <w:t>“</w:t>
      </w:r>
      <w:r>
        <w:t>ReadFASTLinear.m</w:t>
      </w:r>
      <w:r w:rsidR="00584A8A">
        <w:t>”</w:t>
      </w:r>
      <w:r>
        <w:t xml:space="preserve">, which can be used to read the </w:t>
      </w:r>
      <w:r w:rsidR="00584A8A">
        <w:t>linearization output (</w:t>
      </w:r>
      <w:r>
        <w:t>.lin</w:t>
      </w:r>
      <w:r w:rsidR="00584A8A">
        <w:t>)</w:t>
      </w:r>
      <w:r>
        <w:t xml:space="preserve"> files generated by FAST</w:t>
      </w:r>
      <w:r w:rsidR="004841BE">
        <w:t xml:space="preserve"> into MATLAB</w:t>
      </w:r>
      <w:r>
        <w:t>.</w:t>
      </w:r>
      <w:r w:rsidR="004841BE">
        <w:t xml:space="preserve"> Additionally, a file named “GetMats_f8.m” has been added to the MATLAB post-processor </w:t>
      </w:r>
      <w:hyperlink r:id="rId45" w:history="1">
        <w:r w:rsidR="004841BE" w:rsidRPr="004841BE">
          <w:rPr>
            <w:rStyle w:val="Hyperlink"/>
          </w:rPr>
          <w:t>MBC</w:t>
        </w:r>
      </w:hyperlink>
      <w:r w:rsidR="004841BE">
        <w:t>, which calls “ReadFASTLinear.m” and sets the variables needed for subsequent analysis with MBC.</w:t>
      </w:r>
    </w:p>
    <w:p w14:paraId="7AA6A8C4" w14:textId="5BF1B94B" w:rsidR="0082328D" w:rsidRDefault="0082328D" w:rsidP="0082328D">
      <w:r>
        <w:t>For people familiar with the linearization functionality of FAST v7, the following differences should be noted for the FAST v8 linearization functionality:</w:t>
      </w:r>
    </w:p>
    <w:p w14:paraId="285D57C5" w14:textId="2D8E81EE" w:rsidR="000E260E" w:rsidRDefault="000E260E" w:rsidP="0082328D">
      <w:pPr>
        <w:pStyle w:val="ListParagraph"/>
        <w:numPr>
          <w:ilvl w:val="0"/>
          <w:numId w:val="26"/>
        </w:numPr>
      </w:pPr>
      <w:r>
        <w:t>Linearization analyses can now be invoked when running FAST using the Simulink interface, although inputs to the FAST S-Function from Simulink cannot be used in the linearization process.</w:t>
      </w:r>
    </w:p>
    <w:p w14:paraId="5EE52145" w14:textId="77F669D7" w:rsidR="00CF61A4" w:rsidRDefault="00CF61A4" w:rsidP="0082328D">
      <w:pPr>
        <w:pStyle w:val="ListParagraph"/>
        <w:numPr>
          <w:ilvl w:val="0"/>
          <w:numId w:val="26"/>
        </w:numPr>
      </w:pPr>
      <w:r>
        <w:t>The OP(s) to linearize about are determined by the user, not by a separate OP determination algorithm</w:t>
      </w:r>
      <w:r w:rsidR="000004A1">
        <w:t xml:space="preserve"> (the </w:t>
      </w:r>
      <w:r w:rsidR="0081258F">
        <w:t xml:space="preserve">convergence check and </w:t>
      </w:r>
      <w:r w:rsidR="000004A1">
        <w:t>optional trim calculation</w:t>
      </w:r>
      <w:r w:rsidR="0081258F">
        <w:t xml:space="preserve"> are not available</w:t>
      </w:r>
      <w:r w:rsidR="000004A1">
        <w:t>)</w:t>
      </w:r>
      <w:r>
        <w:t>.</w:t>
      </w:r>
    </w:p>
    <w:p w14:paraId="263A2F62" w14:textId="3ACB21AF" w:rsidR="0081258F" w:rsidRDefault="0081258F" w:rsidP="00AE6B38">
      <w:pPr>
        <w:pStyle w:val="ListParagraph"/>
        <w:numPr>
          <w:ilvl w:val="0"/>
          <w:numId w:val="26"/>
        </w:numPr>
      </w:pPr>
      <w:r>
        <w:t>The conditions on when linearization is permissible have changed. In InflowWind, linearization is possible with both steady (</w:t>
      </w:r>
      <w:r w:rsidRPr="00AE6B38">
        <w:rPr>
          <w:b/>
        </w:rPr>
        <w:t>WindType </w:t>
      </w:r>
      <w:r>
        <w:t>= 1) and uniform (</w:t>
      </w:r>
      <w:r w:rsidRPr="00AE6B38">
        <w:rPr>
          <w:b/>
        </w:rPr>
        <w:t>WindType </w:t>
      </w:r>
      <w:r>
        <w:t xml:space="preserve">= 2) wind file types. In ServoDyn, while </w:t>
      </w:r>
      <w:r w:rsidRPr="00AE6B38">
        <w:rPr>
          <w:b/>
        </w:rPr>
        <w:t>GenTiStr</w:t>
      </w:r>
      <w:r>
        <w:t xml:space="preserve"> and </w:t>
      </w:r>
      <w:r w:rsidRPr="00AE6B38">
        <w:rPr>
          <w:b/>
        </w:rPr>
        <w:t>GenTiStp</w:t>
      </w:r>
      <w:r>
        <w:t xml:space="preserve"> must still both be TRUE, there are no longer restrictions on </w:t>
      </w:r>
      <w:r w:rsidRPr="00AE6B38">
        <w:rPr>
          <w:b/>
        </w:rPr>
        <w:t>TimGenOn</w:t>
      </w:r>
      <w:r>
        <w:t xml:space="preserve"> and </w:t>
      </w:r>
      <w:r w:rsidRPr="00AE6B38">
        <w:rPr>
          <w:b/>
        </w:rPr>
        <w:t>TimGenOf</w:t>
      </w:r>
      <w:r>
        <w:t xml:space="preserve">. </w:t>
      </w:r>
      <w:r w:rsidR="00AE6B38">
        <w:t xml:space="preserve">Also in ServoDyn, there are no longer restrictions on the override </w:t>
      </w:r>
      <w:r w:rsidR="00AE6B38">
        <w:lastRenderedPageBreak/>
        <w:t>pitch or yaw maneuevers and these can now be enabled when linearizing. Also in ServoDyn, high-speed-shaft brake control</w:t>
      </w:r>
      <w:r w:rsidR="00CC1B91">
        <w:t xml:space="preserve"> must be disabled</w:t>
      </w:r>
      <w:r w:rsidR="00AE6B38">
        <w:t xml:space="preserve"> (</w:t>
      </w:r>
      <w:r w:rsidR="00AE6B38" w:rsidRPr="00AE6B38">
        <w:rPr>
          <w:b/>
        </w:rPr>
        <w:t>HSSBrMode </w:t>
      </w:r>
      <w:r w:rsidR="00AE6B38">
        <w:t>= 0) and the nacelle- and tower-based TMDs must be disabled</w:t>
      </w:r>
      <w:r w:rsidR="00CC1B91">
        <w:t xml:space="preserve"> (</w:t>
      </w:r>
      <w:r w:rsidR="00CC1B91" w:rsidRPr="00AE6B38">
        <w:rPr>
          <w:b/>
        </w:rPr>
        <w:t>CompNTMD </w:t>
      </w:r>
      <w:r w:rsidR="00CC1B91">
        <w:t xml:space="preserve">= FALSE and </w:t>
      </w:r>
      <w:r w:rsidR="00CC1B91" w:rsidRPr="00AE6B38">
        <w:rPr>
          <w:b/>
        </w:rPr>
        <w:t>CompTTMD </w:t>
      </w:r>
      <w:r w:rsidR="00CC1B91">
        <w:t>= FALSE)</w:t>
      </w:r>
      <w:r w:rsidR="00AE6B38">
        <w:t xml:space="preserve">. </w:t>
      </w:r>
      <w:r>
        <w:t>In ElastoDyn, it is now possible to linearize with no DOFs (for a completely rigid turbine).</w:t>
      </w:r>
    </w:p>
    <w:p w14:paraId="6D0373C5" w14:textId="20BC956F" w:rsidR="00AE6B38" w:rsidRDefault="00AE6B38" w:rsidP="00AE6B38">
      <w:pPr>
        <w:pStyle w:val="ListParagraph"/>
        <w:numPr>
          <w:ilvl w:val="0"/>
          <w:numId w:val="26"/>
        </w:numPr>
      </w:pPr>
      <w:r>
        <w:t>Linearization of the aerodynamics is now possible with a frozen-wake assumption in AeroDyn</w:t>
      </w:r>
      <w:r w:rsidR="00CC1B91">
        <w:t xml:space="preserve"> v15</w:t>
      </w:r>
      <w:r>
        <w:t>.</w:t>
      </w:r>
    </w:p>
    <w:p w14:paraId="2BB76490" w14:textId="49D7D336" w:rsidR="006A3CFE" w:rsidRDefault="006A3CFE" w:rsidP="0082328D">
      <w:pPr>
        <w:pStyle w:val="ListParagraph"/>
        <w:numPr>
          <w:ilvl w:val="0"/>
          <w:numId w:val="26"/>
        </w:numPr>
      </w:pPr>
      <w:r>
        <w:t>Each linearization output file only pertains to a given time; periodic solutions (periodic with the rotor azimuth angle) must be split into separate files—one for each azimuth angle.</w:t>
      </w:r>
    </w:p>
    <w:p w14:paraId="79A1ED45" w14:textId="47635481" w:rsidR="0082328D" w:rsidRDefault="00CF61A4" w:rsidP="006A3CFE">
      <w:pPr>
        <w:pStyle w:val="ListParagraph"/>
        <w:numPr>
          <w:ilvl w:val="0"/>
          <w:numId w:val="26"/>
        </w:numPr>
      </w:pPr>
      <w:r>
        <w:t xml:space="preserve">While the details are hidden from the casual user, the underlying linearization process is very different. In FAST v7, linearization was </w:t>
      </w:r>
      <w:r w:rsidR="006A3CFE">
        <w:t xml:space="preserve">completely numerical and </w:t>
      </w:r>
      <w:r>
        <w:t>controlled by the structural model. In FAST v8, linearization involves (1</w:t>
      </w:r>
      <w:r w:rsidRPr="00CF61A4">
        <w:t>) linearizing the underlying nonlinear equations of each module about the OP</w:t>
      </w:r>
      <w:r w:rsidR="006A3CFE">
        <w:t xml:space="preserve"> (where some linearizations are analytical, some are numerical)</w:t>
      </w:r>
      <w:r w:rsidRPr="00CF61A4">
        <w:t>, (</w:t>
      </w:r>
      <w:r>
        <w:t>2</w:t>
      </w:r>
      <w:r w:rsidRPr="00CF61A4">
        <w:t>) linearizing the module-to-module input-output coupling relationships in the FAST glue code about the OP</w:t>
      </w:r>
      <w:r w:rsidR="006A3CFE">
        <w:t xml:space="preserve"> (analytical)</w:t>
      </w:r>
      <w:r w:rsidRPr="00CF61A4">
        <w:t>, and (</w:t>
      </w:r>
      <w:r>
        <w:t>3</w:t>
      </w:r>
      <w:r w:rsidRPr="00CF61A4">
        <w:t>) combining all linearized matrices into the full-system linear state-space model and exporting those matrices and the OP to a file</w:t>
      </w:r>
      <w:r w:rsidR="006A3CFE">
        <w:t xml:space="preserve"> (analytica</w:t>
      </w:r>
      <w:r w:rsidR="00CC1B91">
        <w:t>l</w:t>
      </w:r>
      <w:r w:rsidR="006A3CFE">
        <w:t>)</w:t>
      </w:r>
      <w:r w:rsidRPr="00CF61A4">
        <w:t>.</w:t>
      </w:r>
      <w:r>
        <w:t xml:space="preserve"> This modularized a</w:t>
      </w:r>
      <w:r w:rsidR="006A3CFE">
        <w:t xml:space="preserve">pproach to linearization permits details of the linearization to be made visible e.g. the OP of each module-level state, input, and output and the module-level Jacobians may now be </w:t>
      </w:r>
      <w:r w:rsidR="00F81A6B">
        <w:t>written to the linearization output file(s)</w:t>
      </w:r>
      <w:r w:rsidR="006A3CFE">
        <w:t>.</w:t>
      </w:r>
    </w:p>
    <w:p w14:paraId="70F92477" w14:textId="45CC2749" w:rsidR="006A3CFE" w:rsidRDefault="006A3CFE" w:rsidP="006A3CFE">
      <w:pPr>
        <w:pStyle w:val="ListParagraph"/>
        <w:numPr>
          <w:ilvl w:val="0"/>
          <w:numId w:val="26"/>
        </w:numPr>
      </w:pPr>
      <w:r>
        <w:t>Only first-order system matrices are available (second-order system matrices, including the mass matrix, are not).</w:t>
      </w:r>
    </w:p>
    <w:p w14:paraId="2DE859DC" w14:textId="21CE08BA" w:rsidR="006A3CFE" w:rsidRDefault="000004A1" w:rsidP="006A3CFE">
      <w:pPr>
        <w:pStyle w:val="ListParagraph"/>
        <w:numPr>
          <w:ilvl w:val="0"/>
          <w:numId w:val="26"/>
        </w:numPr>
      </w:pPr>
      <w:r>
        <w:t>Common c</w:t>
      </w:r>
      <w:r w:rsidR="006A3CFE">
        <w:t xml:space="preserve">ontrol inputs and wind disturbances </w:t>
      </w:r>
      <w:r>
        <w:t xml:space="preserve">are available, but these are grouped in terms of </w:t>
      </w:r>
      <w:r w:rsidR="0081258F">
        <w:t xml:space="preserve">the </w:t>
      </w:r>
      <w:r>
        <w:t xml:space="preserve">input matrix (B) and transmission matrix (D) </w:t>
      </w:r>
      <w:r w:rsidR="0081258F">
        <w:t xml:space="preserve">(not separate disturbance matrices Bd and Dd) </w:t>
      </w:r>
      <w:r>
        <w:t>and cannot be selected individually. Nacelle-yaw angle and rate have been replaced with yaw moment. The wind disturbances of vertical wind speed, horizontal wind shear, linear vertical shear, and gust speed are no longer available.</w:t>
      </w:r>
    </w:p>
    <w:p w14:paraId="0F7459C7" w14:textId="7DB4FB95" w:rsidR="000E260E" w:rsidRDefault="004841BE" w:rsidP="00B10BDB">
      <w:pPr>
        <w:pStyle w:val="ListParagraph"/>
        <w:numPr>
          <w:ilvl w:val="0"/>
          <w:numId w:val="26"/>
        </w:numPr>
        <w:rPr>
          <w:b/>
        </w:rPr>
      </w:pPr>
      <w:r w:rsidRPr="00C45175">
        <w:rPr>
          <w:b/>
        </w:rPr>
        <w:t xml:space="preserve">While the new linearization functionality has been well tested, the results are not always in agreement with those of FAST v7. Differences have been seen </w:t>
      </w:r>
      <w:r>
        <w:rPr>
          <w:b/>
        </w:rPr>
        <w:t xml:space="preserve">e.g. </w:t>
      </w:r>
      <w:r w:rsidRPr="00C45175">
        <w:rPr>
          <w:b/>
        </w:rPr>
        <w:t xml:space="preserve">in the aerodynamic damping terms relating aerodynamic loads with structural velocities. At this time, it is unclear </w:t>
      </w:r>
      <w:r>
        <w:rPr>
          <w:b/>
        </w:rPr>
        <w:t xml:space="preserve">whether these differences are expected based on the differences in theory between FAST v7 and v8, or whether there are </w:t>
      </w:r>
      <w:r w:rsidR="00F81A6B">
        <w:rPr>
          <w:b/>
        </w:rPr>
        <w:t>problems</w:t>
      </w:r>
      <w:r>
        <w:rPr>
          <w:b/>
        </w:rPr>
        <w:t xml:space="preserve"> in one or both versions. As with any analysis, the results should be assessed for accuracy.</w:t>
      </w:r>
    </w:p>
    <w:p w14:paraId="7454566E" w14:textId="22C7324F" w:rsidR="00B10BDB" w:rsidRDefault="000E260E" w:rsidP="00B10BDB">
      <w:pPr>
        <w:pStyle w:val="ListParagraph"/>
        <w:numPr>
          <w:ilvl w:val="0"/>
          <w:numId w:val="26"/>
        </w:numPr>
      </w:pPr>
      <w:r>
        <w:t>When invoking MBC3 for post-processing of the linearization output file(s), file “GetMats_f8.m” replaces “GetMats.m”.</w:t>
      </w:r>
      <w:bookmarkEnd w:id="580"/>
    </w:p>
    <w:p w14:paraId="59F77BED" w14:textId="623280E3" w:rsidR="007101D0" w:rsidRDefault="008E1EC9" w:rsidP="00857401">
      <w:pPr>
        <w:pStyle w:val="Heading2"/>
      </w:pPr>
      <w:bookmarkStart w:id="581" w:name="_Toc457343302"/>
      <w:r>
        <w:t>Visualization Toolkit Files (</w:t>
      </w:r>
      <w:r w:rsidR="007101D0">
        <w:t xml:space="preserve">Visualization </w:t>
      </w:r>
      <w:r w:rsidR="00930284">
        <w:t>Capability</w:t>
      </w:r>
      <w:r>
        <w:t>)</w:t>
      </w:r>
      <w:bookmarkEnd w:id="581"/>
    </w:p>
    <w:p w14:paraId="4C4604DD" w14:textId="40F67394" w:rsidR="0087574F" w:rsidRDefault="005070C1" w:rsidP="00857401">
      <w:r>
        <w:t xml:space="preserve">FAST v8.15 introduced </w:t>
      </w:r>
      <w:r w:rsidR="008F599D">
        <w:t xml:space="preserve">visualization capability based on either surface or stick-figure geometry for model reference and initial configurations and time-series animation through the generation of </w:t>
      </w:r>
      <w:r>
        <w:t xml:space="preserve">VTK output files. </w:t>
      </w:r>
      <w:hyperlink r:id="rId46" w:history="1">
        <w:r w:rsidR="002F1E94" w:rsidRPr="00746BE1">
          <w:rPr>
            <w:rStyle w:val="Hyperlink"/>
          </w:rPr>
          <w:t>Visualization Toolkit</w:t>
        </w:r>
      </w:hyperlink>
      <w:r w:rsidR="002F1E94">
        <w:t xml:space="preserve"> (VTK) is an open-source, freely available software system for 3D computer graphics, image processing, and visualization</w:t>
      </w:r>
      <w:r w:rsidR="003D203B">
        <w:t>.</w:t>
      </w:r>
      <w:r>
        <w:t xml:space="preserve"> The VTK files generated by FAST can be read with standard open-source visualization packages such as </w:t>
      </w:r>
      <w:hyperlink r:id="rId47" w:history="1">
        <w:r w:rsidRPr="003D203B">
          <w:rPr>
            <w:rStyle w:val="Hyperlink"/>
          </w:rPr>
          <w:t>ParaView</w:t>
        </w:r>
      </w:hyperlink>
      <w:r>
        <w:t xml:space="preserve"> or </w:t>
      </w:r>
      <w:hyperlink r:id="rId48" w:history="1">
        <w:r w:rsidRPr="003D203B">
          <w:rPr>
            <w:rStyle w:val="Hyperlink"/>
          </w:rPr>
          <w:t>VisIt</w:t>
        </w:r>
      </w:hyperlink>
      <w:r>
        <w:t>.</w:t>
      </w:r>
      <w:r w:rsidR="000C05E6" w:rsidDel="000C05E6">
        <w:t xml:space="preserve"> </w:t>
      </w:r>
    </w:p>
    <w:p w14:paraId="32E6E198" w14:textId="353573EB" w:rsidR="002F1E94" w:rsidRDefault="00026604" w:rsidP="00857401">
      <w:r>
        <w:lastRenderedPageBreak/>
        <w:t xml:space="preserve">An example of FAST’s surface visualization capability is shown in </w:t>
      </w:r>
      <w:r>
        <w:fldChar w:fldCharType="begin"/>
      </w:r>
      <w:r>
        <w:instrText xml:space="preserve"> REF _Ref447134879 \h </w:instrText>
      </w:r>
      <w:r>
        <w:fldChar w:fldCharType="separate"/>
      </w:r>
      <w:r w:rsidR="003311C5">
        <w:t xml:space="preserve">Figure </w:t>
      </w:r>
      <w:r w:rsidR="003311C5">
        <w:rPr>
          <w:noProof/>
        </w:rPr>
        <w:t>5</w:t>
      </w:r>
      <w:r>
        <w:fldChar w:fldCharType="end"/>
      </w:r>
      <w:r w:rsidR="00637831">
        <w:t>.</w:t>
      </w:r>
      <w:r w:rsidR="00A45E41">
        <w:t xml:space="preserve"> </w:t>
      </w:r>
      <w:r w:rsidR="00E4575A">
        <w:t xml:space="preserve">Examples of stick-figure visualization are shown in </w:t>
      </w:r>
      <w:r w:rsidR="00E4575A">
        <w:fldChar w:fldCharType="begin"/>
      </w:r>
      <w:r w:rsidR="00E4575A">
        <w:instrText xml:space="preserve"> REF _Ref447534877 \h </w:instrText>
      </w:r>
      <w:r w:rsidR="00E4575A">
        <w:fldChar w:fldCharType="separate"/>
      </w:r>
      <w:r w:rsidR="003311C5">
        <w:t xml:space="preserve">Figure </w:t>
      </w:r>
      <w:r w:rsidR="003311C5">
        <w:rPr>
          <w:noProof/>
        </w:rPr>
        <w:t>6</w:t>
      </w:r>
      <w:r w:rsidR="00E4575A">
        <w:fldChar w:fldCharType="end"/>
      </w:r>
      <w:r w:rsidR="00E4575A">
        <w:t xml:space="preserve"> and </w:t>
      </w:r>
      <w:r w:rsidR="00E4575A">
        <w:fldChar w:fldCharType="begin"/>
      </w:r>
      <w:r w:rsidR="00E4575A">
        <w:instrText xml:space="preserve"> REF _Ref447534885 \h </w:instrText>
      </w:r>
      <w:r w:rsidR="00E4575A">
        <w:fldChar w:fldCharType="separate"/>
      </w:r>
      <w:r w:rsidR="003311C5">
        <w:t xml:space="preserve">Figure </w:t>
      </w:r>
      <w:r w:rsidR="003311C5">
        <w:rPr>
          <w:noProof/>
        </w:rPr>
        <w:t>7</w:t>
      </w:r>
      <w:r w:rsidR="00E4575A">
        <w:fldChar w:fldCharType="end"/>
      </w:r>
      <w:r w:rsidR="00E4575A">
        <w:t xml:space="preserve">. </w:t>
      </w:r>
      <w:r w:rsidR="00A45E41">
        <w:t>With the current release, it is not yet possible to visualize the mooring lines.</w:t>
      </w:r>
    </w:p>
    <w:p w14:paraId="21467FC8" w14:textId="38CDD3F7" w:rsidR="001252CC" w:rsidRDefault="00026604" w:rsidP="00857401">
      <w:r>
        <w:t>FAST will</w:t>
      </w:r>
      <w:r w:rsidR="001252CC">
        <w:t xml:space="preserve"> generate a lot of files </w:t>
      </w:r>
      <w:r>
        <w:t xml:space="preserve">when </w:t>
      </w:r>
      <w:r>
        <w:rPr>
          <w:b/>
        </w:rPr>
        <w:t>WrVTK</w:t>
      </w:r>
      <w:r>
        <w:t xml:space="preserve"> &gt; 0. This </w:t>
      </w:r>
      <w:r w:rsidR="001252CC">
        <w:t>can take a long time, especially when generating surface data with fields.</w:t>
      </w:r>
    </w:p>
    <w:p w14:paraId="1F4A0228" w14:textId="476A3E92" w:rsidR="00637831" w:rsidRPr="000E3B15" w:rsidRDefault="00637831" w:rsidP="00637831">
      <w:r>
        <w:t xml:space="preserve">If a FAST simulation encounters an error when </w:t>
      </w:r>
      <w:r>
        <w:rPr>
          <w:b/>
        </w:rPr>
        <w:t>WrVTK </w:t>
      </w:r>
      <w:r>
        <w:t xml:space="preserve">&gt; 0, </w:t>
      </w:r>
      <w:r w:rsidR="00791D80">
        <w:t xml:space="preserve">for debugging purposes, </w:t>
      </w:r>
      <w:r>
        <w:t xml:space="preserve">all of the meshes and field data will be output at the final step before the program ends (this is equivalent to having </w:t>
      </w:r>
      <w:r>
        <w:rPr>
          <w:b/>
        </w:rPr>
        <w:t>WrVTK </w:t>
      </w:r>
      <w:r>
        <w:t xml:space="preserve">= 2, </w:t>
      </w:r>
      <w:r>
        <w:rPr>
          <w:b/>
        </w:rPr>
        <w:t>VTK_Type</w:t>
      </w:r>
      <w:r>
        <w:t xml:space="preserve"> = 3, and </w:t>
      </w:r>
      <w:r>
        <w:rPr>
          <w:b/>
        </w:rPr>
        <w:t>VTK_fields</w:t>
      </w:r>
      <w:r>
        <w:t> = TRUE when the program ends).</w:t>
      </w:r>
    </w:p>
    <w:p w14:paraId="4508F66D" w14:textId="4D9E5CDD" w:rsidR="005070C1" w:rsidRDefault="00174F3D" w:rsidP="00857401">
      <w:pPr>
        <w:keepNext/>
      </w:pPr>
      <w:r>
        <w:rPr>
          <w:noProof/>
        </w:rPr>
        <w:drawing>
          <wp:inline distT="0" distB="0" distL="0" distR="0" wp14:anchorId="6AEA9C13" wp14:editId="4F5D6FAA">
            <wp:extent cx="5943600" cy="4965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965700"/>
                    </a:xfrm>
                    <a:prstGeom prst="rect">
                      <a:avLst/>
                    </a:prstGeom>
                  </pic:spPr>
                </pic:pic>
              </a:graphicData>
            </a:graphic>
          </wp:inline>
        </w:drawing>
      </w:r>
    </w:p>
    <w:p w14:paraId="5E4189D9" w14:textId="5DC84742" w:rsidR="000E3B15" w:rsidRDefault="005070C1" w:rsidP="00857401">
      <w:pPr>
        <w:pStyle w:val="Caption"/>
        <w:jc w:val="center"/>
      </w:pPr>
      <w:bookmarkStart w:id="582" w:name="_Ref447134879"/>
      <w:bookmarkStart w:id="583" w:name="_Ref447134875"/>
      <w:r>
        <w:t xml:space="preserve">Figure </w:t>
      </w:r>
      <w:r w:rsidR="00686845">
        <w:fldChar w:fldCharType="begin"/>
      </w:r>
      <w:r w:rsidR="00686845">
        <w:instrText xml:space="preserve"> SEQ Figure \* ARAB</w:instrText>
      </w:r>
      <w:r w:rsidR="00686845">
        <w:instrText xml:space="preserve">IC </w:instrText>
      </w:r>
      <w:r w:rsidR="00686845">
        <w:fldChar w:fldCharType="separate"/>
      </w:r>
      <w:r w:rsidR="003311C5">
        <w:rPr>
          <w:noProof/>
        </w:rPr>
        <w:t>5</w:t>
      </w:r>
      <w:r w:rsidR="00686845">
        <w:rPr>
          <w:noProof/>
        </w:rPr>
        <w:fldChar w:fldCharType="end"/>
      </w:r>
      <w:bookmarkEnd w:id="582"/>
      <w:r>
        <w:t xml:space="preserve">: FAST </w:t>
      </w:r>
      <w:r w:rsidR="00CA1C5B">
        <w:t xml:space="preserve">surface </w:t>
      </w:r>
      <w:r w:rsidR="00215E39">
        <w:t>visualization</w:t>
      </w:r>
      <w:r>
        <w:t xml:space="preserve"> generated from Cert</w:t>
      </w:r>
      <w:r w:rsidR="00637831">
        <w:t xml:space="preserve">ification </w:t>
      </w:r>
      <w:r>
        <w:t xml:space="preserve">Test #25 </w:t>
      </w:r>
      <w:r w:rsidR="00215E39">
        <w:t>as</w:t>
      </w:r>
      <w:r>
        <w:t xml:space="preserve"> displayed in ParaView</w:t>
      </w:r>
      <w:bookmarkEnd w:id="583"/>
    </w:p>
    <w:p w14:paraId="2B58D319" w14:textId="2BAFDC9A" w:rsidR="00832B3D" w:rsidRDefault="00832B3D" w:rsidP="00020E5F">
      <w:pPr>
        <w:keepNext/>
      </w:pPr>
      <w:r>
        <w:rPr>
          <w:noProof/>
        </w:rPr>
        <w:lastRenderedPageBreak/>
        <w:drawing>
          <wp:inline distT="0" distB="0" distL="0" distR="0" wp14:anchorId="14AEDB10" wp14:editId="43024812">
            <wp:extent cx="5943600" cy="4834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834890"/>
                    </a:xfrm>
                    <a:prstGeom prst="rect">
                      <a:avLst/>
                    </a:prstGeom>
                  </pic:spPr>
                </pic:pic>
              </a:graphicData>
            </a:graphic>
          </wp:inline>
        </w:drawing>
      </w:r>
    </w:p>
    <w:p w14:paraId="18FF6346" w14:textId="6E52E17C" w:rsidR="00832B3D" w:rsidRDefault="00832B3D" w:rsidP="00832B3D">
      <w:pPr>
        <w:pStyle w:val="Caption"/>
        <w:jc w:val="center"/>
      </w:pPr>
      <w:bookmarkStart w:id="584" w:name="_Ref447534877"/>
      <w:r>
        <w:t xml:space="preserve">Figure </w:t>
      </w:r>
      <w:r w:rsidR="00686845">
        <w:fldChar w:fldCharType="begin"/>
      </w:r>
      <w:r w:rsidR="00686845">
        <w:instrText xml:space="preserve"> SEQ Figure \* ARABIC </w:instrText>
      </w:r>
      <w:r w:rsidR="00686845">
        <w:fldChar w:fldCharType="separate"/>
      </w:r>
      <w:r w:rsidR="003311C5">
        <w:rPr>
          <w:noProof/>
        </w:rPr>
        <w:t>6</w:t>
      </w:r>
      <w:r w:rsidR="00686845">
        <w:rPr>
          <w:noProof/>
        </w:rPr>
        <w:fldChar w:fldCharType="end"/>
      </w:r>
      <w:bookmarkEnd w:id="584"/>
      <w:r>
        <w:t>: F</w:t>
      </w:r>
      <w:r w:rsidRPr="00F44277">
        <w:t xml:space="preserve">AST </w:t>
      </w:r>
      <w:r>
        <w:t>basic mesh stick-figure</w:t>
      </w:r>
      <w:r w:rsidRPr="00F44277">
        <w:t xml:space="preserve"> visualization generated from Certification Test #25 as displayed in ParaView</w:t>
      </w:r>
      <w:r w:rsidR="0087574F">
        <w:t>. Glyphs were added to visualize the hub and nacelle point meshes.</w:t>
      </w:r>
    </w:p>
    <w:p w14:paraId="37CA0AE7" w14:textId="77777777" w:rsidR="007E3E3B" w:rsidRDefault="007E3E3B" w:rsidP="00020E5F">
      <w:pPr>
        <w:keepNext/>
      </w:pPr>
      <w:r>
        <w:rPr>
          <w:noProof/>
        </w:rPr>
        <w:lastRenderedPageBreak/>
        <w:drawing>
          <wp:inline distT="0" distB="0" distL="0" distR="0" wp14:anchorId="6E9EDAA1" wp14:editId="1619E927">
            <wp:extent cx="5943600" cy="4821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821555"/>
                    </a:xfrm>
                    <a:prstGeom prst="rect">
                      <a:avLst/>
                    </a:prstGeom>
                  </pic:spPr>
                </pic:pic>
              </a:graphicData>
            </a:graphic>
          </wp:inline>
        </w:drawing>
      </w:r>
    </w:p>
    <w:p w14:paraId="12508774" w14:textId="4122E147" w:rsidR="00832B3D" w:rsidRPr="00832B3D" w:rsidRDefault="007E3E3B" w:rsidP="007E3E3B">
      <w:pPr>
        <w:pStyle w:val="Caption"/>
        <w:jc w:val="center"/>
      </w:pPr>
      <w:bookmarkStart w:id="585" w:name="_Ref447534885"/>
      <w:r>
        <w:t xml:space="preserve">Figure </w:t>
      </w:r>
      <w:r w:rsidR="00686845">
        <w:fldChar w:fldCharType="begin"/>
      </w:r>
      <w:r w:rsidR="00686845">
        <w:instrText xml:space="preserve"> SEQ Figure \* ARABIC </w:instrText>
      </w:r>
      <w:r w:rsidR="00686845">
        <w:fldChar w:fldCharType="separate"/>
      </w:r>
      <w:r w:rsidR="003311C5">
        <w:rPr>
          <w:noProof/>
        </w:rPr>
        <w:t>7</w:t>
      </w:r>
      <w:r w:rsidR="00686845">
        <w:rPr>
          <w:noProof/>
        </w:rPr>
        <w:fldChar w:fldCharType="end"/>
      </w:r>
      <w:bookmarkEnd w:id="585"/>
      <w:r>
        <w:t xml:space="preserve">: </w:t>
      </w:r>
      <w:r w:rsidRPr="004539EE">
        <w:t xml:space="preserve">FAST stick-figure visualization </w:t>
      </w:r>
      <w:r>
        <w:t xml:space="preserve">of all meshes </w:t>
      </w:r>
      <w:r w:rsidRPr="004539EE">
        <w:t>generated from Certification Test #25 as displayed in ParaView</w:t>
      </w:r>
      <w:r>
        <w:rPr>
          <w:noProof/>
        </w:rPr>
        <w:t>. Nodes on ElastoDyn</w:t>
      </w:r>
      <w:r w:rsidR="00E4575A">
        <w:rPr>
          <w:noProof/>
        </w:rPr>
        <w:t>’s</w:t>
      </w:r>
      <w:r>
        <w:rPr>
          <w:noProof/>
        </w:rPr>
        <w:t xml:space="preserve"> blade 2 mesh are </w:t>
      </w:r>
      <w:r w:rsidR="00E4575A">
        <w:rPr>
          <w:noProof/>
        </w:rPr>
        <w:t xml:space="preserve">displayed in </w:t>
      </w:r>
      <w:r>
        <w:rPr>
          <w:noProof/>
        </w:rPr>
        <w:t>orange; Nodes on AeroDyn</w:t>
      </w:r>
      <w:r w:rsidR="000C05E6">
        <w:rPr>
          <w:noProof/>
        </w:rPr>
        <w:t xml:space="preserve"> v15</w:t>
      </w:r>
      <w:r>
        <w:rPr>
          <w:noProof/>
        </w:rPr>
        <w:t>'s blade 2 mesh are blue.</w:t>
      </w:r>
    </w:p>
    <w:p w14:paraId="7E49F539" w14:textId="77777777" w:rsidR="005D78D8" w:rsidRDefault="005D78D8" w:rsidP="005D78D8">
      <w:pPr>
        <w:pStyle w:val="Heading2"/>
      </w:pPr>
      <w:bookmarkStart w:id="586" w:name="_Ref457342879"/>
      <w:bookmarkStart w:id="587" w:name="_Toc457343303"/>
      <w:bookmarkStart w:id="588" w:name="_Ref352670793"/>
      <w:bookmarkEnd w:id="29"/>
      <w:r>
        <w:t>Checkpoint Files (Restart Capability)</w:t>
      </w:r>
      <w:bookmarkEnd w:id="586"/>
      <w:bookmarkEnd w:id="587"/>
    </w:p>
    <w:p w14:paraId="7651944C" w14:textId="77777777" w:rsidR="005D78D8" w:rsidRDefault="005D78D8" w:rsidP="005D78D8">
      <w:r>
        <w:t>For long FAST simulations that may not run to completion due to hardware failure or system availability, FAST has the ability to generate checkpoint files. These files can be used to restart the FAST simulation from the place the checkpoint file was written. See section, “</w:t>
      </w:r>
      <w:r>
        <w:fldChar w:fldCharType="begin"/>
      </w:r>
      <w:r>
        <w:instrText xml:space="preserve"> REF _Ref431810105 \h </w:instrText>
      </w:r>
      <w:r>
        <w:fldChar w:fldCharType="separate"/>
      </w:r>
      <w:r w:rsidR="003311C5">
        <w:t>Restart: Starting FAST from a checkpoint file</w:t>
      </w:r>
      <w:r>
        <w:fldChar w:fldCharType="end"/>
      </w:r>
      <w:r>
        <w:t>” for a description on how to restart FAST from the checkpoint.</w:t>
      </w:r>
    </w:p>
    <w:p w14:paraId="32B32CE8" w14:textId="77777777" w:rsidR="005D78D8" w:rsidRDefault="005D78D8" w:rsidP="005D78D8">
      <w:r>
        <w:t>Checkpoint capability has not been added to the FAST-Simulink or FAST-OrcaFlex interfaces.</w:t>
      </w:r>
    </w:p>
    <w:p w14:paraId="1ECE9F84" w14:textId="77777777" w:rsidR="005D78D8" w:rsidRDefault="005D78D8" w:rsidP="005D78D8">
      <w:r>
        <w:t>If you generate a checkpoint file, keep in mind the following caveats:</w:t>
      </w:r>
    </w:p>
    <w:p w14:paraId="77CA5F9E" w14:textId="77777777" w:rsidR="005D78D8" w:rsidRDefault="005D78D8" w:rsidP="005D78D8">
      <w:pPr>
        <w:pStyle w:val="ListParagraph"/>
        <w:numPr>
          <w:ilvl w:val="0"/>
          <w:numId w:val="29"/>
        </w:numPr>
      </w:pPr>
      <w:r>
        <w:t>Any Bladed-style DLL used for control must be modified for checkpoint/restart capability. We have made these modifications to the DLLs provided in the FAST archive:</w:t>
      </w:r>
    </w:p>
    <w:p w14:paraId="29C33A58" w14:textId="77777777" w:rsidR="005D78D8" w:rsidRDefault="005D78D8" w:rsidP="005D78D8">
      <w:pPr>
        <w:pStyle w:val="ListParagraph"/>
        <w:numPr>
          <w:ilvl w:val="1"/>
          <w:numId w:val="29"/>
        </w:numPr>
      </w:pPr>
      <w:r>
        <w:t xml:space="preserve">When record 1 of the “DATA” (avrSwap) array is –8, the DLL should create a checkpoint file. The file must be named according to the file name passed in argument “INFILE” for </w:t>
      </w:r>
      <w:r>
        <w:lastRenderedPageBreak/>
        <w:t>this call. This file must contain all static data in the DLL that is necessary to start the DLL in the middle of the simulation.</w:t>
      </w:r>
    </w:p>
    <w:p w14:paraId="41A204E1" w14:textId="77777777" w:rsidR="005D78D8" w:rsidRDefault="005D78D8" w:rsidP="005D78D8">
      <w:pPr>
        <w:pStyle w:val="ListParagraph"/>
        <w:numPr>
          <w:ilvl w:val="1"/>
          <w:numId w:val="29"/>
        </w:numPr>
      </w:pPr>
      <w:r>
        <w:t>When record 1 of the “DATA” (avrSwap) array is –9, the DLL should read the checkpoint file whose named is specified in the argument “INFILE”. The data from this file should be used to set the values of any static variables contained in the DLL so that the simulation can continue from that point.</w:t>
      </w:r>
    </w:p>
    <w:p w14:paraId="7FA20D71" w14:textId="77777777" w:rsidR="005D78D8" w:rsidRDefault="005D78D8" w:rsidP="005D78D8">
      <w:pPr>
        <w:pStyle w:val="ListParagraph"/>
        <w:numPr>
          <w:ilvl w:val="1"/>
          <w:numId w:val="29"/>
        </w:numPr>
      </w:pPr>
      <w:r>
        <w:t>Source files to generate the Bladed-style DLL modified for this change are in the &lt;FAST8&gt;/</w:t>
      </w:r>
      <w:r w:rsidRPr="000D703D">
        <w:t>CertTest</w:t>
      </w:r>
      <w:r>
        <w:t>/</w:t>
      </w:r>
      <w:r w:rsidRPr="000D703D">
        <w:t>5MW_Baseline</w:t>
      </w:r>
      <w:r>
        <w:t>/ServoData/</w:t>
      </w:r>
      <w:r w:rsidRPr="000D703D">
        <w:t>Source</w:t>
      </w:r>
      <w:r>
        <w:t xml:space="preserve"> folder.</w:t>
      </w:r>
    </w:p>
    <w:p w14:paraId="06EAA2DD" w14:textId="77777777" w:rsidR="005D78D8" w:rsidRDefault="005D78D8" w:rsidP="005D78D8">
      <w:pPr>
        <w:pStyle w:val="ListParagraph"/>
        <w:numPr>
          <w:ilvl w:val="0"/>
          <w:numId w:val="29"/>
        </w:numPr>
      </w:pPr>
      <w:r w:rsidRPr="00D044DF">
        <w:rPr>
          <w:b/>
        </w:rPr>
        <w:t>Any files that were open when the checkpoint file was created will not be open on restart.</w:t>
      </w:r>
      <w:r>
        <w:t xml:space="preserve"> We recommend you use only binary output files when starting from checkpoint files.</w:t>
      </w:r>
    </w:p>
    <w:p w14:paraId="7276A0AB" w14:textId="77777777" w:rsidR="005D78D8" w:rsidRDefault="005D78D8" w:rsidP="005D78D8">
      <w:pPr>
        <w:pStyle w:val="ListParagraph"/>
        <w:numPr>
          <w:ilvl w:val="0"/>
          <w:numId w:val="29"/>
        </w:numPr>
      </w:pPr>
      <w:r>
        <w:t>The user-defined control routines are not available for checkpoint restart (i.e., CertTests 11-13 won’t work).</w:t>
      </w:r>
    </w:p>
    <w:p w14:paraId="4BFEBCA7" w14:textId="77777777" w:rsidR="005D78D8" w:rsidRDefault="005D78D8" w:rsidP="005D78D8">
      <w:pPr>
        <w:pStyle w:val="ListParagraph"/>
        <w:numPr>
          <w:ilvl w:val="0"/>
          <w:numId w:val="29"/>
        </w:numPr>
      </w:pPr>
      <w:r>
        <w:t xml:space="preserve">Before FAST creates a checkpoint file, it doubles the amount of memory in use in the simulation because all of the data is packed into three arrays that are then written to a file. Thus, it is likely that 32-bit simulations will not be able to create checkpoint files. </w:t>
      </w:r>
    </w:p>
    <w:p w14:paraId="2164B3FA" w14:textId="58959AB8" w:rsidR="00CA74B5" w:rsidRDefault="00CA74B5" w:rsidP="00992CCA">
      <w:pPr>
        <w:pStyle w:val="Heading1"/>
      </w:pPr>
      <w:bookmarkStart w:id="589" w:name="_Ref457343191"/>
      <w:bookmarkStart w:id="590" w:name="_Toc457343304"/>
      <w:r>
        <w:t>Converting to FAST v8.</w:t>
      </w:r>
      <w:r w:rsidR="003143E2">
        <w:t>16</w:t>
      </w:r>
      <w:r>
        <w:t>.x</w:t>
      </w:r>
      <w:bookmarkEnd w:id="588"/>
      <w:bookmarkEnd w:id="589"/>
      <w:bookmarkEnd w:id="590"/>
    </w:p>
    <w:p w14:paraId="40A75BFB" w14:textId="625ECAB5" w:rsidR="001143AF" w:rsidRDefault="001143AF" w:rsidP="00214A47">
      <w:r>
        <w:t>You can find example up-to-date input files in the FAST v8.</w:t>
      </w:r>
      <w:r w:rsidR="003143E2">
        <w:t>16</w:t>
      </w:r>
      <w:r>
        <w:t>.00a-bjj archive’s CertTest folder. See the “</w:t>
      </w:r>
      <w:r w:rsidR="00AD1B9B">
        <w:fldChar w:fldCharType="begin"/>
      </w:r>
      <w:r w:rsidR="00AD1B9B">
        <w:instrText xml:space="preserve"> REF _Ref417469673 \h </w:instrText>
      </w:r>
      <w:r w:rsidR="00AD1B9B">
        <w:fldChar w:fldCharType="separate"/>
      </w:r>
      <w:r w:rsidR="003311C5">
        <w:t>Certification Tests</w:t>
      </w:r>
      <w:r w:rsidR="00AD1B9B">
        <w:fldChar w:fldCharType="end"/>
      </w:r>
      <w:r>
        <w:t>” section of this document for descriptions.</w:t>
      </w:r>
    </w:p>
    <w:p w14:paraId="2164B3FB" w14:textId="2D0B4F17"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w:t>
      </w:r>
      <w:r w:rsidR="00A03338">
        <w:t>&gt;/</w:t>
      </w:r>
      <w:r w:rsidR="00BA0751" w:rsidRPr="00BA0751">
        <w:t>Utilities</w:t>
      </w:r>
      <w:r w:rsidR="00A03338">
        <w:t>/</w:t>
      </w:r>
      <w:r w:rsidR="00BA0751" w:rsidRPr="00BA0751">
        <w:t>SimulationToolbox</w:t>
      </w:r>
      <w:r w:rsidR="00A03338">
        <w:t>/</w:t>
      </w:r>
      <w:r w:rsidR="00BA0751" w:rsidRPr="00BA0751">
        <w:t>ConvertFASTVersions</w:t>
      </w:r>
      <w:r w:rsidR="00A03338">
        <w:t>/</w:t>
      </w:r>
      <w:r w:rsidR="00BA0751" w:rsidRPr="00BA0751">
        <w:t>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3311C5">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591" w:name="_Toc457343305"/>
      <w:r>
        <w:t>Summary of Changes to Inputs</w:t>
      </w:r>
      <w:bookmarkEnd w:id="591"/>
    </w:p>
    <w:p w14:paraId="2164B3FF" w14:textId="109B22BA" w:rsidR="00A961B1" w:rsidRPr="00A961B1" w:rsidRDefault="00A961B1" w:rsidP="00A961B1">
      <w:r>
        <w:t xml:space="preserve">This section summarizes changes to the </w:t>
      </w:r>
      <w:r w:rsidR="007D09CB">
        <w:t xml:space="preserve">FAST </w:t>
      </w:r>
      <w:r>
        <w:t>input file</w:t>
      </w:r>
      <w:r w:rsidR="00FF78BD">
        <w:t>s</w:t>
      </w:r>
      <w:r w:rsidR="003F11AE">
        <w:t xml:space="preserve"> between major releases</w:t>
      </w:r>
      <w:r>
        <w:t xml:space="preserve">. </w:t>
      </w:r>
    </w:p>
    <w:p w14:paraId="10F1F04C" w14:textId="735B0C01" w:rsidR="008A4064" w:rsidRDefault="008A4064" w:rsidP="008A4064">
      <w:pPr>
        <w:pStyle w:val="Heading3"/>
      </w:pPr>
      <w:r>
        <w:t>Changes in FAST v8.16.00a-bjj</w:t>
      </w:r>
    </w:p>
    <w:p w14:paraId="2C9C4A9C" w14:textId="77777777" w:rsidR="008A4064" w:rsidRDefault="008A4064" w:rsidP="008A4064">
      <w:pPr>
        <w:pStyle w:val="ListParagraph"/>
        <w:numPr>
          <w:ilvl w:val="0"/>
          <w:numId w:val="28"/>
        </w:numPr>
      </w:pPr>
      <w:r w:rsidRPr="000F122F">
        <w:t>The following</w:t>
      </w:r>
      <w:r>
        <w:t xml:space="preserve"> differences occur in the FAST primary input file:</w:t>
      </w:r>
    </w:p>
    <w:p w14:paraId="236AAD46" w14:textId="4FDE165C" w:rsidR="008A4064" w:rsidRPr="007101D0" w:rsidRDefault="008A4064" w:rsidP="00DA51AE">
      <w:pPr>
        <w:pStyle w:val="ListParagraph"/>
        <w:numPr>
          <w:ilvl w:val="1"/>
          <w:numId w:val="28"/>
        </w:numPr>
      </w:pPr>
      <w:r>
        <w:t>A new “</w:t>
      </w:r>
      <w:r w:rsidR="00DA51AE">
        <w:t>Linearization</w:t>
      </w:r>
      <w:r>
        <w:t xml:space="preserve">” section has been added. This section includes new inputs called </w:t>
      </w:r>
      <w:r w:rsidR="00DA51AE" w:rsidRPr="00DA51AE">
        <w:rPr>
          <w:b/>
        </w:rPr>
        <w:t>Linearize</w:t>
      </w:r>
      <w:r>
        <w:t xml:space="preserve">, </w:t>
      </w:r>
      <w:r w:rsidR="00DA51AE" w:rsidRPr="00DA51AE">
        <w:rPr>
          <w:b/>
        </w:rPr>
        <w:t>NLinTimes</w:t>
      </w:r>
      <w:r w:rsidR="00DA51AE">
        <w:t xml:space="preserve">, </w:t>
      </w:r>
      <w:r w:rsidR="00DA51AE" w:rsidRPr="00DA51AE">
        <w:rPr>
          <w:b/>
        </w:rPr>
        <w:t>LinTimes</w:t>
      </w:r>
      <w:r>
        <w:t xml:space="preserve">, </w:t>
      </w:r>
      <w:r w:rsidR="00DA51AE" w:rsidRPr="00DA51AE">
        <w:rPr>
          <w:b/>
        </w:rPr>
        <w:t>LinInputs</w:t>
      </w:r>
      <w:r w:rsidR="00DA51AE" w:rsidRPr="00DA51AE">
        <w:t xml:space="preserve">, </w:t>
      </w:r>
      <w:r w:rsidR="00DA51AE" w:rsidRPr="00DA51AE">
        <w:rPr>
          <w:b/>
        </w:rPr>
        <w:t>LinOutputs</w:t>
      </w:r>
      <w:r>
        <w:t xml:space="preserve">, </w:t>
      </w:r>
      <w:r w:rsidR="00DA51AE" w:rsidRPr="00DA51AE">
        <w:rPr>
          <w:b/>
        </w:rPr>
        <w:t>LinOutJac</w:t>
      </w:r>
      <w:r w:rsidR="00DA51AE">
        <w:t xml:space="preserve">, </w:t>
      </w:r>
      <w:r>
        <w:t xml:space="preserve">and </w:t>
      </w:r>
      <w:r w:rsidR="00DA51AE" w:rsidRPr="00DA51AE">
        <w:rPr>
          <w:b/>
        </w:rPr>
        <w:t>LinOutMod</w:t>
      </w:r>
      <w:r w:rsidRPr="005F5DCE">
        <w:t>, documented above</w:t>
      </w:r>
      <w:r>
        <w:t>.</w:t>
      </w:r>
    </w:p>
    <w:p w14:paraId="0A16B9D9" w14:textId="3B961B91" w:rsidR="008A4064" w:rsidRDefault="008A4064" w:rsidP="008A4064">
      <w:pPr>
        <w:pStyle w:val="ListParagraph"/>
        <w:numPr>
          <w:ilvl w:val="0"/>
          <w:numId w:val="28"/>
        </w:numPr>
      </w:pPr>
      <w:r>
        <w:t>The following differences occur in the AeroDyn v15 primary input file:</w:t>
      </w:r>
    </w:p>
    <w:p w14:paraId="21CBD302" w14:textId="713BD9C6" w:rsidR="008A4064" w:rsidRDefault="008A4064" w:rsidP="00DA51AE">
      <w:pPr>
        <w:pStyle w:val="ListParagraph"/>
        <w:numPr>
          <w:ilvl w:val="1"/>
          <w:numId w:val="28"/>
        </w:numPr>
      </w:pPr>
      <w:r>
        <w:rPr>
          <w:b/>
        </w:rPr>
        <w:t xml:space="preserve">FrozenWake </w:t>
      </w:r>
      <w:r>
        <w:t xml:space="preserve">was added. This input implements the frozen wake option when the </w:t>
      </w:r>
      <w:r w:rsidR="001A7CC7">
        <w:t xml:space="preserve">FAST </w:t>
      </w:r>
      <w:r>
        <w:t xml:space="preserve">glue code requests </w:t>
      </w:r>
      <w:r w:rsidR="00183041">
        <w:t xml:space="preserve">a </w:t>
      </w:r>
      <w:r>
        <w:t>linearization analysis.</w:t>
      </w:r>
    </w:p>
    <w:p w14:paraId="2D23D2E7" w14:textId="50C63135" w:rsidR="002370F0" w:rsidRDefault="002370F0" w:rsidP="002370F0">
      <w:pPr>
        <w:pStyle w:val="Heading3"/>
      </w:pPr>
      <w:r>
        <w:t>Changes in FAST v8.1</w:t>
      </w:r>
      <w:r w:rsidR="007101D0">
        <w:t>5</w:t>
      </w:r>
      <w:r>
        <w:t>.00a-bjj</w:t>
      </w:r>
    </w:p>
    <w:p w14:paraId="4F86ABC5" w14:textId="5AC151A2" w:rsidR="002247E9" w:rsidRDefault="002247E9" w:rsidP="002247E9">
      <w:pPr>
        <w:pStyle w:val="ListParagraph"/>
        <w:numPr>
          <w:ilvl w:val="0"/>
          <w:numId w:val="28"/>
        </w:numPr>
      </w:pPr>
      <w:r w:rsidRPr="000F122F">
        <w:t>The following</w:t>
      </w:r>
      <w:r>
        <w:t xml:space="preserve"> differences occur in the FAST primary </w:t>
      </w:r>
      <w:r w:rsidR="008B1847">
        <w:t xml:space="preserve">input </w:t>
      </w:r>
      <w:r>
        <w:t>file:</w:t>
      </w:r>
    </w:p>
    <w:p w14:paraId="7C78872B" w14:textId="61A5AED7" w:rsidR="002247E9" w:rsidRPr="007101D0" w:rsidRDefault="002247E9" w:rsidP="002247E9">
      <w:pPr>
        <w:pStyle w:val="ListParagraph"/>
        <w:numPr>
          <w:ilvl w:val="1"/>
          <w:numId w:val="28"/>
        </w:numPr>
      </w:pPr>
      <w:r>
        <w:lastRenderedPageBreak/>
        <w:t xml:space="preserve">A new “Visualization” section has been added. This section includes new inputs called </w:t>
      </w:r>
      <w:r w:rsidRPr="000F122F">
        <w:rPr>
          <w:b/>
        </w:rPr>
        <w:t>WrVTK</w:t>
      </w:r>
      <w:r>
        <w:t xml:space="preserve">, </w:t>
      </w:r>
      <w:r w:rsidRPr="000F122F">
        <w:rPr>
          <w:b/>
        </w:rPr>
        <w:t>VTK_type</w:t>
      </w:r>
      <w:r>
        <w:t xml:space="preserve">, </w:t>
      </w:r>
      <w:r w:rsidRPr="000F122F">
        <w:rPr>
          <w:b/>
        </w:rPr>
        <w:t>VTK_fields</w:t>
      </w:r>
      <w:r>
        <w:t xml:space="preserve">, and </w:t>
      </w:r>
      <w:r w:rsidRPr="000F122F">
        <w:rPr>
          <w:b/>
        </w:rPr>
        <w:t>VTK_fps</w:t>
      </w:r>
      <w:r w:rsidR="005F5DCE" w:rsidRPr="005F5DCE">
        <w:t>, documented above</w:t>
      </w:r>
      <w:r>
        <w:t>.</w:t>
      </w:r>
    </w:p>
    <w:p w14:paraId="525EB7B7" w14:textId="43B4C825" w:rsidR="002370F0" w:rsidRDefault="002370F0" w:rsidP="002370F0">
      <w:pPr>
        <w:pStyle w:val="ListParagraph"/>
        <w:numPr>
          <w:ilvl w:val="0"/>
          <w:numId w:val="28"/>
        </w:numPr>
      </w:pPr>
      <w:r>
        <w:t>The following differences occur in the ServoDyn primary input file:</w:t>
      </w:r>
    </w:p>
    <w:p w14:paraId="096EFF7F" w14:textId="0BEE05CD" w:rsidR="002370F0" w:rsidRDefault="002370F0" w:rsidP="000F122F">
      <w:pPr>
        <w:pStyle w:val="ListParagraph"/>
        <w:numPr>
          <w:ilvl w:val="1"/>
          <w:numId w:val="28"/>
        </w:numPr>
      </w:pPr>
      <w:r w:rsidRPr="000F122F">
        <w:rPr>
          <w:b/>
        </w:rPr>
        <w:t>CompTTMD</w:t>
      </w:r>
      <w:r>
        <w:t xml:space="preserve"> and </w:t>
      </w:r>
      <w:r w:rsidRPr="000F122F">
        <w:rPr>
          <w:b/>
        </w:rPr>
        <w:t>TTMDfile</w:t>
      </w:r>
      <w:r>
        <w:t xml:space="preserve"> were added</w:t>
      </w:r>
      <w:r w:rsidR="0079309D">
        <w:t xml:space="preserve"> to enable the modeling of tower-based tuned mass dampers, which are akin to </w:t>
      </w:r>
      <w:r w:rsidR="0079309D" w:rsidRPr="0079309D">
        <w:rPr>
          <w:b/>
        </w:rPr>
        <w:t>CompNTMD</w:t>
      </w:r>
      <w:r w:rsidR="0079309D">
        <w:t xml:space="preserve"> and </w:t>
      </w:r>
      <w:r w:rsidR="0079309D" w:rsidRPr="0079309D">
        <w:rPr>
          <w:b/>
        </w:rPr>
        <w:t>NTMDfile</w:t>
      </w:r>
      <w:r w:rsidR="0079309D">
        <w:t xml:space="preserve"> available for nacelle-based tuned mass dampers</w:t>
      </w:r>
      <w:r>
        <w:t>.</w:t>
      </w:r>
    </w:p>
    <w:p w14:paraId="68331754" w14:textId="3ADDF3B4" w:rsidR="00AB47F4" w:rsidRDefault="00AB47F4" w:rsidP="000F122F">
      <w:pPr>
        <w:pStyle w:val="ListParagraph"/>
        <w:numPr>
          <w:ilvl w:val="1"/>
          <w:numId w:val="28"/>
        </w:numPr>
      </w:pPr>
      <w:r w:rsidRPr="000F122F">
        <w:rPr>
          <w:b/>
        </w:rPr>
        <w:t>DLL_ProcName</w:t>
      </w:r>
      <w:r>
        <w:t xml:space="preserve"> was added</w:t>
      </w:r>
      <w:r w:rsidR="001252CC">
        <w:t>. This input specifies the name of the procedure in the Bladed-style interface that will be called.</w:t>
      </w:r>
      <w:r w:rsidR="00DB403A">
        <w:t xml:space="preserve"> It is case sensitive.</w:t>
      </w:r>
      <w:r w:rsidR="001252CC">
        <w:t xml:space="preserve"> Previous versions of </w:t>
      </w:r>
      <w:r w:rsidR="00220BBA">
        <w:t>ServoDyn</w:t>
      </w:r>
      <w:r w:rsidR="001252CC">
        <w:t xml:space="preserve"> had this variable hardcoded to “DISCON”, but we have added it to</w:t>
      </w:r>
      <w:r w:rsidR="00DB403A">
        <w:t xml:space="preserve"> the</w:t>
      </w:r>
      <w:r w:rsidR="001252CC">
        <w:t xml:space="preserve"> </w:t>
      </w:r>
      <w:r w:rsidR="00220BBA">
        <w:t xml:space="preserve">ServoDyn </w:t>
      </w:r>
      <w:r w:rsidR="001252CC">
        <w:t xml:space="preserve">input file so that users can </w:t>
      </w:r>
      <w:r w:rsidR="00DB403A">
        <w:t xml:space="preserve">easily </w:t>
      </w:r>
      <w:r w:rsidR="001252CC">
        <w:t>create wrapper DLLs to call another Bladed DLL with the DISCON procedure already defined in it.</w:t>
      </w:r>
    </w:p>
    <w:p w14:paraId="7C4FD001" w14:textId="566BB02E" w:rsidR="002370F0" w:rsidRDefault="002370F0" w:rsidP="002370F0">
      <w:pPr>
        <w:pStyle w:val="ListParagraph"/>
        <w:numPr>
          <w:ilvl w:val="0"/>
          <w:numId w:val="28"/>
        </w:numPr>
      </w:pPr>
      <w:r>
        <w:t>The following differences occur in the ServoDyn TMD input file (for both nacelle</w:t>
      </w:r>
      <w:r w:rsidR="00EA1CDB">
        <w:t>-</w:t>
      </w:r>
      <w:r>
        <w:t xml:space="preserve"> and tower</w:t>
      </w:r>
      <w:r w:rsidR="00EA1CDB">
        <w:t>-based</w:t>
      </w:r>
      <w:r>
        <w:t xml:space="preserve"> tuned mass dampers):</w:t>
      </w:r>
    </w:p>
    <w:p w14:paraId="1CEBA855" w14:textId="566FF233" w:rsidR="002370F0" w:rsidRDefault="00461825" w:rsidP="00461825">
      <w:pPr>
        <w:pStyle w:val="ListParagraph"/>
        <w:numPr>
          <w:ilvl w:val="1"/>
          <w:numId w:val="28"/>
        </w:numPr>
      </w:pPr>
      <w:r w:rsidRPr="000F122F">
        <w:rPr>
          <w:b/>
        </w:rPr>
        <w:t>TMD_DOF_MODE</w:t>
      </w:r>
      <w:r>
        <w:t xml:space="preserve">, </w:t>
      </w:r>
      <w:r w:rsidRPr="000F122F">
        <w:rPr>
          <w:b/>
        </w:rPr>
        <w:t>TMD_XY_M</w:t>
      </w:r>
      <w:r>
        <w:t xml:space="preserve">, </w:t>
      </w:r>
      <w:r w:rsidRPr="000F122F">
        <w:rPr>
          <w:b/>
        </w:rPr>
        <w:t>TMD_SA_MODE</w:t>
      </w:r>
      <w:r>
        <w:t xml:space="preserve">, </w:t>
      </w:r>
      <w:r w:rsidRPr="000F122F">
        <w:rPr>
          <w:b/>
        </w:rPr>
        <w:t>TMD_X_C_HIGH</w:t>
      </w:r>
      <w:r>
        <w:t xml:space="preserve">, </w:t>
      </w:r>
      <w:r w:rsidRPr="000F122F">
        <w:rPr>
          <w:b/>
        </w:rPr>
        <w:t>TMD_X_C_LOW</w:t>
      </w:r>
      <w:r>
        <w:t xml:space="preserve">, </w:t>
      </w:r>
      <w:r w:rsidRPr="000F122F">
        <w:rPr>
          <w:b/>
        </w:rPr>
        <w:t>TMD_Y_C_HIGH</w:t>
      </w:r>
      <w:r>
        <w:t xml:space="preserve">, </w:t>
      </w:r>
      <w:r w:rsidRPr="000F122F">
        <w:rPr>
          <w:b/>
        </w:rPr>
        <w:t>TMD_Y_C_LOW</w:t>
      </w:r>
      <w:r>
        <w:t xml:space="preserve">, </w:t>
      </w:r>
      <w:r w:rsidRPr="000F122F">
        <w:rPr>
          <w:b/>
        </w:rPr>
        <w:t>TMD_X_C_BRAKE</w:t>
      </w:r>
      <w:r>
        <w:t xml:space="preserve">, </w:t>
      </w:r>
      <w:r w:rsidRPr="000F122F">
        <w:rPr>
          <w:b/>
        </w:rPr>
        <w:t>TMD_Y_C_BRAKE</w:t>
      </w:r>
      <w:r>
        <w:rPr>
          <w:b/>
        </w:rPr>
        <w:t xml:space="preserve"> </w:t>
      </w:r>
      <w:r>
        <w:t>were added.</w:t>
      </w:r>
      <w:r w:rsidR="00B516AA">
        <w:t xml:space="preserve"> </w:t>
      </w:r>
    </w:p>
    <w:p w14:paraId="59BC7E7F" w14:textId="6C84EE9E" w:rsidR="00461825" w:rsidRDefault="00461825" w:rsidP="00461825">
      <w:pPr>
        <w:pStyle w:val="ListParagraph"/>
        <w:numPr>
          <w:ilvl w:val="1"/>
          <w:numId w:val="28"/>
        </w:numPr>
      </w:pPr>
      <w:r>
        <w:t xml:space="preserve">A new section for </w:t>
      </w:r>
      <w:r w:rsidRPr="00461825">
        <w:t xml:space="preserve">TMD </w:t>
      </w:r>
      <w:r>
        <w:t>user</w:t>
      </w:r>
      <w:r w:rsidRPr="00461825">
        <w:t>-</w:t>
      </w:r>
      <w:r>
        <w:t xml:space="preserve">defined spring forces was added. This section contains </w:t>
      </w:r>
      <w:r w:rsidRPr="000F122F">
        <w:rPr>
          <w:b/>
        </w:rPr>
        <w:t>Use_F_TBL</w:t>
      </w:r>
      <w:r>
        <w:t xml:space="preserve">, </w:t>
      </w:r>
      <w:r w:rsidRPr="000F122F">
        <w:rPr>
          <w:b/>
        </w:rPr>
        <w:t>NKInpSt</w:t>
      </w:r>
      <w:r>
        <w:t xml:space="preserve"> and a table of </w:t>
      </w:r>
      <w:r w:rsidRPr="000F122F">
        <w:rPr>
          <w:b/>
        </w:rPr>
        <w:t>X,</w:t>
      </w:r>
      <w:r>
        <w:t xml:space="preserve"> </w:t>
      </w:r>
      <w:r w:rsidRPr="000F122F">
        <w:rPr>
          <w:b/>
        </w:rPr>
        <w:t>F_X</w:t>
      </w:r>
      <w:r>
        <w:t xml:space="preserve">, </w:t>
      </w:r>
      <w:r w:rsidRPr="000F122F">
        <w:rPr>
          <w:b/>
        </w:rPr>
        <w:t>Y</w:t>
      </w:r>
      <w:r>
        <w:t xml:space="preserve">, and </w:t>
      </w:r>
      <w:r w:rsidRPr="000F122F">
        <w:rPr>
          <w:b/>
        </w:rPr>
        <w:t>F_Y</w:t>
      </w:r>
      <w:r>
        <w:t xml:space="preserve"> inputs.</w:t>
      </w:r>
    </w:p>
    <w:p w14:paraId="1FAB8178" w14:textId="51EF46DF" w:rsidR="00B516AA" w:rsidRDefault="00B516AA" w:rsidP="00B516AA">
      <w:pPr>
        <w:pStyle w:val="ListParagraph"/>
        <w:numPr>
          <w:ilvl w:val="1"/>
          <w:numId w:val="28"/>
        </w:numPr>
      </w:pPr>
      <w:r>
        <w:t>Documentation on these new inputs is not yet available on our web site.</w:t>
      </w:r>
    </w:p>
    <w:p w14:paraId="26EA8ADA" w14:textId="548709E7" w:rsidR="008B1847" w:rsidRDefault="008B1847" w:rsidP="008405BA">
      <w:pPr>
        <w:pStyle w:val="ListParagraph"/>
        <w:numPr>
          <w:ilvl w:val="0"/>
          <w:numId w:val="28"/>
        </w:numPr>
      </w:pPr>
      <w:r>
        <w:t>The following difference occurs in the AeroDyn v15 primary input file:</w:t>
      </w:r>
    </w:p>
    <w:p w14:paraId="5B93BDBB" w14:textId="392FC284" w:rsidR="008B1847" w:rsidRDefault="008B1847" w:rsidP="008B1847">
      <w:pPr>
        <w:pStyle w:val="ListParagraph"/>
        <w:numPr>
          <w:ilvl w:val="1"/>
          <w:numId w:val="28"/>
        </w:numPr>
      </w:pPr>
      <w:r w:rsidRPr="008405BA">
        <w:rPr>
          <w:b/>
        </w:rPr>
        <w:t>IndToler</w:t>
      </w:r>
      <w:r>
        <w:t xml:space="preserve"> can now be specified as “default”. The default in single precision is 5E-5; the default in double precision is 5E-10.</w:t>
      </w:r>
    </w:p>
    <w:p w14:paraId="5D61F96B" w14:textId="77777777" w:rsidR="008B1847" w:rsidRDefault="008B1847" w:rsidP="008405BA">
      <w:pPr>
        <w:pStyle w:val="ListParagraph"/>
        <w:numPr>
          <w:ilvl w:val="0"/>
          <w:numId w:val="28"/>
        </w:numPr>
      </w:pPr>
      <w:r>
        <w:t>The following differences occur in the AeroDyn v15 Airfoil input files:</w:t>
      </w:r>
    </w:p>
    <w:p w14:paraId="1329B02E" w14:textId="637EBF10" w:rsidR="008B1847" w:rsidRDefault="008B1847" w:rsidP="008B1847">
      <w:pPr>
        <w:pStyle w:val="ListParagraph"/>
        <w:numPr>
          <w:ilvl w:val="1"/>
          <w:numId w:val="28"/>
        </w:numPr>
      </w:pPr>
      <w:r w:rsidRPr="008405BA">
        <w:rPr>
          <w:b/>
        </w:rPr>
        <w:t>InterpOrd</w:t>
      </w:r>
      <w:r>
        <w:t xml:space="preserve"> was added. This variable gives the user an option to use either linear (</w:t>
      </w:r>
      <w:r w:rsidRPr="008405BA">
        <w:rPr>
          <w:b/>
        </w:rPr>
        <w:t>InterpOrd</w:t>
      </w:r>
      <w:r>
        <w:t> = 1) or cubic-spline (</w:t>
      </w:r>
      <w:r w:rsidRPr="008405BA">
        <w:rPr>
          <w:b/>
        </w:rPr>
        <w:t>InterpOrd</w:t>
      </w:r>
      <w:r>
        <w:t> = 3) methods to interpolate the quasi-steady table lookup. The “default” option will use cubic splines.</w:t>
      </w:r>
    </w:p>
    <w:p w14:paraId="70C0D054" w14:textId="4A8F2621" w:rsidR="008B1847" w:rsidRPr="000F122F" w:rsidRDefault="008B1847" w:rsidP="008B1847">
      <w:pPr>
        <w:pStyle w:val="ListParagraph"/>
        <w:numPr>
          <w:ilvl w:val="1"/>
          <w:numId w:val="28"/>
        </w:numPr>
      </w:pPr>
      <w:r w:rsidRPr="008405BA">
        <w:rPr>
          <w:b/>
        </w:rPr>
        <w:t>filtCutOff</w:t>
      </w:r>
      <w:r>
        <w:t xml:space="preserve"> was added to the values specified for unsteady aerodynamics. This is the c</w:t>
      </w:r>
      <w:r w:rsidRPr="008B1847">
        <w:t xml:space="preserve">ut-off frequency (-3 dB corner frequency) </w:t>
      </w:r>
      <w:r>
        <w:t xml:space="preserve">in Hz </w:t>
      </w:r>
      <w:r w:rsidRPr="008B1847">
        <w:t xml:space="preserve">for low-pass filtering the AoA input to </w:t>
      </w:r>
      <w:r>
        <w:t>UA</w:t>
      </w:r>
      <w:r w:rsidRPr="008B1847">
        <w:t>, as well as the 1</w:t>
      </w:r>
      <w:r w:rsidRPr="008405BA">
        <w:rPr>
          <w:vertAlign w:val="superscript"/>
        </w:rPr>
        <w:t>st</w:t>
      </w:r>
      <w:r>
        <w:t xml:space="preserve"> </w:t>
      </w:r>
      <w:r w:rsidRPr="008B1847">
        <w:t>and 2</w:t>
      </w:r>
      <w:r w:rsidRPr="008405BA">
        <w:rPr>
          <w:vertAlign w:val="superscript"/>
        </w:rPr>
        <w:t>nd</w:t>
      </w:r>
      <w:r>
        <w:t xml:space="preserve"> </w:t>
      </w:r>
      <w:r w:rsidRPr="008B1847">
        <w:t>derivatives</w:t>
      </w:r>
      <w:r>
        <w:t xml:space="preserve">. </w:t>
      </w:r>
      <w:r w:rsidRPr="000A1D06">
        <w:rPr>
          <w:b/>
        </w:rPr>
        <w:t>filtCutOff</w:t>
      </w:r>
      <w:r>
        <w:t xml:space="preserve"> can be specified as “default”, which will set it to be 20 Hz</w:t>
      </w:r>
      <w:r w:rsidR="00B66E17">
        <w:t>.</w:t>
      </w:r>
    </w:p>
    <w:p w14:paraId="2A853833" w14:textId="44EF2C4F" w:rsidR="00E33AF0" w:rsidRDefault="00E33AF0" w:rsidP="00E33AF0">
      <w:pPr>
        <w:pStyle w:val="Heading3"/>
      </w:pPr>
      <w:r>
        <w:t>Changes in FAST v8.1</w:t>
      </w:r>
      <w:r w:rsidR="00B52163">
        <w:t>2</w:t>
      </w:r>
      <w:r>
        <w:t>.00a-bjj</w:t>
      </w:r>
    </w:p>
    <w:p w14:paraId="720EBFA8" w14:textId="627CB0E7" w:rsidR="00B832A9" w:rsidRDefault="00B832A9" w:rsidP="00B832A9">
      <w:pPr>
        <w:pStyle w:val="ListParagraph"/>
        <w:numPr>
          <w:ilvl w:val="0"/>
          <w:numId w:val="28"/>
        </w:numPr>
      </w:pPr>
      <w:r>
        <w:t xml:space="preserve">The following differences occur in the </w:t>
      </w:r>
      <w:r w:rsidR="002E48BD">
        <w:t xml:space="preserve">FAST </w:t>
      </w:r>
      <w:r>
        <w:t>primary input file:</w:t>
      </w:r>
    </w:p>
    <w:p w14:paraId="4B44141A" w14:textId="2A8FEC86" w:rsidR="00B003CF" w:rsidRDefault="00B832A9" w:rsidP="005B3D51">
      <w:pPr>
        <w:pStyle w:val="ListParagraph"/>
        <w:numPr>
          <w:ilvl w:val="1"/>
          <w:numId w:val="28"/>
        </w:numPr>
      </w:pPr>
      <w:r w:rsidRPr="00053AB0">
        <w:rPr>
          <w:b/>
        </w:rPr>
        <w:t>ChkptTime</w:t>
      </w:r>
      <w:r>
        <w:t xml:space="preserve"> was added.</w:t>
      </w:r>
    </w:p>
    <w:p w14:paraId="1EAAACA1" w14:textId="16DEA210" w:rsidR="004D65DE" w:rsidRPr="00972D6E" w:rsidRDefault="004D65DE" w:rsidP="005B3D51">
      <w:pPr>
        <w:pStyle w:val="ListParagraph"/>
        <w:numPr>
          <w:ilvl w:val="1"/>
          <w:numId w:val="28"/>
        </w:numPr>
      </w:pPr>
      <w:r>
        <w:rPr>
          <w:b/>
        </w:rPr>
        <w:t>CompElast </w:t>
      </w:r>
      <w:r>
        <w:t xml:space="preserve">= 2, </w:t>
      </w:r>
      <w:r w:rsidRPr="00972D6E">
        <w:rPr>
          <w:b/>
        </w:rPr>
        <w:t>BDBldFile(1)</w:t>
      </w:r>
      <w:r>
        <w:t xml:space="preserve">, </w:t>
      </w:r>
      <w:r w:rsidRPr="00FE5E6F">
        <w:rPr>
          <w:b/>
        </w:rPr>
        <w:t>BDBldFile(</w:t>
      </w:r>
      <w:r>
        <w:rPr>
          <w:b/>
        </w:rPr>
        <w:t>2</w:t>
      </w:r>
      <w:r w:rsidRPr="00FE5E6F">
        <w:rPr>
          <w:b/>
        </w:rPr>
        <w:t>)</w:t>
      </w:r>
      <w:r>
        <w:t xml:space="preserve">, and </w:t>
      </w:r>
      <w:r w:rsidRPr="00FE5E6F">
        <w:rPr>
          <w:b/>
        </w:rPr>
        <w:t>BDBldFile(</w:t>
      </w:r>
      <w:r>
        <w:rPr>
          <w:b/>
        </w:rPr>
        <w:t>3</w:t>
      </w:r>
      <w:r w:rsidRPr="00FE5E6F">
        <w:rPr>
          <w:b/>
        </w:rPr>
        <w:t>)</w:t>
      </w:r>
      <w:r>
        <w:t xml:space="preserve"> are now useable for enabling BeamDyn to model blade structural dynamics. The BeamDyn module has its own input files.</w:t>
      </w:r>
    </w:p>
    <w:p w14:paraId="09AD2C30" w14:textId="614EC5E9" w:rsidR="00B832A9" w:rsidRDefault="00B832A9" w:rsidP="005B3D51">
      <w:pPr>
        <w:pStyle w:val="ListParagraph"/>
        <w:numPr>
          <w:ilvl w:val="1"/>
          <w:numId w:val="28"/>
        </w:numPr>
      </w:pPr>
      <w:r>
        <w:rPr>
          <w:b/>
        </w:rPr>
        <w:t>CompInflow</w:t>
      </w:r>
      <w:r w:rsidRPr="00437347">
        <w:t xml:space="preserve"> and </w:t>
      </w:r>
      <w:r>
        <w:rPr>
          <w:b/>
        </w:rPr>
        <w:t>InflowFile</w:t>
      </w:r>
      <w:r w:rsidRPr="00437347">
        <w:t xml:space="preserve"> were add</w:t>
      </w:r>
      <w:r>
        <w:t>ed.</w:t>
      </w:r>
      <w:r w:rsidR="002E48BD">
        <w:t xml:space="preserve"> The InflowWind module </w:t>
      </w:r>
      <w:r w:rsidR="005B3D51">
        <w:t xml:space="preserve">now </w:t>
      </w:r>
      <w:r w:rsidR="002E48BD">
        <w:t>has its own input file (it is no longer part of the AeroDyn module).</w:t>
      </w:r>
    </w:p>
    <w:p w14:paraId="2FECF3DA" w14:textId="260B64C5" w:rsidR="00B832A9" w:rsidRDefault="00FF78BD" w:rsidP="005B3D51">
      <w:pPr>
        <w:pStyle w:val="ListParagraph"/>
        <w:numPr>
          <w:ilvl w:val="1"/>
          <w:numId w:val="28"/>
        </w:numPr>
      </w:pPr>
      <w:r>
        <w:rPr>
          <w:b/>
        </w:rPr>
        <w:t>CompAero</w:t>
      </w:r>
      <w:r w:rsidR="00B832A9">
        <w:rPr>
          <w:b/>
        </w:rPr>
        <w:t> </w:t>
      </w:r>
      <w:r w:rsidR="00B832A9">
        <w:t>= 2 is a new option, which allows the user to choose AeroDyn v15.</w:t>
      </w:r>
      <w:r w:rsidR="004D65DE">
        <w:t xml:space="preserve"> The AeroDyn v15 module has its own input files, entirely different from AeroDyn v14.</w:t>
      </w:r>
    </w:p>
    <w:p w14:paraId="0A59CD8F" w14:textId="267798EE" w:rsidR="00E3399D" w:rsidRDefault="00E3399D" w:rsidP="005B3D51">
      <w:pPr>
        <w:pStyle w:val="ListParagraph"/>
        <w:numPr>
          <w:ilvl w:val="1"/>
          <w:numId w:val="28"/>
        </w:numPr>
      </w:pPr>
      <w:r>
        <w:rPr>
          <w:b/>
        </w:rPr>
        <w:t>CompMooring</w:t>
      </w:r>
      <w:r>
        <w:t> = 4 is a new option, which allows the user to choose the OrcaFlex interface.</w:t>
      </w:r>
      <w:r w:rsidR="004D65DE">
        <w:t xml:space="preserve"> The OrcaFlex interface has its own input file.</w:t>
      </w:r>
    </w:p>
    <w:p w14:paraId="4CB2F20F" w14:textId="5532B063" w:rsidR="00E3399D" w:rsidRPr="00E3399D" w:rsidRDefault="00E3399D" w:rsidP="005B3D51">
      <w:pPr>
        <w:pStyle w:val="ListParagraph"/>
        <w:numPr>
          <w:ilvl w:val="1"/>
          <w:numId w:val="28"/>
        </w:numPr>
      </w:pPr>
      <w:r w:rsidRPr="00E3399D">
        <w:t>Unused</w:t>
      </w:r>
      <w:r>
        <w:t xml:space="preserve"> variables </w:t>
      </w:r>
      <w:r>
        <w:rPr>
          <w:b/>
        </w:rPr>
        <w:t>CompUs</w:t>
      </w:r>
      <w:r w:rsidR="00FF78BD">
        <w:rPr>
          <w:b/>
        </w:rPr>
        <w:t>e</w:t>
      </w:r>
      <w:r>
        <w:rPr>
          <w:b/>
        </w:rPr>
        <w:t>rPtfmLd</w:t>
      </w:r>
      <w:r>
        <w:t xml:space="preserve"> and </w:t>
      </w:r>
      <w:r>
        <w:rPr>
          <w:b/>
        </w:rPr>
        <w:t>CompUs</w:t>
      </w:r>
      <w:r w:rsidR="00FF78BD">
        <w:rPr>
          <w:b/>
        </w:rPr>
        <w:t>e</w:t>
      </w:r>
      <w:r>
        <w:rPr>
          <w:b/>
        </w:rPr>
        <w:t>rTwrLd</w:t>
      </w:r>
      <w:r w:rsidRPr="00E3399D">
        <w:t xml:space="preserve"> were removed.</w:t>
      </w:r>
    </w:p>
    <w:p w14:paraId="6F187058" w14:textId="62BD40E4" w:rsidR="00FF78BD" w:rsidRDefault="00FF78BD" w:rsidP="00FF78BD">
      <w:pPr>
        <w:pStyle w:val="ListParagraph"/>
        <w:numPr>
          <w:ilvl w:val="0"/>
          <w:numId w:val="28"/>
        </w:numPr>
      </w:pPr>
      <w:r>
        <w:lastRenderedPageBreak/>
        <w:t>The following differences occur in the input file</w:t>
      </w:r>
      <w:r w:rsidR="00C051F9">
        <w:t>s</w:t>
      </w:r>
      <w:r>
        <w:t xml:space="preserve"> of the ElastoDyn module:</w:t>
      </w:r>
    </w:p>
    <w:p w14:paraId="179AC32D" w14:textId="68FFB873" w:rsidR="00FF78BD" w:rsidRDefault="00FF78BD" w:rsidP="00FF78BD">
      <w:pPr>
        <w:pStyle w:val="ListParagraph"/>
        <w:numPr>
          <w:ilvl w:val="1"/>
          <w:numId w:val="28"/>
        </w:numPr>
      </w:pPr>
      <w:r w:rsidRPr="006B4476">
        <w:rPr>
          <w:b/>
        </w:rPr>
        <w:t>BldNodes</w:t>
      </w:r>
      <w:r w:rsidRPr="003B1214">
        <w:t xml:space="preserve"> </w:t>
      </w:r>
      <w:r>
        <w:t>was added</w:t>
      </w:r>
      <w:r w:rsidR="00C051F9">
        <w:t xml:space="preserve"> to the ElastoDyn primary input file</w:t>
      </w:r>
      <w:r w:rsidR="00411A22">
        <w:t>,</w:t>
      </w:r>
      <w:r>
        <w:t xml:space="preserve"> used to discretize the blade into </w:t>
      </w:r>
      <w:r w:rsidRPr="006B4476">
        <w:rPr>
          <w:b/>
        </w:rPr>
        <w:t>BldNodes</w:t>
      </w:r>
      <w:r w:rsidRPr="003B1214">
        <w:t xml:space="preserve"> </w:t>
      </w:r>
      <w:r>
        <w:t>equally spaced elements when AeroDyn v14 is not used (when using AeroDyn v14, ElastoDyn will use the AeroDyn v14 blade discretization instead). This number does not include nodes located at the blade root or blade tip, which are added internally.</w:t>
      </w:r>
    </w:p>
    <w:p w14:paraId="504075E7" w14:textId="3D8D5115" w:rsidR="00C051F9" w:rsidRDefault="00C051F9" w:rsidP="00FF78BD">
      <w:pPr>
        <w:pStyle w:val="ListParagraph"/>
        <w:numPr>
          <w:ilvl w:val="1"/>
          <w:numId w:val="28"/>
        </w:numPr>
      </w:pPr>
      <w:r>
        <w:rPr>
          <w:b/>
        </w:rPr>
        <w:t>PitchAxis</w:t>
      </w:r>
      <w:r w:rsidRPr="00972D6E">
        <w:t xml:space="preserve"> in</w:t>
      </w:r>
      <w:r>
        <w:t xml:space="preserve"> the ElastoDyn blade input file is now used </w:t>
      </w:r>
      <w:r w:rsidR="000A6F08">
        <w:t>only in conju</w:t>
      </w:r>
      <w:r w:rsidR="00972D6E">
        <w:t>n</w:t>
      </w:r>
      <w:r w:rsidR="000A6F08">
        <w:t xml:space="preserve">ction with AeroDyn v14. The specification of aerodynamic center in AeroDyn v15 replaces the need for </w:t>
      </w:r>
      <w:r w:rsidR="000A6F08">
        <w:rPr>
          <w:b/>
        </w:rPr>
        <w:t>PitchAxis</w:t>
      </w:r>
      <w:r w:rsidR="000A6F08" w:rsidRPr="000A6F08">
        <w:t>.</w:t>
      </w:r>
    </w:p>
    <w:p w14:paraId="273E5BB5" w14:textId="77777777" w:rsidR="00FF78BD" w:rsidRDefault="00FF78BD" w:rsidP="00FF78BD">
      <w:pPr>
        <w:pStyle w:val="ListParagraph"/>
        <w:numPr>
          <w:ilvl w:val="0"/>
          <w:numId w:val="28"/>
        </w:numPr>
      </w:pPr>
      <w:r>
        <w:t>The following differences occur in the primary input file of the AeroDyn v14 module:</w:t>
      </w:r>
    </w:p>
    <w:p w14:paraId="1E50F7BD" w14:textId="77777777" w:rsidR="00FF78BD" w:rsidRDefault="00FF78BD" w:rsidP="00FF78BD">
      <w:pPr>
        <w:pStyle w:val="ListParagraph"/>
        <w:numPr>
          <w:ilvl w:val="1"/>
          <w:numId w:val="28"/>
        </w:numPr>
      </w:pPr>
      <w:r>
        <w:t xml:space="preserve">The unused </w:t>
      </w:r>
      <w:r w:rsidRPr="005B3D51">
        <w:rPr>
          <w:b/>
        </w:rPr>
        <w:t>SI</w:t>
      </w:r>
      <w:r>
        <w:rPr>
          <w:b/>
        </w:rPr>
        <w:t xml:space="preserve"> </w:t>
      </w:r>
      <w:r>
        <w:t>variable input line has been removed.</w:t>
      </w:r>
    </w:p>
    <w:p w14:paraId="233CBDFE" w14:textId="526F93EA" w:rsidR="00FF78BD" w:rsidRDefault="00FF78BD" w:rsidP="00FF78BD">
      <w:pPr>
        <w:pStyle w:val="ListParagraph"/>
        <w:numPr>
          <w:ilvl w:val="1"/>
          <w:numId w:val="28"/>
        </w:numPr>
      </w:pPr>
      <w:r w:rsidRPr="005B3D51">
        <w:rPr>
          <w:b/>
        </w:rPr>
        <w:t>HubHt</w:t>
      </w:r>
      <w:r>
        <w:t xml:space="preserve"> has been removed</w:t>
      </w:r>
      <w:r w:rsidR="004D65DE">
        <w:t xml:space="preserve">, effectively replaced by </w:t>
      </w:r>
      <w:r>
        <w:rPr>
          <w:b/>
        </w:rPr>
        <w:t>RefHt</w:t>
      </w:r>
      <w:r>
        <w:t xml:space="preserve"> in the InflowWind module’s primary input file.</w:t>
      </w:r>
    </w:p>
    <w:p w14:paraId="6C5172D1" w14:textId="67DD3871" w:rsidR="00FF78BD" w:rsidRDefault="00FF78BD" w:rsidP="00FF78BD">
      <w:pPr>
        <w:pStyle w:val="ListParagraph"/>
        <w:numPr>
          <w:ilvl w:val="1"/>
          <w:numId w:val="28"/>
        </w:numPr>
      </w:pPr>
      <w:r w:rsidRPr="005B3D51">
        <w:rPr>
          <w:b/>
        </w:rPr>
        <w:t>WindFile</w:t>
      </w:r>
      <w:r>
        <w:t xml:space="preserve"> has been removed</w:t>
      </w:r>
      <w:r w:rsidR="004D65DE">
        <w:t>, effectively replaced by inputs</w:t>
      </w:r>
      <w:r>
        <w:t xml:space="preserve"> in the InflowWind module’s primary input file.</w:t>
      </w:r>
    </w:p>
    <w:p w14:paraId="0BAEA8F3" w14:textId="77777777" w:rsidR="00FF78BD" w:rsidRPr="00E33AF0" w:rsidRDefault="00FF78BD" w:rsidP="00FF78BD">
      <w:pPr>
        <w:pStyle w:val="ListParagraph"/>
        <w:numPr>
          <w:ilvl w:val="1"/>
          <w:numId w:val="28"/>
        </w:numPr>
      </w:pPr>
      <w:r>
        <w:t>One additional header line was added.</w:t>
      </w:r>
    </w:p>
    <w:p w14:paraId="0D625EDF" w14:textId="77777777" w:rsidR="00B832A9" w:rsidRDefault="00B832A9" w:rsidP="00B832A9">
      <w:pPr>
        <w:pStyle w:val="ListParagraph"/>
        <w:numPr>
          <w:ilvl w:val="0"/>
          <w:numId w:val="28"/>
        </w:numPr>
      </w:pPr>
      <w:r>
        <w:t>The following differences occur in the primary input file of the ServoDyn module:</w:t>
      </w:r>
    </w:p>
    <w:p w14:paraId="244A7745" w14:textId="031D171C" w:rsidR="00596C1F" w:rsidRDefault="00596C1F" w:rsidP="005B3D51">
      <w:pPr>
        <w:pStyle w:val="ListParagraph"/>
        <w:numPr>
          <w:ilvl w:val="1"/>
          <w:numId w:val="28"/>
        </w:numPr>
      </w:pPr>
      <w:r w:rsidRPr="005B3D51">
        <w:rPr>
          <w:b/>
        </w:rPr>
        <w:t>DLL_InFile</w:t>
      </w:r>
      <w:r>
        <w:t xml:space="preserve"> was added</w:t>
      </w:r>
      <w:r w:rsidR="00411A22">
        <w:t>,</w:t>
      </w:r>
      <w:r>
        <w:t xml:space="preserve"> </w:t>
      </w:r>
      <w:r w:rsidR="00411A22">
        <w:t>referring to the</w:t>
      </w:r>
      <w:r>
        <w:t xml:space="preserve"> name of the input file that gets passed to the Bladed-style DLL when it is used. The DLL may or may not </w:t>
      </w:r>
      <w:r w:rsidR="00411A22">
        <w:t>use</w:t>
      </w:r>
      <w:r>
        <w:t xml:space="preserve"> this </w:t>
      </w:r>
      <w:r w:rsidR="00411A22">
        <w:t>input file</w:t>
      </w:r>
      <w:r>
        <w:t>.</w:t>
      </w:r>
      <w:r w:rsidR="00411A22" w:rsidRPr="00411A22">
        <w:t xml:space="preserve"> </w:t>
      </w:r>
      <w:r w:rsidR="00411A22">
        <w:t>Previously, this value was hardcoded to “DISCON.IN” in the ServoDyn source code.</w:t>
      </w:r>
    </w:p>
    <w:p w14:paraId="08036071" w14:textId="6F614B3D" w:rsidR="00411A22" w:rsidRDefault="00596C1F" w:rsidP="00411A22">
      <w:pPr>
        <w:pStyle w:val="ListParagraph"/>
        <w:numPr>
          <w:ilvl w:val="1"/>
          <w:numId w:val="28"/>
        </w:numPr>
      </w:pPr>
      <w:r w:rsidRPr="005B3D51">
        <w:rPr>
          <w:b/>
        </w:rPr>
        <w:t xml:space="preserve">DLL_DT </w:t>
      </w:r>
      <w:r>
        <w:t>was added</w:t>
      </w:r>
      <w:r w:rsidR="00411A22">
        <w:t>, referring to the time step (in seconds) at which the Bladed-style DLL is called</w:t>
      </w:r>
      <w:r>
        <w:t xml:space="preserve">. This value must be an integer multiple of the ServoDyn module’s </w:t>
      </w:r>
      <w:r w:rsidRPr="005B3D51">
        <w:rPr>
          <w:b/>
        </w:rPr>
        <w:t>DT</w:t>
      </w:r>
      <w:r>
        <w:t xml:space="preserve"> value. </w:t>
      </w:r>
      <w:r w:rsidR="00411A22">
        <w:t>ServoDyn</w:t>
      </w:r>
      <w:r>
        <w:t xml:space="preserve"> will use old values until the DLL is called again.</w:t>
      </w:r>
      <w:r w:rsidR="00411A22">
        <w:t xml:space="preserve"> Previously, the Bladed-style DLL was called at the same rate as the ServoDyn module.</w:t>
      </w:r>
    </w:p>
    <w:p w14:paraId="5366C438" w14:textId="25992323" w:rsidR="0081712B" w:rsidRDefault="0081712B" w:rsidP="005B3D51">
      <w:pPr>
        <w:pStyle w:val="ListParagraph"/>
        <w:numPr>
          <w:ilvl w:val="1"/>
          <w:numId w:val="28"/>
        </w:numPr>
      </w:pPr>
      <w:r>
        <w:rPr>
          <w:b/>
        </w:rPr>
        <w:t>DLL_Ramp</w:t>
      </w:r>
      <w:r>
        <w:t xml:space="preserve"> was added</w:t>
      </w:r>
      <w:r w:rsidR="00411A22">
        <w:t>, which</w:t>
      </w:r>
      <w:r>
        <w:t xml:space="preserve"> is a </w:t>
      </w:r>
      <w:r w:rsidR="00411A22">
        <w:t>flag</w:t>
      </w:r>
      <w:r>
        <w:t xml:space="preserve"> that determines if ServoDyn should use a linear ramp to interpolate the </w:t>
      </w:r>
      <w:r w:rsidR="00411A22">
        <w:t>blade-</w:t>
      </w:r>
      <w:r>
        <w:t xml:space="preserve">pitch command from the Bladed-style DLL between </w:t>
      </w:r>
      <w:r w:rsidRPr="00972D6E">
        <w:rPr>
          <w:b/>
        </w:rPr>
        <w:t>DLL_DT</w:t>
      </w:r>
      <w:r>
        <w:t xml:space="preserve"> time steps (instead of a step function). Setting this value to </w:t>
      </w:r>
      <w:r w:rsidR="00411A22">
        <w:t>“True”</w:t>
      </w:r>
      <w:r>
        <w:t xml:space="preserve"> will result in a time shift of </w:t>
      </w:r>
      <w:r>
        <w:rPr>
          <w:b/>
        </w:rPr>
        <w:t xml:space="preserve">DLL_DT </w:t>
      </w:r>
      <w:r w:rsidR="00411A22">
        <w:t>for the blade-pitch command</w:t>
      </w:r>
      <w:r>
        <w:t>.</w:t>
      </w:r>
    </w:p>
    <w:p w14:paraId="1D223C30" w14:textId="74A1C809" w:rsidR="0081712B" w:rsidRDefault="0081712B" w:rsidP="005B3D51">
      <w:pPr>
        <w:pStyle w:val="ListParagraph"/>
        <w:numPr>
          <w:ilvl w:val="1"/>
          <w:numId w:val="28"/>
        </w:numPr>
      </w:pPr>
      <w:r>
        <w:rPr>
          <w:b/>
        </w:rPr>
        <w:t>BPCutoff</w:t>
      </w:r>
      <w:r>
        <w:t xml:space="preserve"> was added</w:t>
      </w:r>
      <w:r w:rsidR="00411A22">
        <w:t>, referring to</w:t>
      </w:r>
      <w:r>
        <w:t xml:space="preserve"> the cutoff frequency </w:t>
      </w:r>
      <w:r w:rsidR="00411A22">
        <w:t xml:space="preserve">(in Hz) </w:t>
      </w:r>
      <w:r>
        <w:t xml:space="preserve">for a </w:t>
      </w:r>
      <w:r w:rsidR="00411A22">
        <w:t>first</w:t>
      </w:r>
      <w:r>
        <w:t>-order low-pass filter applied to the blade</w:t>
      </w:r>
      <w:r w:rsidR="00411A22">
        <w:t>-</w:t>
      </w:r>
      <w:r>
        <w:t xml:space="preserve">pitch command from the Bladed-style DLL. </w:t>
      </w:r>
      <w:r w:rsidR="00411A22">
        <w:t>Setting</w:t>
      </w:r>
      <w:r>
        <w:t xml:space="preserve"> a large number </w:t>
      </w:r>
      <w:r w:rsidR="00411A22">
        <w:t>will effectively eliminate the filter, if undesired</w:t>
      </w:r>
      <w:r>
        <w:t>.</w:t>
      </w:r>
    </w:p>
    <w:p w14:paraId="00AFEE10" w14:textId="2EE90B31" w:rsidR="004D65DE" w:rsidRDefault="004D65DE" w:rsidP="004D65DE">
      <w:pPr>
        <w:pStyle w:val="ListParagraph"/>
        <w:numPr>
          <w:ilvl w:val="0"/>
          <w:numId w:val="28"/>
        </w:numPr>
      </w:pPr>
      <w:r>
        <w:t>The following differences occur in the primary input file of the HydroDyn module</w:t>
      </w:r>
      <w:r w:rsidR="005B0E6E">
        <w:t xml:space="preserve">; </w:t>
      </w:r>
      <w:r w:rsidR="00EF27DD">
        <w:t>while no lines have been added or removed from the file, the following inputs were changed</w:t>
      </w:r>
      <w:r>
        <w:t>:</w:t>
      </w:r>
    </w:p>
    <w:p w14:paraId="1DD1477B" w14:textId="12845778" w:rsidR="004D65DE" w:rsidRDefault="005B0E6E" w:rsidP="005B3D51">
      <w:pPr>
        <w:pStyle w:val="ListParagraph"/>
        <w:numPr>
          <w:ilvl w:val="1"/>
          <w:numId w:val="28"/>
        </w:numPr>
      </w:pPr>
      <w:r>
        <w:rPr>
          <w:b/>
        </w:rPr>
        <w:t>WaveMod </w:t>
      </w:r>
      <w:r>
        <w:t>= 5 and 6 are new options for using externally generated wave data</w:t>
      </w:r>
      <w:r w:rsidR="00D04434">
        <w:t>; related,</w:t>
      </w:r>
      <w:r>
        <w:t xml:space="preserve"> </w:t>
      </w:r>
      <w:r w:rsidRPr="00972D6E">
        <w:rPr>
          <w:b/>
        </w:rPr>
        <w:t>GHWvFile</w:t>
      </w:r>
      <w:r>
        <w:t xml:space="preserve"> has been replaced with </w:t>
      </w:r>
      <w:r w:rsidRPr="00972D6E">
        <w:rPr>
          <w:b/>
        </w:rPr>
        <w:t>WvKinFile</w:t>
      </w:r>
      <w:r>
        <w:t>.</w:t>
      </w:r>
    </w:p>
    <w:p w14:paraId="1B78281F" w14:textId="442CD54E" w:rsidR="005B0E6E" w:rsidRDefault="005B0E6E" w:rsidP="005B3D51">
      <w:pPr>
        <w:pStyle w:val="ListParagraph"/>
        <w:numPr>
          <w:ilvl w:val="1"/>
          <w:numId w:val="28"/>
        </w:numPr>
      </w:pPr>
      <w:r w:rsidRPr="00972D6E">
        <w:rPr>
          <w:b/>
        </w:rPr>
        <w:t>HasWAMIT</w:t>
      </w:r>
      <w:r>
        <w:t xml:space="preserve"> has been replaced with the </w:t>
      </w:r>
      <w:r w:rsidRPr="00972D6E">
        <w:rPr>
          <w:b/>
        </w:rPr>
        <w:t>PotMod</w:t>
      </w:r>
      <w:r>
        <w:t xml:space="preserve"> switch</w:t>
      </w:r>
      <w:r w:rsidR="00254569">
        <w:t xml:space="preserve">, </w:t>
      </w:r>
      <w:r w:rsidR="00254569" w:rsidRPr="00254569">
        <w:rPr>
          <w:b/>
        </w:rPr>
        <w:t>WAMITFile</w:t>
      </w:r>
      <w:r w:rsidR="00254569">
        <w:t xml:space="preserve"> has been replaced with </w:t>
      </w:r>
      <w:r w:rsidR="00254569" w:rsidRPr="00254569">
        <w:rPr>
          <w:b/>
        </w:rPr>
        <w:t>PotFile</w:t>
      </w:r>
      <w:r w:rsidR="00254569">
        <w:t>,</w:t>
      </w:r>
      <w:r>
        <w:t xml:space="preserve"> and </w:t>
      </w:r>
      <w:r w:rsidRPr="00972D6E">
        <w:rPr>
          <w:b/>
        </w:rPr>
        <w:t>PropWAMIT</w:t>
      </w:r>
      <w:r>
        <w:t xml:space="preserve"> has been replaced with the </w:t>
      </w:r>
      <w:r w:rsidRPr="00972D6E">
        <w:rPr>
          <w:b/>
        </w:rPr>
        <w:t>PropPot</w:t>
      </w:r>
      <w:r>
        <w:t xml:space="preserve"> flag for enabling potential-flow theory.</w:t>
      </w:r>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v8.09.00a-bjj</w:t>
      </w:r>
      <w:r w:rsidR="00D540B3">
        <w:t>, however</w:t>
      </w:r>
      <w:r w:rsidR="00280B19">
        <w:t xml:space="preserve"> the code accepts an additional option for </w:t>
      </w:r>
      <w:r w:rsidR="00280B19" w:rsidRPr="00280B19">
        <w:rPr>
          <w:b/>
        </w:rPr>
        <w:t>CompMooring</w:t>
      </w:r>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lastRenderedPageBreak/>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r w:rsidR="0064763A" w:rsidRPr="001A4C06">
        <w:rPr>
          <w:b/>
        </w:rPr>
        <w:t>CompNTMD</w:t>
      </w:r>
      <w:r w:rsidR="0064763A">
        <w:t xml:space="preserve"> and </w:t>
      </w:r>
      <w:r w:rsidR="0064763A" w:rsidRPr="001A4C06">
        <w:rPr>
          <w:b/>
        </w:rPr>
        <w:t>NTMD</w:t>
      </w:r>
      <w:r w:rsidRPr="001A4C06">
        <w:rPr>
          <w:b/>
        </w:rPr>
        <w:t>f</w:t>
      </w:r>
      <w:r w:rsidR="0064763A" w:rsidRPr="001A4C06">
        <w:rPr>
          <w:b/>
        </w:rPr>
        <w:t>ile</w:t>
      </w:r>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r w:rsidR="00C9142A">
        <w:rPr>
          <w:b/>
        </w:rPr>
        <w:t>PCMode</w:t>
      </w:r>
      <w:r w:rsidR="00C9142A">
        <w:t xml:space="preserve">, </w:t>
      </w:r>
      <w:r w:rsidR="00C9142A">
        <w:rPr>
          <w:b/>
        </w:rPr>
        <w:t>VSContrl</w:t>
      </w:r>
      <w:r w:rsidR="00C9142A">
        <w:t xml:space="preserve">, </w:t>
      </w:r>
      <w:r w:rsidR="00C9142A">
        <w:rPr>
          <w:b/>
        </w:rPr>
        <w:t>GenModel</w:t>
      </w:r>
      <w:r w:rsidR="00C9142A">
        <w:t xml:space="preserve">, </w:t>
      </w:r>
      <w:r w:rsidR="00C9142A">
        <w:rPr>
          <w:b/>
        </w:rPr>
        <w:t>HSSBrMode</w:t>
      </w:r>
      <w:r w:rsidR="00C9142A">
        <w:t xml:space="preserve">, and </w:t>
      </w:r>
      <w:r w:rsidR="00C9142A">
        <w:rPr>
          <w:b/>
        </w:rPr>
        <w:t>YCMode</w:t>
      </w:r>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13"/>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The HSSBrTq output from ServoDyn has been renamed HSSBrTqC (high speed shaft torque command). This output was renamed to avoid confusion with the new HSSBrTq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newtons (N) instead of kilonewtons (kN) and the flags have changed.</w:t>
      </w:r>
      <w:r w:rsidR="00185772">
        <w:t xml:space="preserve"> The new flags </w:t>
      </w:r>
      <w:r w:rsidR="00796008">
        <w:t>are listed</w:t>
      </w:r>
      <w:r w:rsidR="00923A5B">
        <w:t xml:space="preserve"> on the </w:t>
      </w:r>
      <w:hyperlink r:id="rId52"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r w:rsidRPr="00BE4686">
              <w:rPr>
                <w:b w:val="0"/>
              </w:rPr>
              <w:t>ADFile</w:t>
            </w:r>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r w:rsidRPr="00BE4686">
              <w:rPr>
                <w:b w:val="0"/>
              </w:rPr>
              <w:t>SrvDFile</w:t>
            </w:r>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r w:rsidRPr="00BE4686">
              <w:rPr>
                <w:b w:val="0"/>
              </w:rPr>
              <w:t>HDFile</w:t>
            </w:r>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r w:rsidRPr="00BE4686">
              <w:rPr>
                <w:b w:val="0"/>
              </w:rPr>
              <w:t>SDFile</w:t>
            </w:r>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r w:rsidRPr="00BE4686">
              <w:rPr>
                <w:b w:val="0"/>
              </w:rPr>
              <w:t>MAPFile</w:t>
            </w:r>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r w:rsidRPr="00BE4686">
              <w:rPr>
                <w:b w:val="0"/>
              </w:rPr>
              <w:t>CompMAP</w:t>
            </w:r>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14:paraId="2164B438" w14:textId="77777777" w:rsidR="00A961B1" w:rsidRPr="00A961B1" w:rsidRDefault="00A961B1" w:rsidP="00A961B1">
      <w:pPr>
        <w:pStyle w:val="ListParagraph"/>
        <w:numPr>
          <w:ilvl w:val="0"/>
          <w:numId w:val="3"/>
        </w:numPr>
      </w:pPr>
      <w:r>
        <w:lastRenderedPageBreak/>
        <w:t xml:space="preserve">Inputs for coupling with modules IceFloe and IceDyn have been added: </w:t>
      </w:r>
      <w:r w:rsidRPr="00A961B1">
        <w:rPr>
          <w:b/>
        </w:rPr>
        <w:t>CompIce</w:t>
      </w:r>
      <w:r>
        <w:t xml:space="preserve"> and </w:t>
      </w:r>
      <w:r w:rsidRPr="00A961B1">
        <w:rPr>
          <w:b/>
        </w:rPr>
        <w:t>IceFile</w:t>
      </w:r>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14:paraId="2164B443" w14:textId="77777777"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14:paraId="2164B446" w14:textId="77777777"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14:paraId="2164B447" w14:textId="77777777"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14:paraId="2164B448" w14:textId="77777777"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14:paraId="2164B449" w14:textId="77777777"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14:paraId="2164B44C" w14:textId="77777777"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lastRenderedPageBreak/>
        <w:t xml:space="preserve">The glue code allows options for </w:t>
      </w:r>
      <w:r w:rsidRPr="007D7E91">
        <w:rPr>
          <w:b/>
        </w:rPr>
        <w:t>AbortErrLevel</w:t>
      </w:r>
      <w:r>
        <w:t>, number of corrections in the predictor-corrector algorithm, and extrapolation/interpolation order of module inputs to be used for time advancement.</w:t>
      </w:r>
    </w:p>
    <w:p w14:paraId="2164B451" w14:textId="3EC7BCC9"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3311C5">
        <w:t>“</w:t>
      </w:r>
      <w:r w:rsidR="00813432">
        <w:fldChar w:fldCharType="begin"/>
      </w:r>
      <w:r w:rsidR="00813432">
        <w:instrText xml:space="preserve"> REF _Ref391883796 \h </w:instrText>
      </w:r>
      <w:r w:rsidR="00813432">
        <w:fldChar w:fldCharType="separate"/>
      </w:r>
      <w:r w:rsidR="003311C5">
        <w:t>Variables Specified in the FAST Primary Input File</w:t>
      </w:r>
      <w:r w:rsidR="00813432">
        <w:fldChar w:fldCharType="end"/>
      </w:r>
      <w:r w:rsidR="003311C5">
        <w:t>”</w:t>
      </w:r>
      <w:r w:rsidR="00813432">
        <w:t xml:space="preserve"> Section above</w:t>
      </w:r>
      <w:r>
        <w:t>.</w:t>
      </w:r>
    </w:p>
    <w:p w14:paraId="2164B452" w14:textId="77777777" w:rsidR="006552FB" w:rsidRDefault="00AE3A86" w:rsidP="005847A9">
      <w:pPr>
        <w:pStyle w:val="Heading2"/>
      </w:pPr>
      <w:bookmarkStart w:id="592" w:name="_Ref391845139"/>
      <w:bookmarkStart w:id="593" w:name="_Ref391845887"/>
      <w:bookmarkStart w:id="594" w:name="_Toc457343306"/>
      <w:r>
        <w:t xml:space="preserve">MATLAB </w:t>
      </w:r>
      <w:r w:rsidR="00583AAD">
        <w:t>Conversion Script</w:t>
      </w:r>
      <w:bookmarkEnd w:id="592"/>
      <w:r w:rsidR="00F1616B">
        <w:t>s</w:t>
      </w:r>
      <w:bookmarkEnd w:id="593"/>
      <w:bookmarkEnd w:id="594"/>
    </w:p>
    <w:p w14:paraId="2164B453" w14:textId="6F4B1857"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w:t>
      </w:r>
      <w:r w:rsidR="00A03338">
        <w:t>&gt;/</w:t>
      </w:r>
      <w:r w:rsidR="00F35ABA" w:rsidRPr="00F35ABA">
        <w:t>Utilities</w:t>
      </w:r>
      <w:r w:rsidR="00A03338">
        <w:t>/</w:t>
      </w:r>
      <w:r w:rsidR="00F35ABA" w:rsidRPr="00F35ABA">
        <w:t>SimulationToolbox</w:t>
      </w:r>
      <w:r w:rsidR="00A03338">
        <w:t>/</w:t>
      </w:r>
      <w:r w:rsidR="00F35ABA" w:rsidRPr="00F35ABA">
        <w:t>ConvertFASTVersions</w:t>
      </w:r>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r>
        <w:t>FASTSimulationToolbox = '</w:t>
      </w:r>
      <w:r w:rsidRPr="002C779E">
        <w:rPr>
          <w:color w:val="4F81BD" w:themeColor="accent1"/>
        </w:rPr>
        <w:t>C:\Users\bjonkman\FAST\UtilityCodes\SimulationToolbox</w:t>
      </w:r>
      <w:r>
        <w:t>';</w:t>
      </w:r>
    </w:p>
    <w:p w14:paraId="2164B456" w14:textId="77777777" w:rsidR="00F35ABA" w:rsidRDefault="00F35ABA" w:rsidP="00F35ABA">
      <w:pPr>
        <w:pStyle w:val="SourceCode"/>
      </w:pPr>
      <w:r>
        <w:t>addpath( genpath( FASTSimulationToolbox ) );</w:t>
      </w:r>
    </w:p>
    <w:p w14:paraId="2164B457" w14:textId="550B2971" w:rsidR="002C779E" w:rsidRDefault="004C2327" w:rsidP="00214A47">
      <w:r>
        <w:t>An example showing how we converted the NREL CertTest input files for use with FAST v8.</w:t>
      </w:r>
      <w:r w:rsidR="003143E2">
        <w:t>16</w:t>
      </w:r>
      <w:r>
        <w:t>.0</w:t>
      </w:r>
      <w:r w:rsidR="00DC6217">
        <w:t>0</w:t>
      </w:r>
      <w:r w:rsidR="004066D9">
        <w:t>a</w:t>
      </w:r>
      <w:r>
        <w:t>-bjj is included in the FAST archive:</w:t>
      </w:r>
      <w:r w:rsidR="00035EC8">
        <w:t>&lt;FAST8</w:t>
      </w:r>
      <w:r w:rsidR="00A03338">
        <w:t>&gt;/</w:t>
      </w:r>
      <w:r w:rsidRPr="004C2327">
        <w:t>CertTest</w:t>
      </w:r>
      <w:r w:rsidR="00A03338">
        <w:t>/</w:t>
      </w:r>
      <w:r w:rsidRPr="004C2327">
        <w: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14:paraId="2164B45E" w14:textId="321E8B19" w:rsidR="00A670F6" w:rsidRDefault="0051119D" w:rsidP="0051119D">
      <w:r>
        <w:t>Note that we do not automatically convert the SubDyn input files from FAST v8.03. These you must do by hand—or use the models provided in the FAST</w:t>
      </w:r>
      <w:r w:rsidR="001D5646">
        <w:t xml:space="preserve"> </w:t>
      </w:r>
      <w:r w:rsidR="001D5646">
        <w:fldChar w:fldCharType="begin"/>
      </w:r>
      <w:r w:rsidR="001D5646">
        <w:instrText xml:space="preserve"> REF _Ref417470230 \h </w:instrText>
      </w:r>
      <w:r w:rsidR="001D5646">
        <w:fldChar w:fldCharType="separate"/>
      </w:r>
      <w:r w:rsidR="003311C5">
        <w:t>Certification Tests</w:t>
      </w:r>
      <w:r w:rsidR="001D5646">
        <w:fldChar w:fldCharType="end"/>
      </w:r>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lastRenderedPageBreak/>
        <w:t>ConvertFAST8_</w:t>
      </w:r>
      <w:r>
        <w:t>9</w:t>
      </w:r>
      <w:r w:rsidRPr="00583013">
        <w:t>to</w:t>
      </w:r>
      <w:r>
        <w:t>10</w:t>
      </w:r>
      <w:r w:rsidRPr="00583013">
        <w:t>(</w:t>
      </w:r>
      <w:r>
        <w:t xml:space="preserve"> </w:t>
      </w:r>
      <w:r w:rsidRPr="00583013">
        <w:t>inputfile,</w:t>
      </w:r>
      <w:r>
        <w:t xml:space="preserve"> </w:t>
      </w:r>
      <w:r w:rsidRPr="00583013">
        <w:t>newDir</w:t>
      </w:r>
      <w:r>
        <w:t xml:space="preserve"> </w:t>
      </w:r>
      <w:r w:rsidRPr="00583013">
        <w:t>);</w:t>
      </w:r>
    </w:p>
    <w:p w14:paraId="2164B466" w14:textId="2063D3E2" w:rsidR="000E1CA2" w:rsidRDefault="000E1CA2" w:rsidP="00805E93">
      <w:r>
        <w:t xml:space="preserve">This script </w:t>
      </w:r>
      <w:r w:rsidRPr="00805E93">
        <w:rPr>
          <w:i/>
        </w:rPr>
        <w:t xml:space="preserve">does </w:t>
      </w:r>
      <w:r w:rsidR="00805E93" w:rsidRPr="00805E93">
        <w:rPr>
          <w:i/>
        </w:rPr>
        <w:t>not</w:t>
      </w:r>
      <w:r w:rsidR="00805E93">
        <w:t xml:space="preserve"> </w:t>
      </w:r>
      <w:r>
        <w:t>change the MAP input files, and it does not rename ServoDyn’s old “HSSBrTq” output to “HSSBrTqC”. You will have to make those changes by hand.</w:t>
      </w:r>
    </w:p>
    <w:p w14:paraId="284CA08F" w14:textId="3C6EC029" w:rsidR="00713A12" w:rsidRDefault="00713A12" w:rsidP="00713A12">
      <w:pPr>
        <w:pStyle w:val="Heading4"/>
      </w:pPr>
      <w:r>
        <w:t>Convert from FAST v8.10.00a-bjj to FAST v8.12.00a-bjj</w:t>
      </w:r>
    </w:p>
    <w:p w14:paraId="1EB8628C" w14:textId="6DD9B931" w:rsidR="00713A12" w:rsidRDefault="00713A12" w:rsidP="00713A12">
      <w:r>
        <w:t xml:space="preserve">You can call </w:t>
      </w:r>
      <w:r w:rsidRPr="006B028F">
        <w:rPr>
          <w:b/>
        </w:rPr>
        <w:t>ConvertFAST8_</w:t>
      </w:r>
      <w:r>
        <w:rPr>
          <w:b/>
        </w:rPr>
        <w:t>10</w:t>
      </w:r>
      <w:r w:rsidRPr="006B028F">
        <w:rPr>
          <w:b/>
        </w:rPr>
        <w:t>to</w:t>
      </w:r>
      <w:r>
        <w:rPr>
          <w:b/>
        </w:rPr>
        <w:t>12</w:t>
      </w:r>
      <w:r>
        <w:t xml:space="preserve"> to convert the FAST v8.10.x files for use with FAST v8.12.x:</w:t>
      </w:r>
    </w:p>
    <w:p w14:paraId="22A94B1C" w14:textId="457965C8" w:rsidR="00713A12" w:rsidRDefault="00713A12" w:rsidP="00713A12">
      <w:pPr>
        <w:pStyle w:val="SourceCode"/>
      </w:pPr>
      <w:r w:rsidRPr="00583013">
        <w:t>ConvertFAST8_</w:t>
      </w:r>
      <w:r>
        <w:t>10</w:t>
      </w:r>
      <w:r w:rsidRPr="00583013">
        <w:t>to</w:t>
      </w:r>
      <w:r>
        <w:t>12</w:t>
      </w:r>
      <w:r w:rsidRPr="00583013">
        <w:t>(</w:t>
      </w:r>
      <w:r>
        <w:t xml:space="preserve"> </w:t>
      </w:r>
      <w:r w:rsidRPr="00583013">
        <w:t>inputfile,</w:t>
      </w:r>
      <w:r>
        <w:t xml:space="preserve"> </w:t>
      </w:r>
      <w:r w:rsidRPr="00583013">
        <w:t>newDir</w:t>
      </w:r>
      <w:r>
        <w:t xml:space="preserve"> </w:t>
      </w:r>
      <w:r w:rsidRPr="00583013">
        <w:t>);</w:t>
      </w:r>
    </w:p>
    <w:p w14:paraId="0C29B63F" w14:textId="77777777" w:rsidR="00DC6034" w:rsidRDefault="00713A12" w:rsidP="00805E93">
      <w:r>
        <w:t xml:space="preserve">This script attempts to modify the </w:t>
      </w:r>
      <w:r w:rsidR="00E76DCF">
        <w:t xml:space="preserve">HydroDyn and </w:t>
      </w:r>
      <w:r>
        <w:t xml:space="preserve">AeroDyn v14 input files and create new InflowWind files; however, due to some unique features of AeroDyn v14’s input file, some changes may have to be made by hand (particularly if the file uses multiple Reynolds numbers.). Also, there are some instances when the script fails to identify the wind file type (e.g. when a file has a .wnd extension but isn’t a full-field wind file); these files may have to be modified by hand. </w:t>
      </w:r>
    </w:p>
    <w:p w14:paraId="5FA1242D" w14:textId="091F027A" w:rsidR="00DC6034" w:rsidRDefault="00DC6034" w:rsidP="00805E93">
      <w:r>
        <w:t>If you would like to convert the AeroDyn v14 input files to AeroDyn v15, you can call the script with an optional logical argument:</w:t>
      </w:r>
    </w:p>
    <w:p w14:paraId="119FBC44" w14:textId="78EB1968" w:rsidR="00DC6034" w:rsidRDefault="00DC6034" w:rsidP="00DC6034">
      <w:pPr>
        <w:pStyle w:val="SourceCode"/>
      </w:pPr>
      <w:r w:rsidRPr="00583013">
        <w:t>ConvertFAST8_</w:t>
      </w:r>
      <w:r>
        <w:t>10</w:t>
      </w:r>
      <w:r w:rsidRPr="00583013">
        <w:t>to</w:t>
      </w:r>
      <w:r>
        <w:t>12</w:t>
      </w:r>
      <w:r w:rsidRPr="00583013">
        <w:t>(</w:t>
      </w:r>
      <w:r>
        <w:t xml:space="preserve"> </w:t>
      </w:r>
      <w:r w:rsidRPr="00583013">
        <w:t>inputfile,</w:t>
      </w:r>
      <w:r>
        <w:t xml:space="preserve"> </w:t>
      </w:r>
      <w:r w:rsidRPr="00583013">
        <w:t>newDir</w:t>
      </w:r>
      <w:r>
        <w:t>, true</w:t>
      </w:r>
      <w:r w:rsidR="00837A10">
        <w:t xml:space="preserve"> </w:t>
      </w:r>
      <w:r w:rsidRPr="00583013">
        <w:t>);</w:t>
      </w:r>
    </w:p>
    <w:p w14:paraId="43F5C536" w14:textId="7A9B1715" w:rsidR="00DC6034" w:rsidRDefault="00717587" w:rsidP="00805E93">
      <w:r>
        <w:t>However, it should be noted that this script does not convert the AeroDyn v14 airfoil files to the format necessary for AeroDyn v15.</w:t>
      </w:r>
    </w:p>
    <w:p w14:paraId="67B1BA80" w14:textId="5D794843" w:rsidR="00713A12" w:rsidRDefault="00713A12" w:rsidP="00805E93">
      <w:r>
        <w:t>The script does not attempt to create AeroDyn v15</w:t>
      </w:r>
      <w:r w:rsidR="00717587">
        <w:t xml:space="preserve"> airfoil</w:t>
      </w:r>
      <w:r w:rsidR="00205D3F">
        <w:t xml:space="preserve">, BeamDyn, or </w:t>
      </w:r>
      <w:r w:rsidR="00DA52C8">
        <w:t>OrcaFlexInterface</w:t>
      </w:r>
      <w:r>
        <w:t xml:space="preserve"> input files.</w:t>
      </w:r>
    </w:p>
    <w:p w14:paraId="760477A3" w14:textId="1EAC22DD" w:rsidR="001275A7" w:rsidRDefault="001275A7" w:rsidP="001275A7">
      <w:pPr>
        <w:pStyle w:val="Heading4"/>
      </w:pPr>
      <w:r>
        <w:t>Convert from FAST v8.12.00a-bjj to FAST v8.15.00a-bjj</w:t>
      </w:r>
    </w:p>
    <w:p w14:paraId="246EA413" w14:textId="45208EFE" w:rsidR="001275A7" w:rsidRDefault="001275A7" w:rsidP="001275A7">
      <w:r>
        <w:t xml:space="preserve">You can call </w:t>
      </w:r>
      <w:r w:rsidRPr="006B028F">
        <w:rPr>
          <w:b/>
        </w:rPr>
        <w:t>ConvertFAST8_</w:t>
      </w:r>
      <w:r>
        <w:rPr>
          <w:b/>
        </w:rPr>
        <w:t>12</w:t>
      </w:r>
      <w:r w:rsidRPr="006B028F">
        <w:rPr>
          <w:b/>
        </w:rPr>
        <w:t>to</w:t>
      </w:r>
      <w:r>
        <w:rPr>
          <w:b/>
        </w:rPr>
        <w:t>15</w:t>
      </w:r>
      <w:r>
        <w:t xml:space="preserve"> to convert the FAST v8.12.x files for use with FAST v8.15.x:</w:t>
      </w:r>
    </w:p>
    <w:p w14:paraId="43992A1E" w14:textId="6381D727" w:rsidR="001275A7" w:rsidRDefault="001275A7" w:rsidP="001275A7">
      <w:pPr>
        <w:pStyle w:val="SourceCode"/>
      </w:pPr>
      <w:r w:rsidRPr="00583013">
        <w:t>ConvertFAST8_</w:t>
      </w:r>
      <w:r>
        <w:t>12</w:t>
      </w:r>
      <w:r w:rsidRPr="00583013">
        <w:t>to</w:t>
      </w:r>
      <w:r>
        <w:t>15</w:t>
      </w:r>
      <w:r w:rsidRPr="00583013">
        <w:t>(</w:t>
      </w:r>
      <w:r>
        <w:t xml:space="preserve"> </w:t>
      </w:r>
      <w:r w:rsidRPr="00583013">
        <w:t>inputfile,</w:t>
      </w:r>
      <w:r>
        <w:t xml:space="preserve"> </w:t>
      </w:r>
      <w:r w:rsidRPr="00583013">
        <w:t>newDir</w:t>
      </w:r>
      <w:r>
        <w:t xml:space="preserve"> </w:t>
      </w:r>
      <w:r w:rsidRPr="00583013">
        <w:t>);</w:t>
      </w:r>
    </w:p>
    <w:p w14:paraId="5E277EFB" w14:textId="22825270" w:rsidR="000958F6" w:rsidRDefault="000958F6" w:rsidP="000958F6">
      <w:r>
        <w:t xml:space="preserve">This script </w:t>
      </w:r>
      <w:r w:rsidRPr="00D700DB">
        <w:t>c</w:t>
      </w:r>
      <w:r>
        <w:t>hanges the primary FAST input file as well as the</w:t>
      </w:r>
      <w:r w:rsidR="00B516AA">
        <w:t xml:space="preserve"> AeroDyn (v15),</w:t>
      </w:r>
      <w:r>
        <w:t xml:space="preserve"> ServoDyn</w:t>
      </w:r>
      <w:r w:rsidR="00B516AA">
        <w:t>,</w:t>
      </w:r>
      <w:r>
        <w:t xml:space="preserve"> and TMD input files.</w:t>
      </w:r>
      <w:r w:rsidR="008D3521">
        <w:t xml:space="preserve"> It </w:t>
      </w:r>
      <w:r w:rsidR="00B516AA">
        <w:t xml:space="preserve">also attempts to modify the AeroDyn (v15) </w:t>
      </w:r>
      <w:r w:rsidR="008D3521">
        <w:t>airfoil files</w:t>
      </w:r>
      <w:r w:rsidR="00B516AA">
        <w:t>, but please note that the flexible nature of the airfoil file format may lead to some conversion difficulties</w:t>
      </w:r>
      <w:r w:rsidR="008D3521">
        <w:t>.</w:t>
      </w:r>
    </w:p>
    <w:p w14:paraId="4114E02C" w14:textId="158BC8D1" w:rsidR="004328DD" w:rsidRDefault="004328DD" w:rsidP="004328DD">
      <w:pPr>
        <w:pStyle w:val="Heading4"/>
      </w:pPr>
      <w:r>
        <w:t>Convert from FAST v8.15.00a-bjj to FAST v8.16.00a-bjj</w:t>
      </w:r>
    </w:p>
    <w:p w14:paraId="58E8D951" w14:textId="1CD334C8" w:rsidR="004328DD" w:rsidRDefault="004328DD" w:rsidP="004328DD">
      <w:r>
        <w:t xml:space="preserve">You can call </w:t>
      </w:r>
      <w:r w:rsidRPr="006B028F">
        <w:rPr>
          <w:b/>
        </w:rPr>
        <w:t>ConvertFAST8_</w:t>
      </w:r>
      <w:r>
        <w:rPr>
          <w:b/>
        </w:rPr>
        <w:t>15</w:t>
      </w:r>
      <w:r w:rsidRPr="006B028F">
        <w:rPr>
          <w:b/>
        </w:rPr>
        <w:t>to</w:t>
      </w:r>
      <w:r>
        <w:rPr>
          <w:b/>
        </w:rPr>
        <w:t>16</w:t>
      </w:r>
      <w:r>
        <w:t xml:space="preserve"> to convert the FAST v8.15.x files for use with FAST v8.16.x:</w:t>
      </w:r>
    </w:p>
    <w:p w14:paraId="77E5D063" w14:textId="4667CCEE" w:rsidR="004328DD" w:rsidRDefault="004328DD" w:rsidP="004328DD">
      <w:pPr>
        <w:pStyle w:val="SourceCode"/>
      </w:pPr>
      <w:r w:rsidRPr="00583013">
        <w:t>ConvertFAST8_</w:t>
      </w:r>
      <w:r>
        <w:t>15</w:t>
      </w:r>
      <w:r w:rsidRPr="00583013">
        <w:t>to</w:t>
      </w:r>
      <w:r>
        <w:t>16</w:t>
      </w:r>
      <w:r w:rsidRPr="00583013">
        <w:t>(</w:t>
      </w:r>
      <w:r>
        <w:t xml:space="preserve"> </w:t>
      </w:r>
      <w:r w:rsidRPr="00583013">
        <w:t>inputfile,</w:t>
      </w:r>
      <w:r>
        <w:t xml:space="preserve"> </w:t>
      </w:r>
      <w:r w:rsidRPr="00583013">
        <w:t>newDir</w:t>
      </w:r>
      <w:r>
        <w:t xml:space="preserve"> </w:t>
      </w:r>
      <w:r w:rsidRPr="00583013">
        <w:t>);</w:t>
      </w:r>
    </w:p>
    <w:p w14:paraId="28182374" w14:textId="38D0C095" w:rsidR="004328DD" w:rsidRDefault="004328DD" w:rsidP="000958F6">
      <w:r>
        <w:t xml:space="preserve">This script </w:t>
      </w:r>
      <w:r w:rsidRPr="00D700DB">
        <w:t>c</w:t>
      </w:r>
      <w:r>
        <w:t>hanges the primary FAST input file as well as the AeroDyn (v15) file.</w:t>
      </w:r>
    </w:p>
    <w:p w14:paraId="2164B467" w14:textId="77777777" w:rsidR="00E90E09" w:rsidRPr="00E90E09" w:rsidRDefault="00E90E09" w:rsidP="00E90E09">
      <w:pPr>
        <w:pStyle w:val="Heading3"/>
      </w:pPr>
      <w:r>
        <w:t>Converting from FAST v7</w:t>
      </w:r>
    </w:p>
    <w:p w14:paraId="2164B468" w14:textId="7C510322" w:rsidR="00E20484" w:rsidRDefault="00CD1C3F" w:rsidP="003D4251">
      <w:r>
        <w:t>To convert FAST v7 input files to FAST v8.</w:t>
      </w:r>
      <w:r w:rsidR="003143E2">
        <w:t>16</w:t>
      </w:r>
      <w:r w:rsidR="000E1CA2">
        <w:t>.00a</w:t>
      </w:r>
      <w:r>
        <w:t xml:space="preserve">-bjj, you can use the MATLAB function </w:t>
      </w:r>
      <w:r w:rsidRPr="00ED5157">
        <w:rPr>
          <w:b/>
        </w:rPr>
        <w:t>ConvertFAST7to8</w:t>
      </w:r>
      <w:r w:rsidRPr="00CD1C3F">
        <w:t>.</w:t>
      </w:r>
      <w:r>
        <w:t xml:space="preserve"> This function will </w:t>
      </w:r>
      <w:r w:rsidR="00E76DCF">
        <w:t xml:space="preserve">update the AeroDyn input file to v14 and </w:t>
      </w:r>
      <w:r>
        <w:t xml:space="preserve">create new primary input files for FAST, </w:t>
      </w:r>
      <w:r w:rsidR="00E76DCF">
        <w:t xml:space="preserve">ElastoDyn, InflowWind, and </w:t>
      </w:r>
      <w:r>
        <w:t xml:space="preserve">ServoDyn. It also creates new blade and tower files for ElastoDyn. </w:t>
      </w:r>
      <w:r w:rsidR="00E20484" w:rsidRPr="003C4A45">
        <w:rPr>
          <w:i/>
        </w:rPr>
        <w:t>It does not automatically convert hydrodynamic-</w:t>
      </w:r>
      <w:r w:rsidR="00D4158B">
        <w:rPr>
          <w:i/>
        </w:rPr>
        <w:t>, substructure-</w:t>
      </w:r>
      <w:r w:rsidR="00E20484" w:rsidRPr="003C4A45">
        <w:rPr>
          <w:i/>
        </w:rPr>
        <w:t xml:space="preserve"> and mooring system-related inputs</w:t>
      </w:r>
      <w:r w:rsidR="00D4158B">
        <w:rPr>
          <w:i/>
        </w:rPr>
        <w:t xml:space="preserve"> and does not create BeamDyn or ice-related input files</w:t>
      </w:r>
      <w:r w:rsidR="00E20484">
        <w:t>.</w:t>
      </w:r>
    </w:p>
    <w:p w14:paraId="2164B469" w14:textId="2F8D5EC4" w:rsidR="003D4251" w:rsidRDefault="003D4251" w:rsidP="004066D9">
      <w:pPr>
        <w:keepNext/>
      </w:pPr>
      <w:r>
        <w:lastRenderedPageBreak/>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r w:rsidRPr="00D36AEB">
        <w:t>ConvertFAST7to8(inputfile,newDir);</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14:paraId="2164B46E" w14:textId="77777777"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14:paraId="2164B46F" w14:textId="19B48674" w:rsidR="003D4251" w:rsidRDefault="003D4251" w:rsidP="003D4251">
      <w:r>
        <w:t>If your input file was used with the custom interface to Bladed</w:t>
      </w:r>
      <w:r w:rsidR="00D4158B">
        <w:t>-style</w:t>
      </w:r>
      <w:r>
        <w:t xml:space="preserve"> DLL controllers, you should also set the optional input parameter, usedBladedDLL,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r w:rsidRPr="00D36AEB">
        <w:t>ConvertFAST7to8(oldFSTName, newDir, YawManRat, PitManRat, usedBladedDLL)</w:t>
      </w:r>
    </w:p>
    <w:p w14:paraId="2164B47C" w14:textId="2E88CA11" w:rsidR="0051119D" w:rsidRDefault="007F152F" w:rsidP="00992CCA">
      <w:pPr>
        <w:pStyle w:val="Heading1"/>
      </w:pPr>
      <w:bookmarkStart w:id="595" w:name="_Toc457343307"/>
      <w:r>
        <w:t>Running FAST</w:t>
      </w:r>
      <w:bookmarkEnd w:id="595"/>
    </w:p>
    <w:p w14:paraId="4DDE2859" w14:textId="232488E1" w:rsidR="006252E0" w:rsidRDefault="00444DAD" w:rsidP="00444DAD">
      <w:r>
        <w:t xml:space="preserve">Both 32- and 64-bit Windows® binaries of the FAST executable in both single and double precision are distributed in the &lt;FAST8&gt;/bin folder. The 32-bit single-precision version has a name ending in “win32” and the 64-bit single-precision version has a name ending in “x64”; the double-precision versions append these names with “d” e.g. “FAST_x64d.exe” is the 64-bit executable with double precision. The 32-bit executables </w:t>
      </w:r>
      <w:r w:rsidR="006252E0">
        <w:t xml:space="preserve">can be used on both 32- and 64-bit operating systems and </w:t>
      </w:r>
      <w:r>
        <w:t>are compiled with “large address aware”, which allows the executables to use slightly more than 2 GB of RAM, but not much more</w:t>
      </w:r>
      <w:r w:rsidR="00F81A6B">
        <w:t>,</w:t>
      </w:r>
      <w:r w:rsidR="00CC1B91">
        <w:t xml:space="preserve"> when run on a 64-bit operating system</w:t>
      </w:r>
      <w:r>
        <w:t>. The 64-bit executables</w:t>
      </w:r>
      <w:r w:rsidR="006252E0">
        <w:t xml:space="preserve"> require a 64-bit operating system and </w:t>
      </w:r>
      <w:r w:rsidR="00CC1B91">
        <w:t>can run simulations that require</w:t>
      </w:r>
      <w:r>
        <w:t xml:space="preserve"> more </w:t>
      </w:r>
      <w:r w:rsidR="00CC1B91">
        <w:t xml:space="preserve">than 2 GB of </w:t>
      </w:r>
      <w:r>
        <w:t>memory.</w:t>
      </w:r>
      <w:r w:rsidR="006252E0">
        <w:t xml:space="preserve"> </w:t>
      </w:r>
    </w:p>
    <w:p w14:paraId="2164B47D" w14:textId="46903DEC" w:rsidR="0051119D" w:rsidRDefault="006252E0" w:rsidP="00444DAD">
      <w:r>
        <w:t>L</w:t>
      </w:r>
      <w:r w:rsidR="00444DAD">
        <w:t xml:space="preserve">ibraries </w:t>
      </w:r>
      <w:r>
        <w:t xml:space="preserve">must </w:t>
      </w:r>
      <w:r w:rsidR="00444DAD">
        <w:t xml:space="preserve">use </w:t>
      </w:r>
      <w:r>
        <w:t xml:space="preserve">the same </w:t>
      </w:r>
      <w:r w:rsidR="00444DAD">
        <w:t xml:space="preserve">addressing scheme </w:t>
      </w:r>
      <w:r>
        <w:t>as the FAST executable</w:t>
      </w:r>
      <w:r w:rsidR="00444DAD">
        <w:t xml:space="preserve">. </w:t>
      </w:r>
      <w:r w:rsidR="0051119D">
        <w:t>FAST v8.</w:t>
      </w:r>
      <w:r>
        <w:t>16</w:t>
      </w:r>
      <w:r w:rsidR="0051119D">
        <w:t>.00</w:t>
      </w:r>
      <w:r w:rsidR="007F152F">
        <w:t>a</w:t>
      </w:r>
      <w:r w:rsidR="0051119D">
        <w:t>-bjj must load the MAP</w:t>
      </w:r>
      <w:r w:rsidR="000B5913">
        <w:t>++</w:t>
      </w:r>
      <w:r w:rsidR="0051119D">
        <w:t xml:space="preserve"> </w:t>
      </w:r>
      <w:r w:rsidR="007E0629">
        <w:t>library</w:t>
      </w:r>
      <w:r w:rsidR="0051119D">
        <w:t xml:space="preserve"> when the program starts. </w:t>
      </w:r>
      <w:r w:rsidR="00245BA1">
        <w:t>On Windows®</w:t>
      </w:r>
      <w:r w:rsidR="001351BE">
        <w:t xml:space="preserve"> </w:t>
      </w:r>
      <w:r w:rsidR="00245BA1">
        <w:t xml:space="preserve">systems, </w:t>
      </w:r>
      <w:r w:rsidR="0051119D">
        <w:t xml:space="preserve">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rsidR="0051119D">
        <w:t xml:space="preserve">, </w:t>
      </w:r>
      <w:r w:rsidR="007E0629">
        <w:t>you may have to modify your path environment variable or move some files.</w:t>
      </w:r>
    </w:p>
    <w:p w14:paraId="2DD78700" w14:textId="26A4581C" w:rsidR="00245BA1" w:rsidRDefault="003143E2" w:rsidP="0051119D">
      <w:r>
        <w:t>For non-Windows® operating systems e.g. Mac OS or Linux, or when modifying the source code, users must compile FAST and the MAP++ library themselves.</w:t>
      </w:r>
      <w:r w:rsidRPr="006252E0">
        <w:t xml:space="preserve"> </w:t>
      </w:r>
      <w:r>
        <w:t xml:space="preserve">Compiling instructions and tips for running on non-Windows® systems are included in the </w:t>
      </w:r>
      <w:r>
        <w:fldChar w:fldCharType="begin"/>
      </w:r>
      <w:r>
        <w:instrText xml:space="preserve"> REF _Ref457303354 \h </w:instrText>
      </w:r>
      <w:r>
        <w:fldChar w:fldCharType="separate"/>
      </w:r>
      <w:r w:rsidR="003311C5">
        <w:t>Compiling FAST</w:t>
      </w:r>
      <w:r>
        <w:fldChar w:fldCharType="end"/>
      </w:r>
      <w:r>
        <w:t xml:space="preserve"> section below and the FAST archive in the &lt;FAST8&gt;/Compiling folder.</w:t>
      </w:r>
      <w:r w:rsidR="00245BA1">
        <w:t xml:space="preserve"> </w:t>
      </w:r>
    </w:p>
    <w:p w14:paraId="13CFD308" w14:textId="26DF97F3" w:rsidR="00814DDB" w:rsidRDefault="00814DDB" w:rsidP="00204924">
      <w:pPr>
        <w:pStyle w:val="Heading2"/>
      </w:pPr>
      <w:bookmarkStart w:id="596" w:name="_Toc457343308"/>
      <w:r>
        <w:lastRenderedPageBreak/>
        <w:t>Normal Simulation: Starting FAST from an input file</w:t>
      </w:r>
      <w:bookmarkEnd w:id="596"/>
    </w:p>
    <w:p w14:paraId="2164B47E" w14:textId="09B78E82" w:rsidR="00DC658B" w:rsidRDefault="00DC658B" w:rsidP="00DC658B">
      <w:r>
        <w:t>To run FAST from a Windows</w:t>
      </w:r>
      <w:r w:rsidR="003143E2">
        <w:t>®</w:t>
      </w:r>
      <w:r>
        <w:t xml:space="preserve"> command prompt, the syntax is:</w:t>
      </w:r>
    </w:p>
    <w:p w14:paraId="2164B47F" w14:textId="77777777" w:rsidR="00DC658B" w:rsidRDefault="00DC658B" w:rsidP="007D7E91">
      <w:pPr>
        <w:pStyle w:val="SourceCode"/>
      </w:pPr>
      <w:r>
        <w:t>&lt;name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14:paraId="2164B481" w14:textId="77777777" w:rsidR="00DC658B" w:rsidRDefault="00DC658B" w:rsidP="007D7E91">
      <w:pPr>
        <w:pStyle w:val="SourceCode"/>
      </w:pPr>
      <w:r>
        <w:t>C:\&gt;cd FileLocation</w:t>
      </w:r>
    </w:p>
    <w:p w14:paraId="2164B482" w14:textId="77777777" w:rsidR="00DC658B" w:rsidRDefault="00DC658B" w:rsidP="007D7E91">
      <w:pPr>
        <w:pStyle w:val="SourceCode"/>
      </w:pPr>
      <w:r>
        <w:t>C:\FileLocation&gt; FAST</w:t>
      </w:r>
      <w:r w:rsidR="007D7E91">
        <w:t>_Win32</w:t>
      </w:r>
      <w:r>
        <w:t xml:space="preserve"> Input.fst</w:t>
      </w:r>
    </w:p>
    <w:p w14:paraId="2164B483" w14:textId="77777777" w:rsidR="00DC658B" w:rsidRDefault="00DC658B" w:rsidP="00DC658B">
      <w:r>
        <w:t>The syntax is the same for different input files. Simply change “Input.fst” to whatever input file you want.</w:t>
      </w:r>
    </w:p>
    <w:p w14:paraId="2164B484" w14:textId="72AEF820" w:rsidR="00DC658B" w:rsidRDefault="00DC658B" w:rsidP="00DC658B">
      <w:r>
        <w:t xml:space="preserve">An installation guide is available that describes how to install FAST (and the other </w:t>
      </w:r>
      <w:r w:rsidR="006663B2">
        <w:t>computer-aided engineering (</w:t>
      </w:r>
      <w:r>
        <w:t>CAE</w:t>
      </w:r>
      <w:r w:rsidR="006663B2">
        <w:t>)</w:t>
      </w:r>
      <w:r>
        <w:t xml:space="preserve"> tools) in such a way that they will run from a command window from any folder (without moving or copying the executable around to different folders). See: </w:t>
      </w:r>
      <w:hyperlink r:id="rId53" w:history="1">
        <w:r w:rsidR="00DC6859">
          <w:rPr>
            <w:rStyle w:val="Hyperlink"/>
          </w:rPr>
          <w:t>Installing NWTC CAE Tools on PCs Running Windows®</w:t>
        </w:r>
      </w:hyperlink>
      <w:r>
        <w:t>.</w:t>
      </w:r>
    </w:p>
    <w:p w14:paraId="78A99B97" w14:textId="141AAF3D" w:rsidR="00D520E7" w:rsidRDefault="00D520E7" w:rsidP="00204924">
      <w:pPr>
        <w:pStyle w:val="Heading2"/>
      </w:pPr>
      <w:bookmarkStart w:id="597" w:name="_Ref431810105"/>
      <w:bookmarkStart w:id="598" w:name="_Ref431889076"/>
      <w:bookmarkStart w:id="599" w:name="_Ref431893368"/>
      <w:bookmarkStart w:id="600" w:name="_Toc457343309"/>
      <w:r>
        <w:t>Restart: Starting FAST from a checkpoint file</w:t>
      </w:r>
      <w:bookmarkEnd w:id="597"/>
      <w:bookmarkEnd w:id="598"/>
      <w:bookmarkEnd w:id="599"/>
      <w:bookmarkEnd w:id="600"/>
    </w:p>
    <w:p w14:paraId="79502EA7" w14:textId="45EDE2B7" w:rsidR="00D520E7" w:rsidRDefault="00D520E7">
      <w:r>
        <w:t>If FAST generated a checkpoint file</w:t>
      </w:r>
      <w:r w:rsidR="00ED006C">
        <w:t xml:space="preserve"> (see section, “</w:t>
      </w:r>
      <w:r w:rsidR="003311C5">
        <w:fldChar w:fldCharType="begin"/>
      </w:r>
      <w:r w:rsidR="003311C5">
        <w:instrText xml:space="preserve"> REF _Ref457342879 \h </w:instrText>
      </w:r>
      <w:r w:rsidR="003311C5">
        <w:fldChar w:fldCharType="separate"/>
      </w:r>
      <w:r w:rsidR="003311C5">
        <w:t>Checkpoint Files (Restart Capability)</w:t>
      </w:r>
      <w:r w:rsidR="003311C5">
        <w:fldChar w:fldCharType="end"/>
      </w:r>
      <w:r w:rsidR="00ED006C">
        <w:t>”)</w:t>
      </w:r>
      <w:r>
        <w:t>, the simulation may be restarted using this syntax from a Windows</w:t>
      </w:r>
      <w:r w:rsidR="002A313C">
        <w:t>®</w:t>
      </w:r>
      <w:r>
        <w:t xml:space="preserve"> command prompt:</w:t>
      </w:r>
    </w:p>
    <w:p w14:paraId="3DEB5E8D" w14:textId="4E089EEE" w:rsidR="00D520E7" w:rsidRDefault="00D520E7" w:rsidP="00D520E7">
      <w:pPr>
        <w:pStyle w:val="SourceCode"/>
      </w:pPr>
      <w:r>
        <w:t>&lt;name of FAST executable</w:t>
      </w:r>
      <w:r w:rsidR="002A313C">
        <w:t xml:space="preserve"> </w:t>
      </w:r>
      <w:r>
        <w:t>&gt; -restart &lt;</w:t>
      </w:r>
      <w:r w:rsidR="005914E1">
        <w:t>r</w:t>
      </w:r>
      <w:r>
        <w:t>oot</w:t>
      </w:r>
      <w:r w:rsidR="005914E1">
        <w:t xml:space="preserve"> </w:t>
      </w:r>
      <w:r>
        <w:t xml:space="preserve">name of checkpoint file </w:t>
      </w:r>
      <w:r w:rsidRPr="002A313C">
        <w:rPr>
          <w:b/>
        </w:rPr>
        <w:t>without</w:t>
      </w:r>
      <w:r>
        <w:t xml:space="preserve"> extension&gt;</w:t>
      </w:r>
    </w:p>
    <w:p w14:paraId="65425CB4" w14:textId="3BC5EA13" w:rsidR="00D520E7" w:rsidRDefault="002A313C" w:rsidP="00D520E7">
      <w:r>
        <w:t xml:space="preserve">Note that the syntax for restart uses the </w:t>
      </w:r>
      <w:r w:rsidR="00D520E7">
        <w:t xml:space="preserve">checkpoint file </w:t>
      </w:r>
      <w:r w:rsidR="00D520E7" w:rsidRPr="002A313C">
        <w:rPr>
          <w:b/>
        </w:rPr>
        <w:t>root</w:t>
      </w:r>
      <w:r w:rsidR="005914E1">
        <w:t xml:space="preserve"> </w:t>
      </w:r>
      <w:r w:rsidR="00D520E7">
        <w:t>name</w:t>
      </w:r>
      <w:r>
        <w:t xml:space="preserve"> instead of the full checkpoint </w:t>
      </w:r>
      <w:r w:rsidRPr="002A313C">
        <w:rPr>
          <w:b/>
        </w:rPr>
        <w:t>file</w:t>
      </w:r>
      <w:r>
        <w:t xml:space="preserve"> name. For example, to restart a simulation of Test18.fst at step 1800, you would type</w:t>
      </w:r>
    </w:p>
    <w:p w14:paraId="1833A6BC" w14:textId="3725D804" w:rsidR="002A313C" w:rsidRDefault="002A313C" w:rsidP="002A313C">
      <w:pPr>
        <w:pStyle w:val="SourceCode"/>
      </w:pPr>
      <w:r>
        <w:t xml:space="preserve">C:\FileLocation&gt; FAST_Win32 </w:t>
      </w:r>
      <w:r w:rsidR="00E52994">
        <w:t xml:space="preserve">–restart </w:t>
      </w:r>
      <w:r>
        <w:t>Test18.1800</w:t>
      </w:r>
    </w:p>
    <w:p w14:paraId="1B0133F9" w14:textId="656855B0" w:rsidR="002A313C" w:rsidRDefault="002A313C" w:rsidP="00D520E7">
      <w:r>
        <w:t>FAST would then read the file “Test18.1800.chkp” and—because this test uses a Bladed-style DLL controller—it would also read the file “Test18.1800.dll.chkp”</w:t>
      </w:r>
    </w:p>
    <w:p w14:paraId="173CF15A" w14:textId="77777777" w:rsidR="00981753" w:rsidRDefault="009630E5" w:rsidP="00D520E7">
      <w:r>
        <w:t xml:space="preserve">On restart, </w:t>
      </w:r>
      <w:r w:rsidR="00174830">
        <w:t>FAST does not read the input files again.</w:t>
      </w:r>
      <w:r w:rsidR="00A24410">
        <w:t xml:space="preserve"> However, if a Bladed-style DLL is used for control, the DLL will be reloaded on restart using the stored name of the DLL file. </w:t>
      </w:r>
      <w:r w:rsidR="00204924">
        <w:t>Thus, i</w:t>
      </w:r>
      <w:r w:rsidR="00A24410">
        <w:t>f the stored name is a relative path and you are not in the same directory, it will likely fail.</w:t>
      </w:r>
      <w:r w:rsidR="00981753">
        <w:t xml:space="preserve"> </w:t>
      </w:r>
    </w:p>
    <w:p w14:paraId="3314ACD5" w14:textId="1803B741" w:rsidR="00174830" w:rsidRDefault="00981753" w:rsidP="00D520E7">
      <w:r>
        <w:t xml:space="preserve">It is recommended that </w:t>
      </w:r>
      <w:r w:rsidR="00174830">
        <w:t>FAST be restarted from the same directory</w:t>
      </w:r>
      <w:r>
        <w:t xml:space="preserve"> in which</w:t>
      </w:r>
      <w:r w:rsidR="00174830">
        <w:t xml:space="preserve"> it w</w:t>
      </w:r>
      <w:r w:rsidR="00C955A4">
        <w:t>as originally run</w:t>
      </w:r>
      <w:r>
        <w:t>.</w:t>
      </w:r>
    </w:p>
    <w:p w14:paraId="03DA7B48" w14:textId="77777777" w:rsidR="00204924" w:rsidRDefault="00204924" w:rsidP="009B7C07">
      <w:pPr>
        <w:pStyle w:val="Heading2"/>
      </w:pPr>
      <w:bookmarkStart w:id="601" w:name="_Toc457343310"/>
      <w:r>
        <w:lastRenderedPageBreak/>
        <w:t>Modeling Tips</w:t>
      </w:r>
      <w:bookmarkEnd w:id="601"/>
    </w:p>
    <w:p w14:paraId="194437DD" w14:textId="51EFD2E0" w:rsidR="000C2DF7" w:rsidRDefault="000C2DF7" w:rsidP="00204924">
      <w:pPr>
        <w:keepNext/>
      </w:pPr>
      <w:r>
        <w:t xml:space="preserve">When first making a model, we recommend that you use the visualization capability to verify that </w:t>
      </w:r>
      <w:r w:rsidR="00CA1C5B">
        <w:t xml:space="preserve">the wind </w:t>
      </w:r>
      <w:r>
        <w:t xml:space="preserve">turbine geometry is defined properly. </w:t>
      </w:r>
      <w:r w:rsidR="00CA1C5B">
        <w:t xml:space="preserve">Stick-figure visualization is useful for seeing the nodes </w:t>
      </w:r>
      <w:r w:rsidR="008F599D">
        <w:t xml:space="preserve">where calculations take place </w:t>
      </w:r>
      <w:r w:rsidR="00CA1C5B">
        <w:t xml:space="preserve">and element connectivity; surface visualization is useful for seeing the turbine. </w:t>
      </w:r>
      <w:r>
        <w:t>Animating the turbine time series can also be useful for interpreting results and debugging problems. But generating visualization output files will slow down FAST</w:t>
      </w:r>
      <w:r w:rsidR="00DE58C0">
        <w:t xml:space="preserve"> and take up a lot of disk space</w:t>
      </w:r>
      <w:r>
        <w:t xml:space="preserve">, so, we recommend disabling visualization when running many </w:t>
      </w:r>
      <w:r w:rsidR="00DE58C0">
        <w:t xml:space="preserve">FAST </w:t>
      </w:r>
      <w:r>
        <w:t>simulations.</w:t>
      </w:r>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r w:rsidRPr="00B20DF4">
        <w:rPr>
          <w:b/>
        </w:rPr>
        <w:t>NumCrctn</w:t>
      </w:r>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r w:rsidRPr="009B51A8">
        <w:rPr>
          <w:b/>
        </w:rPr>
        <w:t>InterpOrder</w:t>
      </w:r>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r w:rsidRPr="00280B19">
        <w:rPr>
          <w:b/>
        </w:rPr>
        <w:t>UJacSclFact.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512DD5F6" w14:textId="456329D2" w:rsidR="00320354" w:rsidRDefault="00320354" w:rsidP="00204924">
      <w:pPr>
        <w:pStyle w:val="ListParagraph"/>
        <w:numPr>
          <w:ilvl w:val="0"/>
          <w:numId w:val="9"/>
        </w:numPr>
      </w:pPr>
      <w:r>
        <w:t xml:space="preserve">If you are using BeamDyn, </w:t>
      </w:r>
      <w:r w:rsidR="005B7A56">
        <w:t>we suggest</w:t>
      </w:r>
      <w:r>
        <w:t xml:space="preserve"> using an executable compiled in double precision (not single precision).</w:t>
      </w:r>
    </w:p>
    <w:p w14:paraId="6199FCDF" w14:textId="6B5D91CE" w:rsidR="00981753" w:rsidRDefault="00204924" w:rsidP="00204924">
      <w:r>
        <w:t xml:space="preserve">Some of models </w:t>
      </w:r>
      <w:r w:rsidR="005672B6">
        <w:t xml:space="preserve">in the FAST archive </w:t>
      </w:r>
      <w:r>
        <w:t xml:space="preserve">(e.g., the OC4 Jacket CertTest) require more than 2GB of memory and may not run on 32-bit Windows® systems. </w:t>
      </w:r>
      <w:r w:rsidR="005672B6">
        <w:t xml:space="preserve">All of the included </w:t>
      </w:r>
      <w:r>
        <w:t>model</w:t>
      </w:r>
      <w:r w:rsidR="005672B6">
        <w:t>s</w:t>
      </w:r>
      <w:r>
        <w:t xml:space="preserve"> do run using FAST_Win32.exe on a 64-bit Windows® system.</w:t>
      </w:r>
    </w:p>
    <w:p w14:paraId="762E6553" w14:textId="0D509AE5" w:rsidR="00B55CAB" w:rsidRDefault="00B55CAB" w:rsidP="009B7C07">
      <w:pPr>
        <w:pStyle w:val="Heading2"/>
        <w:numPr>
          <w:ilvl w:val="0"/>
          <w:numId w:val="0"/>
        </w:numPr>
      </w:pPr>
      <w:bookmarkStart w:id="602" w:name="_Ref417469673"/>
      <w:bookmarkStart w:id="603" w:name="_Ref417469763"/>
      <w:bookmarkStart w:id="604" w:name="_Ref417470230"/>
      <w:bookmarkStart w:id="605" w:name="_Toc457343311"/>
      <w:r>
        <w:t>Certification Tests</w:t>
      </w:r>
      <w:bookmarkEnd w:id="602"/>
      <w:bookmarkEnd w:id="603"/>
      <w:bookmarkEnd w:id="604"/>
      <w:bookmarkEnd w:id="605"/>
    </w:p>
    <w:p w14:paraId="6CF21032" w14:textId="260890D3" w:rsidR="00B55CAB" w:rsidRDefault="009B7C07" w:rsidP="00B55CAB">
      <w:r>
        <w:fldChar w:fldCharType="begin"/>
      </w:r>
      <w:r>
        <w:instrText xml:space="preserve"> REF _Ref417469358 \h </w:instrText>
      </w:r>
      <w:r>
        <w:fldChar w:fldCharType="separate"/>
      </w:r>
      <w:r w:rsidR="003311C5">
        <w:t xml:space="preserve">Table </w:t>
      </w:r>
      <w:r w:rsidR="003311C5">
        <w:rPr>
          <w:noProof/>
        </w:rPr>
        <w:t>6</w:t>
      </w:r>
      <w:r>
        <w:fldChar w:fldCharType="end"/>
      </w:r>
      <w:r w:rsidR="00B55CAB">
        <w:t xml:space="preserve"> lists the tests (1-2</w:t>
      </w:r>
      <w:r w:rsidR="00146D64">
        <w:t>6</w:t>
      </w:r>
      <w:r w:rsidR="00B55CAB">
        <w:t>) and models available in the FAST CertTest folder:</w:t>
      </w:r>
    </w:p>
    <w:p w14:paraId="1D642F59" w14:textId="09D4E7B1" w:rsidR="00B55CAB" w:rsidRDefault="00B55CAB" w:rsidP="00B55CAB">
      <w:pPr>
        <w:pStyle w:val="Caption"/>
        <w:keepNext/>
        <w:jc w:val="center"/>
      </w:pPr>
      <w:bookmarkStart w:id="606" w:name="_Ref417469358"/>
      <w:r>
        <w:t xml:space="preserve">Table </w:t>
      </w:r>
      <w:r w:rsidR="00686845">
        <w:fldChar w:fldCharType="begin"/>
      </w:r>
      <w:r w:rsidR="00686845">
        <w:instrText xml:space="preserve"> SEQ Table \* ARABIC </w:instrText>
      </w:r>
      <w:r w:rsidR="00686845">
        <w:fldChar w:fldCharType="separate"/>
      </w:r>
      <w:r w:rsidR="003311C5">
        <w:rPr>
          <w:noProof/>
        </w:rPr>
        <w:t>6</w:t>
      </w:r>
      <w:r w:rsidR="00686845">
        <w:rPr>
          <w:noProof/>
        </w:rPr>
        <w:fldChar w:fldCharType="end"/>
      </w:r>
      <w:bookmarkEnd w:id="606"/>
      <w:r>
        <w:t>: Certification Tests Distributed with FAST v8.1</w:t>
      </w:r>
      <w:r w:rsidR="00857401">
        <w:t>5</w:t>
      </w:r>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47C929A6" w:rsidR="00B55CAB" w:rsidRPr="00B10BDB" w:rsidRDefault="000E260E" w:rsidP="00EA0D40">
            <w:pPr>
              <w:cnfStyle w:val="000000000000" w:firstRow="0" w:lastRow="0" w:firstColumn="0" w:lastColumn="0" w:oddVBand="0" w:evenVBand="0" w:oddHBand="0" w:evenHBand="0" w:firstRowFirstColumn="0" w:firstRowLastColumn="0" w:lastRowFirstColumn="0" w:lastRowLastColumn="0"/>
              <w:rPr>
                <w:sz w:val="18"/>
              </w:rPr>
            </w:pPr>
            <w:r>
              <w:rPr>
                <w:sz w:val="18"/>
              </w:rPr>
              <w:t>WP 1.5 MW</w:t>
            </w:r>
          </w:p>
        </w:tc>
        <w:tc>
          <w:tcPr>
            <w:tcW w:w="0" w:type="auto"/>
          </w:tcPr>
          <w:p w14:paraId="12373185" w14:textId="7D92A69C" w:rsidR="00B55CAB" w:rsidRPr="006E3E44" w:rsidRDefault="000E260E"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3</w:t>
            </w:r>
          </w:p>
        </w:tc>
        <w:tc>
          <w:tcPr>
            <w:tcW w:w="0" w:type="auto"/>
          </w:tcPr>
          <w:p w14:paraId="6A736460" w14:textId="7E0EAFEB" w:rsidR="00B55CAB" w:rsidRPr="006E3E44" w:rsidRDefault="000E260E"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70</w:t>
            </w:r>
          </w:p>
        </w:tc>
        <w:tc>
          <w:tcPr>
            <w:tcW w:w="0" w:type="auto"/>
          </w:tcPr>
          <w:p w14:paraId="67DEA564" w14:textId="147FD750" w:rsidR="00B55CAB" w:rsidRPr="006E3E44" w:rsidRDefault="000E260E"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1500</w:t>
            </w:r>
          </w:p>
        </w:tc>
        <w:tc>
          <w:tcPr>
            <w:tcW w:w="0" w:type="auto"/>
          </w:tcPr>
          <w:p w14:paraId="637BEA75" w14:textId="6AC24AFE" w:rsidR="00B55CAB" w:rsidRPr="00B42D5D" w:rsidRDefault="000E260E" w:rsidP="00EA0D40">
            <w:pPr>
              <w:cnfStyle w:val="000000000000" w:firstRow="0" w:lastRow="0" w:firstColumn="0" w:lastColumn="0" w:oddVBand="0" w:evenVBand="0" w:oddHBand="0" w:evenHBand="0" w:firstRowFirstColumn="0" w:firstRowLastColumn="0" w:lastRowFirstColumn="0" w:lastRowLastColumn="0"/>
              <w:rPr>
                <w:sz w:val="18"/>
              </w:rPr>
            </w:pPr>
            <w:r>
              <w:rPr>
                <w:sz w:val="18"/>
              </w:rPr>
              <w:t>Flexible, stationary</w:t>
            </w:r>
            <w:r w:rsidR="0036575C">
              <w:rPr>
                <w:sz w:val="18"/>
              </w:rPr>
              <w:t>,</w:t>
            </w:r>
            <w:r>
              <w:rPr>
                <w:sz w:val="18"/>
              </w:rPr>
              <w:t xml:space="preserve"> linearization in vacuum</w:t>
            </w: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lastRenderedPageBreak/>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3C2F3CBD" w:rsidR="00B55CAB" w:rsidRPr="009F34BC" w:rsidRDefault="00B55CAB" w:rsidP="00220BBA">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w:t>
            </w:r>
            <w:r w:rsidR="00220BBA">
              <w:rPr>
                <w:sz w:val="18"/>
              </w:rPr>
              <w:t xml:space="preserve">turbulence, </w:t>
            </w:r>
            <w:r w:rsidRPr="00071BEF">
              <w:rPr>
                <w:sz w:val="18"/>
              </w:rPr>
              <w:t>irregular waves</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6CE8E3DD"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 xml:space="preserve">Flexible, DLL control, turbulence, irregular </w:t>
            </w:r>
            <w:r w:rsidR="00220BBA" w:rsidRPr="00071BEF">
              <w:rPr>
                <w:sz w:val="18"/>
              </w:rPr>
              <w:t xml:space="preserve">&amp; multidirectional </w:t>
            </w:r>
            <w:r w:rsidRPr="00071BEF">
              <w:rPr>
                <w:sz w:val="18"/>
              </w:rPr>
              <w:t>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41D923A1" w:rsidR="001F54C9" w:rsidRPr="001F54C9" w:rsidRDefault="00B55CAB" w:rsidP="00EA0D40">
            <w:pPr>
              <w:cnfStyle w:val="000000100000" w:firstRow="0" w:lastRow="0" w:firstColumn="0" w:lastColumn="0" w:oddVBand="0" w:evenVBand="0" w:oddHBand="1" w:evenHBand="0" w:firstRowFirstColumn="0" w:firstRowLastColumn="0" w:lastRowFirstColumn="0" w:lastRowLastColumn="0"/>
              <w:rPr>
                <w:sz w:val="18"/>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r w:rsidR="001F54C9" w:rsidRPr="006E3E44" w14:paraId="74F66AAC"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FDC33B4" w14:textId="2C6749F6" w:rsidR="001F54C9" w:rsidRPr="001F54C9" w:rsidRDefault="001F54C9" w:rsidP="00EA0D40">
            <w:pPr>
              <w:rPr>
                <w:sz w:val="18"/>
              </w:rPr>
            </w:pPr>
            <w:r w:rsidRPr="001F54C9">
              <w:rPr>
                <w:sz w:val="18"/>
              </w:rPr>
              <w:t>Test26</w:t>
            </w:r>
          </w:p>
        </w:tc>
        <w:tc>
          <w:tcPr>
            <w:tcW w:w="0" w:type="auto"/>
          </w:tcPr>
          <w:p w14:paraId="3DB87A39" w14:textId="1B6BA595" w:rsidR="001F54C9" w:rsidRPr="006E3E44" w:rsidRDefault="001F54C9"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r>
              <w:rPr>
                <w:sz w:val="18"/>
              </w:rPr>
              <w:t>, with BeamDyn</w:t>
            </w:r>
          </w:p>
        </w:tc>
        <w:tc>
          <w:tcPr>
            <w:tcW w:w="0" w:type="auto"/>
          </w:tcPr>
          <w:p w14:paraId="6935C3E2" w14:textId="0BBC172E"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3</w:t>
            </w:r>
          </w:p>
        </w:tc>
        <w:tc>
          <w:tcPr>
            <w:tcW w:w="0" w:type="auto"/>
          </w:tcPr>
          <w:p w14:paraId="4EA89383" w14:textId="49D1EF3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126</w:t>
            </w:r>
          </w:p>
        </w:tc>
        <w:tc>
          <w:tcPr>
            <w:tcW w:w="0" w:type="auto"/>
          </w:tcPr>
          <w:p w14:paraId="342FDD56" w14:textId="15D2F0F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5000</w:t>
            </w:r>
          </w:p>
        </w:tc>
        <w:tc>
          <w:tcPr>
            <w:tcW w:w="0" w:type="auto"/>
          </w:tcPr>
          <w:p w14:paraId="2B4AF06E" w14:textId="0B18E371" w:rsidR="001F54C9" w:rsidRDefault="001F54C9" w:rsidP="001F54C9">
            <w:pPr>
              <w:cnfStyle w:val="000000000000" w:firstRow="0" w:lastRow="0" w:firstColumn="0" w:lastColumn="0" w:oddVBand="0" w:evenVBand="0" w:oddHBand="0" w:evenHBand="0" w:firstRowFirstColumn="0" w:firstRowLastColumn="0" w:lastRowFirstColumn="0" w:lastRowLastColumn="0"/>
              <w:rPr>
                <w:sz w:val="18"/>
              </w:rPr>
            </w:pPr>
            <w:r>
              <w:rPr>
                <w:sz w:val="18"/>
              </w:rPr>
              <w:t>The same as Test 18, but using BeamDyn instead of ElastoDyn for the blade dynamics</w:t>
            </w:r>
          </w:p>
        </w:tc>
      </w:tr>
    </w:tbl>
    <w:p w14:paraId="0DA72311" w14:textId="0574AF98" w:rsidR="00204924" w:rsidRDefault="00204924" w:rsidP="00204924">
      <w:pPr>
        <w:pStyle w:val="Heading1"/>
      </w:pPr>
      <w:bookmarkStart w:id="607" w:name="_Ref417470012"/>
      <w:bookmarkStart w:id="608" w:name="_Ref457303354"/>
      <w:bookmarkStart w:id="609" w:name="_Toc457343312"/>
      <w:r>
        <w:t>Compiling</w:t>
      </w:r>
      <w:bookmarkEnd w:id="607"/>
      <w:r w:rsidR="001165AB">
        <w:t xml:space="preserve"> FAST</w:t>
      </w:r>
      <w:bookmarkEnd w:id="608"/>
      <w:bookmarkEnd w:id="609"/>
    </w:p>
    <w:p w14:paraId="5FF8FB25" w14:textId="13C0655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w:t>
      </w:r>
      <w:r w:rsidR="006F68B9">
        <w:t xml:space="preserve">Windows® </w:t>
      </w:r>
      <w:r>
        <w:t>binaries distributed in the &lt;FAST8</w:t>
      </w:r>
      <w:r w:rsidR="00A03338">
        <w:t>&gt;/</w:t>
      </w:r>
      <w:r>
        <w:t>bin folder.</w:t>
      </w:r>
    </w:p>
    <w:p w14:paraId="6DC7AE94" w14:textId="7A411F82"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B39F7F9" w:rsidR="00204924" w:rsidRDefault="00204924" w:rsidP="00204924">
      <w:pPr>
        <w:pStyle w:val="ListParagraph"/>
        <w:numPr>
          <w:ilvl w:val="0"/>
          <w:numId w:val="12"/>
        </w:numPr>
      </w:pPr>
      <w:r>
        <w:t>A Microsoft Visual Studio 201</w:t>
      </w:r>
      <w:r w:rsidR="007101D0">
        <w:t>3</w:t>
      </w:r>
      <w:r>
        <w:t xml:space="preserve"> project with all of the FAST source files and settings needed to compile in Release or Debug mode. This project places executables called “FAST_dev_Win32.exe” and “FAST_dev_debug_Win32.exe” in the &lt;FAST8</w:t>
      </w:r>
      <w:r w:rsidR="00A03338">
        <w:t>&gt;/</w:t>
      </w:r>
      <w:r>
        <w:t>bin folder.</w:t>
      </w:r>
      <w:r>
        <w:rPr>
          <w:rStyle w:val="FootnoteReference"/>
        </w:rPr>
        <w:footnoteReference w:id="14"/>
      </w:r>
      <w:r>
        <w:t xml:space="preserve"> (renamed with “_dev” to prevent overwriting the executables created by NREL and distributed with FAST).</w:t>
      </w:r>
    </w:p>
    <w:p w14:paraId="03E8380D" w14:textId="56FC6889" w:rsidR="00204924" w:rsidRDefault="00204924" w:rsidP="00204924">
      <w:pPr>
        <w:pStyle w:val="ListParagraph"/>
        <w:numPr>
          <w:ilvl w:val="0"/>
          <w:numId w:val="12"/>
        </w:numPr>
      </w:pPr>
      <w:r>
        <w:t xml:space="preserve">A Windows® batch script that can be run from your Intel Fortran Command Prompt Window, with very little (if any) modification. This batch file creates executables named </w:t>
      </w:r>
      <w:r>
        <w:lastRenderedPageBreak/>
        <w:t>“FAST_iwin32.exe” and “FAST_iwin64.exe” in the &lt;FAST8</w:t>
      </w:r>
      <w:r w:rsidR="00A03338">
        <w:t>&gt;/</w:t>
      </w:r>
      <w:r>
        <w:t>bin folder. We recommend you use the Visual Studio project instead of this batch script.</w:t>
      </w:r>
    </w:p>
    <w:p w14:paraId="7EBB09E2" w14:textId="242CEC47" w:rsidR="00204924" w:rsidRDefault="00204924" w:rsidP="00204924">
      <w:pPr>
        <w:pStyle w:val="ListParagraph"/>
        <w:numPr>
          <w:ilvl w:val="0"/>
          <w:numId w:val="12"/>
        </w:numPr>
      </w:pPr>
      <w:r>
        <w:t xml:space="preserve">A </w:t>
      </w:r>
      <w:r w:rsidRPr="00EA3ECC">
        <w:rPr>
          <w:i/>
        </w:rPr>
        <w:t>makefile</w:t>
      </w:r>
      <w:r>
        <w:t xml:space="preserve"> for gfortran with settings to create </w:t>
      </w:r>
      <w:r w:rsidR="00981753">
        <w:t>a FAST executable</w:t>
      </w:r>
      <w:r>
        <w:t xml:space="preserve"> in the &lt;FAST8</w:t>
      </w:r>
      <w:r w:rsidR="00A03338">
        <w:t>&gt;/</w:t>
      </w:r>
      <w:r>
        <w:t>bin folder. To run this on Windows, you will need to install binaries of the LAPACK libraries.</w:t>
      </w:r>
      <w:r w:rsidR="00981753">
        <w:t xml:space="preserve"> Mac OS and Linux users will also have to obtain the MAP.so library and Registry executable program to use with this </w:t>
      </w:r>
      <w:r w:rsidR="00981753" w:rsidRPr="006F68B9">
        <w:rPr>
          <w:i/>
        </w:rPr>
        <w:t>makefile</w:t>
      </w:r>
      <w:r w:rsidR="00981753">
        <w:t>.</w:t>
      </w:r>
      <w:r>
        <w:t xml:space="preserve"> Please see “CompilingInstructions_FASTv8.pdf” for details.</w:t>
      </w:r>
    </w:p>
    <w:p w14:paraId="68772806" w14:textId="5AFA6FB8" w:rsidR="00204924" w:rsidRDefault="00204924" w:rsidP="00204924">
      <w:r>
        <w:t xml:space="preserve">All of these tools for </w:t>
      </w:r>
      <w:r w:rsidR="00DB403A">
        <w:t xml:space="preserve">building FAST </w:t>
      </w:r>
      <w:r>
        <w:t xml:space="preserve">are set up to compile and link with the appropriate settings, though you may have to modify the </w:t>
      </w:r>
      <w:r w:rsidRPr="00EA3ECC">
        <w:rPr>
          <w:i/>
        </w:rPr>
        <w:t>makefile</w:t>
      </w:r>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6BAA68EF" w14:textId="23084957" w:rsidR="007101D0" w:rsidRDefault="007101D0" w:rsidP="00204924">
      <w:r>
        <w:t>Future releases may replace these tools with cmake build tools.</w:t>
      </w:r>
    </w:p>
    <w:p w14:paraId="2164B485" w14:textId="77777777" w:rsidR="00D0774B" w:rsidRDefault="00D0774B" w:rsidP="00D0774B">
      <w:pPr>
        <w:pStyle w:val="Heading1"/>
      </w:pPr>
      <w:bookmarkStart w:id="610" w:name="_Ref413700469"/>
      <w:bookmarkStart w:id="611" w:name="_Toc457343313"/>
      <w:r>
        <w:t>FAST v8 Interface to Simulink</w:t>
      </w:r>
      <w:bookmarkEnd w:id="610"/>
      <w:bookmarkEnd w:id="611"/>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14:paraId="2164B487" w14:textId="77777777" w:rsidR="00CD44DA" w:rsidRDefault="00CD44DA" w:rsidP="00CD44DA">
      <w:pPr>
        <w:pStyle w:val="Heading2"/>
      </w:pPr>
      <w:bookmarkStart w:id="612" w:name="_Toc457343314"/>
      <w:bookmarkStart w:id="613" w:name="_Ref412115319"/>
      <w:r>
        <w:t>Major Changes Between the FAST v7 and v8 Interfaces to Simulink</w:t>
      </w:r>
      <w:bookmarkEnd w:id="612"/>
    </w:p>
    <w:p w14:paraId="3FA1C408" w14:textId="1438937A" w:rsidR="00CA094B" w:rsidRDefault="00CA094B" w:rsidP="00805E93">
      <w:r>
        <w:t xml:space="preserve">For </w:t>
      </w:r>
      <w:r w:rsidR="00E226D9">
        <w:t xml:space="preserve">people </w:t>
      </w:r>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r w:rsidR="007F46A7">
        <w:t xml:space="preserve">  See the section </w:t>
      </w:r>
      <w:r w:rsidR="00805E93">
        <w:t>“</w:t>
      </w:r>
      <w:r w:rsidR="007F46A7">
        <w:fldChar w:fldCharType="begin"/>
      </w:r>
      <w:r w:rsidR="007F46A7">
        <w:instrText xml:space="preserve"> REF _Ref415562525 \h </w:instrText>
      </w:r>
      <w:r w:rsidR="007F46A7">
        <w:fldChar w:fldCharType="separate"/>
      </w:r>
      <w:r w:rsidR="003311C5">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MATLAB no longer reads the FAST input file, so Read_FAST_Input.m and Simsetup.m are no longer part of the FAST archive.</w:t>
      </w:r>
    </w:p>
    <w:p w14:paraId="2164B48A" w14:textId="77777777" w:rsidR="00985CF5" w:rsidRPr="00CD44DA" w:rsidRDefault="00985CF5" w:rsidP="00985CF5">
      <w:pPr>
        <w:pStyle w:val="ListParagraph"/>
        <w:numPr>
          <w:ilvl w:val="0"/>
          <w:numId w:val="26"/>
        </w:numPr>
      </w:pPr>
      <w:r>
        <w:t>FAST_SFunc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(ElastoDyn’s </w:t>
      </w:r>
      <w:r w:rsidR="00DE4D91" w:rsidRPr="00805E93">
        <w:rPr>
          <w:b/>
        </w:rPr>
        <w:t>IPDefl</w:t>
      </w:r>
      <w:r w:rsidR="00DE4D91">
        <w:rPr>
          <w:i/>
        </w:rPr>
        <w:t xml:space="preserve">, </w:t>
      </w:r>
      <w:r w:rsidR="00DE4D91" w:rsidRPr="00805E93">
        <w:rPr>
          <w:b/>
        </w:rPr>
        <w:t>OopDefl</w:t>
      </w:r>
      <w:r w:rsidR="00DE4D91">
        <w:rPr>
          <w:i/>
        </w:rPr>
        <w:t xml:space="preserve">, </w:t>
      </w:r>
      <w:r w:rsidR="00DE4D91" w:rsidRPr="00805E93">
        <w:rPr>
          <w:b/>
        </w:rPr>
        <w:t>TTDspFA</w:t>
      </w:r>
      <w:r w:rsidR="00DE4D91">
        <w:rPr>
          <w:i/>
        </w:rPr>
        <w:t xml:space="preserve">, </w:t>
      </w:r>
      <w:r w:rsidR="00DE4D91" w:rsidRPr="00DE4D91">
        <w:t>and</w:t>
      </w:r>
      <w:r w:rsidR="00DE4D91">
        <w:rPr>
          <w:i/>
        </w:rPr>
        <w:t xml:space="preserve"> </w:t>
      </w:r>
      <w:r w:rsidR="00DE4D91" w:rsidRPr="00805E93">
        <w:rPr>
          <w:b/>
        </w:rPr>
        <w:t>TTDspSS</w:t>
      </w:r>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r>
        <w:t xml:space="preserve">ServoDyn’s </w:t>
      </w:r>
      <w:r w:rsidRPr="00805E93">
        <w:rPr>
          <w:b/>
        </w:rPr>
        <w:t>TPCOn</w:t>
      </w:r>
      <w:r>
        <w:t xml:space="preserve">, </w:t>
      </w:r>
      <w:r w:rsidRPr="00805E93">
        <w:rPr>
          <w:b/>
        </w:rPr>
        <w:t>TYCOn</w:t>
      </w:r>
      <w:r>
        <w:t xml:space="preserve">, and </w:t>
      </w:r>
      <w:r w:rsidRPr="00805E93">
        <w:rPr>
          <w:b/>
        </w:rPr>
        <w:t>TimGenOn</w:t>
      </w:r>
      <w:r>
        <w:t xml:space="preserve"> variables need not be zero.</w:t>
      </w:r>
    </w:p>
    <w:p w14:paraId="2164B48D" w14:textId="77777777" w:rsidR="00730F88" w:rsidRDefault="00730F88" w:rsidP="00730F88">
      <w:pPr>
        <w:pStyle w:val="ListParagraph"/>
        <w:numPr>
          <w:ilvl w:val="0"/>
          <w:numId w:val="26"/>
        </w:numPr>
      </w:pPr>
      <w:r w:rsidRPr="00805E93">
        <w:t xml:space="preserve">ServoDyn’s </w:t>
      </w:r>
      <w:r w:rsidRPr="00805E93">
        <w:rPr>
          <w:b/>
        </w:rPr>
        <w:t>TimGenOf</w:t>
      </w:r>
      <w:r>
        <w:t xml:space="preserve"> variable need not be larger than </w:t>
      </w:r>
      <w:r w:rsidRPr="00805E93">
        <w:rPr>
          <w:b/>
        </w:rPr>
        <w:t>TMax</w:t>
      </w:r>
      <w:r>
        <w:t>.</w:t>
      </w:r>
    </w:p>
    <w:p w14:paraId="2164B48E" w14:textId="597E6019" w:rsidR="00730F88" w:rsidRDefault="00730F88" w:rsidP="00730F88">
      <w:pPr>
        <w:pStyle w:val="ListParagraph"/>
        <w:numPr>
          <w:ilvl w:val="0"/>
          <w:numId w:val="26"/>
        </w:numPr>
      </w:pPr>
      <w:r>
        <w:t xml:space="preserve">ServoDyn’s </w:t>
      </w:r>
      <w:r w:rsidRPr="00805E93">
        <w:rPr>
          <w:b/>
        </w:rPr>
        <w:t>GenTiStr</w:t>
      </w:r>
      <w:r>
        <w:t xml:space="preserve"> and </w:t>
      </w:r>
      <w:r w:rsidRPr="00805E93">
        <w:rPr>
          <w:b/>
        </w:rPr>
        <w:t>GenTiStp</w:t>
      </w:r>
      <w:r>
        <w:rPr>
          <w:i/>
        </w:rPr>
        <w:t xml:space="preserve"> </w:t>
      </w:r>
      <w:r>
        <w:t xml:space="preserve">variables need not be set to </w:t>
      </w:r>
      <w:r w:rsidR="00185DA8">
        <w:t>“True”</w:t>
      </w:r>
      <w:r>
        <w:t>.</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has been added as an input to FAST_SFunc from Simulink.</w:t>
      </w:r>
    </w:p>
    <w:p w14:paraId="2164B490" w14:textId="77777777" w:rsidR="00D0774B" w:rsidRDefault="00D0774B" w:rsidP="003F0FFD">
      <w:pPr>
        <w:pStyle w:val="Heading2"/>
      </w:pPr>
      <w:bookmarkStart w:id="614" w:name="_Toc457343315"/>
      <w:r>
        <w:t>Definition of the FAST v8 Interface to Simulink</w:t>
      </w:r>
      <w:bookmarkEnd w:id="613"/>
      <w:bookmarkEnd w:id="614"/>
    </w:p>
    <w:p w14:paraId="2164B491" w14:textId="1AA29006"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lastRenderedPageBreak/>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3311C5">
        <w:t xml:space="preserve">Figure </w:t>
      </w:r>
      <w:r w:rsidR="003311C5">
        <w:rPr>
          <w:noProof/>
        </w:rPr>
        <w:t>8</w:t>
      </w:r>
      <w:r w:rsidR="00351DEB">
        <w:fldChar w:fldCharType="end"/>
      </w:r>
      <w:r w:rsidR="00351DEB">
        <w:t>.</w:t>
      </w:r>
      <w:r w:rsidR="009D5795">
        <w:t xml:space="preserve"> </w:t>
      </w:r>
      <w:r w:rsidR="000A3ABA">
        <w:t>T</w:t>
      </w:r>
      <w:r w:rsidR="009D5795">
        <w:t>he FAST Dynamic Library binary files distributed in the FAST archive call a MATLAB DLL to print information to the MATLAB Command Window.</w:t>
      </w:r>
      <w:r w:rsidR="000A3ABA">
        <w:t xml:space="preserve"> This call is not included in </w:t>
      </w:r>
      <w:r w:rsidR="000A3ABA">
        <w:fldChar w:fldCharType="begin"/>
      </w:r>
      <w:r w:rsidR="000A3ABA">
        <w:instrText xml:space="preserve"> REF _Ref412536543 \h </w:instrText>
      </w:r>
      <w:r w:rsidR="000A3ABA">
        <w:fldChar w:fldCharType="separate"/>
      </w:r>
      <w:r w:rsidR="003311C5">
        <w:t xml:space="preserve">Figure </w:t>
      </w:r>
      <w:r w:rsidR="003311C5">
        <w:rPr>
          <w:noProof/>
        </w:rPr>
        <w:t>8</w:t>
      </w:r>
      <w:r w:rsidR="000A3ABA">
        <w:fldChar w:fldCharType="end"/>
      </w:r>
      <w:r w:rsidR="000A3ABA">
        <w:t>.</w:t>
      </w:r>
    </w:p>
    <w:p w14:paraId="2164B492" w14:textId="77777777" w:rsidR="003F0FFD" w:rsidRDefault="00D0774B" w:rsidP="008233CD">
      <w:pPr>
        <w:keepNext/>
        <w:jc w:val="center"/>
      </w:pPr>
      <w:r>
        <w:rPr>
          <w:noProof/>
        </w:rPr>
        <mc:AlternateContent>
          <mc:Choice Requires="wpg">
            <w:drawing>
              <wp:inline distT="0" distB="0" distL="0" distR="0" wp14:anchorId="2164B54E" wp14:editId="506F3336">
                <wp:extent cx="5943487"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7" cy="777240"/>
                          <a:chOff x="-1" y="0"/>
                          <a:chExt cx="5943487"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1" y="0"/>
                            <a:ext cx="5943487" cy="777240"/>
                            <a:chOff x="-1" y="0"/>
                            <a:chExt cx="5943487" cy="777240"/>
                          </a:xfrm>
                        </wpg:grpSpPr>
                        <wps:wsp>
                          <wps:cNvPr id="4" name="Rectangle 4"/>
                          <wps:cNvSpPr/>
                          <wps:spPr>
                            <a:xfrm>
                              <a:off x="-1" y="0"/>
                              <a:ext cx="1262307"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272731" w:rsidRPr="00CF75BB" w:rsidRDefault="00272731"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350" y="0"/>
                              <a:ext cx="1283023"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272731" w:rsidRPr="00CF75BB" w:rsidRDefault="00272731"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164" y="0"/>
                              <a:ext cx="148115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272731" w:rsidRPr="00CF75BB" w:rsidRDefault="00272731"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272731" w:rsidRPr="00CF75BB" w:rsidRDefault="00272731"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2164B54E" id="Group 19" o:spid="_x0000_s1026" style="width:468pt;height:61.2pt;mso-position-horizontal-relative:char;mso-position-vertical-relative:line" coordorigin=""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origin=""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62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272731" w:rsidRPr="00CF75BB" w:rsidRDefault="00272731"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3;width:12830;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272731" w:rsidRPr="00CF75BB" w:rsidRDefault="00272731"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1;width:14812;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272731" w:rsidRPr="00CF75BB" w:rsidRDefault="00272731"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272731" w:rsidRPr="00CF75BB" w:rsidRDefault="00272731"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49BCCA1C" w:rsidR="00D0774B" w:rsidRDefault="003F0FFD" w:rsidP="003D5EA3">
      <w:pPr>
        <w:pStyle w:val="Caption"/>
        <w:jc w:val="center"/>
      </w:pPr>
      <w:bookmarkStart w:id="615" w:name="_Ref412536543"/>
      <w:r>
        <w:t xml:space="preserve">Figure </w:t>
      </w:r>
      <w:r w:rsidR="00686845">
        <w:fldChar w:fldCharType="begin"/>
      </w:r>
      <w:r w:rsidR="00686845">
        <w:instrText xml:space="preserve"> SEQ Figure \* ARABIC </w:instrText>
      </w:r>
      <w:r w:rsidR="00686845">
        <w:fldChar w:fldCharType="separate"/>
      </w:r>
      <w:r w:rsidR="003311C5">
        <w:rPr>
          <w:noProof/>
        </w:rPr>
        <w:t>8</w:t>
      </w:r>
      <w:r w:rsidR="00686845">
        <w:rPr>
          <w:noProof/>
        </w:rPr>
        <w:fldChar w:fldCharType="end"/>
      </w:r>
      <w:bookmarkEnd w:id="615"/>
      <w:r>
        <w:t>: Libraries in the FAST - Simulink Interface</w:t>
      </w:r>
    </w:p>
    <w:p w14:paraId="2164B494" w14:textId="77777777" w:rsidR="006D62BD" w:rsidRPr="006D62BD" w:rsidRDefault="006D62BD" w:rsidP="00653C1F">
      <w:r>
        <w:t>Please note that because this interface uses static variables, there can be only one instance of the FAST_SFunc mex file in any instance of MATLAB (i.e., you cannot run two different models simultaneously).</w:t>
      </w:r>
    </w:p>
    <w:p w14:paraId="2164B495" w14:textId="77777777" w:rsidR="00D0774B" w:rsidRDefault="00D0774B" w:rsidP="003F0FFD">
      <w:pPr>
        <w:pStyle w:val="Heading3"/>
      </w:pPr>
      <w:bookmarkStart w:id="616" w:name="_Ref411514591"/>
      <w:r>
        <w:t>S-Function Parameters</w:t>
      </w:r>
      <w:bookmarkEnd w:id="616"/>
    </w:p>
    <w:p w14:paraId="2164B496" w14:textId="193D22B3" w:rsidR="00D0774B" w:rsidRDefault="00CA094B" w:rsidP="00D0774B">
      <w:r>
        <w:t xml:space="preserve">The </w:t>
      </w:r>
      <w:r w:rsidR="00D0774B">
        <w:t>FAST_SFunc</w:t>
      </w:r>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34640" cy="2718151"/>
                    </a:xfrm>
                    <a:prstGeom prst="rect">
                      <a:avLst/>
                    </a:prstGeom>
                  </pic:spPr>
                </pic:pic>
              </a:graphicData>
            </a:graphic>
          </wp:inline>
        </w:drawing>
      </w:r>
    </w:p>
    <w:p w14:paraId="2164B498" w14:textId="6AA269BD" w:rsidR="00D0774B" w:rsidRPr="00681E4B" w:rsidRDefault="003D5EA3" w:rsidP="007C0572">
      <w:pPr>
        <w:pStyle w:val="Caption"/>
        <w:jc w:val="center"/>
      </w:pPr>
      <w:r>
        <w:t xml:space="preserve">Figure </w:t>
      </w:r>
      <w:r w:rsidR="00686845">
        <w:fldChar w:fldCharType="begin"/>
      </w:r>
      <w:r w:rsidR="00686845">
        <w:instrText xml:space="preserve"> SEQ Figure \* ARABIC </w:instrText>
      </w:r>
      <w:r w:rsidR="00686845">
        <w:fldChar w:fldCharType="separate"/>
      </w:r>
      <w:r w:rsidR="003311C5">
        <w:rPr>
          <w:noProof/>
        </w:rPr>
        <w:t>9</w:t>
      </w:r>
      <w:r w:rsidR="00686845">
        <w:rPr>
          <w:noProof/>
        </w:rPr>
        <w:fldChar w:fldCharType="end"/>
      </w:r>
      <w:r>
        <w:t>: FAST_SFunc Block Parameters</w:t>
      </w:r>
    </w:p>
    <w:p w14:paraId="2164B499" w14:textId="77777777" w:rsidR="00D0774B" w:rsidRDefault="00D0774B" w:rsidP="003F0FFD">
      <w:pPr>
        <w:pStyle w:val="Heading4"/>
      </w:pPr>
      <w:r>
        <w:t>FAST_InputFileName</w:t>
      </w:r>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r w:rsidRPr="00805E93">
        <w:rPr>
          <w:b/>
        </w:rPr>
        <w:t>FAST_InputFileName</w:t>
      </w:r>
      <w:r>
        <w:t>.</w:t>
      </w:r>
    </w:p>
    <w:p w14:paraId="2164B49B" w14:textId="77777777" w:rsidR="00D0774B" w:rsidRPr="00810027" w:rsidRDefault="00D0774B" w:rsidP="003F0FFD">
      <w:pPr>
        <w:pStyle w:val="Heading4"/>
      </w:pPr>
      <w:r>
        <w:t>TMax</w:t>
      </w:r>
    </w:p>
    <w:p w14:paraId="2164B49C" w14:textId="77777777" w:rsidR="008233CD" w:rsidRDefault="008233CD" w:rsidP="00D0774B">
      <w:r>
        <w:t xml:space="preserve">The second parameter is a double-precision real value called </w:t>
      </w:r>
      <w:r w:rsidRPr="00805E93">
        <w:rPr>
          <w:b/>
        </w:rPr>
        <w:t>TMax</w:t>
      </w:r>
      <w:r>
        <w:t xml:space="preserve">. </w:t>
      </w:r>
      <w:r w:rsidR="00CA0AA7">
        <w:t xml:space="preserve">This </w:t>
      </w:r>
      <w:r w:rsidR="00CA0AA7" w:rsidRPr="00805E93">
        <w:rPr>
          <w:b/>
        </w:rPr>
        <w:t>TMax</w:t>
      </w:r>
      <w:r w:rsidR="00CA0AA7">
        <w:t xml:space="preserve"> is used in place of the </w:t>
      </w:r>
      <w:r w:rsidR="00CA0AA7" w:rsidRPr="00805E93">
        <w:rPr>
          <w:b/>
        </w:rPr>
        <w:t>TMax</w:t>
      </w:r>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lastRenderedPageBreak/>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will be used by the FAST modules</w:t>
      </w:r>
      <w:r w:rsidR="008233CD">
        <w:t xml:space="preserve"> (e.g., HydroDyn’s </w:t>
      </w:r>
      <w:r w:rsidR="00CA094B">
        <w:t>Waves sub</w:t>
      </w:r>
      <w:r w:rsidR="008233CD">
        <w:t>module).</w:t>
      </w:r>
    </w:p>
    <w:p w14:paraId="2164B49E" w14:textId="0D21F42B" w:rsidR="008233CD" w:rsidRDefault="008233CD"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 xml:space="preserve">will be used to allocate space for the binary output file (if </w:t>
      </w:r>
      <w:r w:rsidR="007C0572" w:rsidRPr="00805E93">
        <w:rPr>
          <w:b/>
        </w:rPr>
        <w:t>OutFileFmt</w:t>
      </w:r>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3BF6221" w:rsidR="00D0774B" w:rsidRDefault="007C0572" w:rsidP="007C0572">
      <w:pPr>
        <w:pStyle w:val="Caption"/>
        <w:jc w:val="center"/>
      </w:pPr>
      <w:r>
        <w:t xml:space="preserve">Figure </w:t>
      </w:r>
      <w:r w:rsidR="00686845">
        <w:fldChar w:fldCharType="begin"/>
      </w:r>
      <w:r w:rsidR="00686845">
        <w:instrText xml:space="preserve"> SEQ Figure \* ARABIC </w:instrText>
      </w:r>
      <w:r w:rsidR="00686845">
        <w:fldChar w:fldCharType="separate"/>
      </w:r>
      <w:r w:rsidR="003311C5">
        <w:rPr>
          <w:noProof/>
        </w:rPr>
        <w:t>10</w:t>
      </w:r>
      <w:r w:rsidR="00686845">
        <w:rPr>
          <w:noProof/>
        </w:rPr>
        <w:fldChar w:fldCharType="end"/>
      </w:r>
      <w:r>
        <w:t>: Using TMax to specify simulation end time in Simulink</w:t>
      </w:r>
    </w:p>
    <w:p w14:paraId="2164B4A1" w14:textId="77777777" w:rsidR="00D0774B" w:rsidRPr="00810027" w:rsidRDefault="00D0774B" w:rsidP="003F0FFD">
      <w:pPr>
        <w:pStyle w:val="Heading4"/>
      </w:pPr>
      <w:r>
        <w:t>NumAdditionalInputs</w:t>
      </w:r>
    </w:p>
    <w:p w14:paraId="2164B4A2" w14:textId="19890D7A" w:rsidR="00D0774B" w:rsidRDefault="006A4CEA" w:rsidP="00D0774B">
      <w:r>
        <w:t>T</w:t>
      </w:r>
      <w:r w:rsidR="00D0774B">
        <w:t>he third parameter sent to the S-Function block</w:t>
      </w:r>
      <w:r>
        <w:t xml:space="preserve"> is </w:t>
      </w:r>
      <w:r w:rsidRPr="00805E93">
        <w:rPr>
          <w:b/>
        </w:rPr>
        <w:t>NumAdditionalInputs</w:t>
      </w:r>
      <w:r w:rsidR="00D0774B">
        <w:t xml:space="preserve">. Currently, </w:t>
      </w:r>
      <w:r w:rsidR="00D0774B" w:rsidRPr="00805E93">
        <w:rPr>
          <w:b/>
        </w:rPr>
        <w:t>NumAdditionalInputs</w:t>
      </w:r>
      <w:r w:rsidR="00D0774B">
        <w:rPr>
          <w:i/>
        </w:rPr>
        <w:t xml:space="preserve"> </w:t>
      </w:r>
      <w:r w:rsidR="00D0774B">
        <w:t>is 0 for most cases.</w:t>
      </w:r>
      <w:r w:rsidR="00805E93">
        <w:rPr>
          <w:rStyle w:val="FootnoteReference"/>
        </w:rPr>
        <w:footnoteReference w:id="15"/>
      </w:r>
    </w:p>
    <w:p w14:paraId="2164B4A4" w14:textId="77777777" w:rsidR="00D0774B" w:rsidRDefault="00D720E0" w:rsidP="003F0FFD">
      <w:pPr>
        <w:pStyle w:val="Heading3"/>
      </w:pPr>
      <w:bookmarkStart w:id="617" w:name="_Ref412806082"/>
      <w:r>
        <w:t xml:space="preserve">S-Function </w:t>
      </w:r>
      <w:r w:rsidR="00D0774B">
        <w:t>Inputs</w:t>
      </w:r>
      <w:bookmarkEnd w:id="617"/>
    </w:p>
    <w:p w14:paraId="2164B4A5" w14:textId="77777777" w:rsidR="00D0774B" w:rsidRPr="00810027" w:rsidRDefault="00D0774B" w:rsidP="00D0774B">
      <w:r>
        <w:t xml:space="preserve">The inputs to the FAST S-Function are values in an array of size </w:t>
      </w:r>
      <w:r w:rsidR="00FE259D">
        <w:t xml:space="preserve">8 </w:t>
      </w:r>
      <w:r>
        <w:t xml:space="preserve">+ </w:t>
      </w:r>
      <w:r w:rsidRPr="00805E93">
        <w:rPr>
          <w:b/>
        </w:rPr>
        <w:t>NumAdditionalInputs</w:t>
      </w:r>
      <w:r>
        <w:t xml:space="preserve">. (See </w:t>
      </w:r>
      <w:r w:rsidR="00743E68">
        <w:t>section “</w:t>
      </w:r>
      <w:r>
        <w:fldChar w:fldCharType="begin"/>
      </w:r>
      <w:r>
        <w:instrText xml:space="preserve"> REF _Ref411514591 \h </w:instrText>
      </w:r>
      <w:r>
        <w:fldChar w:fldCharType="separate"/>
      </w:r>
      <w:r w:rsidR="003311C5">
        <w:t>S-Function Parameters</w:t>
      </w:r>
      <w:r>
        <w:fldChar w:fldCharType="end"/>
      </w:r>
      <w:r w:rsidR="00743E68">
        <w:t>”</w:t>
      </w:r>
      <w:r w:rsidR="00775774">
        <w:t xml:space="preserve"> for an explanation of </w:t>
      </w:r>
      <w:r w:rsidR="00775774" w:rsidRPr="00805E93">
        <w:rPr>
          <w:b/>
        </w:rPr>
        <w:t>NumAdditionalInputs</w:t>
      </w:r>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r w:rsidRPr="00805E93">
        <w:rPr>
          <w:b/>
        </w:rPr>
        <w:t>PCMode</w:t>
      </w:r>
      <w:r>
        <w:t xml:space="preserve">, </w:t>
      </w:r>
      <w:r w:rsidRPr="00805E93">
        <w:rPr>
          <w:b/>
        </w:rPr>
        <w:t>VSContrl</w:t>
      </w:r>
      <w:r>
        <w:t xml:space="preserve">, </w:t>
      </w:r>
      <w:r w:rsidRPr="00805E93">
        <w:rPr>
          <w:b/>
        </w:rPr>
        <w:t>YCMode</w:t>
      </w:r>
      <w:r w:rsidR="00FE259D">
        <w:rPr>
          <w:i/>
        </w:rPr>
        <w:t>,</w:t>
      </w:r>
      <w:r w:rsidR="00FE259D" w:rsidRPr="00FE259D">
        <w:t xml:space="preserve"> </w:t>
      </w:r>
      <w:r w:rsidR="00FE259D">
        <w:t xml:space="preserve">and </w:t>
      </w:r>
      <w:r w:rsidR="00FE259D" w:rsidRPr="00805E93">
        <w:rPr>
          <w:b/>
        </w:rPr>
        <w:t>HSSBrMode</w:t>
      </w:r>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282950"/>
                    </a:xfrm>
                    <a:prstGeom prst="rect">
                      <a:avLst/>
                    </a:prstGeom>
                  </pic:spPr>
                </pic:pic>
              </a:graphicData>
            </a:graphic>
          </wp:inline>
        </w:drawing>
      </w:r>
    </w:p>
    <w:p w14:paraId="2164B4B1" w14:textId="10249077" w:rsidR="002A6D2A" w:rsidRDefault="002A6D2A" w:rsidP="002A6D2A">
      <w:pPr>
        <w:pStyle w:val="Caption"/>
        <w:jc w:val="center"/>
      </w:pPr>
      <w:r>
        <w:t xml:space="preserve">Figure </w:t>
      </w:r>
      <w:r w:rsidR="00686845">
        <w:fldChar w:fldCharType="begin"/>
      </w:r>
      <w:r w:rsidR="00686845">
        <w:instrText xml:space="preserve"> SEQ Figure \* ARABIC </w:instrText>
      </w:r>
      <w:r w:rsidR="00686845">
        <w:fldChar w:fldCharType="separate"/>
      </w:r>
      <w:r w:rsidR="003311C5">
        <w:rPr>
          <w:noProof/>
        </w:rPr>
        <w:t>11</w:t>
      </w:r>
      <w:r w:rsidR="00686845">
        <w:rPr>
          <w:noProof/>
        </w:rPr>
        <w:fldChar w:fldCharType="end"/>
      </w:r>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sidRPr="00AD1DBB">
        <w:rPr>
          <w:b/>
        </w:rPr>
        <w:t>DT_Out</w:t>
      </w:r>
      <w:r w:rsidR="00D56818">
        <w:t xml:space="preserve"> parameter. </w:t>
      </w:r>
      <w:r>
        <w:t xml:space="preserve">These </w:t>
      </w:r>
      <w:r w:rsidR="00D56818">
        <w:t xml:space="preserve">outputs </w:t>
      </w:r>
      <w:r>
        <w:t xml:space="preserve">are the channels defined in module </w:t>
      </w:r>
      <w:r w:rsidRPr="00AD1DBB">
        <w:rPr>
          <w:b/>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618" w:name="_Ref415562525"/>
      <w:r>
        <w:t xml:space="preserve">S-Function </w:t>
      </w:r>
      <w:r w:rsidR="00D0774B">
        <w:t>States</w:t>
      </w:r>
      <w:bookmarkEnd w:id="618"/>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619" w:name="_Toc457343316"/>
      <w:r>
        <w:t>Converting FAST v7 Simulink Models to FAST v8</w:t>
      </w:r>
      <w:bookmarkEnd w:id="619"/>
    </w:p>
    <w:p w14:paraId="2164B4B7" w14:textId="77777777" w:rsidR="00D0774B" w:rsidRDefault="00D0774B" w:rsidP="003F0FFD">
      <w:pPr>
        <w:pStyle w:val="Heading3"/>
      </w:pPr>
      <w:r>
        <w:t>Convert FAST input file(s)</w:t>
      </w:r>
    </w:p>
    <w:p w14:paraId="2164B4B8" w14:textId="00DD020A" w:rsidR="00D720E0" w:rsidRPr="00D720E0" w:rsidRDefault="00D720E0" w:rsidP="00D56818">
      <w:r>
        <w:t xml:space="preserve">Any FAST </w:t>
      </w:r>
      <w:r w:rsidR="00F24945">
        <w:t>v</w:t>
      </w:r>
      <w:r>
        <w:t>7 input files must be converted to files for FAST v8 prior to using the FAST v8 Interface to Simulink. See the section “</w:t>
      </w:r>
      <w:r w:rsidR="003311C5">
        <w:fldChar w:fldCharType="begin"/>
      </w:r>
      <w:r w:rsidR="003311C5">
        <w:instrText xml:space="preserve"> REF _Ref457343191 \h </w:instrText>
      </w:r>
      <w:r w:rsidR="003311C5">
        <w:fldChar w:fldCharType="separate"/>
      </w:r>
      <w:r w:rsidR="003311C5">
        <w:t>Converting to FAST v8.16.x</w:t>
      </w:r>
      <w:r w:rsidR="003311C5">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Add appropriate parameters to the FAST_SFunc block (see “</w:t>
      </w:r>
      <w:r>
        <w:fldChar w:fldCharType="begin"/>
      </w:r>
      <w:r>
        <w:instrText xml:space="preserve"> REF _Ref411514591 \h </w:instrText>
      </w:r>
      <w:r>
        <w:fldChar w:fldCharType="separate"/>
      </w:r>
      <w:r w:rsidR="003311C5">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r w:rsidRPr="00AD1DBB">
        <w:rPr>
          <w:b/>
        </w:rPr>
        <w:t>NumBl</w:t>
      </w:r>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FAST_SFunc</w:t>
      </w:r>
      <w:r>
        <w:t>, so the solver may be changed to FixedStepDiscrete.</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r w:rsidRPr="00653C1F">
        <w:rPr>
          <w:i/>
        </w:rPr>
        <w:t>qdot</w:t>
      </w:r>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AD1DBB">
        <w:t>SimSetup.m</w:t>
      </w:r>
      <w:r w:rsidR="008F632E">
        <w:t xml:space="preserve"> and </w:t>
      </w:r>
      <w:r w:rsidRPr="00AD1DBB">
        <w:t>Read_FAST_Input.m</w:t>
      </w:r>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3311C5">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3311C5">
        <w:t>S-Function Inputs</w:t>
      </w:r>
      <w:r w:rsidR="00825D8B">
        <w:fldChar w:fldCharType="end"/>
      </w:r>
      <w:r w:rsidR="00825D8B">
        <w:t>”)</w:t>
      </w:r>
      <w:r>
        <w:t>.</w:t>
      </w:r>
    </w:p>
    <w:p w14:paraId="56BF7B9A" w14:textId="3BD8367D" w:rsidR="007B241F" w:rsidRDefault="007B241F" w:rsidP="007B241F">
      <w:r>
        <w:t xml:space="preserve">Note that </w:t>
      </w:r>
      <w:r w:rsidR="00DF7441">
        <w:t xml:space="preserve">the Simulink interface for FAST v8 </w:t>
      </w:r>
      <w:r>
        <w:t>does not use the initial conditions from Simulink; all initial condition data comes from the FAST library.</w:t>
      </w:r>
    </w:p>
    <w:p w14:paraId="2164B4C4" w14:textId="15E42E39" w:rsidR="00D0774B" w:rsidRPr="00825D8B" w:rsidRDefault="00D0774B" w:rsidP="00825D8B">
      <w:r>
        <w:t xml:space="preserve">After FAST v8 is initialized, it places two variables, </w:t>
      </w:r>
      <w:r w:rsidRPr="00AD1DBB">
        <w:rPr>
          <w:b/>
        </w:rPr>
        <w:t>OutList</w:t>
      </w:r>
      <w:r>
        <w:t xml:space="preserve">, and </w:t>
      </w:r>
      <w:r w:rsidRPr="00AD1DBB">
        <w:rPr>
          <w:b/>
        </w:rPr>
        <w:t>DT</w:t>
      </w:r>
      <w:r>
        <w:t xml:space="preserve"> in the </w:t>
      </w:r>
      <w:r w:rsidR="00AE3A86">
        <w:t xml:space="preserve">MATLAB </w:t>
      </w:r>
      <w:r>
        <w:t xml:space="preserve">workspace. </w:t>
      </w:r>
      <w:r w:rsidRPr="00AD1DBB">
        <w:rPr>
          <w:b/>
        </w:rPr>
        <w:t>OutList</w:t>
      </w:r>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FAST_SFunc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199C97D" w:rsidR="00D0774B" w:rsidRPr="00695543" w:rsidRDefault="00D0774B" w:rsidP="00D0774B">
      <w:pPr>
        <w:rPr>
          <w:i/>
        </w:rPr>
      </w:pPr>
      <w:r>
        <w:t xml:space="preserve">Depending on the model, you may have to set </w:t>
      </w:r>
      <w:r w:rsidRPr="00AD1DBB">
        <w:rPr>
          <w:b/>
        </w:rPr>
        <w:t>DT</w:t>
      </w:r>
      <w:r>
        <w:t xml:space="preserve"> and </w:t>
      </w:r>
      <w:r w:rsidRPr="00AD1DBB">
        <w:rPr>
          <w:b/>
        </w:rPr>
        <w:t>OutList</w:t>
      </w:r>
      <w:r>
        <w:t xml:space="preserve"> prior to running your Simulink model. The two sample models included in the FAST archive do not require this step, but </w:t>
      </w:r>
      <w:r w:rsidR="00C47D84">
        <w:t xml:space="preserve">it may be required for </w:t>
      </w:r>
      <w:r>
        <w:t xml:space="preserve">more complicated models; this is because the FAST_SFunc block may not be initialized before Simulink checks </w:t>
      </w:r>
      <w:r w:rsidR="00792AB8">
        <w:t>whether</w:t>
      </w:r>
      <w:r>
        <w:t xml:space="preserve"> other blocks are valid. </w:t>
      </w:r>
      <w:r w:rsidRPr="00AD1DBB">
        <w:rPr>
          <w:b/>
        </w:rPr>
        <w:t>OutList</w:t>
      </w:r>
      <w:r w:rsidRPr="00B0353E">
        <w:rPr>
          <w:i/>
        </w:rPr>
        <w:t xml:space="preserve"> </w:t>
      </w:r>
      <w:r>
        <w:t xml:space="preserve">and </w:t>
      </w:r>
      <w:r w:rsidRPr="00AD1DBB">
        <w:rPr>
          <w:b/>
        </w:rPr>
        <w:t>DT</w:t>
      </w:r>
      <w:r>
        <w:t xml:space="preserve"> will be overwritten before FAST_SFunc calculates any output, so they do not necessarily have to be correct when initialized; they just have to exist</w:t>
      </w:r>
      <w:r w:rsidR="00E64C2D">
        <w:t xml:space="preserve"> so that the rest of the model can be evaluated</w:t>
      </w:r>
      <w:r>
        <w:t>.</w:t>
      </w:r>
      <w:r w:rsidR="00C235A0">
        <w:t xml:space="preserve"> </w:t>
      </w:r>
      <w:r w:rsidR="00695543" w:rsidRPr="00695543">
        <w:rPr>
          <w:b/>
          <w:i/>
        </w:rPr>
        <w:t>Note, however, that w</w:t>
      </w:r>
      <w:r w:rsidR="006F68B9" w:rsidRPr="00695543">
        <w:rPr>
          <w:b/>
          <w:i/>
        </w:rPr>
        <w:t xml:space="preserve">e have noticed some models </w:t>
      </w:r>
      <w:r w:rsidR="00C235A0" w:rsidRPr="00695543">
        <w:rPr>
          <w:b/>
          <w:i/>
        </w:rPr>
        <w:t xml:space="preserve">require </w:t>
      </w:r>
      <w:r w:rsidR="00C235A0" w:rsidRPr="00695543">
        <w:rPr>
          <w:i/>
        </w:rPr>
        <w:t>OutList</w:t>
      </w:r>
      <w:r w:rsidR="00C235A0" w:rsidRPr="00695543">
        <w:rPr>
          <w:b/>
          <w:i/>
        </w:rPr>
        <w:t xml:space="preserve"> to be exact before calling FAST_SFunc at initialization; the expression blocks are not getting </w:t>
      </w:r>
      <w:r w:rsidR="000869ED" w:rsidRPr="00695543">
        <w:rPr>
          <w:b/>
          <w:i/>
        </w:rPr>
        <w:t xml:space="preserve">completely </w:t>
      </w:r>
      <w:r w:rsidR="00C235A0" w:rsidRPr="00695543">
        <w:rPr>
          <w:b/>
          <w:i/>
        </w:rPr>
        <w:t>reevaluated during the model’s execution</w:t>
      </w:r>
      <w:r w:rsidR="000869ED" w:rsidRPr="00695543">
        <w:rPr>
          <w:b/>
          <w:i/>
        </w:rPr>
        <w:t xml:space="preserve"> (</w:t>
      </w:r>
      <w:r w:rsidR="00695543">
        <w:rPr>
          <w:b/>
          <w:i/>
        </w:rPr>
        <w:t xml:space="preserve">when </w:t>
      </w:r>
      <w:r w:rsidR="000869ED" w:rsidRPr="00695543">
        <w:rPr>
          <w:b/>
          <w:i/>
        </w:rPr>
        <w:t xml:space="preserve">it reevaluates the </w:t>
      </w:r>
      <w:r w:rsidR="00695543">
        <w:rPr>
          <w:b/>
          <w:i/>
        </w:rPr>
        <w:t xml:space="preserve">expression </w:t>
      </w:r>
      <w:r w:rsidR="000869ED" w:rsidRPr="00695543">
        <w:rPr>
          <w:b/>
          <w:i/>
        </w:rPr>
        <w:t>u</w:t>
      </w:r>
      <w:r w:rsidR="00695543">
        <w:rPr>
          <w:b/>
          <w:i/>
        </w:rPr>
        <w:t>(strcmp(’VarName’,</w:t>
      </w:r>
      <w:r w:rsidR="00695543" w:rsidRPr="00695543">
        <w:rPr>
          <w:b/>
          <w:i/>
        </w:rPr>
        <w:t xml:space="preserve"> </w:t>
      </w:r>
      <w:r w:rsidR="00695543">
        <w:rPr>
          <w:b/>
          <w:i/>
        </w:rPr>
        <w:t>OutList))</w:t>
      </w:r>
      <w:r w:rsidR="000869ED" w:rsidRPr="00695543">
        <w:rPr>
          <w:b/>
          <w:i/>
        </w:rPr>
        <w:t>,</w:t>
      </w:r>
      <w:r w:rsidR="00695543">
        <w:rPr>
          <w:b/>
          <w:i/>
        </w:rPr>
        <w:t xml:space="preserve"> u changes but </w:t>
      </w:r>
      <w:r w:rsidR="00695543" w:rsidRPr="008D7192">
        <w:rPr>
          <w:b/>
          <w:i/>
        </w:rPr>
        <w:t>the expression for the index</w:t>
      </w:r>
      <w:r w:rsidR="00695543">
        <w:rPr>
          <w:b/>
          <w:i/>
        </w:rPr>
        <w:t>, strcmp(’VarName’,</w:t>
      </w:r>
      <w:r w:rsidR="00695543" w:rsidRPr="00695543">
        <w:rPr>
          <w:b/>
          <w:i/>
        </w:rPr>
        <w:t xml:space="preserve"> </w:t>
      </w:r>
      <w:r w:rsidR="00695543">
        <w:rPr>
          <w:b/>
          <w:i/>
        </w:rPr>
        <w:t>OutList), is</w:t>
      </w:r>
      <w:r w:rsidR="000869ED" w:rsidRPr="00695543">
        <w:rPr>
          <w:b/>
          <w:i/>
        </w:rPr>
        <w:t xml:space="preserve"> not reevaluate</w:t>
      </w:r>
      <w:r w:rsidR="00695543">
        <w:rPr>
          <w:b/>
          <w:i/>
        </w:rPr>
        <w:t>d</w:t>
      </w:r>
      <w:r w:rsidR="00D00239">
        <w:rPr>
          <w:b/>
          <w:i/>
        </w:rPr>
        <w:t>)</w:t>
      </w:r>
      <w:r w:rsidR="000869ED" w:rsidRPr="00695543">
        <w:rPr>
          <w:b/>
          <w:i/>
        </w:rPr>
        <w:t>.</w:t>
      </w:r>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3311C5">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620" w:name="_Toc457343317"/>
      <w:r>
        <w:t>Running FAST in Simulink</w:t>
      </w:r>
      <w:bookmarkEnd w:id="620"/>
    </w:p>
    <w:p w14:paraId="3F272AF4" w14:textId="6F47AA50" w:rsidR="001B7F07" w:rsidRDefault="00703CA6" w:rsidP="001B7F07">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w:t>
      </w:r>
      <w:r>
        <w:lastRenderedPageBreak/>
        <w:t xml:space="preserve">in the FAST archive’s bin directory, so the easiest way to do this is to add the </w:t>
      </w:r>
      <w:r w:rsidRPr="00491B45">
        <w:t>&lt;FAST</w:t>
      </w:r>
      <w:r w:rsidR="003F6633" w:rsidRPr="00491B45">
        <w:t>8</w:t>
      </w:r>
      <w:r w:rsidR="00A03338" w:rsidRPr="00491B45">
        <w:t>&gt;</w:t>
      </w:r>
      <w:r w:rsidR="00A03338">
        <w:t>/</w:t>
      </w:r>
      <w:r w:rsidRPr="00491B45">
        <w:t xml:space="preserve">bin </w:t>
      </w:r>
      <w:r>
        <w:t xml:space="preserve">directory to the </w:t>
      </w:r>
      <w:r w:rsidR="00AE3A86">
        <w:t xml:space="preserve">MATLAB </w:t>
      </w:r>
      <w:r>
        <w:t>path.</w:t>
      </w:r>
    </w:p>
    <w:p w14:paraId="2164B4CA" w14:textId="77777777" w:rsidR="00D0774B" w:rsidRDefault="00D0774B" w:rsidP="00BC064B">
      <w:pPr>
        <w:pStyle w:val="Heading3"/>
      </w:pPr>
      <w:r>
        <w:t>Sample Simulink Models for FAST v8</w:t>
      </w:r>
    </w:p>
    <w:p w14:paraId="2164B4CB" w14:textId="51C953D8"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FAST_SFunc block. It assumed that the user is already familiar with the Simulink environment.</w:t>
      </w:r>
    </w:p>
    <w:p w14:paraId="2164B4CC" w14:textId="77777777" w:rsidR="003F0FFD" w:rsidRDefault="003F0FFD" w:rsidP="00BC064B">
      <w:pPr>
        <w:pStyle w:val="Heading4"/>
      </w:pPr>
      <w:r>
        <w:t>OpenLoop</w:t>
      </w:r>
    </w:p>
    <w:p w14:paraId="2164B4CD" w14:textId="77777777" w:rsidR="00703CA6" w:rsidRDefault="00703CA6" w:rsidP="00BC064B">
      <w:r>
        <w:t>The OpenLoop sample model contains the FAST S-Function block and constant open</w:t>
      </w:r>
      <w:r w:rsidR="00792AB8">
        <w:t>-</w:t>
      </w:r>
      <w:r>
        <w:t>loop control input blocks.</w:t>
      </w:r>
    </w:p>
    <w:p w14:paraId="2164B4CE" w14:textId="77777777"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029710"/>
                    </a:xfrm>
                    <a:prstGeom prst="rect">
                      <a:avLst/>
                    </a:prstGeom>
                  </pic:spPr>
                </pic:pic>
              </a:graphicData>
            </a:graphic>
          </wp:inline>
        </w:drawing>
      </w:r>
    </w:p>
    <w:p w14:paraId="2164B4D0" w14:textId="65C6DE19" w:rsidR="003F0FFD" w:rsidRDefault="003F0FFD" w:rsidP="00BC064B">
      <w:pPr>
        <w:pStyle w:val="Caption"/>
        <w:jc w:val="center"/>
        <w:rPr>
          <w:noProof/>
        </w:rPr>
      </w:pPr>
      <w:r>
        <w:t xml:space="preserve">Figure </w:t>
      </w:r>
      <w:r w:rsidR="00686845">
        <w:fldChar w:fldCharType="begin"/>
      </w:r>
      <w:r w:rsidR="00686845">
        <w:instrText xml:space="preserve"> SEQ Figure \* ARABIC </w:instrText>
      </w:r>
      <w:r w:rsidR="00686845">
        <w:fldChar w:fldCharType="separate"/>
      </w:r>
      <w:r w:rsidR="003311C5">
        <w:rPr>
          <w:noProof/>
        </w:rPr>
        <w:t>12</w:t>
      </w:r>
      <w:r w:rsidR="00686845">
        <w:rPr>
          <w:noProof/>
        </w:rPr>
        <w:fldChar w:fldCharType="end"/>
      </w:r>
      <w:r>
        <w:t>: OpenLoop.mdl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w:t>
      </w:r>
      <w:r w:rsidR="00707227">
        <w:lastRenderedPageBreak/>
        <w:t xml:space="preserve">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355340"/>
                    </a:xfrm>
                    <a:prstGeom prst="rect">
                      <a:avLst/>
                    </a:prstGeom>
                  </pic:spPr>
                </pic:pic>
              </a:graphicData>
            </a:graphic>
          </wp:inline>
        </w:drawing>
      </w:r>
    </w:p>
    <w:p w14:paraId="2164B4D4" w14:textId="1943601E" w:rsidR="003F0FFD" w:rsidRDefault="003F0FFD" w:rsidP="00BC064B">
      <w:pPr>
        <w:pStyle w:val="Caption"/>
        <w:jc w:val="center"/>
      </w:pPr>
      <w:r>
        <w:t xml:space="preserve">Figure </w:t>
      </w:r>
      <w:r w:rsidR="00686845">
        <w:fldChar w:fldCharType="begin"/>
      </w:r>
      <w:r w:rsidR="00686845">
        <w:instrText xml:space="preserve"> SEQ Figure \* ARABIC </w:instrText>
      </w:r>
      <w:r w:rsidR="00686845">
        <w:fldChar w:fldCharType="separate"/>
      </w:r>
      <w:r w:rsidR="003311C5">
        <w:rPr>
          <w:noProof/>
        </w:rPr>
        <w:t>13</w:t>
      </w:r>
      <w:r w:rsidR="00686845">
        <w:rPr>
          <w:noProof/>
        </w:rPr>
        <w:fldChar w:fldCharType="end"/>
      </w:r>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621" w:name="_Toc457343318"/>
      <w:r>
        <w:t xml:space="preserve">Compiling </w:t>
      </w:r>
      <w:r w:rsidR="008509E5">
        <w:t xml:space="preserve">FAST </w:t>
      </w:r>
      <w:r>
        <w:t>for Simulink</w:t>
      </w:r>
      <w:bookmarkEnd w:id="621"/>
    </w:p>
    <w:p w14:paraId="2164B4D8" w14:textId="33A26BAC" w:rsidR="005B630C" w:rsidRPr="005B630C" w:rsidRDefault="005B630C" w:rsidP="001B3FFF">
      <w:r>
        <w:t>The S-Function (mex)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FAST_SFunc, but you should not have to recompile the FAST_Library </w:t>
      </w:r>
      <w:r w:rsidR="003951E8">
        <w:t>DLL</w:t>
      </w:r>
      <w:r w:rsidR="001B3FFF">
        <w:t>.</w:t>
      </w:r>
    </w:p>
    <w:p w14:paraId="2164B4D9" w14:textId="77777777" w:rsidR="00D0774B" w:rsidRDefault="00D0774B" w:rsidP="003F0FFD">
      <w:pPr>
        <w:pStyle w:val="Heading3"/>
      </w:pPr>
      <w:r>
        <w:t>FAST_Library</w:t>
      </w:r>
    </w:p>
    <w:p w14:paraId="2164B4DA" w14:textId="71D3D323" w:rsidR="00955CA5" w:rsidRPr="00F00B79" w:rsidRDefault="00955CA5" w:rsidP="00955CA5">
      <w:r>
        <w:t xml:space="preserve">The FAST archive contains a sample Visual Studio </w:t>
      </w:r>
      <w:r w:rsidR="00276C5F">
        <w:t xml:space="preserve">Intel Fortran </w:t>
      </w:r>
      <w:r>
        <w:t xml:space="preserve">project (2010) that is set up to compile a </w:t>
      </w:r>
      <w:r w:rsidR="003951E8">
        <w:t xml:space="preserve">DLL </w:t>
      </w:r>
      <w:r>
        <w:t>called FAST_Library_{Win32 | x64}.dll and place it in the &lt;FAST8&gt;/bin folder. This project is located in the &lt;FAST8&gt;/Simulink/VisualStudio folder.</w:t>
      </w:r>
    </w:p>
    <w:p w14:paraId="2164B4DB" w14:textId="667DC2D3" w:rsidR="00955CA5" w:rsidRDefault="00F00B79" w:rsidP="0027571D">
      <w:r>
        <w:t>Compiling the FAST library is very similar to compiling the stand-alone version of FAST v8</w:t>
      </w:r>
      <w:r w:rsidR="00063365">
        <w:t>, which is described in the “</w:t>
      </w:r>
      <w:r w:rsidR="001165AB">
        <w:fldChar w:fldCharType="begin"/>
      </w:r>
      <w:r w:rsidR="001165AB">
        <w:instrText xml:space="preserve"> REF _Ref417470012 \h </w:instrText>
      </w:r>
      <w:r w:rsidR="001165AB">
        <w:fldChar w:fldCharType="separate"/>
      </w:r>
      <w:r w:rsidR="003311C5">
        <w:t>Compiling</w:t>
      </w:r>
      <w:r w:rsidR="001165AB">
        <w:fldChar w:fldCharType="end"/>
      </w:r>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lastRenderedPageBreak/>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741420"/>
                    </a:xfrm>
                    <a:prstGeom prst="rect">
                      <a:avLst/>
                    </a:prstGeom>
                  </pic:spPr>
                </pic:pic>
              </a:graphicData>
            </a:graphic>
          </wp:inline>
        </w:drawing>
      </w:r>
    </w:p>
    <w:p w14:paraId="2164B4E4" w14:textId="48CB1C1D" w:rsidR="00B7075F" w:rsidRDefault="00B7075F" w:rsidP="0027571D">
      <w:pPr>
        <w:pStyle w:val="Caption"/>
        <w:jc w:val="center"/>
        <w:rPr>
          <w:noProof/>
        </w:rPr>
      </w:pPr>
      <w:r>
        <w:t xml:space="preserve">Figure </w:t>
      </w:r>
      <w:r w:rsidR="00686845">
        <w:fldChar w:fldCharType="begin"/>
      </w:r>
      <w:r w:rsidR="00686845">
        <w:instrText xml:space="preserve"> SEQ Figure \* ARABIC </w:instrText>
      </w:r>
      <w:r w:rsidR="00686845">
        <w:fldChar w:fldCharType="separate"/>
      </w:r>
      <w:r w:rsidR="003311C5">
        <w:rPr>
          <w:noProof/>
        </w:rPr>
        <w:t>14</w:t>
      </w:r>
      <w:r w:rsidR="00686845">
        <w:rPr>
          <w:noProof/>
        </w:rPr>
        <w:fldChar w:fldCharType="end"/>
      </w:r>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741420"/>
                    </a:xfrm>
                    <a:prstGeom prst="rect">
                      <a:avLst/>
                    </a:prstGeom>
                  </pic:spPr>
                </pic:pic>
              </a:graphicData>
            </a:graphic>
          </wp:inline>
        </w:drawing>
      </w:r>
    </w:p>
    <w:p w14:paraId="2164B4E6" w14:textId="33026DBC" w:rsidR="00B7075F" w:rsidRPr="00066FEC" w:rsidRDefault="00B7075F" w:rsidP="0027571D">
      <w:pPr>
        <w:pStyle w:val="Caption"/>
        <w:jc w:val="center"/>
      </w:pPr>
      <w:r>
        <w:t xml:space="preserve">Figure </w:t>
      </w:r>
      <w:r w:rsidR="00686845">
        <w:fldChar w:fldCharType="begin"/>
      </w:r>
      <w:r w:rsidR="00686845">
        <w:instrText xml:space="preserve"> SEQ Figure \* ARABIC </w:instrText>
      </w:r>
      <w:r w:rsidR="00686845">
        <w:fldChar w:fldCharType="separate"/>
      </w:r>
      <w:r w:rsidR="003311C5">
        <w:rPr>
          <w:noProof/>
        </w:rPr>
        <w:t>15</w:t>
      </w:r>
      <w:r w:rsidR="00686845">
        <w:rPr>
          <w:noProof/>
        </w:rPr>
        <w:fldChar w:fldCharType="end"/>
      </w:r>
      <w:r>
        <w:t>: Preprocessor directives for FAST_Library</w:t>
      </w:r>
    </w:p>
    <w:p w14:paraId="2164B4E7" w14:textId="77777777" w:rsidR="00D0774B" w:rsidRDefault="00D0774B" w:rsidP="003F0FFD">
      <w:pPr>
        <w:pStyle w:val="Heading3"/>
      </w:pPr>
      <w:r>
        <w:t>FAST_SFunc</w:t>
      </w:r>
    </w:p>
    <w:p w14:paraId="2164B4E8" w14:textId="77777777"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 xml:space="preserve">-I../../Source </w:t>
      </w:r>
      <w:r w:rsidR="00084E6D" w:rsidRPr="00084E6D">
        <w:rPr>
          <w:rFonts w:ascii="Courier New" w:hAnsi="Courier New" w:cs="Courier New"/>
          <w:color w:val="0000FF"/>
          <w:sz w:val="20"/>
          <w:szCs w:val="20"/>
        </w:rPr>
        <w:t>...</w:t>
      </w:r>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-I../../Source/dependencies/OpenFOAM</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-outdir</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FAST_SFunc.c</w:t>
      </w:r>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 xml:space="preserve">-I../../Source </w:t>
      </w:r>
      <w:r w:rsidR="00084E6D" w:rsidRPr="00084E6D">
        <w:rPr>
          <w:rFonts w:ascii="Courier New" w:hAnsi="Courier New" w:cs="Courier New"/>
          <w:color w:val="0000FF"/>
          <w:sz w:val="20"/>
          <w:szCs w:val="20"/>
        </w:rPr>
        <w:t>...</w:t>
      </w:r>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-I../../Source/dependencies/OpenFOAM</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-outdir</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FAST_SFunc.c</w:t>
      </w:r>
    </w:p>
    <w:p w14:paraId="2164B4EE" w14:textId="77777777" w:rsidR="003F6633" w:rsidRDefault="003F6633" w:rsidP="003F6633">
      <w:r>
        <w:t xml:space="preserve">These commands are specified in the </w:t>
      </w:r>
      <w:r w:rsidR="00DC6859">
        <w:t>&lt;FAST8&gt;/</w:t>
      </w:r>
      <w:r>
        <w:t>Simulink/Source/create_FAST_SFunc.m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These commands compile FAST_SFunc.c (which includes</w:t>
      </w:r>
      <w:r w:rsidR="00084E6D">
        <w:t xml:space="preserve"> header files</w:t>
      </w:r>
      <w:r>
        <w:t xml:space="preserve"> FAST_Library.h</w:t>
      </w:r>
      <w:r w:rsidR="00084E6D">
        <w:t xml:space="preserve"> in the ../../Source directory and OpenFOAM_Types.h in the ../../Source/dependencies/OpenFOAM directory</w:t>
      </w:r>
      <w:r>
        <w:t>) and link it with the FAST_Library_*.lib file</w:t>
      </w:r>
      <w:r w:rsidR="00084E6D">
        <w:t xml:space="preserve"> (in the ../../bin directory)</w:t>
      </w:r>
      <w:r>
        <w:t xml:space="preserve"> for the appropriate addressing scheme (32- or 64-bits). If you are using a 32-bit Windows® version of </w:t>
      </w:r>
      <w:r w:rsidR="00AE3A86">
        <w:t>MATLAB</w:t>
      </w:r>
      <w:r>
        <w:t xml:space="preserve">, this </w:t>
      </w:r>
      <w:r w:rsidR="00084E6D">
        <w:t xml:space="preserve">command </w:t>
      </w:r>
      <w:r>
        <w:t xml:space="preserve">will produce </w:t>
      </w:r>
      <w:r>
        <w:lastRenderedPageBreak/>
        <w:t xml:space="preserve">../../bin/FAST_SFunc.mexw32. On 64-bit Windows versions of </w:t>
      </w:r>
      <w:r w:rsidR="00AE3A86">
        <w:t>MATLAB</w:t>
      </w:r>
      <w:r>
        <w:t>, it will produce ../../bin/FAST_SFunc.mexw64.</w:t>
      </w:r>
    </w:p>
    <w:p w14:paraId="2164B4F0" w14:textId="77777777" w:rsidR="00F00B79" w:rsidRDefault="00F00B79" w:rsidP="003F6633">
      <w:r>
        <w:t>Because FAST_SFunc.c passes the input</w:t>
      </w:r>
      <w:r w:rsidR="00DC6859">
        <w:t xml:space="preserve"> and </w:t>
      </w:r>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14:paraId="3A7BDB36" w14:textId="77777777" w:rsidR="006E3D24" w:rsidRDefault="006E3D24" w:rsidP="006E3D24">
      <w:pPr>
        <w:pStyle w:val="Heading1"/>
      </w:pPr>
      <w:bookmarkStart w:id="622" w:name="_Toc457343319"/>
      <w:r>
        <w:t>Future Work</w:t>
      </w:r>
      <w:bookmarkEnd w:id="622"/>
    </w:p>
    <w:p w14:paraId="3C956808" w14:textId="77777777" w:rsidR="006E3D24" w:rsidRDefault="006E3D24" w:rsidP="006E3D24">
      <w:r w:rsidRPr="003F591E">
        <w:t>All future developments of FAST will follow the framework.</w:t>
      </w:r>
    </w:p>
    <w:p w14:paraId="1D72D4D2" w14:textId="06433B04" w:rsidR="007704A8" w:rsidRDefault="007704A8" w:rsidP="007704A8">
      <w:pPr>
        <w:pStyle w:val="ListParagraph"/>
        <w:keepNext/>
        <w:numPr>
          <w:ilvl w:val="0"/>
          <w:numId w:val="1"/>
        </w:numPr>
      </w:pPr>
      <w:r>
        <w:t xml:space="preserve">Introduce </w:t>
      </w:r>
      <w:r w:rsidR="00C45175">
        <w:t xml:space="preserve">an </w:t>
      </w:r>
      <w:r>
        <w:t xml:space="preserve">operating-point determination </w:t>
      </w:r>
      <w:r w:rsidR="00C45175">
        <w:t>algorithm</w:t>
      </w:r>
      <w:r>
        <w:t>.</w:t>
      </w:r>
    </w:p>
    <w:p w14:paraId="06D16A6E" w14:textId="07CEF589" w:rsidR="00C45175" w:rsidRDefault="00C45175" w:rsidP="007704A8">
      <w:pPr>
        <w:pStyle w:val="ListParagraph"/>
        <w:keepNext/>
        <w:numPr>
          <w:ilvl w:val="0"/>
          <w:numId w:val="1"/>
        </w:numPr>
      </w:pPr>
      <w:r>
        <w:t>Enabl</w:t>
      </w:r>
      <w:r w:rsidR="000767BA">
        <w:t>e</w:t>
      </w:r>
      <w:r>
        <w:t xml:space="preserve"> the linearization of the TMD models and external user-specified controllers within ServoDyn.</w:t>
      </w:r>
    </w:p>
    <w:p w14:paraId="2F913FCE" w14:textId="29AE3069" w:rsidR="00C45175" w:rsidRDefault="00C45175" w:rsidP="00C45175">
      <w:pPr>
        <w:pStyle w:val="ListParagraph"/>
        <w:keepNext/>
        <w:numPr>
          <w:ilvl w:val="0"/>
          <w:numId w:val="1"/>
        </w:numPr>
      </w:pPr>
      <w:r>
        <w:t>Implement a form of unsteady airfoil aerodynamics within AeroDyn amendable to linearization.</w:t>
      </w:r>
    </w:p>
    <w:p w14:paraId="28AE7A8A" w14:textId="50A8029D" w:rsidR="00C45175" w:rsidRDefault="00C45175" w:rsidP="00C45175">
      <w:pPr>
        <w:pStyle w:val="ListParagraph"/>
        <w:keepNext/>
        <w:numPr>
          <w:ilvl w:val="0"/>
          <w:numId w:val="1"/>
        </w:numPr>
      </w:pPr>
      <w:r>
        <w:t>Lineariz</w:t>
      </w:r>
      <w:r w:rsidR="000767BA">
        <w:t>e</w:t>
      </w:r>
      <w:r>
        <w:t xml:space="preserve"> BeamDyn.</w:t>
      </w:r>
    </w:p>
    <w:p w14:paraId="378E1639" w14:textId="39EBEAD5" w:rsidR="00C45175" w:rsidRDefault="00C45175" w:rsidP="00C45175">
      <w:pPr>
        <w:pStyle w:val="ListParagraph"/>
        <w:keepNext/>
        <w:numPr>
          <w:ilvl w:val="0"/>
          <w:numId w:val="1"/>
        </w:numPr>
      </w:pPr>
      <w:r>
        <w:t>Lineariz</w:t>
      </w:r>
      <w:r w:rsidR="000767BA">
        <w:t>e</w:t>
      </w:r>
      <w:r>
        <w:t xml:space="preserve"> the offshore functionality of FAST.</w:t>
      </w:r>
    </w:p>
    <w:p w14:paraId="0EE836E3" w14:textId="58B681FE" w:rsidR="00C45175" w:rsidRDefault="00C45175" w:rsidP="00C45175">
      <w:pPr>
        <w:pStyle w:val="ListParagraph"/>
        <w:keepNext/>
        <w:numPr>
          <w:ilvl w:val="0"/>
          <w:numId w:val="1"/>
        </w:numPr>
      </w:pPr>
      <w:r>
        <w:t>Lineariz</w:t>
      </w:r>
      <w:r w:rsidR="000767BA">
        <w:t>e</w:t>
      </w:r>
      <w:r>
        <w:t xml:space="preserve"> new features as the FAST models are further developed in the future.</w:t>
      </w:r>
    </w:p>
    <w:p w14:paraId="0D5EFEEE" w14:textId="77777777" w:rsidR="006E3D24" w:rsidRDefault="006E3D24" w:rsidP="006E3D24">
      <w:pPr>
        <w:pStyle w:val="ListParagraph"/>
        <w:numPr>
          <w:ilvl w:val="0"/>
          <w:numId w:val="1"/>
        </w:numPr>
      </w:pPr>
      <w:r>
        <w:t>Add items from FAST v7 that are not yet in FAST v8.</w:t>
      </w:r>
    </w:p>
    <w:p w14:paraId="595B4AF6" w14:textId="6C7E9035" w:rsidR="007704A8" w:rsidRDefault="00D173FD" w:rsidP="006E3D24">
      <w:pPr>
        <w:pStyle w:val="ListParagraph"/>
        <w:numPr>
          <w:ilvl w:val="0"/>
          <w:numId w:val="1"/>
        </w:numPr>
      </w:pPr>
      <w:r>
        <w:t xml:space="preserve">Expand </w:t>
      </w:r>
      <w:r w:rsidR="007704A8">
        <w:t>visualization capabilities.</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25C4E814" w:rsidR="006E3D24" w:rsidRDefault="006E3D24" w:rsidP="006E3D24">
      <w:pPr>
        <w:pStyle w:val="ListParagraph"/>
        <w:numPr>
          <w:ilvl w:val="0"/>
          <w:numId w:val="1"/>
        </w:numPr>
      </w:pPr>
      <w:r>
        <w:t xml:space="preserve">Optimize the code, particularly </w:t>
      </w:r>
      <w:r w:rsidR="007704A8">
        <w:t xml:space="preserve">BeamDyn and </w:t>
      </w:r>
      <w:r>
        <w:t>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1CCF1993" w14:textId="5014E169" w:rsidR="00220BBA" w:rsidRDefault="00220BBA" w:rsidP="006E3D24">
      <w:pPr>
        <w:pStyle w:val="ListParagraph"/>
        <w:numPr>
          <w:ilvl w:val="0"/>
          <w:numId w:val="1"/>
        </w:numPr>
      </w:pPr>
      <w:r>
        <w:t>Distribute cmake build tools.</w:t>
      </w:r>
    </w:p>
    <w:p w14:paraId="4DE4FA30" w14:textId="13E2F708" w:rsidR="006E3D24" w:rsidRPr="00583AAD" w:rsidRDefault="006E3D24" w:rsidP="006E3D24">
      <w:pPr>
        <w:pStyle w:val="ListParagraph"/>
        <w:numPr>
          <w:ilvl w:val="0"/>
          <w:numId w:val="1"/>
        </w:numPr>
      </w:pPr>
      <w:r>
        <w:t>And much, much, more</w:t>
      </w:r>
      <w:r w:rsidR="007101D0">
        <w:t xml:space="preserve"> (as funding permits)</w:t>
      </w:r>
      <w:r>
        <w:t>…</w:t>
      </w:r>
    </w:p>
    <w:p w14:paraId="2164B4F1" w14:textId="77777777" w:rsidR="006E56E7" w:rsidRDefault="00F2521D" w:rsidP="00992CCA">
      <w:pPr>
        <w:pStyle w:val="Heading1"/>
      </w:pPr>
      <w:bookmarkStart w:id="623" w:name="_Toc457343320"/>
      <w:r>
        <w:t>Feedback</w:t>
      </w:r>
      <w:bookmarkEnd w:id="623"/>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61" w:history="1">
        <w:r>
          <w:rPr>
            <w:rStyle w:val="Hyperlink"/>
          </w:rPr>
          <w:t>https://wind.nrel.gov/forum/wind/</w:t>
        </w:r>
      </w:hyperlink>
      <w:r>
        <w:t xml:space="preserve"> </w:t>
      </w:r>
    </w:p>
    <w:p w14:paraId="2164B4F3" w14:textId="3104FBFD" w:rsidR="00452E60" w:rsidRDefault="006D7B34" w:rsidP="007D7E91">
      <w:pPr>
        <w:pStyle w:val="Heading1"/>
      </w:pPr>
      <w:bookmarkStart w:id="624" w:name="_Ref392062682"/>
      <w:bookmarkStart w:id="625" w:name="_Toc457343321"/>
      <w:r>
        <w:lastRenderedPageBreak/>
        <w:t>Appendix</w:t>
      </w:r>
      <w:r w:rsidR="00185772">
        <w:t xml:space="preserve"> </w:t>
      </w:r>
      <w:r w:rsidR="00686845">
        <w:fldChar w:fldCharType="begin"/>
      </w:r>
      <w:r w:rsidR="00686845">
        <w:instrText xml:space="preserve"> SEQ Appendix \* MERGEFORMAT \* ALPHABETIC \* MERGEFORMAT </w:instrText>
      </w:r>
      <w:r w:rsidR="00686845">
        <w:fldChar w:fldCharType="separate"/>
      </w:r>
      <w:r w:rsidR="003311C5">
        <w:rPr>
          <w:noProof/>
        </w:rPr>
        <w:t>A</w:t>
      </w:r>
      <w:r w:rsidR="00686845">
        <w:rPr>
          <w:noProof/>
        </w:rPr>
        <w:fldChar w:fldCharType="end"/>
      </w:r>
      <w:r>
        <w:t xml:space="preserve">: </w:t>
      </w:r>
      <w:r w:rsidR="00992CCA">
        <w:t xml:space="preserve">Example FAST </w:t>
      </w:r>
      <w:r w:rsidR="00B859C9">
        <w:t>v8.</w:t>
      </w:r>
      <w:r w:rsidR="00F91C48">
        <w:t>16</w:t>
      </w:r>
      <w:r w:rsidR="00B859C9">
        <w:t xml:space="preserve">.* </w:t>
      </w:r>
      <w:r w:rsidR="00992CCA">
        <w:t>Input File</w:t>
      </w:r>
      <w:bookmarkEnd w:id="624"/>
      <w:bookmarkEnd w:id="625"/>
    </w:p>
    <w:p w14:paraId="2164B4F4" w14:textId="58CD3DC7" w:rsidR="00EC4C17" w:rsidRPr="00EC4C17" w:rsidRDefault="00593A7B" w:rsidP="0095283E">
      <w:pPr>
        <w:jc w:val="center"/>
      </w:pPr>
      <w:r>
        <w:rPr>
          <w:noProof/>
        </w:rPr>
        <mc:AlternateContent>
          <mc:Choice Requires="wps">
            <w:drawing>
              <wp:anchor distT="0" distB="0" distL="114300" distR="114300" simplePos="0" relativeHeight="251658240" behindDoc="1" locked="0" layoutInCell="1" allowOverlap="1" wp14:anchorId="3A417220" wp14:editId="03F83B1A">
                <wp:simplePos x="0" y="0"/>
                <wp:positionH relativeFrom="page">
                  <wp:align>center</wp:align>
                </wp:positionH>
                <wp:positionV relativeFrom="paragraph">
                  <wp:posOffset>325531</wp:posOffset>
                </wp:positionV>
                <wp:extent cx="6629400" cy="6345936"/>
                <wp:effectExtent l="0" t="0" r="19050" b="17145"/>
                <wp:wrapTight wrapText="bothSides">
                  <wp:wrapPolygon edited="0">
                    <wp:start x="0" y="0"/>
                    <wp:lineTo x="0" y="21594"/>
                    <wp:lineTo x="21600" y="21594"/>
                    <wp:lineTo x="21600"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6345936"/>
                        </a:xfrm>
                        <a:prstGeom prst="rect">
                          <a:avLst/>
                        </a:prstGeom>
                        <a:solidFill>
                          <a:srgbClr val="FFFFFF"/>
                        </a:solidFill>
                        <a:ln w="9525">
                          <a:solidFill>
                            <a:srgbClr val="000000"/>
                          </a:solidFill>
                          <a:miter lim="800000"/>
                          <a:headEnd/>
                          <a:tailEnd/>
                        </a:ln>
                      </wps:spPr>
                      <wps:txbx>
                        <w:txbxContent>
                          <w:p w14:paraId="2164B57B" w14:textId="24660AD6"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16</w:t>
                            </w:r>
                            <w:r w:rsidRPr="00C914B8">
                              <w:rPr>
                                <w:rFonts w:ascii="Courier New" w:hAnsi="Courier New" w:cs="Courier New"/>
                                <w:sz w:val="15"/>
                                <w:szCs w:val="15"/>
                              </w:rPr>
                              <w:t>.* INPUT FILE ------------------------------------------------</w:t>
                            </w:r>
                          </w:p>
                          <w:p w14:paraId="2164B57C" w14:textId="77777777"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47DBB40F"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52977C17"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188053A0"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0E14EFBA"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543D7ACD"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559CE835"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F851C01"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30906201"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2E0C7BC8"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78B21417" w:rsidR="00272731" w:rsidRDefault="00272731" w:rsidP="001017C7">
                            <w:pPr>
                              <w:spacing w:after="0" w:line="240" w:lineRule="auto"/>
                              <w:rPr>
                                <w:rFonts w:ascii="Courier New" w:hAnsi="Courier New" w:cs="Courier New"/>
                                <w:sz w:val="15"/>
                                <w:szCs w:val="15"/>
                              </w:rPr>
                            </w:pPr>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air;1=InflowWind</w:t>
                            </w:r>
                            <w:r>
                              <w:rPr>
                                <w:rFonts w:ascii="Courier New" w:hAnsi="Courier New" w:cs="Courier New"/>
                                <w:sz w:val="15"/>
                                <w:szCs w:val="15"/>
                              </w:rPr>
                              <w:t>;2=OpenFOAM</w:t>
                            </w:r>
                            <w:r w:rsidRPr="00B70C62">
                              <w:rPr>
                                <w:rFonts w:ascii="Courier New" w:hAnsi="Courier New" w:cs="Courier New"/>
                                <w:sz w:val="15"/>
                                <w:szCs w:val="15"/>
                              </w:rPr>
                              <w:t>}</w:t>
                            </w:r>
                          </w:p>
                          <w:p w14:paraId="2164B588" w14:textId="62B9AC4A"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r>
                              <w:rPr>
                                <w:rFonts w:ascii="Courier New" w:hAnsi="Courier New" w:cs="Courier New"/>
                                <w:sz w:val="15"/>
                                <w:szCs w:val="15"/>
                              </w:rPr>
                              <w:t xml:space="preserve"> v14; 2=AeroDyn v15</w:t>
                            </w:r>
                            <w:r w:rsidRPr="00C914B8">
                              <w:rPr>
                                <w:rFonts w:ascii="Courier New" w:hAnsi="Courier New" w:cs="Courier New"/>
                                <w:sz w:val="15"/>
                                <w:szCs w:val="15"/>
                              </w:rPr>
                              <w:t>}</w:t>
                            </w:r>
                          </w:p>
                          <w:p w14:paraId="2164B589" w14:textId="08138F7E"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1748ADE"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1F006C66"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6E4B415F"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{0=None;1=MAP</w:t>
                            </w:r>
                            <w:r>
                              <w:rPr>
                                <w:rFonts w:ascii="Courier New" w:hAnsi="Courier New" w:cs="Courier New"/>
                                <w:sz w:val="15"/>
                                <w:szCs w:val="15"/>
                              </w:rPr>
                              <w:t>++</w:t>
                            </w:r>
                            <w:r w:rsidRPr="00C914B8">
                              <w:rPr>
                                <w:rFonts w:ascii="Courier New" w:hAnsi="Courier New" w:cs="Courier New"/>
                                <w:sz w:val="15"/>
                                <w:szCs w:val="15"/>
                              </w:rPr>
                              <w:t>;2=FEAMooring</w:t>
                            </w:r>
                            <w:r>
                              <w:rPr>
                                <w:rFonts w:ascii="Courier New" w:hAnsi="Courier New" w:cs="Courier New"/>
                                <w:sz w:val="15"/>
                                <w:szCs w:val="15"/>
                              </w:rPr>
                              <w:t>;3=MoorDyn;4=OrcaFlex</w:t>
                            </w:r>
                            <w:r w:rsidRPr="00C914B8">
                              <w:rPr>
                                <w:rFonts w:ascii="Courier New" w:hAnsi="Courier New" w:cs="Courier New"/>
                                <w:sz w:val="15"/>
                                <w:szCs w:val="15"/>
                              </w:rPr>
                              <w:t>}</w:t>
                            </w:r>
                          </w:p>
                          <w:p w14:paraId="2164B58D" w14:textId="5817BBD1"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90" w14:textId="77777777"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r>
                              <w:rPr>
                                <w:rFonts w:ascii="Courier New" w:hAnsi="Courier New" w:cs="Courier New"/>
                                <w:sz w:val="15"/>
                                <w:szCs w:val="15"/>
                              </w:rPr>
                              <w:t xml:space="preserve"> </w:t>
                            </w:r>
                            <w:r w:rsidRPr="00C914B8">
                              <w:rPr>
                                <w:rFonts w:ascii="Courier New" w:hAnsi="Courier New" w:cs="Courier New"/>
                                <w:sz w:val="15"/>
                                <w:szCs w:val="15"/>
                              </w:rPr>
                              <w:t>EDFile       - Name of file containing ElastoDyn input parameters (quoted string)</w:t>
                            </w:r>
                          </w:p>
                          <w:p w14:paraId="2164B592" w14:textId="4D220233"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 xml:space="preserve"> BDBldFile(1) - Name of file containing BeamDyn blade 1 inputs (quoted string)</w:t>
                            </w:r>
                          </w:p>
                          <w:p w14:paraId="2164B593" w14:textId="39B418A3"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BDBldFile(2) - Name of file containing BeamDyn blade 2 inputs (quoted string)</w:t>
                            </w:r>
                          </w:p>
                          <w:p w14:paraId="2164B594" w14:textId="4A4E5232"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BDBldFile(3) - Name of file containing BeamDyn blade 3 inputs (quoted string)</w:t>
                            </w:r>
                          </w:p>
                          <w:p w14:paraId="16C1B8FC" w14:textId="27D28447" w:rsidR="00272731" w:rsidRDefault="00272731" w:rsidP="001017C7">
                            <w:pPr>
                              <w:spacing w:after="0" w:line="240" w:lineRule="auto"/>
                              <w:rPr>
                                <w:rFonts w:ascii="Courier New" w:hAnsi="Courier New" w:cs="Courier New"/>
                                <w:sz w:val="15"/>
                                <w:szCs w:val="15"/>
                              </w:rPr>
                            </w:pPr>
                            <w:r w:rsidRPr="0016770E">
                              <w:rPr>
                                <w:rFonts w:ascii="Courier New" w:hAnsi="Courier New" w:cs="Courier New"/>
                                <w:sz w:val="15"/>
                                <w:szCs w:val="15"/>
                              </w:rPr>
                              <w:t>"</w:t>
                            </w:r>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r w:rsidRPr="0016770E">
                              <w:rPr>
                                <w:rFonts w:ascii="Courier New" w:hAnsi="Courier New" w:cs="Courier New"/>
                                <w:sz w:val="15"/>
                                <w:szCs w:val="15"/>
                              </w:rPr>
                              <w:t xml:space="preserve">" InflowFile  </w:t>
                            </w:r>
                            <w:r>
                              <w:rPr>
                                <w:rFonts w:ascii="Courier New" w:hAnsi="Courier New" w:cs="Courier New"/>
                                <w:sz w:val="15"/>
                                <w:szCs w:val="15"/>
                              </w:rPr>
                              <w:t xml:space="preserve"> </w:t>
                            </w:r>
                            <w:r w:rsidRPr="0016770E">
                              <w:rPr>
                                <w:rFonts w:ascii="Courier New" w:hAnsi="Courier New" w:cs="Courier New"/>
                                <w:sz w:val="15"/>
                                <w:szCs w:val="15"/>
                              </w:rPr>
                              <w:t xml:space="preserve">- Name of file containing inflow wind input parameters (quoted string) </w:t>
                            </w:r>
                          </w:p>
                          <w:p w14:paraId="2164B595" w14:textId="52294F64"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r>
                              <w:rPr>
                                <w:rFonts w:ascii="Courier New" w:hAnsi="Courier New" w:cs="Courier New"/>
                                <w:sz w:val="15"/>
                                <w:szCs w:val="15"/>
                              </w:rPr>
                              <w:t xml:space="preserve"> </w:t>
                            </w:r>
                            <w:r w:rsidRPr="00C914B8">
                              <w:rPr>
                                <w:rFonts w:ascii="Courier New" w:hAnsi="Courier New" w:cs="Courier New"/>
                                <w:sz w:val="15"/>
                                <w:szCs w:val="15"/>
                              </w:rPr>
                              <w:t>AeroFile     - Name of file containing aerodynamic input parameters (quoted string)</w:t>
                            </w:r>
                          </w:p>
                          <w:p w14:paraId="2164B596" w14:textId="15D780A1"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r>
                              <w:rPr>
                                <w:rFonts w:ascii="Courier New" w:hAnsi="Courier New" w:cs="Courier New"/>
                                <w:sz w:val="15"/>
                                <w:szCs w:val="15"/>
                              </w:rPr>
                              <w:t xml:space="preserve"> </w:t>
                            </w:r>
                            <w:r w:rsidRPr="00C914B8">
                              <w:rPr>
                                <w:rFonts w:ascii="Courier New" w:hAnsi="Courier New" w:cs="Courier New"/>
                                <w:sz w:val="15"/>
                                <w:szCs w:val="15"/>
                              </w:rPr>
                              <w:t>ServoFile    - Name of file with control/electric-drive inputs (quoted string)</w:t>
                            </w:r>
                          </w:p>
                          <w:p w14:paraId="2164B597" w14:textId="076E570A"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r>
                              <w:rPr>
                                <w:rFonts w:ascii="Courier New" w:hAnsi="Courier New" w:cs="Courier New"/>
                                <w:sz w:val="15"/>
                                <w:szCs w:val="15"/>
                              </w:rPr>
                              <w:t xml:space="preserve"> </w:t>
                            </w:r>
                            <w:r w:rsidRPr="00C914B8">
                              <w:rPr>
                                <w:rFonts w:ascii="Courier New" w:hAnsi="Courier New" w:cs="Courier New"/>
                                <w:sz w:val="15"/>
                                <w:szCs w:val="15"/>
                              </w:rPr>
                              <w:t>HydroFile    - Name of file containing hydrodynamic inputs (quoted string)</w:t>
                            </w:r>
                          </w:p>
                          <w:p w14:paraId="2164B598" w14:textId="2F0DD71A"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r>
                              <w:rPr>
                                <w:rFonts w:ascii="Courier New" w:hAnsi="Courier New" w:cs="Courier New"/>
                                <w:sz w:val="15"/>
                                <w:szCs w:val="15"/>
                              </w:rPr>
                              <w:t xml:space="preserve"> </w:t>
                            </w:r>
                            <w:r w:rsidRPr="00C914B8">
                              <w:rPr>
                                <w:rFonts w:ascii="Courier New" w:hAnsi="Courier New" w:cs="Courier New"/>
                                <w:sz w:val="15"/>
                                <w:szCs w:val="15"/>
                              </w:rPr>
                              <w:t>SubFile      - Name of file containing sub-structural inputs (quoted string)</w:t>
                            </w:r>
                          </w:p>
                          <w:p w14:paraId="2164B599" w14:textId="4101CA53"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 xml:space="preserve"> MooringFile  - Name of file containing mooring system inputs (quoted string)</w:t>
                            </w:r>
                          </w:p>
                          <w:p w14:paraId="2164B59A" w14:textId="7CBBAFBC"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 xml:space="preserve"> IceFile      - Name of file containing ice input parameters (quoted string)</w:t>
                            </w:r>
                          </w:p>
                          <w:p w14:paraId="2164B59B" w14:textId="77777777"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3F148E2F"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0A1601E0" w:rsidR="00272731"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41C77D7D" w:rsidR="00272731" w:rsidRPr="00C914B8" w:rsidRDefault="00272731" w:rsidP="001017C7">
                            <w:pPr>
                              <w:spacing w:after="0" w:line="240" w:lineRule="auto"/>
                              <w:rPr>
                                <w:rFonts w:ascii="Courier New" w:hAnsi="Courier New" w:cs="Courier New"/>
                                <w:sz w:val="15"/>
                                <w:szCs w:val="15"/>
                              </w:rPr>
                            </w:pPr>
                            <w:r w:rsidRPr="005408C3">
                              <w:rPr>
                                <w:rFonts w:ascii="Courier New" w:hAnsi="Courier New" w:cs="Courier New"/>
                                <w:sz w:val="15"/>
                                <w:szCs w:val="15"/>
                              </w:rPr>
                              <w:t xml:space="preserve"> </w:t>
                            </w:r>
                            <w:r>
                              <w:rPr>
                                <w:rFonts w:ascii="Courier New" w:hAnsi="Courier New" w:cs="Courier New"/>
                                <w:sz w:val="15"/>
                                <w:szCs w:val="15"/>
                              </w:rPr>
                              <w:t xml:space="preserve"> </w:t>
                            </w:r>
                            <w:r w:rsidRPr="005408C3">
                              <w:rPr>
                                <w:rFonts w:ascii="Courier New" w:hAnsi="Courier New" w:cs="Courier New"/>
                                <w:sz w:val="15"/>
                                <w:szCs w:val="15"/>
                              </w:rPr>
                              <w:t xml:space="preserve">  99999  ChkptTime    - Amount of time between creating checkpoint files for potential restart (s)</w:t>
                            </w:r>
                          </w:p>
                          <w:p w14:paraId="2164B59E" w14:textId="100F583A"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r>
                              <w:rPr>
                                <w:rFonts w:ascii="Courier New" w:hAnsi="Courier New" w:cs="Courier New"/>
                                <w:sz w:val="15"/>
                                <w:szCs w:val="15"/>
                              </w:rPr>
                              <w:t xml:space="preserve">(or </w:t>
                            </w:r>
                            <w:r w:rsidRPr="00C914B8">
                              <w:rPr>
                                <w:rFonts w:ascii="Courier New" w:hAnsi="Courier New" w:cs="Courier New"/>
                                <w:sz w:val="15"/>
                                <w:szCs w:val="15"/>
                              </w:rPr>
                              <w:t>"</w:t>
                            </w:r>
                            <w:r>
                              <w:rPr>
                                <w:rFonts w:ascii="Courier New" w:hAnsi="Courier New" w:cs="Courier New"/>
                                <w:sz w:val="15"/>
                                <w:szCs w:val="15"/>
                              </w:rPr>
                              <w:t>default</w:t>
                            </w:r>
                            <w:r w:rsidRPr="00C914B8">
                              <w:rPr>
                                <w:rFonts w:ascii="Courier New" w:hAnsi="Courier New" w:cs="Courier New"/>
                                <w:sz w:val="15"/>
                                <w:szCs w:val="15"/>
                              </w:rPr>
                              <w:t>"</w:t>
                            </w:r>
                            <w:r>
                              <w:rPr>
                                <w:rFonts w:ascii="Courier New" w:hAnsi="Courier New" w:cs="Courier New"/>
                                <w:sz w:val="15"/>
                                <w:szCs w:val="15"/>
                              </w:rPr>
                              <w:t>)</w:t>
                            </w:r>
                          </w:p>
                          <w:p w14:paraId="2164B59F" w14:textId="1EB49272"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3EF2D071"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41646ECF"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0DA9E0FA" w:rsidR="00272731"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p w14:paraId="2D2A6A3B" w14:textId="77777777" w:rsidR="00272731" w:rsidRPr="00593A7B"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 LINEARIZATION -------------------------------------------</w:t>
                            </w:r>
                          </w:p>
                          <w:p w14:paraId="4F3A306D" w14:textId="4111FFE1" w:rsidR="00272731" w:rsidRPr="00593A7B"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False     </w:t>
                            </w:r>
                            <w:r>
                              <w:rPr>
                                <w:rFonts w:ascii="Courier New" w:hAnsi="Courier New" w:cs="Courier New"/>
                                <w:sz w:val="15"/>
                                <w:szCs w:val="15"/>
                              </w:rPr>
                              <w:t xml:space="preserve"> </w:t>
                            </w:r>
                            <w:r w:rsidRPr="00593A7B">
                              <w:rPr>
                                <w:rFonts w:ascii="Courier New" w:hAnsi="Courier New" w:cs="Courier New"/>
                                <w:sz w:val="15"/>
                                <w:szCs w:val="15"/>
                              </w:rPr>
                              <w:t>Linearize    - Linearization analysis (flag)</w:t>
                            </w:r>
                          </w:p>
                          <w:p w14:paraId="06609B05" w14:textId="58C65866" w:rsidR="00272731" w:rsidRPr="00593A7B" w:rsidRDefault="00272731" w:rsidP="00593A7B">
                            <w:pPr>
                              <w:spacing w:after="0" w:line="240" w:lineRule="auto"/>
                              <w:rPr>
                                <w:rFonts w:ascii="Courier New" w:hAnsi="Courier New" w:cs="Courier New"/>
                                <w:sz w:val="15"/>
                                <w:szCs w:val="15"/>
                              </w:rPr>
                            </w:pPr>
                            <w:r>
                              <w:rPr>
                                <w:rFonts w:ascii="Courier New" w:hAnsi="Courier New" w:cs="Courier New"/>
                                <w:sz w:val="15"/>
                                <w:szCs w:val="15"/>
                              </w:rPr>
                              <w:t xml:space="preserve"> </w:t>
                            </w:r>
                            <w:r w:rsidRPr="00593A7B">
                              <w:rPr>
                                <w:rFonts w:ascii="Courier New" w:hAnsi="Courier New" w:cs="Courier New"/>
                                <w:sz w:val="15"/>
                                <w:szCs w:val="15"/>
                              </w:rPr>
                              <w:t xml:space="preserve">      2   NLinTimes    - Number of times to linearize (-) [&gt;=1] [unused if Linearize=False]</w:t>
                            </w:r>
                          </w:p>
                          <w:p w14:paraId="4327C4FD" w14:textId="09834056" w:rsidR="00272731" w:rsidRPr="00593A7B"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30.0, 60.0 LinTimes     - List of times at which to linearize (s) [1 to NLinTimes] [unused if Linearize=False]</w:t>
                            </w:r>
                          </w:p>
                          <w:p w14:paraId="67BD0443" w14:textId="32449E73" w:rsidR="00272731" w:rsidRPr="00593A7B"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       1   LinInputs    - Inputs included in linearization (switch) {0=none; 1=standa</w:t>
                            </w:r>
                            <w:r>
                              <w:rPr>
                                <w:rFonts w:ascii="Courier New" w:hAnsi="Courier New" w:cs="Courier New"/>
                                <w:sz w:val="15"/>
                                <w:szCs w:val="15"/>
                              </w:rPr>
                              <w:t>rd; 2=all module inputs}</w:t>
                            </w:r>
                          </w:p>
                          <w:p w14:paraId="59595CD3" w14:textId="7DFC2F7F" w:rsidR="00272731" w:rsidRPr="00593A7B"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       1   LinOutputs   - Outputs included in linearization (switch) {0=none;1=from OutList</w:t>
                            </w:r>
                            <w:r>
                              <w:rPr>
                                <w:rFonts w:ascii="Courier New" w:hAnsi="Courier New" w:cs="Courier New"/>
                                <w:sz w:val="15"/>
                                <w:szCs w:val="15"/>
                              </w:rPr>
                              <w:t>s</w:t>
                            </w:r>
                            <w:r w:rsidRPr="00593A7B">
                              <w:rPr>
                                <w:rFonts w:ascii="Courier New" w:hAnsi="Courier New" w:cs="Courier New"/>
                                <w:sz w:val="15"/>
                                <w:szCs w:val="15"/>
                              </w:rPr>
                              <w:t>;2=all module outputs</w:t>
                            </w:r>
                            <w:r>
                              <w:rPr>
                                <w:rFonts w:ascii="Courier New" w:hAnsi="Courier New" w:cs="Courier New"/>
                                <w:sz w:val="15"/>
                                <w:szCs w:val="15"/>
                              </w:rPr>
                              <w:t>}</w:t>
                            </w:r>
                          </w:p>
                          <w:p w14:paraId="544AE65D" w14:textId="71C36D0F" w:rsidR="00272731" w:rsidRPr="00593A7B"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False  </w:t>
                            </w:r>
                            <w:r>
                              <w:rPr>
                                <w:rFonts w:ascii="Courier New" w:hAnsi="Courier New" w:cs="Courier New"/>
                                <w:sz w:val="15"/>
                                <w:szCs w:val="15"/>
                              </w:rPr>
                              <w:t xml:space="preserve"> </w:t>
                            </w:r>
                            <w:r w:rsidRPr="00593A7B">
                              <w:rPr>
                                <w:rFonts w:ascii="Courier New" w:hAnsi="Courier New" w:cs="Courier New"/>
                                <w:sz w:val="15"/>
                                <w:szCs w:val="15"/>
                              </w:rPr>
                              <w:t xml:space="preserve">   LinOutJac </w:t>
                            </w:r>
                            <w:r>
                              <w:rPr>
                                <w:rFonts w:ascii="Courier New" w:hAnsi="Courier New" w:cs="Courier New"/>
                                <w:sz w:val="15"/>
                                <w:szCs w:val="15"/>
                              </w:rPr>
                              <w:t xml:space="preserve"> </w:t>
                            </w:r>
                            <w:r w:rsidRPr="00593A7B">
                              <w:rPr>
                                <w:rFonts w:ascii="Courier New" w:hAnsi="Courier New" w:cs="Courier New"/>
                                <w:sz w:val="15"/>
                                <w:szCs w:val="15"/>
                              </w:rPr>
                              <w:t xml:space="preserve">  - Include full Jac</w:t>
                            </w:r>
                            <w:r>
                              <w:rPr>
                                <w:rFonts w:ascii="Courier New" w:hAnsi="Courier New" w:cs="Courier New"/>
                                <w:sz w:val="15"/>
                                <w:szCs w:val="15"/>
                              </w:rPr>
                              <w:t>o</w:t>
                            </w:r>
                            <w:r w:rsidRPr="00593A7B">
                              <w:rPr>
                                <w:rFonts w:ascii="Courier New" w:hAnsi="Courier New" w:cs="Courier New"/>
                                <w:sz w:val="15"/>
                                <w:szCs w:val="15"/>
                              </w:rPr>
                              <w:t xml:space="preserve">bians in linearization output </w:t>
                            </w:r>
                            <w:r>
                              <w:rPr>
                                <w:rFonts w:ascii="Courier New" w:hAnsi="Courier New" w:cs="Courier New"/>
                                <w:sz w:val="15"/>
                                <w:szCs w:val="15"/>
                              </w:rPr>
                              <w:t>(flag)</w:t>
                            </w:r>
                          </w:p>
                          <w:p w14:paraId="4DEBC309" w14:textId="30519E2E" w:rsidR="00272731"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False      LinOutMod    - Write module-level linearization output files in addition to o</w:t>
                            </w:r>
                            <w:r>
                              <w:rPr>
                                <w:rFonts w:ascii="Courier New" w:hAnsi="Courier New" w:cs="Courier New"/>
                                <w:sz w:val="15"/>
                                <w:szCs w:val="15"/>
                              </w:rPr>
                              <w:t>utput for full system?</w:t>
                            </w:r>
                          </w:p>
                          <w:p w14:paraId="7CF52C17" w14:textId="68A60456" w:rsidR="00272731" w:rsidRPr="007C35D4" w:rsidRDefault="00272731" w:rsidP="00593A7B">
                            <w:pPr>
                              <w:spacing w:after="0" w:line="240" w:lineRule="auto"/>
                              <w:rPr>
                                <w:rFonts w:ascii="Courier New" w:hAnsi="Courier New" w:cs="Courier New"/>
                                <w:sz w:val="15"/>
                                <w:szCs w:val="15"/>
                              </w:rPr>
                            </w:pPr>
                            <w:r w:rsidRPr="007C35D4">
                              <w:rPr>
                                <w:rFonts w:ascii="Courier New" w:hAnsi="Courier New" w:cs="Courier New"/>
                                <w:sz w:val="15"/>
                                <w:szCs w:val="15"/>
                              </w:rPr>
                              <w:t>---------------------- VISUALIZATION ------------------------------------------</w:t>
                            </w:r>
                          </w:p>
                          <w:p w14:paraId="64A96890" w14:textId="3AFAB914" w:rsidR="00272731" w:rsidRPr="007C35D4" w:rsidRDefault="00272731" w:rsidP="007C35D4">
                            <w:pPr>
                              <w:spacing w:after="0" w:line="240" w:lineRule="auto"/>
                              <w:rPr>
                                <w:rFonts w:ascii="Courier New" w:hAnsi="Courier New" w:cs="Courier New"/>
                                <w:sz w:val="15"/>
                                <w:szCs w:val="15"/>
                              </w:rPr>
                            </w:pPr>
                            <w:r w:rsidRPr="007C35D4">
                              <w:rPr>
                                <w:rFonts w:ascii="Courier New" w:hAnsi="Courier New" w:cs="Courier New"/>
                                <w:sz w:val="15"/>
                                <w:szCs w:val="15"/>
                              </w:rPr>
                              <w:t xml:space="preserve">        0  WrVTK        - VTK </w:t>
                            </w:r>
                            <w:r>
                              <w:rPr>
                                <w:rFonts w:ascii="Courier New" w:hAnsi="Courier New" w:cs="Courier New"/>
                                <w:sz w:val="15"/>
                                <w:szCs w:val="15"/>
                              </w:rPr>
                              <w:t>v</w:t>
                            </w:r>
                            <w:r w:rsidRPr="007C35D4">
                              <w:rPr>
                                <w:rFonts w:ascii="Courier New" w:hAnsi="Courier New" w:cs="Courier New"/>
                                <w:sz w:val="15"/>
                                <w:szCs w:val="15"/>
                              </w:rPr>
                              <w:t>isualization data output (switch) {0=none;1=initialization only;2=animation}</w:t>
                            </w:r>
                          </w:p>
                          <w:p w14:paraId="521D400B" w14:textId="3F9B09AF" w:rsidR="00272731" w:rsidRPr="007C35D4" w:rsidRDefault="00272731" w:rsidP="007C35D4">
                            <w:pPr>
                              <w:spacing w:after="0" w:line="240" w:lineRule="auto"/>
                              <w:rPr>
                                <w:rFonts w:ascii="Courier New" w:hAnsi="Courier New" w:cs="Courier New"/>
                                <w:sz w:val="15"/>
                                <w:szCs w:val="15"/>
                              </w:rPr>
                            </w:pPr>
                            <w:r>
                              <w:rPr>
                                <w:rFonts w:ascii="Courier New" w:hAnsi="Courier New" w:cs="Courier New"/>
                                <w:sz w:val="15"/>
                                <w:szCs w:val="15"/>
                              </w:rPr>
                              <w:t xml:space="preserve">        1  VTK_type  </w:t>
                            </w:r>
                            <w:r w:rsidRPr="007C35D4">
                              <w:rPr>
                                <w:rFonts w:ascii="Courier New" w:hAnsi="Courier New" w:cs="Courier New"/>
                                <w:sz w:val="15"/>
                                <w:szCs w:val="15"/>
                              </w:rPr>
                              <w:t xml:space="preserve">   - Type of VTK visualization data (switch) {1=surfaces;2=basic meshes;3=all meshes</w:t>
                            </w:r>
                            <w:r>
                              <w:rPr>
                                <w:rFonts w:ascii="Courier New" w:hAnsi="Courier New" w:cs="Courier New"/>
                                <w:sz w:val="15"/>
                                <w:szCs w:val="15"/>
                              </w:rPr>
                              <w:t>}</w:t>
                            </w:r>
                          </w:p>
                          <w:p w14:paraId="472EB6C5" w14:textId="5D5194A3" w:rsidR="00272731" w:rsidRPr="007C35D4" w:rsidRDefault="00272731" w:rsidP="007C35D4">
                            <w:pPr>
                              <w:spacing w:after="0" w:line="240" w:lineRule="auto"/>
                              <w:rPr>
                                <w:rFonts w:ascii="Courier New" w:hAnsi="Courier New" w:cs="Courier New"/>
                                <w:sz w:val="15"/>
                                <w:szCs w:val="15"/>
                              </w:rPr>
                            </w:pPr>
                            <w:r>
                              <w:rPr>
                                <w:rFonts w:ascii="Courier New" w:hAnsi="Courier New" w:cs="Courier New"/>
                                <w:sz w:val="15"/>
                                <w:szCs w:val="15"/>
                              </w:rPr>
                              <w:t>T</w:t>
                            </w:r>
                            <w:r w:rsidRPr="007C35D4">
                              <w:rPr>
                                <w:rFonts w:ascii="Courier New" w:hAnsi="Courier New" w:cs="Courier New"/>
                                <w:sz w:val="15"/>
                                <w:szCs w:val="15"/>
                              </w:rPr>
                              <w:t>rue       VTK_fields   - Write mesh fields to VTK data files? (flag) [unused if WrVTK=0]</w:t>
                            </w:r>
                          </w:p>
                          <w:p w14:paraId="7D11801E" w14:textId="57AEF58A" w:rsidR="00272731" w:rsidRPr="00C914B8" w:rsidRDefault="00272731" w:rsidP="007C35D4">
                            <w:pPr>
                              <w:spacing w:after="0" w:line="240" w:lineRule="auto"/>
                              <w:rPr>
                                <w:rFonts w:ascii="Courier New" w:hAnsi="Courier New" w:cs="Courier New"/>
                                <w:sz w:val="15"/>
                                <w:szCs w:val="15"/>
                              </w:rPr>
                            </w:pPr>
                            <w:r w:rsidRPr="007C35D4">
                              <w:rPr>
                                <w:rFonts w:ascii="Courier New" w:hAnsi="Courier New" w:cs="Courier New"/>
                                <w:sz w:val="15"/>
                                <w:szCs w:val="15"/>
                              </w:rPr>
                              <w:t xml:space="preserve">       15  VTK_fps      - Frame rate for VTK output (frames per second) [used only if WrVTK=2]</w:t>
                            </w:r>
                          </w:p>
                        </w:txbxContent>
                      </wps:txbx>
                      <wps:bodyPr rot="0" vert="horz" wrap="square" lIns="45720" tIns="45720" rIns="4572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A417220" id="_x0000_t202" coordsize="21600,21600" o:spt="202" path="m,l,21600r21600,l21600,xe">
                <v:stroke joinstyle="miter"/>
                <v:path gradientshapeok="t" o:connecttype="rect"/>
              </v:shapetype>
              <v:shape id="Text Box 2" o:spid="_x0000_s1036" type="#_x0000_t202" style="position:absolute;left:0;text-align:left;margin-left:0;margin-top:25.65pt;width:522pt;height:499.7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">
                <v:textbox inset="3.6pt,,3.6pt">
                  <w:txbxContent>
                    <w:p w14:paraId="2164B57B" w14:textId="24660AD6"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16</w:t>
                      </w:r>
                      <w:r w:rsidRPr="00C914B8">
                        <w:rPr>
                          <w:rFonts w:ascii="Courier New" w:hAnsi="Courier New" w:cs="Courier New"/>
                          <w:sz w:val="15"/>
                          <w:szCs w:val="15"/>
                        </w:rPr>
                        <w:t>.* INPUT FILE ------------------------------------------------</w:t>
                      </w:r>
                    </w:p>
                    <w:p w14:paraId="2164B57C" w14:textId="77777777"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47DBB40F"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52977C17"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188053A0"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0E14EFBA"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543D7ACD"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559CE835"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F851C01"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30906201"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2E0C7BC8"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78B21417" w:rsidR="00272731" w:rsidRDefault="00272731" w:rsidP="001017C7">
                      <w:pPr>
                        <w:spacing w:after="0" w:line="240" w:lineRule="auto"/>
                        <w:rPr>
                          <w:rFonts w:ascii="Courier New" w:hAnsi="Courier New" w:cs="Courier New"/>
                          <w:sz w:val="15"/>
                          <w:szCs w:val="15"/>
                        </w:rPr>
                      </w:pPr>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air;1=InflowWind</w:t>
                      </w:r>
                      <w:r>
                        <w:rPr>
                          <w:rFonts w:ascii="Courier New" w:hAnsi="Courier New" w:cs="Courier New"/>
                          <w:sz w:val="15"/>
                          <w:szCs w:val="15"/>
                        </w:rPr>
                        <w:t>;2=OpenFOAM</w:t>
                      </w:r>
                      <w:r w:rsidRPr="00B70C62">
                        <w:rPr>
                          <w:rFonts w:ascii="Courier New" w:hAnsi="Courier New" w:cs="Courier New"/>
                          <w:sz w:val="15"/>
                          <w:szCs w:val="15"/>
                        </w:rPr>
                        <w:t>}</w:t>
                      </w:r>
                    </w:p>
                    <w:p w14:paraId="2164B588" w14:textId="62B9AC4A"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r>
                        <w:rPr>
                          <w:rFonts w:ascii="Courier New" w:hAnsi="Courier New" w:cs="Courier New"/>
                          <w:sz w:val="15"/>
                          <w:szCs w:val="15"/>
                        </w:rPr>
                        <w:t xml:space="preserve"> v14; 2=AeroDyn v15</w:t>
                      </w:r>
                      <w:r w:rsidRPr="00C914B8">
                        <w:rPr>
                          <w:rFonts w:ascii="Courier New" w:hAnsi="Courier New" w:cs="Courier New"/>
                          <w:sz w:val="15"/>
                          <w:szCs w:val="15"/>
                        </w:rPr>
                        <w:t>}</w:t>
                      </w:r>
                    </w:p>
                    <w:p w14:paraId="2164B589" w14:textId="08138F7E"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1748ADE"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1F006C66"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6E4B415F"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{0=None;1=MAP</w:t>
                      </w:r>
                      <w:r>
                        <w:rPr>
                          <w:rFonts w:ascii="Courier New" w:hAnsi="Courier New" w:cs="Courier New"/>
                          <w:sz w:val="15"/>
                          <w:szCs w:val="15"/>
                        </w:rPr>
                        <w:t>++</w:t>
                      </w:r>
                      <w:r w:rsidRPr="00C914B8">
                        <w:rPr>
                          <w:rFonts w:ascii="Courier New" w:hAnsi="Courier New" w:cs="Courier New"/>
                          <w:sz w:val="15"/>
                          <w:szCs w:val="15"/>
                        </w:rPr>
                        <w:t>;2=FEAMooring</w:t>
                      </w:r>
                      <w:r>
                        <w:rPr>
                          <w:rFonts w:ascii="Courier New" w:hAnsi="Courier New" w:cs="Courier New"/>
                          <w:sz w:val="15"/>
                          <w:szCs w:val="15"/>
                        </w:rPr>
                        <w:t>;3=MoorDyn;4=OrcaFlex</w:t>
                      </w:r>
                      <w:r w:rsidRPr="00C914B8">
                        <w:rPr>
                          <w:rFonts w:ascii="Courier New" w:hAnsi="Courier New" w:cs="Courier New"/>
                          <w:sz w:val="15"/>
                          <w:szCs w:val="15"/>
                        </w:rPr>
                        <w:t>}</w:t>
                      </w:r>
                    </w:p>
                    <w:p w14:paraId="2164B58D" w14:textId="5817BBD1"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90" w14:textId="77777777"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r>
                        <w:rPr>
                          <w:rFonts w:ascii="Courier New" w:hAnsi="Courier New" w:cs="Courier New"/>
                          <w:sz w:val="15"/>
                          <w:szCs w:val="15"/>
                        </w:rPr>
                        <w:t xml:space="preserve"> </w:t>
                      </w:r>
                      <w:r w:rsidRPr="00C914B8">
                        <w:rPr>
                          <w:rFonts w:ascii="Courier New" w:hAnsi="Courier New" w:cs="Courier New"/>
                          <w:sz w:val="15"/>
                          <w:szCs w:val="15"/>
                        </w:rPr>
                        <w:t>EDFile       - Name of file containing ElastoDyn input parameters (quoted string)</w:t>
                      </w:r>
                    </w:p>
                    <w:p w14:paraId="2164B592" w14:textId="4D220233"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 xml:space="preserve"> BDBldFile(1) - Name of file containing BeamDyn blade 1 inputs (quoted string)</w:t>
                      </w:r>
                    </w:p>
                    <w:p w14:paraId="2164B593" w14:textId="39B418A3"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BDBldFile(2) - Name of file containing BeamDyn blade 2 inputs (quoted string)</w:t>
                      </w:r>
                    </w:p>
                    <w:p w14:paraId="2164B594" w14:textId="4A4E5232"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BDBldFile(3) - Name of file containing BeamDyn blade 3 inputs (quoted string)</w:t>
                      </w:r>
                    </w:p>
                    <w:p w14:paraId="16C1B8FC" w14:textId="27D28447" w:rsidR="00272731" w:rsidRDefault="00272731" w:rsidP="001017C7">
                      <w:pPr>
                        <w:spacing w:after="0" w:line="240" w:lineRule="auto"/>
                        <w:rPr>
                          <w:rFonts w:ascii="Courier New" w:hAnsi="Courier New" w:cs="Courier New"/>
                          <w:sz w:val="15"/>
                          <w:szCs w:val="15"/>
                        </w:rPr>
                      </w:pPr>
                      <w:r w:rsidRPr="0016770E">
                        <w:rPr>
                          <w:rFonts w:ascii="Courier New" w:hAnsi="Courier New" w:cs="Courier New"/>
                          <w:sz w:val="15"/>
                          <w:szCs w:val="15"/>
                        </w:rPr>
                        <w:t>"</w:t>
                      </w:r>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r w:rsidRPr="0016770E">
                        <w:rPr>
                          <w:rFonts w:ascii="Courier New" w:hAnsi="Courier New" w:cs="Courier New"/>
                          <w:sz w:val="15"/>
                          <w:szCs w:val="15"/>
                        </w:rPr>
                        <w:t xml:space="preserve">" InflowFile  </w:t>
                      </w:r>
                      <w:r>
                        <w:rPr>
                          <w:rFonts w:ascii="Courier New" w:hAnsi="Courier New" w:cs="Courier New"/>
                          <w:sz w:val="15"/>
                          <w:szCs w:val="15"/>
                        </w:rPr>
                        <w:t xml:space="preserve"> </w:t>
                      </w:r>
                      <w:r w:rsidRPr="0016770E">
                        <w:rPr>
                          <w:rFonts w:ascii="Courier New" w:hAnsi="Courier New" w:cs="Courier New"/>
                          <w:sz w:val="15"/>
                          <w:szCs w:val="15"/>
                        </w:rPr>
                        <w:t xml:space="preserve">- Name of file containing inflow wind input parameters (quoted string) </w:t>
                      </w:r>
                    </w:p>
                    <w:p w14:paraId="2164B595" w14:textId="52294F64"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r>
                        <w:rPr>
                          <w:rFonts w:ascii="Courier New" w:hAnsi="Courier New" w:cs="Courier New"/>
                          <w:sz w:val="15"/>
                          <w:szCs w:val="15"/>
                        </w:rPr>
                        <w:t xml:space="preserve"> </w:t>
                      </w:r>
                      <w:r w:rsidRPr="00C914B8">
                        <w:rPr>
                          <w:rFonts w:ascii="Courier New" w:hAnsi="Courier New" w:cs="Courier New"/>
                          <w:sz w:val="15"/>
                          <w:szCs w:val="15"/>
                        </w:rPr>
                        <w:t>AeroFile     - Name of file containing aerodynamic input parameters (quoted string)</w:t>
                      </w:r>
                    </w:p>
                    <w:p w14:paraId="2164B596" w14:textId="15D780A1"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r>
                        <w:rPr>
                          <w:rFonts w:ascii="Courier New" w:hAnsi="Courier New" w:cs="Courier New"/>
                          <w:sz w:val="15"/>
                          <w:szCs w:val="15"/>
                        </w:rPr>
                        <w:t xml:space="preserve"> </w:t>
                      </w:r>
                      <w:r w:rsidRPr="00C914B8">
                        <w:rPr>
                          <w:rFonts w:ascii="Courier New" w:hAnsi="Courier New" w:cs="Courier New"/>
                          <w:sz w:val="15"/>
                          <w:szCs w:val="15"/>
                        </w:rPr>
                        <w:t>ServoFile    - Name of file with control/electric-drive inputs (quoted string)</w:t>
                      </w:r>
                    </w:p>
                    <w:p w14:paraId="2164B597" w14:textId="076E570A"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r>
                        <w:rPr>
                          <w:rFonts w:ascii="Courier New" w:hAnsi="Courier New" w:cs="Courier New"/>
                          <w:sz w:val="15"/>
                          <w:szCs w:val="15"/>
                        </w:rPr>
                        <w:t xml:space="preserve"> </w:t>
                      </w:r>
                      <w:r w:rsidRPr="00C914B8">
                        <w:rPr>
                          <w:rFonts w:ascii="Courier New" w:hAnsi="Courier New" w:cs="Courier New"/>
                          <w:sz w:val="15"/>
                          <w:szCs w:val="15"/>
                        </w:rPr>
                        <w:t>HydroFile    - Name of file containing hydrodynamic inputs (quoted string)</w:t>
                      </w:r>
                    </w:p>
                    <w:p w14:paraId="2164B598" w14:textId="2F0DD71A"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r>
                        <w:rPr>
                          <w:rFonts w:ascii="Courier New" w:hAnsi="Courier New" w:cs="Courier New"/>
                          <w:sz w:val="15"/>
                          <w:szCs w:val="15"/>
                        </w:rPr>
                        <w:t xml:space="preserve"> </w:t>
                      </w:r>
                      <w:r w:rsidRPr="00C914B8">
                        <w:rPr>
                          <w:rFonts w:ascii="Courier New" w:hAnsi="Courier New" w:cs="Courier New"/>
                          <w:sz w:val="15"/>
                          <w:szCs w:val="15"/>
                        </w:rPr>
                        <w:t>SubFile      - Name of file containing sub-structural inputs (quoted string)</w:t>
                      </w:r>
                    </w:p>
                    <w:p w14:paraId="2164B599" w14:textId="4101CA53"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 xml:space="preserve"> MooringFile  - Name of file containing mooring system inputs (quoted string)</w:t>
                      </w:r>
                    </w:p>
                    <w:p w14:paraId="2164B59A" w14:textId="7CBBAFBC"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r>
                        <w:rPr>
                          <w:rFonts w:ascii="Courier New" w:hAnsi="Courier New" w:cs="Courier New"/>
                          <w:sz w:val="15"/>
                          <w:szCs w:val="15"/>
                        </w:rPr>
                        <w:t xml:space="preserve"> </w:t>
                      </w:r>
                      <w:r w:rsidRPr="00C914B8">
                        <w:rPr>
                          <w:rFonts w:ascii="Courier New" w:hAnsi="Courier New" w:cs="Courier New"/>
                          <w:sz w:val="15"/>
                          <w:szCs w:val="15"/>
                        </w:rPr>
                        <w:t xml:space="preserve"> IceFile      - Name of file containing ice input parameters (quoted string)</w:t>
                      </w:r>
                    </w:p>
                    <w:p w14:paraId="2164B59B" w14:textId="77777777"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3F148E2F"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0A1601E0" w:rsidR="00272731"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41C77D7D" w:rsidR="00272731" w:rsidRPr="00C914B8" w:rsidRDefault="00272731" w:rsidP="001017C7">
                      <w:pPr>
                        <w:spacing w:after="0" w:line="240" w:lineRule="auto"/>
                        <w:rPr>
                          <w:rFonts w:ascii="Courier New" w:hAnsi="Courier New" w:cs="Courier New"/>
                          <w:sz w:val="15"/>
                          <w:szCs w:val="15"/>
                        </w:rPr>
                      </w:pPr>
                      <w:r w:rsidRPr="005408C3">
                        <w:rPr>
                          <w:rFonts w:ascii="Courier New" w:hAnsi="Courier New" w:cs="Courier New"/>
                          <w:sz w:val="15"/>
                          <w:szCs w:val="15"/>
                        </w:rPr>
                        <w:t xml:space="preserve"> </w:t>
                      </w:r>
                      <w:r>
                        <w:rPr>
                          <w:rFonts w:ascii="Courier New" w:hAnsi="Courier New" w:cs="Courier New"/>
                          <w:sz w:val="15"/>
                          <w:szCs w:val="15"/>
                        </w:rPr>
                        <w:t xml:space="preserve"> </w:t>
                      </w:r>
                      <w:r w:rsidRPr="005408C3">
                        <w:rPr>
                          <w:rFonts w:ascii="Courier New" w:hAnsi="Courier New" w:cs="Courier New"/>
                          <w:sz w:val="15"/>
                          <w:szCs w:val="15"/>
                        </w:rPr>
                        <w:t xml:space="preserve">  99999  ChkptTime    - Amount of time between creating checkpoint files for potential restart (s)</w:t>
                      </w:r>
                    </w:p>
                    <w:p w14:paraId="2164B59E" w14:textId="100F583A"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r>
                        <w:rPr>
                          <w:rFonts w:ascii="Courier New" w:hAnsi="Courier New" w:cs="Courier New"/>
                          <w:sz w:val="15"/>
                          <w:szCs w:val="15"/>
                        </w:rPr>
                        <w:t xml:space="preserve">(or </w:t>
                      </w:r>
                      <w:r w:rsidRPr="00C914B8">
                        <w:rPr>
                          <w:rFonts w:ascii="Courier New" w:hAnsi="Courier New" w:cs="Courier New"/>
                          <w:sz w:val="15"/>
                          <w:szCs w:val="15"/>
                        </w:rPr>
                        <w:t>"</w:t>
                      </w:r>
                      <w:r>
                        <w:rPr>
                          <w:rFonts w:ascii="Courier New" w:hAnsi="Courier New" w:cs="Courier New"/>
                          <w:sz w:val="15"/>
                          <w:szCs w:val="15"/>
                        </w:rPr>
                        <w:t>default</w:t>
                      </w:r>
                      <w:r w:rsidRPr="00C914B8">
                        <w:rPr>
                          <w:rFonts w:ascii="Courier New" w:hAnsi="Courier New" w:cs="Courier New"/>
                          <w:sz w:val="15"/>
                          <w:szCs w:val="15"/>
                        </w:rPr>
                        <w:t>"</w:t>
                      </w:r>
                      <w:r>
                        <w:rPr>
                          <w:rFonts w:ascii="Courier New" w:hAnsi="Courier New" w:cs="Courier New"/>
                          <w:sz w:val="15"/>
                          <w:szCs w:val="15"/>
                        </w:rPr>
                        <w:t>)</w:t>
                      </w:r>
                    </w:p>
                    <w:p w14:paraId="2164B59F" w14:textId="1EB49272"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3EF2D071"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41646ECF" w:rsidR="00272731" w:rsidRPr="00C914B8"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0DA9E0FA" w:rsidR="00272731" w:rsidRDefault="00272731"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p w14:paraId="2D2A6A3B" w14:textId="77777777" w:rsidR="00272731" w:rsidRPr="00593A7B"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 LINEARIZATION -------------------------------------------</w:t>
                      </w:r>
                    </w:p>
                    <w:p w14:paraId="4F3A306D" w14:textId="4111FFE1" w:rsidR="00272731" w:rsidRPr="00593A7B"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False     </w:t>
                      </w:r>
                      <w:r>
                        <w:rPr>
                          <w:rFonts w:ascii="Courier New" w:hAnsi="Courier New" w:cs="Courier New"/>
                          <w:sz w:val="15"/>
                          <w:szCs w:val="15"/>
                        </w:rPr>
                        <w:t xml:space="preserve"> </w:t>
                      </w:r>
                      <w:r w:rsidRPr="00593A7B">
                        <w:rPr>
                          <w:rFonts w:ascii="Courier New" w:hAnsi="Courier New" w:cs="Courier New"/>
                          <w:sz w:val="15"/>
                          <w:szCs w:val="15"/>
                        </w:rPr>
                        <w:t>Linearize    - Linearization analysis (flag)</w:t>
                      </w:r>
                    </w:p>
                    <w:p w14:paraId="06609B05" w14:textId="58C65866" w:rsidR="00272731" w:rsidRPr="00593A7B" w:rsidRDefault="00272731" w:rsidP="00593A7B">
                      <w:pPr>
                        <w:spacing w:after="0" w:line="240" w:lineRule="auto"/>
                        <w:rPr>
                          <w:rFonts w:ascii="Courier New" w:hAnsi="Courier New" w:cs="Courier New"/>
                          <w:sz w:val="15"/>
                          <w:szCs w:val="15"/>
                        </w:rPr>
                      </w:pPr>
                      <w:r>
                        <w:rPr>
                          <w:rFonts w:ascii="Courier New" w:hAnsi="Courier New" w:cs="Courier New"/>
                          <w:sz w:val="15"/>
                          <w:szCs w:val="15"/>
                        </w:rPr>
                        <w:t xml:space="preserve"> </w:t>
                      </w:r>
                      <w:r w:rsidRPr="00593A7B">
                        <w:rPr>
                          <w:rFonts w:ascii="Courier New" w:hAnsi="Courier New" w:cs="Courier New"/>
                          <w:sz w:val="15"/>
                          <w:szCs w:val="15"/>
                        </w:rPr>
                        <w:t xml:space="preserve">      2   NLinTimes    - Number of times to linearize (-) [&gt;=1] [unused if Linearize=False]</w:t>
                      </w:r>
                    </w:p>
                    <w:p w14:paraId="4327C4FD" w14:textId="09834056" w:rsidR="00272731" w:rsidRPr="00593A7B"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30.0, 60.0 LinTimes     - List of times at which to linearize (s) [1 to NLinTimes] [unused if Linearize=False]</w:t>
                      </w:r>
                    </w:p>
                    <w:p w14:paraId="67BD0443" w14:textId="32449E73" w:rsidR="00272731" w:rsidRPr="00593A7B"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       1   LinInputs    - Inputs included in linearization (switch) {0=none; 1=standa</w:t>
                      </w:r>
                      <w:r>
                        <w:rPr>
                          <w:rFonts w:ascii="Courier New" w:hAnsi="Courier New" w:cs="Courier New"/>
                          <w:sz w:val="15"/>
                          <w:szCs w:val="15"/>
                        </w:rPr>
                        <w:t>rd; 2=all module inputs}</w:t>
                      </w:r>
                    </w:p>
                    <w:p w14:paraId="59595CD3" w14:textId="7DFC2F7F" w:rsidR="00272731" w:rsidRPr="00593A7B"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       1   LinOutputs   - Outputs included in linearization (switch) {0=none;1=from OutList</w:t>
                      </w:r>
                      <w:r>
                        <w:rPr>
                          <w:rFonts w:ascii="Courier New" w:hAnsi="Courier New" w:cs="Courier New"/>
                          <w:sz w:val="15"/>
                          <w:szCs w:val="15"/>
                        </w:rPr>
                        <w:t>s</w:t>
                      </w:r>
                      <w:r w:rsidRPr="00593A7B">
                        <w:rPr>
                          <w:rFonts w:ascii="Courier New" w:hAnsi="Courier New" w:cs="Courier New"/>
                          <w:sz w:val="15"/>
                          <w:szCs w:val="15"/>
                        </w:rPr>
                        <w:t>;2=all module outputs</w:t>
                      </w:r>
                      <w:r>
                        <w:rPr>
                          <w:rFonts w:ascii="Courier New" w:hAnsi="Courier New" w:cs="Courier New"/>
                          <w:sz w:val="15"/>
                          <w:szCs w:val="15"/>
                        </w:rPr>
                        <w:t>}</w:t>
                      </w:r>
                    </w:p>
                    <w:p w14:paraId="544AE65D" w14:textId="71C36D0F" w:rsidR="00272731" w:rsidRPr="00593A7B"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False  </w:t>
                      </w:r>
                      <w:r>
                        <w:rPr>
                          <w:rFonts w:ascii="Courier New" w:hAnsi="Courier New" w:cs="Courier New"/>
                          <w:sz w:val="15"/>
                          <w:szCs w:val="15"/>
                        </w:rPr>
                        <w:t xml:space="preserve"> </w:t>
                      </w:r>
                      <w:r w:rsidRPr="00593A7B">
                        <w:rPr>
                          <w:rFonts w:ascii="Courier New" w:hAnsi="Courier New" w:cs="Courier New"/>
                          <w:sz w:val="15"/>
                          <w:szCs w:val="15"/>
                        </w:rPr>
                        <w:t xml:space="preserve">   LinOutJac </w:t>
                      </w:r>
                      <w:r>
                        <w:rPr>
                          <w:rFonts w:ascii="Courier New" w:hAnsi="Courier New" w:cs="Courier New"/>
                          <w:sz w:val="15"/>
                          <w:szCs w:val="15"/>
                        </w:rPr>
                        <w:t xml:space="preserve"> </w:t>
                      </w:r>
                      <w:r w:rsidRPr="00593A7B">
                        <w:rPr>
                          <w:rFonts w:ascii="Courier New" w:hAnsi="Courier New" w:cs="Courier New"/>
                          <w:sz w:val="15"/>
                          <w:szCs w:val="15"/>
                        </w:rPr>
                        <w:t xml:space="preserve">  - Include full Jac</w:t>
                      </w:r>
                      <w:r>
                        <w:rPr>
                          <w:rFonts w:ascii="Courier New" w:hAnsi="Courier New" w:cs="Courier New"/>
                          <w:sz w:val="15"/>
                          <w:szCs w:val="15"/>
                        </w:rPr>
                        <w:t>o</w:t>
                      </w:r>
                      <w:r w:rsidRPr="00593A7B">
                        <w:rPr>
                          <w:rFonts w:ascii="Courier New" w:hAnsi="Courier New" w:cs="Courier New"/>
                          <w:sz w:val="15"/>
                          <w:szCs w:val="15"/>
                        </w:rPr>
                        <w:t xml:space="preserve">bians in linearization output </w:t>
                      </w:r>
                      <w:r>
                        <w:rPr>
                          <w:rFonts w:ascii="Courier New" w:hAnsi="Courier New" w:cs="Courier New"/>
                          <w:sz w:val="15"/>
                          <w:szCs w:val="15"/>
                        </w:rPr>
                        <w:t>(flag)</w:t>
                      </w:r>
                    </w:p>
                    <w:p w14:paraId="4DEBC309" w14:textId="30519E2E" w:rsidR="00272731" w:rsidRDefault="00272731" w:rsidP="00593A7B">
                      <w:pPr>
                        <w:spacing w:after="0" w:line="240" w:lineRule="auto"/>
                        <w:rPr>
                          <w:rFonts w:ascii="Courier New" w:hAnsi="Courier New" w:cs="Courier New"/>
                          <w:sz w:val="15"/>
                          <w:szCs w:val="15"/>
                        </w:rPr>
                      </w:pPr>
                      <w:r w:rsidRPr="00593A7B">
                        <w:rPr>
                          <w:rFonts w:ascii="Courier New" w:hAnsi="Courier New" w:cs="Courier New"/>
                          <w:sz w:val="15"/>
                          <w:szCs w:val="15"/>
                        </w:rPr>
                        <w:t>False      LinOutMod    - Write module-level linearization output files in addition to o</w:t>
                      </w:r>
                      <w:r>
                        <w:rPr>
                          <w:rFonts w:ascii="Courier New" w:hAnsi="Courier New" w:cs="Courier New"/>
                          <w:sz w:val="15"/>
                          <w:szCs w:val="15"/>
                        </w:rPr>
                        <w:t>utput for full system?</w:t>
                      </w:r>
                    </w:p>
                    <w:p w14:paraId="7CF52C17" w14:textId="68A60456" w:rsidR="00272731" w:rsidRPr="007C35D4" w:rsidRDefault="00272731" w:rsidP="00593A7B">
                      <w:pPr>
                        <w:spacing w:after="0" w:line="240" w:lineRule="auto"/>
                        <w:rPr>
                          <w:rFonts w:ascii="Courier New" w:hAnsi="Courier New" w:cs="Courier New"/>
                          <w:sz w:val="15"/>
                          <w:szCs w:val="15"/>
                        </w:rPr>
                      </w:pPr>
                      <w:r w:rsidRPr="007C35D4">
                        <w:rPr>
                          <w:rFonts w:ascii="Courier New" w:hAnsi="Courier New" w:cs="Courier New"/>
                          <w:sz w:val="15"/>
                          <w:szCs w:val="15"/>
                        </w:rPr>
                        <w:t>---------------------- VISUALIZATION ------------------------------------------</w:t>
                      </w:r>
                    </w:p>
                    <w:p w14:paraId="64A96890" w14:textId="3AFAB914" w:rsidR="00272731" w:rsidRPr="007C35D4" w:rsidRDefault="00272731" w:rsidP="007C35D4">
                      <w:pPr>
                        <w:spacing w:after="0" w:line="240" w:lineRule="auto"/>
                        <w:rPr>
                          <w:rFonts w:ascii="Courier New" w:hAnsi="Courier New" w:cs="Courier New"/>
                          <w:sz w:val="15"/>
                          <w:szCs w:val="15"/>
                        </w:rPr>
                      </w:pPr>
                      <w:r w:rsidRPr="007C35D4">
                        <w:rPr>
                          <w:rFonts w:ascii="Courier New" w:hAnsi="Courier New" w:cs="Courier New"/>
                          <w:sz w:val="15"/>
                          <w:szCs w:val="15"/>
                        </w:rPr>
                        <w:t xml:space="preserve">        0  WrVTK        - VTK </w:t>
                      </w:r>
                      <w:r>
                        <w:rPr>
                          <w:rFonts w:ascii="Courier New" w:hAnsi="Courier New" w:cs="Courier New"/>
                          <w:sz w:val="15"/>
                          <w:szCs w:val="15"/>
                        </w:rPr>
                        <w:t>v</w:t>
                      </w:r>
                      <w:r w:rsidRPr="007C35D4">
                        <w:rPr>
                          <w:rFonts w:ascii="Courier New" w:hAnsi="Courier New" w:cs="Courier New"/>
                          <w:sz w:val="15"/>
                          <w:szCs w:val="15"/>
                        </w:rPr>
                        <w:t>isualization data output (switch) {0=none;1=initialization only;2=animation}</w:t>
                      </w:r>
                    </w:p>
                    <w:p w14:paraId="521D400B" w14:textId="3F9B09AF" w:rsidR="00272731" w:rsidRPr="007C35D4" w:rsidRDefault="00272731" w:rsidP="007C35D4">
                      <w:pPr>
                        <w:spacing w:after="0" w:line="240" w:lineRule="auto"/>
                        <w:rPr>
                          <w:rFonts w:ascii="Courier New" w:hAnsi="Courier New" w:cs="Courier New"/>
                          <w:sz w:val="15"/>
                          <w:szCs w:val="15"/>
                        </w:rPr>
                      </w:pPr>
                      <w:r>
                        <w:rPr>
                          <w:rFonts w:ascii="Courier New" w:hAnsi="Courier New" w:cs="Courier New"/>
                          <w:sz w:val="15"/>
                          <w:szCs w:val="15"/>
                        </w:rPr>
                        <w:t xml:space="preserve">        1  VTK_type  </w:t>
                      </w:r>
                      <w:r w:rsidRPr="007C35D4">
                        <w:rPr>
                          <w:rFonts w:ascii="Courier New" w:hAnsi="Courier New" w:cs="Courier New"/>
                          <w:sz w:val="15"/>
                          <w:szCs w:val="15"/>
                        </w:rPr>
                        <w:t xml:space="preserve">   - Type of VTK visualization data (switch) {1=surfaces;2=basic meshes;3=all meshes</w:t>
                      </w:r>
                      <w:r>
                        <w:rPr>
                          <w:rFonts w:ascii="Courier New" w:hAnsi="Courier New" w:cs="Courier New"/>
                          <w:sz w:val="15"/>
                          <w:szCs w:val="15"/>
                        </w:rPr>
                        <w:t>}</w:t>
                      </w:r>
                    </w:p>
                    <w:p w14:paraId="472EB6C5" w14:textId="5D5194A3" w:rsidR="00272731" w:rsidRPr="007C35D4" w:rsidRDefault="00272731" w:rsidP="007C35D4">
                      <w:pPr>
                        <w:spacing w:after="0" w:line="240" w:lineRule="auto"/>
                        <w:rPr>
                          <w:rFonts w:ascii="Courier New" w:hAnsi="Courier New" w:cs="Courier New"/>
                          <w:sz w:val="15"/>
                          <w:szCs w:val="15"/>
                        </w:rPr>
                      </w:pPr>
                      <w:r>
                        <w:rPr>
                          <w:rFonts w:ascii="Courier New" w:hAnsi="Courier New" w:cs="Courier New"/>
                          <w:sz w:val="15"/>
                          <w:szCs w:val="15"/>
                        </w:rPr>
                        <w:t>T</w:t>
                      </w:r>
                      <w:r w:rsidRPr="007C35D4">
                        <w:rPr>
                          <w:rFonts w:ascii="Courier New" w:hAnsi="Courier New" w:cs="Courier New"/>
                          <w:sz w:val="15"/>
                          <w:szCs w:val="15"/>
                        </w:rPr>
                        <w:t>rue       VTK_fields   - Write mesh fields to VTK data files? (flag) [unused if WrVTK=0]</w:t>
                      </w:r>
                    </w:p>
                    <w:p w14:paraId="7D11801E" w14:textId="57AEF58A" w:rsidR="00272731" w:rsidRPr="00C914B8" w:rsidRDefault="00272731" w:rsidP="007C35D4">
                      <w:pPr>
                        <w:spacing w:after="0" w:line="240" w:lineRule="auto"/>
                        <w:rPr>
                          <w:rFonts w:ascii="Courier New" w:hAnsi="Courier New" w:cs="Courier New"/>
                          <w:sz w:val="15"/>
                          <w:szCs w:val="15"/>
                        </w:rPr>
                      </w:pPr>
                      <w:r w:rsidRPr="007C35D4">
                        <w:rPr>
                          <w:rFonts w:ascii="Courier New" w:hAnsi="Courier New" w:cs="Courier New"/>
                          <w:sz w:val="15"/>
                          <w:szCs w:val="15"/>
                        </w:rPr>
                        <w:t xml:space="preserve">       15  VTK_fps      - Frame rate for VTK output (frames per second) [used only if WrVTK=2]</w:t>
                      </w:r>
                    </w:p>
                  </w:txbxContent>
                </v:textbox>
                <w10:wrap type="tight" anchorx="page"/>
              </v:shape>
            </w:pict>
          </mc:Fallback>
        </mc:AlternateContent>
      </w:r>
    </w:p>
    <w:p w14:paraId="2164B545" w14:textId="6B869098" w:rsidR="00185772" w:rsidRPr="004D64B4" w:rsidRDefault="001017C7" w:rsidP="000767BA">
      <w:pPr>
        <w:pStyle w:val="Caption"/>
        <w:jc w:val="center"/>
      </w:pPr>
      <w:r>
        <w:t xml:space="preserve">Figure </w:t>
      </w:r>
      <w:r w:rsidR="00686845">
        <w:fldChar w:fldCharType="begin"/>
      </w:r>
      <w:r w:rsidR="00686845">
        <w:instrText xml:space="preserve"> SEQ Figure \* ARABIC </w:instrText>
      </w:r>
      <w:r w:rsidR="00686845">
        <w:fldChar w:fldCharType="separate"/>
      </w:r>
      <w:r w:rsidR="003311C5">
        <w:rPr>
          <w:noProof/>
        </w:rPr>
        <w:t>16</w:t>
      </w:r>
      <w:r w:rsidR="00686845">
        <w:rPr>
          <w:noProof/>
        </w:rPr>
        <w:fldChar w:fldCharType="end"/>
      </w:r>
      <w:r>
        <w:t>: Example FAST v8.</w:t>
      </w:r>
      <w:r w:rsidR="005C5A0C">
        <w:t>1</w:t>
      </w:r>
      <w:r w:rsidR="00593A7B">
        <w:t>6</w:t>
      </w:r>
      <w:r>
        <w:t>.00</w:t>
      </w:r>
      <w:r w:rsidR="007F152F">
        <w:t>a</w:t>
      </w:r>
      <w:r>
        <w:t>-bjj Input File</w:t>
      </w: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Bonnie Jonkman" w:date="2016-08-27T21:02:00Z" w:initials="BJ">
    <w:p w14:paraId="0454A742" w14:textId="6893372A" w:rsidR="00FC143C" w:rsidRDefault="00FC143C">
      <w:pPr>
        <w:pStyle w:val="CommentText"/>
      </w:pPr>
      <w:r>
        <w:rPr>
          <w:rStyle w:val="CommentReference"/>
        </w:rPr>
        <w:annotationRef/>
      </w:r>
      <w:r>
        <w:rPr>
          <w:rStyle w:val="CommentReference"/>
        </w:rPr>
        <w:t>Do we want FAST to consider this an offshore system? It doesn’t matter, does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54A7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880CE8" w14:textId="77777777" w:rsidR="00686845" w:rsidRDefault="00686845" w:rsidP="0032059E">
      <w:pPr>
        <w:spacing w:after="0" w:line="240" w:lineRule="auto"/>
      </w:pPr>
      <w:r>
        <w:separator/>
      </w:r>
    </w:p>
  </w:endnote>
  <w:endnote w:type="continuationSeparator" w:id="0">
    <w:p w14:paraId="636D872D" w14:textId="77777777" w:rsidR="00686845" w:rsidRDefault="00686845"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4B56C" w14:textId="77777777" w:rsidR="00272731" w:rsidRPr="006228F7" w:rsidRDefault="00272731" w:rsidP="008A0C65">
    <w:pPr>
      <w:pStyle w:val="Footer"/>
      <w:jc w:val="center"/>
    </w:pPr>
    <w:r>
      <w:fldChar w:fldCharType="begin"/>
    </w:r>
    <w:r>
      <w:instrText xml:space="preserve"> PAGE  \* Arabic  \* MERGEFORMAT </w:instrText>
    </w:r>
    <w:r>
      <w:fldChar w:fldCharType="separate"/>
    </w:r>
    <w:r w:rsidR="00D74662">
      <w:rPr>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710DE" w14:textId="77777777" w:rsidR="00686845" w:rsidRDefault="00686845" w:rsidP="0032059E">
      <w:pPr>
        <w:spacing w:after="0" w:line="240" w:lineRule="auto"/>
      </w:pPr>
      <w:r>
        <w:separator/>
      </w:r>
    </w:p>
  </w:footnote>
  <w:footnote w:type="continuationSeparator" w:id="0">
    <w:p w14:paraId="4774C3EA" w14:textId="77777777" w:rsidR="00686845" w:rsidRDefault="00686845" w:rsidP="0032059E">
      <w:pPr>
        <w:spacing w:after="0" w:line="240" w:lineRule="auto"/>
      </w:pPr>
      <w:r>
        <w:continuationSeparator/>
      </w:r>
    </w:p>
  </w:footnote>
  <w:footnote w:id="1">
    <w:p w14:paraId="1741D502" w14:textId="77777777" w:rsidR="00272731" w:rsidRDefault="00272731" w:rsidP="005602EF">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272731" w:rsidRDefault="00272731">
      <w:pPr>
        <w:pStyle w:val="FootnoteText"/>
      </w:pPr>
      <w:r>
        <w:rPr>
          <w:rStyle w:val="FootnoteReference"/>
        </w:rPr>
        <w:footnoteRef/>
      </w:r>
      <w:r>
        <w:t xml:space="preserve"> These steps must be integer multiples of the structural time step.</w:t>
      </w:r>
    </w:p>
  </w:footnote>
  <w:footnote w:id="3">
    <w:p w14:paraId="2164B56F" w14:textId="77777777" w:rsidR="00272731" w:rsidRDefault="00272731"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272731" w:rsidRDefault="00272731">
      <w:pPr>
        <w:pStyle w:val="FootnoteText"/>
      </w:pPr>
      <w:r>
        <w:rPr>
          <w:rStyle w:val="FootnoteReference"/>
        </w:rPr>
        <w:footnoteRef/>
      </w:r>
      <w:r>
        <w:t xml:space="preserve"> FAST v7 is limited to one correction step and this correction step only applies to some modules.</w:t>
      </w:r>
    </w:p>
  </w:footnote>
  <w:footnote w:id="5">
    <w:p w14:paraId="4DE30B09" w14:textId="77777777" w:rsidR="00272731" w:rsidRDefault="00272731" w:rsidP="00453112">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w:t>
      </w:r>
      <w:r>
        <w:t xml:space="preserve">matically </w:t>
      </w:r>
      <w:r w:rsidRPr="00435832">
        <w:t>generate the *_Types.f90 files</w:t>
      </w:r>
      <w:r>
        <w:t xml:space="preserve"> required for the FAST framework</w:t>
      </w:r>
      <w:r w:rsidRPr="00435832">
        <w:t>.</w:t>
      </w:r>
    </w:p>
  </w:footnote>
  <w:footnote w:id="6">
    <w:p w14:paraId="2164B573" w14:textId="6227E7BC" w:rsidR="00272731" w:rsidRDefault="00272731" w:rsidP="002C1FAC">
      <w:pPr>
        <w:pStyle w:val="FootnoteText"/>
      </w:pPr>
      <w:r>
        <w:rPr>
          <w:rStyle w:val="FootnoteReference"/>
        </w:rPr>
        <w:footnoteRef/>
      </w:r>
      <w:r>
        <w:t xml:space="preserve"> IceDyn and FEAMooring have been added to FAST v8.09.00a-bjj, but they are not complete and have not been tested well.</w:t>
      </w:r>
    </w:p>
  </w:footnote>
  <w:footnote w:id="7">
    <w:p w14:paraId="0DAA5AFE" w14:textId="795E2938" w:rsidR="00272731" w:rsidRDefault="00272731">
      <w:pPr>
        <w:pStyle w:val="FootnoteText"/>
      </w:pPr>
      <w:r>
        <w:rPr>
          <w:rStyle w:val="FootnoteReference"/>
        </w:rPr>
        <w:footnoteRef/>
      </w:r>
      <w:r>
        <w:t xml:space="preserve"> OrcaFlex and the user routines in ServoDyn or ElastoDyn may end the simulation abruptly when encountering errors. When this happens, FAST cannot write a binary file.</w:t>
      </w:r>
    </w:p>
  </w:footnote>
  <w:footnote w:id="8">
    <w:p w14:paraId="280B28B0" w14:textId="763EAF6F" w:rsidR="00272731" w:rsidRDefault="00272731">
      <w:pPr>
        <w:pStyle w:val="FootnoteText"/>
      </w:pPr>
      <w:bookmarkStart w:id="74" w:name="BasicMeshNote"/>
      <w:r>
        <w:rPr>
          <w:rStyle w:val="FootnoteReference"/>
        </w:rPr>
        <w:footnoteRef/>
      </w:r>
      <w:bookmarkEnd w:id="74"/>
      <w:r>
        <w:t xml:space="preserve"> Only one of the three blade meshes will be output when </w:t>
      </w:r>
      <w:r>
        <w:rPr>
          <w:b/>
        </w:rPr>
        <w:t xml:space="preserve">VTK_type </w:t>
      </w:r>
      <w:r>
        <w:t xml:space="preserve">is 1 or 2. If AeroDyn v15 is used, </w:t>
      </w:r>
      <w:r w:rsidRPr="000F5694">
        <w:t>AD_Blade</w:t>
      </w:r>
      <w:r>
        <w:t xml:space="preserve"> will be output. Otherwise if BeamDyn is used, </w:t>
      </w:r>
      <w:r w:rsidRPr="000F5694">
        <w:t>BD_BldMotion</w:t>
      </w:r>
      <w:r>
        <w:t xml:space="preserve"> will be output. If neither AeroDyn v15 nor BeamDyn are used, the ElastoDyn mesh, </w:t>
      </w:r>
      <w:r w:rsidRPr="000F5694">
        <w:t>ED_BladeLn2Mesh_motion</w:t>
      </w:r>
      <w:r>
        <w:t>, will be output.</w:t>
      </w:r>
    </w:p>
  </w:footnote>
  <w:footnote w:id="9">
    <w:p w14:paraId="5075BA97" w14:textId="5DDD19BA" w:rsidR="00272731" w:rsidRDefault="00272731" w:rsidP="00FD3247">
      <w:pPr>
        <w:pStyle w:val="FootnoteText"/>
      </w:pPr>
      <w:r>
        <w:rPr>
          <w:rStyle w:val="FootnoteReference"/>
        </w:rPr>
        <w:footnoteRef/>
      </w:r>
      <w:r>
        <w:t xml:space="preserve"> Input meshes that contain motions always include translational displacement, translational velocity, and translational acceleration fields (they are added automatically in the mesh module). This field is part of the input mesh structure, but the module did not request this field and this field is not used by the module.</w:t>
      </w:r>
    </w:p>
  </w:footnote>
  <w:footnote w:id="10">
    <w:p w14:paraId="14BEB9B6" w14:textId="1015FDB2" w:rsidR="00272731" w:rsidRDefault="00272731">
      <w:pPr>
        <w:pStyle w:val="FootnoteText"/>
      </w:pPr>
      <w:r>
        <w:rPr>
          <w:rStyle w:val="FootnoteReference"/>
        </w:rPr>
        <w:footnoteRef/>
      </w:r>
      <w:r>
        <w:t xml:space="preserve"> For fixed-bottom offshore systems, HD_AllHdroOrigin is not output.</w:t>
      </w:r>
    </w:p>
  </w:footnote>
  <w:footnote w:id="11">
    <w:p w14:paraId="3117E951" w14:textId="2FD4971C" w:rsidR="00272731" w:rsidRDefault="00272731" w:rsidP="00B81F0F">
      <w:pPr>
        <w:pStyle w:val="FootnoteText"/>
      </w:pPr>
      <w:r>
        <w:rPr>
          <w:rStyle w:val="FootnoteReference"/>
        </w:rPr>
        <w:footnoteRef/>
      </w:r>
      <w:r>
        <w:t xml:space="preserve"> For floating offshore systems, HD_Mesh is not output and the HD_MorisonLumped and HD_MorisonDistrib meshes never include fields.</w:t>
      </w:r>
    </w:p>
  </w:footnote>
  <w:footnote w:id="12">
    <w:p w14:paraId="12804111" w14:textId="4098017E" w:rsidR="00272731" w:rsidRDefault="00272731" w:rsidP="00A45E41">
      <w:pPr>
        <w:pStyle w:val="FootnoteText"/>
      </w:pPr>
      <w:r>
        <w:rPr>
          <w:rStyle w:val="FootnoteReference"/>
        </w:rPr>
        <w:footnoteRef/>
      </w:r>
      <w:r>
        <w:t xml:space="preserve"> </w:t>
      </w:r>
      <w:r w:rsidRPr="00A45E41">
        <w:t>With the current release, it is not yet possible to visualize the mooring lines.</w:t>
      </w:r>
    </w:p>
  </w:footnote>
  <w:footnote w:id="13">
    <w:p w14:paraId="2164B574" w14:textId="77777777" w:rsidR="00272731" w:rsidRDefault="00272731">
      <w:pPr>
        <w:pStyle w:val="FootnoteText"/>
      </w:pPr>
      <w:r>
        <w:rPr>
          <w:rStyle w:val="FootnoteReference"/>
        </w:rPr>
        <w:footnoteRef/>
      </w:r>
      <w:r>
        <w:t xml:space="preserve"> Note that the LabVIEW interface for FAST v8 has not yet been developed.</w:t>
      </w:r>
    </w:p>
  </w:footnote>
  <w:footnote w:id="14">
    <w:p w14:paraId="5B21839F" w14:textId="2F62B0B8" w:rsidR="00272731" w:rsidRDefault="00272731" w:rsidP="00204924">
      <w:pPr>
        <w:pStyle w:val="FootnoteText"/>
      </w:pPr>
      <w:r>
        <w:rPr>
          <w:rStyle w:val="FootnoteReference"/>
        </w:rPr>
        <w:footnoteRef/>
      </w:r>
      <w:r>
        <w:t xml:space="preserve"> If you are using a 2015 or later version of Intel Fortran, the executable may be generated in the &lt;FAST8&gt;/Compiling/VisualStudio folder instead, due to differences in Visual Studio integrations.</w:t>
      </w:r>
    </w:p>
  </w:footnote>
  <w:footnote w:id="15">
    <w:p w14:paraId="39D6B433" w14:textId="2E5FA20A" w:rsidR="00272731" w:rsidRDefault="00272731">
      <w:pPr>
        <w:pStyle w:val="FootnoteText"/>
      </w:pPr>
      <w:r>
        <w:rPr>
          <w:rStyle w:val="FootnoteReference"/>
        </w:rPr>
        <w:footnoteRef/>
      </w:r>
      <w:r>
        <w:t xml:space="preserve"> For flexibility reasons (i.e., so that </w:t>
      </w:r>
      <w:r w:rsidRPr="00846423">
        <w:t>FAST_SFunc.c</w:t>
      </w:r>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r w:rsidRPr="001A703C">
        <w:rPr>
          <w:b/>
        </w:rPr>
        <w:t>NumAdditionalInputs</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15:restartNumberingAfterBreak="0">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E43187"/>
    <w:multiLevelType w:val="multilevel"/>
    <w:tmpl w:val="0409001D"/>
    <w:numStyleLink w:val="oldlist"/>
  </w:abstractNum>
  <w:abstractNum w:abstractNumId="19" w15:restartNumberingAfterBreak="0">
    <w:nsid w:val="5499446C"/>
    <w:multiLevelType w:val="hybridMultilevel"/>
    <w:tmpl w:val="670C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3"/>
  </w:num>
  <w:num w:numId="7">
    <w:abstractNumId w:val="17"/>
  </w:num>
  <w:num w:numId="8">
    <w:abstractNumId w:val="29"/>
  </w:num>
  <w:num w:numId="9">
    <w:abstractNumId w:val="22"/>
  </w:num>
  <w:num w:numId="10">
    <w:abstractNumId w:val="13"/>
  </w:num>
  <w:num w:numId="11">
    <w:abstractNumId w:val="4"/>
  </w:num>
  <w:num w:numId="12">
    <w:abstractNumId w:val="26"/>
  </w:num>
  <w:num w:numId="13">
    <w:abstractNumId w:val="27"/>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5"/>
  </w:num>
  <w:num w:numId="21">
    <w:abstractNumId w:val="7"/>
  </w:num>
  <w:num w:numId="22">
    <w:abstractNumId w:val="10"/>
  </w:num>
  <w:num w:numId="23">
    <w:abstractNumId w:val="0"/>
  </w:num>
  <w:num w:numId="24">
    <w:abstractNumId w:val="21"/>
  </w:num>
  <w:num w:numId="25">
    <w:abstractNumId w:val="20"/>
  </w:num>
  <w:num w:numId="26">
    <w:abstractNumId w:val="24"/>
  </w:num>
  <w:num w:numId="27">
    <w:abstractNumId w:val="28"/>
  </w:num>
  <w:num w:numId="28">
    <w:abstractNumId w:val="12"/>
  </w:num>
  <w:num w:numId="29">
    <w:abstractNumId w:val="3"/>
  </w:num>
  <w:num w:numId="30">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onnie Jonkman">
    <w15:presenceInfo w15:providerId="None" w15:userId="Bonnie Jonk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004A1"/>
    <w:rsid w:val="000078A0"/>
    <w:rsid w:val="000078AB"/>
    <w:rsid w:val="000078C2"/>
    <w:rsid w:val="0001471D"/>
    <w:rsid w:val="000151C3"/>
    <w:rsid w:val="00017CF5"/>
    <w:rsid w:val="0002006B"/>
    <w:rsid w:val="00020E5F"/>
    <w:rsid w:val="000210A1"/>
    <w:rsid w:val="00021903"/>
    <w:rsid w:val="00022BE0"/>
    <w:rsid w:val="00024A69"/>
    <w:rsid w:val="00025CA6"/>
    <w:rsid w:val="00026604"/>
    <w:rsid w:val="00026AC2"/>
    <w:rsid w:val="00030E30"/>
    <w:rsid w:val="00031503"/>
    <w:rsid w:val="0003288E"/>
    <w:rsid w:val="000341D0"/>
    <w:rsid w:val="00034E12"/>
    <w:rsid w:val="00035EC8"/>
    <w:rsid w:val="00036B0F"/>
    <w:rsid w:val="0004326B"/>
    <w:rsid w:val="00044FBC"/>
    <w:rsid w:val="00047E90"/>
    <w:rsid w:val="00050F5C"/>
    <w:rsid w:val="00051221"/>
    <w:rsid w:val="00053AB0"/>
    <w:rsid w:val="0006011A"/>
    <w:rsid w:val="00061235"/>
    <w:rsid w:val="00062F6C"/>
    <w:rsid w:val="00063365"/>
    <w:rsid w:val="00063E86"/>
    <w:rsid w:val="00066DFD"/>
    <w:rsid w:val="00066FEC"/>
    <w:rsid w:val="00071BEF"/>
    <w:rsid w:val="00072DCD"/>
    <w:rsid w:val="000767BA"/>
    <w:rsid w:val="000770F8"/>
    <w:rsid w:val="00081318"/>
    <w:rsid w:val="00082331"/>
    <w:rsid w:val="00083F7F"/>
    <w:rsid w:val="00084E6D"/>
    <w:rsid w:val="000869ED"/>
    <w:rsid w:val="00086C75"/>
    <w:rsid w:val="00095694"/>
    <w:rsid w:val="000958F6"/>
    <w:rsid w:val="000973B8"/>
    <w:rsid w:val="00097B54"/>
    <w:rsid w:val="000A3504"/>
    <w:rsid w:val="000A3ABA"/>
    <w:rsid w:val="000A6F08"/>
    <w:rsid w:val="000A7AE6"/>
    <w:rsid w:val="000B1BE3"/>
    <w:rsid w:val="000B268A"/>
    <w:rsid w:val="000B5913"/>
    <w:rsid w:val="000B645A"/>
    <w:rsid w:val="000B6622"/>
    <w:rsid w:val="000B7FD7"/>
    <w:rsid w:val="000C05E6"/>
    <w:rsid w:val="000C1E34"/>
    <w:rsid w:val="000C2DF7"/>
    <w:rsid w:val="000C3CD0"/>
    <w:rsid w:val="000C417D"/>
    <w:rsid w:val="000C565A"/>
    <w:rsid w:val="000C5DD7"/>
    <w:rsid w:val="000D16ED"/>
    <w:rsid w:val="000D2280"/>
    <w:rsid w:val="000D24F9"/>
    <w:rsid w:val="000D2E97"/>
    <w:rsid w:val="000D373D"/>
    <w:rsid w:val="000D3D26"/>
    <w:rsid w:val="000D4770"/>
    <w:rsid w:val="000D5781"/>
    <w:rsid w:val="000D66E4"/>
    <w:rsid w:val="000D67F1"/>
    <w:rsid w:val="000D703D"/>
    <w:rsid w:val="000E16D7"/>
    <w:rsid w:val="000E1845"/>
    <w:rsid w:val="000E1CA2"/>
    <w:rsid w:val="000E1D2E"/>
    <w:rsid w:val="000E1F6F"/>
    <w:rsid w:val="000E260E"/>
    <w:rsid w:val="000E3B15"/>
    <w:rsid w:val="000E44A1"/>
    <w:rsid w:val="000E4597"/>
    <w:rsid w:val="000E55B7"/>
    <w:rsid w:val="000F122F"/>
    <w:rsid w:val="000F21F1"/>
    <w:rsid w:val="000F2CA9"/>
    <w:rsid w:val="000F3583"/>
    <w:rsid w:val="000F360F"/>
    <w:rsid w:val="000F4685"/>
    <w:rsid w:val="00100AB0"/>
    <w:rsid w:val="001017C7"/>
    <w:rsid w:val="0010264A"/>
    <w:rsid w:val="0010612B"/>
    <w:rsid w:val="0010636D"/>
    <w:rsid w:val="00111BE7"/>
    <w:rsid w:val="00112547"/>
    <w:rsid w:val="00112CFA"/>
    <w:rsid w:val="00113FF0"/>
    <w:rsid w:val="001143AF"/>
    <w:rsid w:val="001165AB"/>
    <w:rsid w:val="00123745"/>
    <w:rsid w:val="001252CC"/>
    <w:rsid w:val="001275A7"/>
    <w:rsid w:val="00130962"/>
    <w:rsid w:val="001336DD"/>
    <w:rsid w:val="001351BE"/>
    <w:rsid w:val="001421BE"/>
    <w:rsid w:val="00143736"/>
    <w:rsid w:val="001439A5"/>
    <w:rsid w:val="00143EBA"/>
    <w:rsid w:val="00146326"/>
    <w:rsid w:val="0014681B"/>
    <w:rsid w:val="00146D64"/>
    <w:rsid w:val="001479F4"/>
    <w:rsid w:val="0015373F"/>
    <w:rsid w:val="001545C0"/>
    <w:rsid w:val="00160D02"/>
    <w:rsid w:val="0016100B"/>
    <w:rsid w:val="00161D20"/>
    <w:rsid w:val="00162A8E"/>
    <w:rsid w:val="00164A53"/>
    <w:rsid w:val="0016770E"/>
    <w:rsid w:val="0017399E"/>
    <w:rsid w:val="00174580"/>
    <w:rsid w:val="00174830"/>
    <w:rsid w:val="00174F3D"/>
    <w:rsid w:val="0017590F"/>
    <w:rsid w:val="00176209"/>
    <w:rsid w:val="00176884"/>
    <w:rsid w:val="00176F14"/>
    <w:rsid w:val="00177DF2"/>
    <w:rsid w:val="00182565"/>
    <w:rsid w:val="00183041"/>
    <w:rsid w:val="001847A2"/>
    <w:rsid w:val="0018499D"/>
    <w:rsid w:val="00185772"/>
    <w:rsid w:val="00185DA8"/>
    <w:rsid w:val="0018640E"/>
    <w:rsid w:val="0018732B"/>
    <w:rsid w:val="001927E5"/>
    <w:rsid w:val="00195D86"/>
    <w:rsid w:val="001A0C92"/>
    <w:rsid w:val="001A4795"/>
    <w:rsid w:val="001A4C06"/>
    <w:rsid w:val="001A5D50"/>
    <w:rsid w:val="001A7232"/>
    <w:rsid w:val="001A778F"/>
    <w:rsid w:val="001A7CC7"/>
    <w:rsid w:val="001B1E94"/>
    <w:rsid w:val="001B2586"/>
    <w:rsid w:val="001B3FFF"/>
    <w:rsid w:val="001B7F07"/>
    <w:rsid w:val="001C051D"/>
    <w:rsid w:val="001C3EEE"/>
    <w:rsid w:val="001C3FE2"/>
    <w:rsid w:val="001C4FB6"/>
    <w:rsid w:val="001C5503"/>
    <w:rsid w:val="001D0806"/>
    <w:rsid w:val="001D37F6"/>
    <w:rsid w:val="001D3CFF"/>
    <w:rsid w:val="001D3D6D"/>
    <w:rsid w:val="001D5646"/>
    <w:rsid w:val="001E2045"/>
    <w:rsid w:val="001E3A9A"/>
    <w:rsid w:val="001E429B"/>
    <w:rsid w:val="001E4B29"/>
    <w:rsid w:val="001E6823"/>
    <w:rsid w:val="001E7FA3"/>
    <w:rsid w:val="001F200C"/>
    <w:rsid w:val="001F3997"/>
    <w:rsid w:val="001F54C9"/>
    <w:rsid w:val="001F7594"/>
    <w:rsid w:val="00201B27"/>
    <w:rsid w:val="00201C65"/>
    <w:rsid w:val="00202E55"/>
    <w:rsid w:val="002034C6"/>
    <w:rsid w:val="00203B81"/>
    <w:rsid w:val="0020438F"/>
    <w:rsid w:val="00204924"/>
    <w:rsid w:val="00205561"/>
    <w:rsid w:val="0020594D"/>
    <w:rsid w:val="00205D3F"/>
    <w:rsid w:val="00207908"/>
    <w:rsid w:val="002105D5"/>
    <w:rsid w:val="0021067C"/>
    <w:rsid w:val="00211146"/>
    <w:rsid w:val="002119FB"/>
    <w:rsid w:val="0021214D"/>
    <w:rsid w:val="00213F2F"/>
    <w:rsid w:val="00214A47"/>
    <w:rsid w:val="00215E39"/>
    <w:rsid w:val="0021627B"/>
    <w:rsid w:val="00216308"/>
    <w:rsid w:val="002163CE"/>
    <w:rsid w:val="00217CBB"/>
    <w:rsid w:val="002204BD"/>
    <w:rsid w:val="00220BBA"/>
    <w:rsid w:val="002213CC"/>
    <w:rsid w:val="00222668"/>
    <w:rsid w:val="002247E9"/>
    <w:rsid w:val="00226285"/>
    <w:rsid w:val="0023054B"/>
    <w:rsid w:val="00230D6B"/>
    <w:rsid w:val="00230DFF"/>
    <w:rsid w:val="002351D0"/>
    <w:rsid w:val="002370F0"/>
    <w:rsid w:val="00237F88"/>
    <w:rsid w:val="00241375"/>
    <w:rsid w:val="00241AB7"/>
    <w:rsid w:val="00243C5B"/>
    <w:rsid w:val="00243E4F"/>
    <w:rsid w:val="00244B64"/>
    <w:rsid w:val="00245BA1"/>
    <w:rsid w:val="00246AC2"/>
    <w:rsid w:val="00246C52"/>
    <w:rsid w:val="0025096E"/>
    <w:rsid w:val="00253827"/>
    <w:rsid w:val="00253BA9"/>
    <w:rsid w:val="00254569"/>
    <w:rsid w:val="00254699"/>
    <w:rsid w:val="0025602C"/>
    <w:rsid w:val="00256CFF"/>
    <w:rsid w:val="00263179"/>
    <w:rsid w:val="00266CDC"/>
    <w:rsid w:val="00267231"/>
    <w:rsid w:val="0026798D"/>
    <w:rsid w:val="00272731"/>
    <w:rsid w:val="0027277B"/>
    <w:rsid w:val="0027571D"/>
    <w:rsid w:val="00276C5F"/>
    <w:rsid w:val="002770E9"/>
    <w:rsid w:val="0027790F"/>
    <w:rsid w:val="00277AD8"/>
    <w:rsid w:val="00280B19"/>
    <w:rsid w:val="002827E8"/>
    <w:rsid w:val="00290622"/>
    <w:rsid w:val="00294041"/>
    <w:rsid w:val="00295D8A"/>
    <w:rsid w:val="00296063"/>
    <w:rsid w:val="002A2363"/>
    <w:rsid w:val="002A313C"/>
    <w:rsid w:val="002A47ED"/>
    <w:rsid w:val="002A4917"/>
    <w:rsid w:val="002A6D2A"/>
    <w:rsid w:val="002A6E11"/>
    <w:rsid w:val="002A731F"/>
    <w:rsid w:val="002B0A51"/>
    <w:rsid w:val="002B2441"/>
    <w:rsid w:val="002B2A60"/>
    <w:rsid w:val="002B6AD2"/>
    <w:rsid w:val="002C073A"/>
    <w:rsid w:val="002C16F5"/>
    <w:rsid w:val="002C1FAC"/>
    <w:rsid w:val="002C4CCD"/>
    <w:rsid w:val="002C4FC6"/>
    <w:rsid w:val="002C779E"/>
    <w:rsid w:val="002D091E"/>
    <w:rsid w:val="002D794B"/>
    <w:rsid w:val="002E4801"/>
    <w:rsid w:val="002E48BD"/>
    <w:rsid w:val="002E5163"/>
    <w:rsid w:val="002E52E3"/>
    <w:rsid w:val="002F1E94"/>
    <w:rsid w:val="002F78FC"/>
    <w:rsid w:val="003002E5"/>
    <w:rsid w:val="00302A9F"/>
    <w:rsid w:val="00304440"/>
    <w:rsid w:val="00310129"/>
    <w:rsid w:val="0031195E"/>
    <w:rsid w:val="00311DC5"/>
    <w:rsid w:val="003143E2"/>
    <w:rsid w:val="00316C58"/>
    <w:rsid w:val="003176BD"/>
    <w:rsid w:val="00317AA0"/>
    <w:rsid w:val="00320354"/>
    <w:rsid w:val="0032059E"/>
    <w:rsid w:val="00322393"/>
    <w:rsid w:val="00324B4D"/>
    <w:rsid w:val="00324BB2"/>
    <w:rsid w:val="00325AC4"/>
    <w:rsid w:val="00325C4A"/>
    <w:rsid w:val="0033090B"/>
    <w:rsid w:val="003311C5"/>
    <w:rsid w:val="003318C8"/>
    <w:rsid w:val="003318D6"/>
    <w:rsid w:val="003348C5"/>
    <w:rsid w:val="003415E8"/>
    <w:rsid w:val="00341E2A"/>
    <w:rsid w:val="00351DEB"/>
    <w:rsid w:val="00352D3A"/>
    <w:rsid w:val="003544F5"/>
    <w:rsid w:val="00357156"/>
    <w:rsid w:val="0036575C"/>
    <w:rsid w:val="0037082F"/>
    <w:rsid w:val="00370855"/>
    <w:rsid w:val="00374137"/>
    <w:rsid w:val="00375813"/>
    <w:rsid w:val="00375A11"/>
    <w:rsid w:val="00375E3D"/>
    <w:rsid w:val="00376EFF"/>
    <w:rsid w:val="0037777E"/>
    <w:rsid w:val="00382F86"/>
    <w:rsid w:val="00391ACA"/>
    <w:rsid w:val="0039422C"/>
    <w:rsid w:val="00394AAA"/>
    <w:rsid w:val="003951E8"/>
    <w:rsid w:val="003A2ABC"/>
    <w:rsid w:val="003A36AE"/>
    <w:rsid w:val="003A459F"/>
    <w:rsid w:val="003B0AA0"/>
    <w:rsid w:val="003B1214"/>
    <w:rsid w:val="003B4347"/>
    <w:rsid w:val="003B713D"/>
    <w:rsid w:val="003C01A0"/>
    <w:rsid w:val="003C03A3"/>
    <w:rsid w:val="003C2940"/>
    <w:rsid w:val="003C4A45"/>
    <w:rsid w:val="003C78C1"/>
    <w:rsid w:val="003D1F1C"/>
    <w:rsid w:val="003D203B"/>
    <w:rsid w:val="003D268B"/>
    <w:rsid w:val="003D2BC4"/>
    <w:rsid w:val="003D2D8D"/>
    <w:rsid w:val="003D4251"/>
    <w:rsid w:val="003D4964"/>
    <w:rsid w:val="003D5EA3"/>
    <w:rsid w:val="003D7F3C"/>
    <w:rsid w:val="003E6799"/>
    <w:rsid w:val="003F0FFD"/>
    <w:rsid w:val="003F11AE"/>
    <w:rsid w:val="003F2E3C"/>
    <w:rsid w:val="003F3E95"/>
    <w:rsid w:val="003F591E"/>
    <w:rsid w:val="003F6633"/>
    <w:rsid w:val="003F712E"/>
    <w:rsid w:val="00402646"/>
    <w:rsid w:val="00405814"/>
    <w:rsid w:val="00405A94"/>
    <w:rsid w:val="00406345"/>
    <w:rsid w:val="004066D9"/>
    <w:rsid w:val="00406E21"/>
    <w:rsid w:val="004106F7"/>
    <w:rsid w:val="00411A22"/>
    <w:rsid w:val="00411B3A"/>
    <w:rsid w:val="0041287D"/>
    <w:rsid w:val="00413886"/>
    <w:rsid w:val="00413D42"/>
    <w:rsid w:val="004169A6"/>
    <w:rsid w:val="00420A63"/>
    <w:rsid w:val="00420EB6"/>
    <w:rsid w:val="004212D7"/>
    <w:rsid w:val="00423985"/>
    <w:rsid w:val="00424574"/>
    <w:rsid w:val="0042493B"/>
    <w:rsid w:val="00425D37"/>
    <w:rsid w:val="00426882"/>
    <w:rsid w:val="00431649"/>
    <w:rsid w:val="004328DD"/>
    <w:rsid w:val="00433203"/>
    <w:rsid w:val="00434C6D"/>
    <w:rsid w:val="00435832"/>
    <w:rsid w:val="0043598A"/>
    <w:rsid w:val="004366AB"/>
    <w:rsid w:val="00436993"/>
    <w:rsid w:val="00437347"/>
    <w:rsid w:val="00441220"/>
    <w:rsid w:val="004418D6"/>
    <w:rsid w:val="0044241D"/>
    <w:rsid w:val="00444DAD"/>
    <w:rsid w:val="00445F52"/>
    <w:rsid w:val="0044720D"/>
    <w:rsid w:val="0044746F"/>
    <w:rsid w:val="004502F5"/>
    <w:rsid w:val="00450382"/>
    <w:rsid w:val="00451190"/>
    <w:rsid w:val="00452E60"/>
    <w:rsid w:val="00453112"/>
    <w:rsid w:val="00453867"/>
    <w:rsid w:val="00460C71"/>
    <w:rsid w:val="00461825"/>
    <w:rsid w:val="00461B5D"/>
    <w:rsid w:val="00462FFD"/>
    <w:rsid w:val="004636A2"/>
    <w:rsid w:val="00465EDF"/>
    <w:rsid w:val="00466DA1"/>
    <w:rsid w:val="00470DE9"/>
    <w:rsid w:val="0047266F"/>
    <w:rsid w:val="00473920"/>
    <w:rsid w:val="00475F37"/>
    <w:rsid w:val="0048120A"/>
    <w:rsid w:val="0048246B"/>
    <w:rsid w:val="004841BE"/>
    <w:rsid w:val="00485B0E"/>
    <w:rsid w:val="00485E21"/>
    <w:rsid w:val="00487004"/>
    <w:rsid w:val="00487BBF"/>
    <w:rsid w:val="004904BF"/>
    <w:rsid w:val="0049139C"/>
    <w:rsid w:val="00491464"/>
    <w:rsid w:val="00491B45"/>
    <w:rsid w:val="004928F5"/>
    <w:rsid w:val="00493693"/>
    <w:rsid w:val="00493992"/>
    <w:rsid w:val="00494C80"/>
    <w:rsid w:val="00496F27"/>
    <w:rsid w:val="004975BD"/>
    <w:rsid w:val="004A0A8F"/>
    <w:rsid w:val="004A0C4B"/>
    <w:rsid w:val="004A0F59"/>
    <w:rsid w:val="004A39F6"/>
    <w:rsid w:val="004A5415"/>
    <w:rsid w:val="004A5CB8"/>
    <w:rsid w:val="004B07F4"/>
    <w:rsid w:val="004B0DB9"/>
    <w:rsid w:val="004B55FE"/>
    <w:rsid w:val="004C2327"/>
    <w:rsid w:val="004C4A8A"/>
    <w:rsid w:val="004C52F5"/>
    <w:rsid w:val="004C66D0"/>
    <w:rsid w:val="004C6A31"/>
    <w:rsid w:val="004C70AA"/>
    <w:rsid w:val="004C70C9"/>
    <w:rsid w:val="004D1388"/>
    <w:rsid w:val="004D277E"/>
    <w:rsid w:val="004D4796"/>
    <w:rsid w:val="004D64B4"/>
    <w:rsid w:val="004D65DE"/>
    <w:rsid w:val="004D7F94"/>
    <w:rsid w:val="004E202C"/>
    <w:rsid w:val="004E25C1"/>
    <w:rsid w:val="004E2B9E"/>
    <w:rsid w:val="004E65C1"/>
    <w:rsid w:val="004E68EA"/>
    <w:rsid w:val="004F109B"/>
    <w:rsid w:val="004F4788"/>
    <w:rsid w:val="004F4871"/>
    <w:rsid w:val="004F6EDE"/>
    <w:rsid w:val="004F71C3"/>
    <w:rsid w:val="004F77E5"/>
    <w:rsid w:val="00503806"/>
    <w:rsid w:val="00506F73"/>
    <w:rsid w:val="005070C1"/>
    <w:rsid w:val="00507F7F"/>
    <w:rsid w:val="00510B11"/>
    <w:rsid w:val="00510D20"/>
    <w:rsid w:val="0051119D"/>
    <w:rsid w:val="00523E1B"/>
    <w:rsid w:val="005248A0"/>
    <w:rsid w:val="00526596"/>
    <w:rsid w:val="00532B6F"/>
    <w:rsid w:val="005408C3"/>
    <w:rsid w:val="00540E39"/>
    <w:rsid w:val="005416DF"/>
    <w:rsid w:val="00543B79"/>
    <w:rsid w:val="005509D5"/>
    <w:rsid w:val="0055193F"/>
    <w:rsid w:val="005556B1"/>
    <w:rsid w:val="005602EF"/>
    <w:rsid w:val="00561535"/>
    <w:rsid w:val="00561BB9"/>
    <w:rsid w:val="005658F8"/>
    <w:rsid w:val="005672B6"/>
    <w:rsid w:val="00572C86"/>
    <w:rsid w:val="005752A7"/>
    <w:rsid w:val="00575C17"/>
    <w:rsid w:val="00576D9C"/>
    <w:rsid w:val="00583013"/>
    <w:rsid w:val="00583754"/>
    <w:rsid w:val="00583AAD"/>
    <w:rsid w:val="005847A9"/>
    <w:rsid w:val="0058480C"/>
    <w:rsid w:val="00584A8A"/>
    <w:rsid w:val="005850B4"/>
    <w:rsid w:val="005914E1"/>
    <w:rsid w:val="0059296F"/>
    <w:rsid w:val="00593A7B"/>
    <w:rsid w:val="00593BC1"/>
    <w:rsid w:val="005960BC"/>
    <w:rsid w:val="00596C1F"/>
    <w:rsid w:val="00596E01"/>
    <w:rsid w:val="00597FB7"/>
    <w:rsid w:val="005A19B8"/>
    <w:rsid w:val="005A2B54"/>
    <w:rsid w:val="005A3AA5"/>
    <w:rsid w:val="005A3F42"/>
    <w:rsid w:val="005B0E6E"/>
    <w:rsid w:val="005B138F"/>
    <w:rsid w:val="005B3078"/>
    <w:rsid w:val="005B33D7"/>
    <w:rsid w:val="005B3D51"/>
    <w:rsid w:val="005B5316"/>
    <w:rsid w:val="005B630C"/>
    <w:rsid w:val="005B6929"/>
    <w:rsid w:val="005B7522"/>
    <w:rsid w:val="005B7A56"/>
    <w:rsid w:val="005C01C1"/>
    <w:rsid w:val="005C51E0"/>
    <w:rsid w:val="005C5A0C"/>
    <w:rsid w:val="005C697F"/>
    <w:rsid w:val="005C6F8A"/>
    <w:rsid w:val="005D2AF6"/>
    <w:rsid w:val="005D3EE2"/>
    <w:rsid w:val="005D78D8"/>
    <w:rsid w:val="005D7EC4"/>
    <w:rsid w:val="005E3AC4"/>
    <w:rsid w:val="005F0B16"/>
    <w:rsid w:val="005F1369"/>
    <w:rsid w:val="005F3CDB"/>
    <w:rsid w:val="005F57F4"/>
    <w:rsid w:val="005F5DCE"/>
    <w:rsid w:val="005F6FFB"/>
    <w:rsid w:val="00603778"/>
    <w:rsid w:val="00604402"/>
    <w:rsid w:val="00604B86"/>
    <w:rsid w:val="0061050C"/>
    <w:rsid w:val="00610AF8"/>
    <w:rsid w:val="00612D82"/>
    <w:rsid w:val="00613374"/>
    <w:rsid w:val="0061511F"/>
    <w:rsid w:val="0061674A"/>
    <w:rsid w:val="00616C1F"/>
    <w:rsid w:val="00617A56"/>
    <w:rsid w:val="006228F7"/>
    <w:rsid w:val="006252E0"/>
    <w:rsid w:val="00626DDD"/>
    <w:rsid w:val="006350BB"/>
    <w:rsid w:val="00636149"/>
    <w:rsid w:val="00636465"/>
    <w:rsid w:val="00637831"/>
    <w:rsid w:val="00640D9F"/>
    <w:rsid w:val="00646C14"/>
    <w:rsid w:val="0064763A"/>
    <w:rsid w:val="0065210D"/>
    <w:rsid w:val="00653C1F"/>
    <w:rsid w:val="00653EB0"/>
    <w:rsid w:val="00654643"/>
    <w:rsid w:val="006552FB"/>
    <w:rsid w:val="006556EC"/>
    <w:rsid w:val="006577A0"/>
    <w:rsid w:val="006663B2"/>
    <w:rsid w:val="00666F14"/>
    <w:rsid w:val="006676A5"/>
    <w:rsid w:val="00667BBD"/>
    <w:rsid w:val="00670803"/>
    <w:rsid w:val="006729B2"/>
    <w:rsid w:val="00673035"/>
    <w:rsid w:val="006843D7"/>
    <w:rsid w:val="0068491E"/>
    <w:rsid w:val="00685372"/>
    <w:rsid w:val="00686170"/>
    <w:rsid w:val="00686845"/>
    <w:rsid w:val="006868CC"/>
    <w:rsid w:val="00690150"/>
    <w:rsid w:val="006945E9"/>
    <w:rsid w:val="00694E0D"/>
    <w:rsid w:val="00695543"/>
    <w:rsid w:val="00695C19"/>
    <w:rsid w:val="006A280F"/>
    <w:rsid w:val="006A3CFE"/>
    <w:rsid w:val="006A4CEA"/>
    <w:rsid w:val="006A62EC"/>
    <w:rsid w:val="006A694B"/>
    <w:rsid w:val="006B028F"/>
    <w:rsid w:val="006B0B07"/>
    <w:rsid w:val="006B1163"/>
    <w:rsid w:val="006B6E02"/>
    <w:rsid w:val="006C0651"/>
    <w:rsid w:val="006C131B"/>
    <w:rsid w:val="006C3228"/>
    <w:rsid w:val="006C6842"/>
    <w:rsid w:val="006D04B5"/>
    <w:rsid w:val="006D130B"/>
    <w:rsid w:val="006D1721"/>
    <w:rsid w:val="006D262D"/>
    <w:rsid w:val="006D3E20"/>
    <w:rsid w:val="006D453B"/>
    <w:rsid w:val="006D62BD"/>
    <w:rsid w:val="006D7B34"/>
    <w:rsid w:val="006E23B7"/>
    <w:rsid w:val="006E32A3"/>
    <w:rsid w:val="006E3D24"/>
    <w:rsid w:val="006E3E44"/>
    <w:rsid w:val="006E56E7"/>
    <w:rsid w:val="006F1EA0"/>
    <w:rsid w:val="006F2B30"/>
    <w:rsid w:val="006F3B17"/>
    <w:rsid w:val="006F4EDC"/>
    <w:rsid w:val="006F68B9"/>
    <w:rsid w:val="007016AA"/>
    <w:rsid w:val="00702138"/>
    <w:rsid w:val="00703CA6"/>
    <w:rsid w:val="0070478E"/>
    <w:rsid w:val="00704D7B"/>
    <w:rsid w:val="00707214"/>
    <w:rsid w:val="00707227"/>
    <w:rsid w:val="007101D0"/>
    <w:rsid w:val="00710BF4"/>
    <w:rsid w:val="007120CA"/>
    <w:rsid w:val="00713A12"/>
    <w:rsid w:val="00715AAA"/>
    <w:rsid w:val="007163E7"/>
    <w:rsid w:val="00717098"/>
    <w:rsid w:val="00717587"/>
    <w:rsid w:val="007231E1"/>
    <w:rsid w:val="007255E7"/>
    <w:rsid w:val="00725D64"/>
    <w:rsid w:val="00725E3F"/>
    <w:rsid w:val="007260CD"/>
    <w:rsid w:val="00726CF0"/>
    <w:rsid w:val="007303CC"/>
    <w:rsid w:val="00730F88"/>
    <w:rsid w:val="00733232"/>
    <w:rsid w:val="007332CA"/>
    <w:rsid w:val="007354EA"/>
    <w:rsid w:val="00740D17"/>
    <w:rsid w:val="00741D30"/>
    <w:rsid w:val="00743E68"/>
    <w:rsid w:val="007441EB"/>
    <w:rsid w:val="00744482"/>
    <w:rsid w:val="00746BE1"/>
    <w:rsid w:val="00751FAE"/>
    <w:rsid w:val="00752A0E"/>
    <w:rsid w:val="00753714"/>
    <w:rsid w:val="00753AB4"/>
    <w:rsid w:val="00754E0F"/>
    <w:rsid w:val="007567BB"/>
    <w:rsid w:val="007569F6"/>
    <w:rsid w:val="00760BA2"/>
    <w:rsid w:val="00765337"/>
    <w:rsid w:val="00767623"/>
    <w:rsid w:val="00770256"/>
    <w:rsid w:val="007704A8"/>
    <w:rsid w:val="007720B4"/>
    <w:rsid w:val="0077211A"/>
    <w:rsid w:val="0077529C"/>
    <w:rsid w:val="00775774"/>
    <w:rsid w:val="007764BC"/>
    <w:rsid w:val="00785783"/>
    <w:rsid w:val="0078613A"/>
    <w:rsid w:val="00791179"/>
    <w:rsid w:val="00791D80"/>
    <w:rsid w:val="00792AB8"/>
    <w:rsid w:val="0079309D"/>
    <w:rsid w:val="00793430"/>
    <w:rsid w:val="00794706"/>
    <w:rsid w:val="00794BE0"/>
    <w:rsid w:val="007959A5"/>
    <w:rsid w:val="00796008"/>
    <w:rsid w:val="007A051E"/>
    <w:rsid w:val="007A2403"/>
    <w:rsid w:val="007A37F2"/>
    <w:rsid w:val="007A40D8"/>
    <w:rsid w:val="007A517E"/>
    <w:rsid w:val="007B0CF4"/>
    <w:rsid w:val="007B241F"/>
    <w:rsid w:val="007B3748"/>
    <w:rsid w:val="007B654A"/>
    <w:rsid w:val="007B7767"/>
    <w:rsid w:val="007C0572"/>
    <w:rsid w:val="007C18F1"/>
    <w:rsid w:val="007C35D4"/>
    <w:rsid w:val="007C61F5"/>
    <w:rsid w:val="007D09CB"/>
    <w:rsid w:val="007D0EDD"/>
    <w:rsid w:val="007D1304"/>
    <w:rsid w:val="007D20B2"/>
    <w:rsid w:val="007D2FC0"/>
    <w:rsid w:val="007D43FA"/>
    <w:rsid w:val="007D7E91"/>
    <w:rsid w:val="007E0629"/>
    <w:rsid w:val="007E1078"/>
    <w:rsid w:val="007E3E3B"/>
    <w:rsid w:val="007F152F"/>
    <w:rsid w:val="007F2710"/>
    <w:rsid w:val="007F3E8B"/>
    <w:rsid w:val="007F4376"/>
    <w:rsid w:val="007F46A7"/>
    <w:rsid w:val="007F502A"/>
    <w:rsid w:val="007F665B"/>
    <w:rsid w:val="00800315"/>
    <w:rsid w:val="00802342"/>
    <w:rsid w:val="00805E93"/>
    <w:rsid w:val="0080639F"/>
    <w:rsid w:val="00807114"/>
    <w:rsid w:val="0080762B"/>
    <w:rsid w:val="00810090"/>
    <w:rsid w:val="0081258F"/>
    <w:rsid w:val="00813432"/>
    <w:rsid w:val="00814DDB"/>
    <w:rsid w:val="0081712B"/>
    <w:rsid w:val="008204F5"/>
    <w:rsid w:val="0082328D"/>
    <w:rsid w:val="008233CD"/>
    <w:rsid w:val="00825D8B"/>
    <w:rsid w:val="008274A4"/>
    <w:rsid w:val="00830652"/>
    <w:rsid w:val="008307EF"/>
    <w:rsid w:val="00831468"/>
    <w:rsid w:val="00831ED9"/>
    <w:rsid w:val="00832B3D"/>
    <w:rsid w:val="008343ED"/>
    <w:rsid w:val="00834D19"/>
    <w:rsid w:val="008353BA"/>
    <w:rsid w:val="00836D96"/>
    <w:rsid w:val="0083740B"/>
    <w:rsid w:val="00837A10"/>
    <w:rsid w:val="008405BA"/>
    <w:rsid w:val="00840641"/>
    <w:rsid w:val="008429AE"/>
    <w:rsid w:val="00843770"/>
    <w:rsid w:val="00845AC5"/>
    <w:rsid w:val="008462CD"/>
    <w:rsid w:val="00846423"/>
    <w:rsid w:val="008509E5"/>
    <w:rsid w:val="00852A08"/>
    <w:rsid w:val="008546F4"/>
    <w:rsid w:val="00854E55"/>
    <w:rsid w:val="008551F9"/>
    <w:rsid w:val="00857401"/>
    <w:rsid w:val="00863C7E"/>
    <w:rsid w:val="00870681"/>
    <w:rsid w:val="008709B5"/>
    <w:rsid w:val="00870EDF"/>
    <w:rsid w:val="008731C7"/>
    <w:rsid w:val="00874BC5"/>
    <w:rsid w:val="0087574F"/>
    <w:rsid w:val="008768D5"/>
    <w:rsid w:val="00877926"/>
    <w:rsid w:val="00882C88"/>
    <w:rsid w:val="008831F1"/>
    <w:rsid w:val="008875E5"/>
    <w:rsid w:val="008908C2"/>
    <w:rsid w:val="008949F6"/>
    <w:rsid w:val="00897B58"/>
    <w:rsid w:val="008A0BA3"/>
    <w:rsid w:val="008A0C65"/>
    <w:rsid w:val="008A4064"/>
    <w:rsid w:val="008A55B7"/>
    <w:rsid w:val="008A5B4E"/>
    <w:rsid w:val="008B0119"/>
    <w:rsid w:val="008B0813"/>
    <w:rsid w:val="008B0B08"/>
    <w:rsid w:val="008B1847"/>
    <w:rsid w:val="008B1C3A"/>
    <w:rsid w:val="008B306F"/>
    <w:rsid w:val="008B5549"/>
    <w:rsid w:val="008B6A9A"/>
    <w:rsid w:val="008B7344"/>
    <w:rsid w:val="008B7E20"/>
    <w:rsid w:val="008B7E8B"/>
    <w:rsid w:val="008C0460"/>
    <w:rsid w:val="008C0F7A"/>
    <w:rsid w:val="008C15EA"/>
    <w:rsid w:val="008C3AB4"/>
    <w:rsid w:val="008C3E9A"/>
    <w:rsid w:val="008C3F7C"/>
    <w:rsid w:val="008D0DC5"/>
    <w:rsid w:val="008D12B0"/>
    <w:rsid w:val="008D177F"/>
    <w:rsid w:val="008D29CA"/>
    <w:rsid w:val="008D3521"/>
    <w:rsid w:val="008D42A7"/>
    <w:rsid w:val="008E03AB"/>
    <w:rsid w:val="008E1EC9"/>
    <w:rsid w:val="008E4072"/>
    <w:rsid w:val="008E412A"/>
    <w:rsid w:val="008E67A2"/>
    <w:rsid w:val="008E706F"/>
    <w:rsid w:val="008E79AA"/>
    <w:rsid w:val="008E7F9C"/>
    <w:rsid w:val="008F12EE"/>
    <w:rsid w:val="008F1D42"/>
    <w:rsid w:val="008F3D10"/>
    <w:rsid w:val="008F41D9"/>
    <w:rsid w:val="008F599D"/>
    <w:rsid w:val="008F632E"/>
    <w:rsid w:val="008F7B47"/>
    <w:rsid w:val="0090043E"/>
    <w:rsid w:val="00902EA5"/>
    <w:rsid w:val="0090395F"/>
    <w:rsid w:val="00904A93"/>
    <w:rsid w:val="009105D5"/>
    <w:rsid w:val="0091346C"/>
    <w:rsid w:val="00921668"/>
    <w:rsid w:val="00923A5B"/>
    <w:rsid w:val="009240A9"/>
    <w:rsid w:val="009250CC"/>
    <w:rsid w:val="00925CBB"/>
    <w:rsid w:val="009300D5"/>
    <w:rsid w:val="00930284"/>
    <w:rsid w:val="00935EDE"/>
    <w:rsid w:val="0093680B"/>
    <w:rsid w:val="00941C74"/>
    <w:rsid w:val="009445DA"/>
    <w:rsid w:val="00944CB5"/>
    <w:rsid w:val="00946655"/>
    <w:rsid w:val="009473D1"/>
    <w:rsid w:val="00947A12"/>
    <w:rsid w:val="0095283E"/>
    <w:rsid w:val="009538A8"/>
    <w:rsid w:val="00955CA5"/>
    <w:rsid w:val="0095797E"/>
    <w:rsid w:val="00960CB8"/>
    <w:rsid w:val="00960E61"/>
    <w:rsid w:val="009614E1"/>
    <w:rsid w:val="009630E5"/>
    <w:rsid w:val="00963B58"/>
    <w:rsid w:val="00966397"/>
    <w:rsid w:val="00972D6E"/>
    <w:rsid w:val="009733A8"/>
    <w:rsid w:val="009753A7"/>
    <w:rsid w:val="00975441"/>
    <w:rsid w:val="00976EEE"/>
    <w:rsid w:val="00980C9B"/>
    <w:rsid w:val="00981753"/>
    <w:rsid w:val="009826F7"/>
    <w:rsid w:val="00983177"/>
    <w:rsid w:val="00985CF5"/>
    <w:rsid w:val="00991A02"/>
    <w:rsid w:val="00992CCA"/>
    <w:rsid w:val="0099334A"/>
    <w:rsid w:val="0099381E"/>
    <w:rsid w:val="009951B8"/>
    <w:rsid w:val="00995BDF"/>
    <w:rsid w:val="009A1356"/>
    <w:rsid w:val="009A2E23"/>
    <w:rsid w:val="009A3075"/>
    <w:rsid w:val="009A4B60"/>
    <w:rsid w:val="009A5284"/>
    <w:rsid w:val="009A60D9"/>
    <w:rsid w:val="009A69FA"/>
    <w:rsid w:val="009B0BC2"/>
    <w:rsid w:val="009B1587"/>
    <w:rsid w:val="009B2394"/>
    <w:rsid w:val="009B2552"/>
    <w:rsid w:val="009B264B"/>
    <w:rsid w:val="009B51A8"/>
    <w:rsid w:val="009B79E5"/>
    <w:rsid w:val="009B7C07"/>
    <w:rsid w:val="009C0E86"/>
    <w:rsid w:val="009C1705"/>
    <w:rsid w:val="009C1B4E"/>
    <w:rsid w:val="009C2307"/>
    <w:rsid w:val="009C339C"/>
    <w:rsid w:val="009C606B"/>
    <w:rsid w:val="009C7D9E"/>
    <w:rsid w:val="009C7EBC"/>
    <w:rsid w:val="009D29B6"/>
    <w:rsid w:val="009D3495"/>
    <w:rsid w:val="009D4FEA"/>
    <w:rsid w:val="009D52E3"/>
    <w:rsid w:val="009D5795"/>
    <w:rsid w:val="009D5B4A"/>
    <w:rsid w:val="009E083D"/>
    <w:rsid w:val="009E13A6"/>
    <w:rsid w:val="009E279F"/>
    <w:rsid w:val="009E3E8B"/>
    <w:rsid w:val="009F242E"/>
    <w:rsid w:val="009F2717"/>
    <w:rsid w:val="009F34BC"/>
    <w:rsid w:val="009F43D1"/>
    <w:rsid w:val="009F662C"/>
    <w:rsid w:val="009F741E"/>
    <w:rsid w:val="009F7B14"/>
    <w:rsid w:val="00A03338"/>
    <w:rsid w:val="00A035AB"/>
    <w:rsid w:val="00A037C3"/>
    <w:rsid w:val="00A06914"/>
    <w:rsid w:val="00A07477"/>
    <w:rsid w:val="00A075A4"/>
    <w:rsid w:val="00A10B4F"/>
    <w:rsid w:val="00A1183D"/>
    <w:rsid w:val="00A1232C"/>
    <w:rsid w:val="00A12679"/>
    <w:rsid w:val="00A13995"/>
    <w:rsid w:val="00A140A1"/>
    <w:rsid w:val="00A14C69"/>
    <w:rsid w:val="00A16467"/>
    <w:rsid w:val="00A209DF"/>
    <w:rsid w:val="00A21FD3"/>
    <w:rsid w:val="00A22AEB"/>
    <w:rsid w:val="00A24410"/>
    <w:rsid w:val="00A27F24"/>
    <w:rsid w:val="00A3179F"/>
    <w:rsid w:val="00A337F1"/>
    <w:rsid w:val="00A35E6C"/>
    <w:rsid w:val="00A367DE"/>
    <w:rsid w:val="00A36E2F"/>
    <w:rsid w:val="00A3746E"/>
    <w:rsid w:val="00A45E41"/>
    <w:rsid w:val="00A45F7B"/>
    <w:rsid w:val="00A46ECF"/>
    <w:rsid w:val="00A47957"/>
    <w:rsid w:val="00A50E15"/>
    <w:rsid w:val="00A560A6"/>
    <w:rsid w:val="00A5690C"/>
    <w:rsid w:val="00A57C2B"/>
    <w:rsid w:val="00A57CEC"/>
    <w:rsid w:val="00A611CB"/>
    <w:rsid w:val="00A62D2A"/>
    <w:rsid w:val="00A63833"/>
    <w:rsid w:val="00A63FD7"/>
    <w:rsid w:val="00A658CC"/>
    <w:rsid w:val="00A670F6"/>
    <w:rsid w:val="00A76DE9"/>
    <w:rsid w:val="00A77B6C"/>
    <w:rsid w:val="00A82364"/>
    <w:rsid w:val="00A83475"/>
    <w:rsid w:val="00A858CE"/>
    <w:rsid w:val="00A85DDE"/>
    <w:rsid w:val="00A87DA2"/>
    <w:rsid w:val="00A9045E"/>
    <w:rsid w:val="00A92244"/>
    <w:rsid w:val="00A945D7"/>
    <w:rsid w:val="00A95FE2"/>
    <w:rsid w:val="00A961B1"/>
    <w:rsid w:val="00AA023E"/>
    <w:rsid w:val="00AA173A"/>
    <w:rsid w:val="00AA26FF"/>
    <w:rsid w:val="00AA39BA"/>
    <w:rsid w:val="00AA61A6"/>
    <w:rsid w:val="00AA666B"/>
    <w:rsid w:val="00AB0D68"/>
    <w:rsid w:val="00AB1A7F"/>
    <w:rsid w:val="00AB47F4"/>
    <w:rsid w:val="00AB4AC5"/>
    <w:rsid w:val="00AB4C00"/>
    <w:rsid w:val="00AB4FA0"/>
    <w:rsid w:val="00AB5FE4"/>
    <w:rsid w:val="00AB6BDA"/>
    <w:rsid w:val="00AB7DAA"/>
    <w:rsid w:val="00AC04AF"/>
    <w:rsid w:val="00AC1E7D"/>
    <w:rsid w:val="00AC31AB"/>
    <w:rsid w:val="00AC4681"/>
    <w:rsid w:val="00AC7793"/>
    <w:rsid w:val="00AD1B9B"/>
    <w:rsid w:val="00AD1DBB"/>
    <w:rsid w:val="00AE205C"/>
    <w:rsid w:val="00AE3A86"/>
    <w:rsid w:val="00AE564B"/>
    <w:rsid w:val="00AE6B38"/>
    <w:rsid w:val="00AF0E6F"/>
    <w:rsid w:val="00AF2D04"/>
    <w:rsid w:val="00AF3FBC"/>
    <w:rsid w:val="00AF4372"/>
    <w:rsid w:val="00B003CF"/>
    <w:rsid w:val="00B00831"/>
    <w:rsid w:val="00B02ED0"/>
    <w:rsid w:val="00B03B33"/>
    <w:rsid w:val="00B06A04"/>
    <w:rsid w:val="00B10BDB"/>
    <w:rsid w:val="00B10E2D"/>
    <w:rsid w:val="00B10FAE"/>
    <w:rsid w:val="00B1172F"/>
    <w:rsid w:val="00B15D1D"/>
    <w:rsid w:val="00B16FD8"/>
    <w:rsid w:val="00B20DF4"/>
    <w:rsid w:val="00B214CB"/>
    <w:rsid w:val="00B21E4B"/>
    <w:rsid w:val="00B23118"/>
    <w:rsid w:val="00B313C9"/>
    <w:rsid w:val="00B31562"/>
    <w:rsid w:val="00B3624E"/>
    <w:rsid w:val="00B378CD"/>
    <w:rsid w:val="00B405B9"/>
    <w:rsid w:val="00B42D5D"/>
    <w:rsid w:val="00B44FC9"/>
    <w:rsid w:val="00B45E32"/>
    <w:rsid w:val="00B47C7E"/>
    <w:rsid w:val="00B516AA"/>
    <w:rsid w:val="00B52163"/>
    <w:rsid w:val="00B52DBD"/>
    <w:rsid w:val="00B558C2"/>
    <w:rsid w:val="00B55CAB"/>
    <w:rsid w:val="00B63E95"/>
    <w:rsid w:val="00B63F27"/>
    <w:rsid w:val="00B65334"/>
    <w:rsid w:val="00B66C86"/>
    <w:rsid w:val="00B66E17"/>
    <w:rsid w:val="00B67678"/>
    <w:rsid w:val="00B7075F"/>
    <w:rsid w:val="00B70C62"/>
    <w:rsid w:val="00B73836"/>
    <w:rsid w:val="00B749B5"/>
    <w:rsid w:val="00B763E9"/>
    <w:rsid w:val="00B76B55"/>
    <w:rsid w:val="00B77EA5"/>
    <w:rsid w:val="00B81F0F"/>
    <w:rsid w:val="00B832A9"/>
    <w:rsid w:val="00B859C9"/>
    <w:rsid w:val="00B92D9C"/>
    <w:rsid w:val="00B92E37"/>
    <w:rsid w:val="00B93212"/>
    <w:rsid w:val="00B96952"/>
    <w:rsid w:val="00BA0751"/>
    <w:rsid w:val="00BB4010"/>
    <w:rsid w:val="00BB43B9"/>
    <w:rsid w:val="00BB51E2"/>
    <w:rsid w:val="00BB7C02"/>
    <w:rsid w:val="00BC064B"/>
    <w:rsid w:val="00BC368A"/>
    <w:rsid w:val="00BC4268"/>
    <w:rsid w:val="00BD039A"/>
    <w:rsid w:val="00BD58FA"/>
    <w:rsid w:val="00BD68B8"/>
    <w:rsid w:val="00BD746C"/>
    <w:rsid w:val="00BE19A7"/>
    <w:rsid w:val="00BE1CEA"/>
    <w:rsid w:val="00BE40F1"/>
    <w:rsid w:val="00BE4686"/>
    <w:rsid w:val="00BE7AE8"/>
    <w:rsid w:val="00BF396D"/>
    <w:rsid w:val="00BF4E3A"/>
    <w:rsid w:val="00BF52D0"/>
    <w:rsid w:val="00BF7577"/>
    <w:rsid w:val="00C017CD"/>
    <w:rsid w:val="00C020FB"/>
    <w:rsid w:val="00C025CD"/>
    <w:rsid w:val="00C0452B"/>
    <w:rsid w:val="00C051F9"/>
    <w:rsid w:val="00C0755E"/>
    <w:rsid w:val="00C07F3C"/>
    <w:rsid w:val="00C13750"/>
    <w:rsid w:val="00C16357"/>
    <w:rsid w:val="00C17402"/>
    <w:rsid w:val="00C202D9"/>
    <w:rsid w:val="00C2209D"/>
    <w:rsid w:val="00C220DA"/>
    <w:rsid w:val="00C22E8D"/>
    <w:rsid w:val="00C22F9B"/>
    <w:rsid w:val="00C235A0"/>
    <w:rsid w:val="00C258E0"/>
    <w:rsid w:val="00C26C84"/>
    <w:rsid w:val="00C308E8"/>
    <w:rsid w:val="00C311AA"/>
    <w:rsid w:val="00C31C74"/>
    <w:rsid w:val="00C31EBD"/>
    <w:rsid w:val="00C341C9"/>
    <w:rsid w:val="00C35EE7"/>
    <w:rsid w:val="00C364BE"/>
    <w:rsid w:val="00C41533"/>
    <w:rsid w:val="00C41DFA"/>
    <w:rsid w:val="00C45175"/>
    <w:rsid w:val="00C473F0"/>
    <w:rsid w:val="00C47D84"/>
    <w:rsid w:val="00C5337C"/>
    <w:rsid w:val="00C55BC2"/>
    <w:rsid w:val="00C625E2"/>
    <w:rsid w:val="00C64363"/>
    <w:rsid w:val="00C6618D"/>
    <w:rsid w:val="00C66AA9"/>
    <w:rsid w:val="00C72128"/>
    <w:rsid w:val="00C7297C"/>
    <w:rsid w:val="00C72A71"/>
    <w:rsid w:val="00C74358"/>
    <w:rsid w:val="00C767E6"/>
    <w:rsid w:val="00C804D5"/>
    <w:rsid w:val="00C8307E"/>
    <w:rsid w:val="00C83084"/>
    <w:rsid w:val="00C83AC8"/>
    <w:rsid w:val="00C84D03"/>
    <w:rsid w:val="00C86181"/>
    <w:rsid w:val="00C862F3"/>
    <w:rsid w:val="00C86C0B"/>
    <w:rsid w:val="00C87F3E"/>
    <w:rsid w:val="00C9142A"/>
    <w:rsid w:val="00C914B8"/>
    <w:rsid w:val="00C9442E"/>
    <w:rsid w:val="00C955A4"/>
    <w:rsid w:val="00C96B90"/>
    <w:rsid w:val="00C979CB"/>
    <w:rsid w:val="00C97B9B"/>
    <w:rsid w:val="00CA0792"/>
    <w:rsid w:val="00CA094B"/>
    <w:rsid w:val="00CA0AA7"/>
    <w:rsid w:val="00CA0FDC"/>
    <w:rsid w:val="00CA1C5B"/>
    <w:rsid w:val="00CA2F20"/>
    <w:rsid w:val="00CA4ADB"/>
    <w:rsid w:val="00CA4DEA"/>
    <w:rsid w:val="00CA54DC"/>
    <w:rsid w:val="00CA6174"/>
    <w:rsid w:val="00CA74B5"/>
    <w:rsid w:val="00CB0B8F"/>
    <w:rsid w:val="00CB3A7A"/>
    <w:rsid w:val="00CB5590"/>
    <w:rsid w:val="00CB5929"/>
    <w:rsid w:val="00CB7383"/>
    <w:rsid w:val="00CC1B91"/>
    <w:rsid w:val="00CC7BFB"/>
    <w:rsid w:val="00CD07C6"/>
    <w:rsid w:val="00CD0A98"/>
    <w:rsid w:val="00CD1C3F"/>
    <w:rsid w:val="00CD3522"/>
    <w:rsid w:val="00CD3DF4"/>
    <w:rsid w:val="00CD4062"/>
    <w:rsid w:val="00CD44DA"/>
    <w:rsid w:val="00CE0EE0"/>
    <w:rsid w:val="00CE2581"/>
    <w:rsid w:val="00CE2DA4"/>
    <w:rsid w:val="00CE4E89"/>
    <w:rsid w:val="00CE549F"/>
    <w:rsid w:val="00CE5B54"/>
    <w:rsid w:val="00CE6A2F"/>
    <w:rsid w:val="00CE6C50"/>
    <w:rsid w:val="00CE6EC3"/>
    <w:rsid w:val="00CF0284"/>
    <w:rsid w:val="00CF0303"/>
    <w:rsid w:val="00CF1B3A"/>
    <w:rsid w:val="00CF61A4"/>
    <w:rsid w:val="00CF6546"/>
    <w:rsid w:val="00D00239"/>
    <w:rsid w:val="00D02778"/>
    <w:rsid w:val="00D03503"/>
    <w:rsid w:val="00D04434"/>
    <w:rsid w:val="00D044DF"/>
    <w:rsid w:val="00D07613"/>
    <w:rsid w:val="00D0774B"/>
    <w:rsid w:val="00D172A3"/>
    <w:rsid w:val="00D173FD"/>
    <w:rsid w:val="00D20C86"/>
    <w:rsid w:val="00D2269E"/>
    <w:rsid w:val="00D22ED8"/>
    <w:rsid w:val="00D26128"/>
    <w:rsid w:val="00D269E9"/>
    <w:rsid w:val="00D31DF6"/>
    <w:rsid w:val="00D3260C"/>
    <w:rsid w:val="00D32DF1"/>
    <w:rsid w:val="00D33FB9"/>
    <w:rsid w:val="00D34FED"/>
    <w:rsid w:val="00D36AEB"/>
    <w:rsid w:val="00D3756B"/>
    <w:rsid w:val="00D378EB"/>
    <w:rsid w:val="00D37DB1"/>
    <w:rsid w:val="00D37EC2"/>
    <w:rsid w:val="00D4158B"/>
    <w:rsid w:val="00D42728"/>
    <w:rsid w:val="00D503DD"/>
    <w:rsid w:val="00D520E7"/>
    <w:rsid w:val="00D540B3"/>
    <w:rsid w:val="00D5674B"/>
    <w:rsid w:val="00D56818"/>
    <w:rsid w:val="00D57472"/>
    <w:rsid w:val="00D578AC"/>
    <w:rsid w:val="00D57C07"/>
    <w:rsid w:val="00D62217"/>
    <w:rsid w:val="00D6462D"/>
    <w:rsid w:val="00D65682"/>
    <w:rsid w:val="00D658D2"/>
    <w:rsid w:val="00D65E9D"/>
    <w:rsid w:val="00D6617B"/>
    <w:rsid w:val="00D668A4"/>
    <w:rsid w:val="00D67461"/>
    <w:rsid w:val="00D700DB"/>
    <w:rsid w:val="00D7063E"/>
    <w:rsid w:val="00D7106A"/>
    <w:rsid w:val="00D720E0"/>
    <w:rsid w:val="00D73A79"/>
    <w:rsid w:val="00D74662"/>
    <w:rsid w:val="00D76608"/>
    <w:rsid w:val="00D76BFB"/>
    <w:rsid w:val="00D9198B"/>
    <w:rsid w:val="00DA5127"/>
    <w:rsid w:val="00DA51AE"/>
    <w:rsid w:val="00DA52C8"/>
    <w:rsid w:val="00DA7448"/>
    <w:rsid w:val="00DA779C"/>
    <w:rsid w:val="00DB0DFE"/>
    <w:rsid w:val="00DB234A"/>
    <w:rsid w:val="00DB2E82"/>
    <w:rsid w:val="00DB3191"/>
    <w:rsid w:val="00DB33B3"/>
    <w:rsid w:val="00DB403A"/>
    <w:rsid w:val="00DB55A3"/>
    <w:rsid w:val="00DB7CE5"/>
    <w:rsid w:val="00DC2532"/>
    <w:rsid w:val="00DC3480"/>
    <w:rsid w:val="00DC49AD"/>
    <w:rsid w:val="00DC6034"/>
    <w:rsid w:val="00DC6217"/>
    <w:rsid w:val="00DC658B"/>
    <w:rsid w:val="00DC6859"/>
    <w:rsid w:val="00DD0379"/>
    <w:rsid w:val="00DD261E"/>
    <w:rsid w:val="00DD56D4"/>
    <w:rsid w:val="00DD756B"/>
    <w:rsid w:val="00DD7DF7"/>
    <w:rsid w:val="00DE12B8"/>
    <w:rsid w:val="00DE337C"/>
    <w:rsid w:val="00DE4D91"/>
    <w:rsid w:val="00DE58C0"/>
    <w:rsid w:val="00DE6B88"/>
    <w:rsid w:val="00DE7C4D"/>
    <w:rsid w:val="00DF0A19"/>
    <w:rsid w:val="00DF1744"/>
    <w:rsid w:val="00DF226E"/>
    <w:rsid w:val="00DF37BC"/>
    <w:rsid w:val="00DF3DE3"/>
    <w:rsid w:val="00DF5C8E"/>
    <w:rsid w:val="00DF7441"/>
    <w:rsid w:val="00E003F4"/>
    <w:rsid w:val="00E00AC7"/>
    <w:rsid w:val="00E04013"/>
    <w:rsid w:val="00E050C3"/>
    <w:rsid w:val="00E0567F"/>
    <w:rsid w:val="00E07037"/>
    <w:rsid w:val="00E0780D"/>
    <w:rsid w:val="00E10129"/>
    <w:rsid w:val="00E13EB2"/>
    <w:rsid w:val="00E14436"/>
    <w:rsid w:val="00E1473A"/>
    <w:rsid w:val="00E17C2E"/>
    <w:rsid w:val="00E203F4"/>
    <w:rsid w:val="00E20484"/>
    <w:rsid w:val="00E20FFD"/>
    <w:rsid w:val="00E216E5"/>
    <w:rsid w:val="00E226D9"/>
    <w:rsid w:val="00E22DA9"/>
    <w:rsid w:val="00E23594"/>
    <w:rsid w:val="00E254E3"/>
    <w:rsid w:val="00E27744"/>
    <w:rsid w:val="00E27847"/>
    <w:rsid w:val="00E32D88"/>
    <w:rsid w:val="00E3399D"/>
    <w:rsid w:val="00E33AF0"/>
    <w:rsid w:val="00E34664"/>
    <w:rsid w:val="00E371BB"/>
    <w:rsid w:val="00E40658"/>
    <w:rsid w:val="00E40ED8"/>
    <w:rsid w:val="00E40EE5"/>
    <w:rsid w:val="00E41567"/>
    <w:rsid w:val="00E42E58"/>
    <w:rsid w:val="00E4575A"/>
    <w:rsid w:val="00E50828"/>
    <w:rsid w:val="00E52994"/>
    <w:rsid w:val="00E53C0A"/>
    <w:rsid w:val="00E53EF8"/>
    <w:rsid w:val="00E56F1A"/>
    <w:rsid w:val="00E64C2D"/>
    <w:rsid w:val="00E7032A"/>
    <w:rsid w:val="00E70C46"/>
    <w:rsid w:val="00E7113A"/>
    <w:rsid w:val="00E72DCC"/>
    <w:rsid w:val="00E73D21"/>
    <w:rsid w:val="00E750B5"/>
    <w:rsid w:val="00E759ED"/>
    <w:rsid w:val="00E76264"/>
    <w:rsid w:val="00E76DCF"/>
    <w:rsid w:val="00E821C7"/>
    <w:rsid w:val="00E841BB"/>
    <w:rsid w:val="00E855CE"/>
    <w:rsid w:val="00E860E1"/>
    <w:rsid w:val="00E8645F"/>
    <w:rsid w:val="00E86BFC"/>
    <w:rsid w:val="00E90E09"/>
    <w:rsid w:val="00E92541"/>
    <w:rsid w:val="00E965E2"/>
    <w:rsid w:val="00EA0D40"/>
    <w:rsid w:val="00EA1CDB"/>
    <w:rsid w:val="00EA31B9"/>
    <w:rsid w:val="00EA3ECC"/>
    <w:rsid w:val="00EA4DEE"/>
    <w:rsid w:val="00EA53BD"/>
    <w:rsid w:val="00EB34CB"/>
    <w:rsid w:val="00EB4588"/>
    <w:rsid w:val="00EB5D8D"/>
    <w:rsid w:val="00EB6AE8"/>
    <w:rsid w:val="00EC0F52"/>
    <w:rsid w:val="00EC128B"/>
    <w:rsid w:val="00EC4BC5"/>
    <w:rsid w:val="00EC4C17"/>
    <w:rsid w:val="00EC5EFC"/>
    <w:rsid w:val="00EC632B"/>
    <w:rsid w:val="00ED006C"/>
    <w:rsid w:val="00ED0A61"/>
    <w:rsid w:val="00ED2517"/>
    <w:rsid w:val="00ED2DFE"/>
    <w:rsid w:val="00ED3F28"/>
    <w:rsid w:val="00ED5157"/>
    <w:rsid w:val="00ED57F8"/>
    <w:rsid w:val="00ED6864"/>
    <w:rsid w:val="00EE4134"/>
    <w:rsid w:val="00EE463C"/>
    <w:rsid w:val="00EF0D7F"/>
    <w:rsid w:val="00EF132A"/>
    <w:rsid w:val="00EF174A"/>
    <w:rsid w:val="00EF1828"/>
    <w:rsid w:val="00EF27DD"/>
    <w:rsid w:val="00EF2B14"/>
    <w:rsid w:val="00EF33CC"/>
    <w:rsid w:val="00EF7FF6"/>
    <w:rsid w:val="00F00B79"/>
    <w:rsid w:val="00F035CF"/>
    <w:rsid w:val="00F06CA7"/>
    <w:rsid w:val="00F152A3"/>
    <w:rsid w:val="00F15E16"/>
    <w:rsid w:val="00F1616B"/>
    <w:rsid w:val="00F1702A"/>
    <w:rsid w:val="00F17941"/>
    <w:rsid w:val="00F201C8"/>
    <w:rsid w:val="00F20C1A"/>
    <w:rsid w:val="00F22E64"/>
    <w:rsid w:val="00F24945"/>
    <w:rsid w:val="00F2521D"/>
    <w:rsid w:val="00F27314"/>
    <w:rsid w:val="00F2770C"/>
    <w:rsid w:val="00F3485B"/>
    <w:rsid w:val="00F35ABA"/>
    <w:rsid w:val="00F37CCF"/>
    <w:rsid w:val="00F40F62"/>
    <w:rsid w:val="00F42846"/>
    <w:rsid w:val="00F43F8D"/>
    <w:rsid w:val="00F4417F"/>
    <w:rsid w:val="00F4472C"/>
    <w:rsid w:val="00F45A49"/>
    <w:rsid w:val="00F56CAF"/>
    <w:rsid w:val="00F642DF"/>
    <w:rsid w:val="00F65048"/>
    <w:rsid w:val="00F65382"/>
    <w:rsid w:val="00F66681"/>
    <w:rsid w:val="00F66E7D"/>
    <w:rsid w:val="00F70FC2"/>
    <w:rsid w:val="00F713D2"/>
    <w:rsid w:val="00F73AB9"/>
    <w:rsid w:val="00F75498"/>
    <w:rsid w:val="00F77353"/>
    <w:rsid w:val="00F8027B"/>
    <w:rsid w:val="00F81797"/>
    <w:rsid w:val="00F81A6B"/>
    <w:rsid w:val="00F864B4"/>
    <w:rsid w:val="00F86A33"/>
    <w:rsid w:val="00F9013F"/>
    <w:rsid w:val="00F91C48"/>
    <w:rsid w:val="00F92341"/>
    <w:rsid w:val="00F926F3"/>
    <w:rsid w:val="00F94BAE"/>
    <w:rsid w:val="00FA512F"/>
    <w:rsid w:val="00FA60D0"/>
    <w:rsid w:val="00FA6688"/>
    <w:rsid w:val="00FA6C56"/>
    <w:rsid w:val="00FA728E"/>
    <w:rsid w:val="00FB2640"/>
    <w:rsid w:val="00FB2E6F"/>
    <w:rsid w:val="00FB4774"/>
    <w:rsid w:val="00FB4B7E"/>
    <w:rsid w:val="00FC0193"/>
    <w:rsid w:val="00FC143C"/>
    <w:rsid w:val="00FC2BAB"/>
    <w:rsid w:val="00FC412E"/>
    <w:rsid w:val="00FC4A4F"/>
    <w:rsid w:val="00FC4ECA"/>
    <w:rsid w:val="00FC5E0C"/>
    <w:rsid w:val="00FC5F2F"/>
    <w:rsid w:val="00FD0BAC"/>
    <w:rsid w:val="00FD3247"/>
    <w:rsid w:val="00FE259D"/>
    <w:rsid w:val="00FE33DE"/>
    <w:rsid w:val="00FE36CB"/>
    <w:rsid w:val="00FE538B"/>
    <w:rsid w:val="00FE74AB"/>
    <w:rsid w:val="00FF64D6"/>
    <w:rsid w:val="00FF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15:docId w15:val="{CAB6093D-68D4-42FB-A711-1E9C22DB7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 w:type="character" w:styleId="PlaceholderText">
    <w:name w:val="Placeholder Text"/>
    <w:basedOn w:val="DefaultParagraphFont"/>
    <w:uiPriority w:val="99"/>
    <w:semiHidden/>
    <w:rsid w:val="00A374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0766346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paraview.org/" TargetMode="External"/><Relationship Id="rId26" Type="http://schemas.openxmlformats.org/officeDocument/2006/relationships/hyperlink" Target="https://nwtc.nrel.gov/MAP" TargetMode="External"/><Relationship Id="rId39" Type="http://schemas.openxmlformats.org/officeDocument/2006/relationships/hyperlink" Target="https://nwtc.nrel.gov/AeroelasticSE" TargetMode="External"/><Relationship Id="rId21" Type="http://schemas.openxmlformats.org/officeDocument/2006/relationships/hyperlink" Target="http://www.doxygen.org" TargetMode="External"/><Relationship Id="rId34" Type="http://schemas.openxmlformats.org/officeDocument/2006/relationships/hyperlink" Target="http://wind.nrel.gov/designcodes/simulators/developers/" TargetMode="External"/><Relationship Id="rId42" Type="http://schemas.openxmlformats.org/officeDocument/2006/relationships/hyperlink" Target="http://www.vtk.org/" TargetMode="External"/><Relationship Id="rId47" Type="http://schemas.openxmlformats.org/officeDocument/2006/relationships/hyperlink" Target="http://www.paraview.org/" TargetMode="External"/><Relationship Id="rId50" Type="http://schemas.openxmlformats.org/officeDocument/2006/relationships/image" Target="media/image7.png"/><Relationship Id="rId55" Type="http://schemas.openxmlformats.org/officeDocument/2006/relationships/image" Target="media/image10.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wind.nrel.gov/nwtc/doxygen/nwtc_library/html/index.html" TargetMode="External"/><Relationship Id="rId29" Type="http://schemas.openxmlformats.org/officeDocument/2006/relationships/hyperlink" Target="https://nwtc.nrel.gov/FEAMooring" TargetMode="External"/><Relationship Id="rId41" Type="http://schemas.openxmlformats.org/officeDocument/2006/relationships/hyperlink" Target="https://nwtc.nrel.gov/MCrunch" TargetMode="External"/><Relationship Id="rId54" Type="http://schemas.openxmlformats.org/officeDocument/2006/relationships/image" Target="media/image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pache.org/licenses/LICENSE-2.0" TargetMode="External"/><Relationship Id="rId24" Type="http://schemas.openxmlformats.org/officeDocument/2006/relationships/hyperlink" Target="https://nwtc.nrel.gov/OrcaFlexInterface" TargetMode="External"/><Relationship Id="rId32" Type="http://schemas.openxmlformats.org/officeDocument/2006/relationships/hyperlink" Target="http://www.nrel.gov/docs/fy14osti/60742.pdf" TargetMode="External"/><Relationship Id="rId37" Type="http://schemas.microsoft.com/office/2011/relationships/commentsExtended" Target="commentsExtended.xml"/><Relationship Id="rId40" Type="http://schemas.openxmlformats.org/officeDocument/2006/relationships/hyperlink" Target="https://nwtc.nrel.gov/crunch" TargetMode="External"/><Relationship Id="rId45" Type="http://schemas.openxmlformats.org/officeDocument/2006/relationships/hyperlink" Target="https://nwtc.nrel.gov/MBC" TargetMode="External"/><Relationship Id="rId53" Type="http://schemas.openxmlformats.org/officeDocument/2006/relationships/hyperlink" Target="https://nwtc.nrel.gov/system/files/Setup_NWTC_Windows.pdf" TargetMode="External"/><Relationship Id="rId58"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nwtc.nrel.gov/AeroDyn" TargetMode="External"/><Relationship Id="rId28" Type="http://schemas.openxmlformats.org/officeDocument/2006/relationships/hyperlink" Target="https://nwtc.nrel.gov/IceFloe" TargetMode="External"/><Relationship Id="rId36" Type="http://schemas.openxmlformats.org/officeDocument/2006/relationships/comments" Target="comments.xml"/><Relationship Id="rId49" Type="http://schemas.openxmlformats.org/officeDocument/2006/relationships/image" Target="media/image6.png"/><Relationship Id="rId57" Type="http://schemas.openxmlformats.org/officeDocument/2006/relationships/image" Target="media/image12.png"/><Relationship Id="rId61" Type="http://schemas.openxmlformats.org/officeDocument/2006/relationships/hyperlink" Target="https://wind.nrel.gov/forum/wind/" TargetMode="External"/><Relationship Id="rId10" Type="http://schemas.openxmlformats.org/officeDocument/2006/relationships/hyperlink" Target="http://nwtc.nrel.gov/FAST7" TargetMode="External"/><Relationship Id="rId19" Type="http://schemas.openxmlformats.org/officeDocument/2006/relationships/hyperlink" Target="https://wci.llnl.gov/simulation/computer-codes/visit/" TargetMode="External"/><Relationship Id="rId31" Type="http://schemas.openxmlformats.org/officeDocument/2006/relationships/hyperlink" Target="https://nwtc.nrel.gov/DWM" TargetMode="External"/><Relationship Id="rId44" Type="http://schemas.openxmlformats.org/officeDocument/2006/relationships/hyperlink" Target="https://wci.llnl.gov/simulation/computer-codes/visit/" TargetMode="External"/><Relationship Id="rId52" Type="http://schemas.openxmlformats.org/officeDocument/2006/relationships/hyperlink" Target="https://nwtc.nrel.gov/MAP" TargetMode="External"/><Relationship Id="rId60"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nwtc.nrel.gov/FAST-Developers" TargetMode="External"/><Relationship Id="rId14" Type="http://schemas.openxmlformats.org/officeDocument/2006/relationships/image" Target="media/image2.emf"/><Relationship Id="rId22" Type="http://schemas.openxmlformats.org/officeDocument/2006/relationships/hyperlink" Target="https://nwtc.nrel.gov/BeamDyn" TargetMode="External"/><Relationship Id="rId27" Type="http://schemas.openxmlformats.org/officeDocument/2006/relationships/hyperlink" Target="https://nwtc.nrel.gov/TMD" TargetMode="External"/><Relationship Id="rId30" Type="http://schemas.openxmlformats.org/officeDocument/2006/relationships/hyperlink" Target="https://nwtc.nrel.gov/DWM" TargetMode="External"/><Relationship Id="rId35" Type="http://schemas.openxmlformats.org/officeDocument/2006/relationships/image" Target="media/image4.png"/><Relationship Id="rId43" Type="http://schemas.openxmlformats.org/officeDocument/2006/relationships/hyperlink" Target="http://www.paraview.org/" TargetMode="External"/><Relationship Id="rId48" Type="http://schemas.openxmlformats.org/officeDocument/2006/relationships/hyperlink" Target="https://wci.llnl.gov/simulation/computer-codes/visit/" TargetMode="External"/><Relationship Id="rId56" Type="http://schemas.openxmlformats.org/officeDocument/2006/relationships/image" Target="media/image11.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nwtc.nrel.gov/disclaimer" TargetMode="External"/><Relationship Id="rId17" Type="http://schemas.openxmlformats.org/officeDocument/2006/relationships/oleObject" Target="embeddings/oleObject2.bin"/><Relationship Id="rId25" Type="http://schemas.openxmlformats.org/officeDocument/2006/relationships/hyperlink" Target="https://nwtc.nrel.gov/IceDyn" TargetMode="External"/><Relationship Id="rId33" Type="http://schemas.openxmlformats.org/officeDocument/2006/relationships/hyperlink" Target="http://www.nrel.gov/docs/fy14osti/60742.pdf" TargetMode="External"/><Relationship Id="rId38" Type="http://schemas.openxmlformats.org/officeDocument/2006/relationships/image" Target="media/image5.png"/><Relationship Id="rId46" Type="http://schemas.openxmlformats.org/officeDocument/2006/relationships/hyperlink" Target="http://www.vtk.org/" TargetMode="External"/><Relationship Id="rId5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FA09F-D62C-46C7-986D-D7F6B4FF7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58</Pages>
  <Words>17964</Words>
  <Characters>102395</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120119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Bonnie Jonkman</dc:creator>
  <cp:lastModifiedBy>Bonnie Jonkman</cp:lastModifiedBy>
  <cp:revision>3</cp:revision>
  <dcterms:created xsi:type="dcterms:W3CDTF">2016-08-29T02:45:00Z</dcterms:created>
  <dcterms:modified xsi:type="dcterms:W3CDTF">2016-08-29T04:49:00Z</dcterms:modified>
</cp:coreProperties>
</file>