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64B095" w14:textId="0F46E04D" w:rsidR="00143EBA" w:rsidRDefault="00D65682" w:rsidP="005847A9">
      <w:pPr>
        <w:pStyle w:val="Title"/>
      </w:pPr>
      <w:proofErr w:type="gramStart"/>
      <w:r>
        <w:t>F</w:t>
      </w:r>
      <w:r w:rsidR="00CA74B5">
        <w:t>AST v8.</w:t>
      </w:r>
      <w:proofErr w:type="gramEnd"/>
      <w:del w:id="0" w:author="Bonnie Jonkman" w:date="2015-04-15T12:42:00Z">
        <w:r w:rsidR="002A6E11" w:rsidDel="00B92E37">
          <w:delText>1</w:delText>
        </w:r>
        <w:r w:rsidR="005D7EC4" w:rsidDel="00B92E37">
          <w:delText>0</w:delText>
        </w:r>
      </w:del>
      <w:ins w:id="1" w:author="Bonnie Jonkman" w:date="2015-04-15T12:42:00Z">
        <w:r w:rsidR="00B92E37">
          <w:t>1</w:t>
        </w:r>
      </w:ins>
      <w:ins w:id="2" w:author="Bonnie Jonkman" w:date="2015-06-06T16:56:00Z">
        <w:r w:rsidR="001A0C92">
          <w:t>2</w:t>
        </w:r>
      </w:ins>
      <w:r w:rsidR="00CA74B5">
        <w:t>.</w:t>
      </w:r>
      <w:r w:rsidR="005D7EC4">
        <w:t>0</w:t>
      </w:r>
      <w:r w:rsidR="00F45A49">
        <w:t>0</w:t>
      </w:r>
      <w:r w:rsidR="00E759ED">
        <w:t>a</w:t>
      </w:r>
      <w:r w:rsidR="005C01C1">
        <w:t>-bjj</w:t>
      </w:r>
    </w:p>
    <w:p w14:paraId="39DA5D69" w14:textId="36CD0FFD" w:rsidR="003A2ABC" w:rsidRPr="00DA5127" w:rsidRDefault="00CA74B5" w:rsidP="00CA74B5">
      <w:pPr>
        <w:pStyle w:val="Subtitle"/>
        <w:rPr>
          <w:sz w:val="32"/>
        </w:rPr>
      </w:pPr>
      <w:r w:rsidRPr="00DA5127">
        <w:rPr>
          <w:sz w:val="32"/>
        </w:rPr>
        <w:t>Bonnie Jonkman</w:t>
      </w:r>
      <w:r w:rsidR="003A2ABC" w:rsidRPr="00DA5127">
        <w:rPr>
          <w:sz w:val="32"/>
        </w:rPr>
        <w:t xml:space="preserve"> and </w:t>
      </w:r>
      <w:r w:rsidR="00CA54DC" w:rsidRPr="00DA5127">
        <w:rPr>
          <w:sz w:val="32"/>
        </w:rPr>
        <w:t>Jason Jonkman</w:t>
      </w:r>
    </w:p>
    <w:p w14:paraId="723288DA" w14:textId="77777777" w:rsidR="00DA5127" w:rsidRDefault="00CA74B5" w:rsidP="00CA74B5">
      <w:pPr>
        <w:pStyle w:val="Subtitle"/>
      </w:pPr>
      <w:r>
        <w:t>National Renewable Energy Laboratory</w:t>
      </w:r>
    </w:p>
    <w:p w14:paraId="2164B096" w14:textId="02CF8B26" w:rsidR="00CA74B5" w:rsidRDefault="00322393" w:rsidP="00CA74B5">
      <w:pPr>
        <w:pStyle w:val="Subtitle"/>
      </w:pPr>
      <w:r>
        <w:t>April</w:t>
      </w:r>
      <w:r w:rsidR="002A6E11">
        <w:t xml:space="preserve"> 1</w:t>
      </w:r>
      <w:ins w:id="3" w:author="Bonnie Jonkman" w:date="2015-04-15T12:42:00Z">
        <w:r w:rsidR="00B92E37">
          <w:t>5</w:t>
        </w:r>
      </w:ins>
      <w:r w:rsidR="00F45A49">
        <w:t>, 201</w:t>
      </w:r>
      <w:r w:rsidR="002A6E11">
        <w:t>5</w:t>
      </w:r>
    </w:p>
    <w:p w14:paraId="77888E07" w14:textId="77777777" w:rsidR="00FC4A4F" w:rsidRPr="00FC4A4F" w:rsidRDefault="00FC4A4F" w:rsidP="00FC4A4F"/>
    <w:p w14:paraId="4FEFDF69" w14:textId="77777777" w:rsidR="00834D19" w:rsidRDefault="00834D19" w:rsidP="006C131B">
      <w:pPr>
        <w:sectPr w:rsidR="00834D19">
          <w:footerReference w:type="default" r:id="rId9"/>
          <w:footnotePr>
            <w:numFmt w:val="chicago"/>
          </w:footnotePr>
          <w:pgSz w:w="12240" w:h="15840"/>
          <w:pgMar w:top="1440" w:right="1440" w:bottom="1440" w:left="1440" w:header="720" w:footer="720" w:gutter="0"/>
          <w:cols w:space="720"/>
          <w:docGrid w:linePitch="360"/>
        </w:sectPr>
      </w:pPr>
    </w:p>
    <w:p w14:paraId="2164B098" w14:textId="77777777" w:rsidR="009E13A6" w:rsidRDefault="006C131B" w:rsidP="00992CCA">
      <w:pPr>
        <w:pStyle w:val="Heading1"/>
      </w:pPr>
      <w:bookmarkStart w:id="4" w:name="_Toc417470250"/>
      <w:r>
        <w:lastRenderedPageBreak/>
        <w:t>Table of Contents</w:t>
      </w:r>
      <w:bookmarkEnd w:id="4"/>
    </w:p>
    <w:p w14:paraId="066B2DA5" w14:textId="77777777" w:rsidR="008462CD" w:rsidRDefault="006C131B">
      <w:pPr>
        <w:pStyle w:val="TOC1"/>
        <w:tabs>
          <w:tab w:val="right" w:leader="dot" w:pos="9350"/>
        </w:tabs>
        <w:rPr>
          <w:ins w:id="5" w:author="Bonnie Jonkman" w:date="2015-04-22T12:48:00Z"/>
          <w:rFonts w:eastAsiaTheme="minorEastAsia"/>
          <w:noProof/>
        </w:rPr>
      </w:pPr>
      <w:r>
        <w:fldChar w:fldCharType="begin"/>
      </w:r>
      <w:r>
        <w:instrText xml:space="preserve"> TOC \o "1-2" \h \z \u </w:instrText>
      </w:r>
      <w:r>
        <w:fldChar w:fldCharType="separate"/>
      </w:r>
      <w:ins w:id="6" w:author="Bonnie Jonkman" w:date="2015-04-22T12:48:00Z">
        <w:r w:rsidR="008462CD" w:rsidRPr="00563963">
          <w:rPr>
            <w:rStyle w:val="Hyperlink"/>
            <w:noProof/>
          </w:rPr>
          <w:fldChar w:fldCharType="begin"/>
        </w:r>
        <w:r w:rsidR="008462CD" w:rsidRPr="00563963">
          <w:rPr>
            <w:rStyle w:val="Hyperlink"/>
            <w:noProof/>
          </w:rPr>
          <w:instrText xml:space="preserve"> </w:instrText>
        </w:r>
        <w:r w:rsidR="008462CD">
          <w:rPr>
            <w:noProof/>
          </w:rPr>
          <w:instrText>HYPERLINK \l "_Toc417470250"</w:instrText>
        </w:r>
        <w:r w:rsidR="008462CD" w:rsidRPr="00563963">
          <w:rPr>
            <w:rStyle w:val="Hyperlink"/>
            <w:noProof/>
          </w:rPr>
          <w:instrText xml:space="preserve"> </w:instrText>
        </w:r>
        <w:r w:rsidR="008462CD" w:rsidRPr="00563963">
          <w:rPr>
            <w:rStyle w:val="Hyperlink"/>
            <w:noProof/>
          </w:rPr>
          <w:fldChar w:fldCharType="separate"/>
        </w:r>
        <w:r w:rsidR="008462CD" w:rsidRPr="00563963">
          <w:rPr>
            <w:rStyle w:val="Hyperlink"/>
            <w:noProof/>
          </w:rPr>
          <w:t>Table of Contents</w:t>
        </w:r>
        <w:r w:rsidR="008462CD">
          <w:rPr>
            <w:noProof/>
            <w:webHidden/>
          </w:rPr>
          <w:tab/>
        </w:r>
        <w:r w:rsidR="008462CD">
          <w:rPr>
            <w:noProof/>
            <w:webHidden/>
          </w:rPr>
          <w:fldChar w:fldCharType="begin"/>
        </w:r>
        <w:r w:rsidR="008462CD">
          <w:rPr>
            <w:noProof/>
            <w:webHidden/>
          </w:rPr>
          <w:instrText xml:space="preserve"> PAGEREF _Toc417470250 \h </w:instrText>
        </w:r>
      </w:ins>
      <w:r w:rsidR="008462CD">
        <w:rPr>
          <w:noProof/>
          <w:webHidden/>
        </w:rPr>
      </w:r>
      <w:r w:rsidR="008462CD">
        <w:rPr>
          <w:noProof/>
          <w:webHidden/>
        </w:rPr>
        <w:fldChar w:fldCharType="separate"/>
      </w:r>
      <w:ins w:id="7" w:author="Bonnie Jonkman" w:date="2015-04-22T12:48:00Z">
        <w:r w:rsidR="008462CD">
          <w:rPr>
            <w:noProof/>
            <w:webHidden/>
          </w:rPr>
          <w:t>2</w:t>
        </w:r>
        <w:r w:rsidR="008462CD">
          <w:rPr>
            <w:noProof/>
            <w:webHidden/>
          </w:rPr>
          <w:fldChar w:fldCharType="end"/>
        </w:r>
        <w:r w:rsidR="008462CD" w:rsidRPr="00563963">
          <w:rPr>
            <w:rStyle w:val="Hyperlink"/>
            <w:noProof/>
          </w:rPr>
          <w:fldChar w:fldCharType="end"/>
        </w:r>
      </w:ins>
    </w:p>
    <w:p w14:paraId="58C2BEEC" w14:textId="77777777" w:rsidR="008462CD" w:rsidRDefault="008462CD">
      <w:pPr>
        <w:pStyle w:val="TOC1"/>
        <w:tabs>
          <w:tab w:val="right" w:leader="dot" w:pos="9350"/>
        </w:tabs>
        <w:rPr>
          <w:ins w:id="8" w:author="Bonnie Jonkman" w:date="2015-04-22T12:48:00Z"/>
          <w:rFonts w:eastAsiaTheme="minorEastAsia"/>
          <w:noProof/>
        </w:rPr>
      </w:pPr>
      <w:ins w:id="9"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"_Toc417470251"</w:instrText>
        </w:r>
        <w:r w:rsidRPr="00563963">
          <w:rPr>
            <w:rStyle w:val="Hyperlink"/>
            <w:noProof/>
          </w:rPr>
          <w:instrText xml:space="preserve"> </w:instrText>
        </w:r>
        <w:r w:rsidRPr="00563963">
          <w:rPr>
            <w:rStyle w:val="Hyperlink"/>
            <w:noProof/>
          </w:rPr>
          <w:fldChar w:fldCharType="separate"/>
        </w:r>
        <w:r w:rsidRPr="00563963">
          <w:rPr>
            <w:rStyle w:val="Hyperlink"/>
            <w:noProof/>
          </w:rPr>
          <w:t>Introduction</w:t>
        </w:r>
        <w:r>
          <w:rPr>
            <w:noProof/>
            <w:webHidden/>
          </w:rPr>
          <w:tab/>
        </w:r>
        <w:r>
          <w:rPr>
            <w:noProof/>
            <w:webHidden/>
          </w:rPr>
          <w:fldChar w:fldCharType="begin"/>
        </w:r>
        <w:r>
          <w:rPr>
            <w:noProof/>
            <w:webHidden/>
          </w:rPr>
          <w:instrText xml:space="preserve"> PAGEREF _Toc417470251 \h </w:instrText>
        </w:r>
      </w:ins>
      <w:r>
        <w:rPr>
          <w:noProof/>
          <w:webHidden/>
        </w:rPr>
      </w:r>
      <w:r>
        <w:rPr>
          <w:noProof/>
          <w:webHidden/>
        </w:rPr>
        <w:fldChar w:fldCharType="separate"/>
      </w:r>
      <w:ins w:id="10" w:author="Bonnie Jonkman" w:date="2015-04-22T12:48:00Z">
        <w:r>
          <w:rPr>
            <w:noProof/>
            <w:webHidden/>
          </w:rPr>
          <w:t>3</w:t>
        </w:r>
        <w:r>
          <w:rPr>
            <w:noProof/>
            <w:webHidden/>
          </w:rPr>
          <w:fldChar w:fldCharType="end"/>
        </w:r>
        <w:r w:rsidRPr="00563963">
          <w:rPr>
            <w:rStyle w:val="Hyperlink"/>
            <w:noProof/>
          </w:rPr>
          <w:fldChar w:fldCharType="end"/>
        </w:r>
      </w:ins>
    </w:p>
    <w:p w14:paraId="4223557A" w14:textId="77777777" w:rsidR="008462CD" w:rsidRDefault="008462CD">
      <w:pPr>
        <w:pStyle w:val="TOC1"/>
        <w:tabs>
          <w:tab w:val="right" w:leader="dot" w:pos="9350"/>
        </w:tabs>
        <w:rPr>
          <w:ins w:id="11" w:author="Bonnie Jonkman" w:date="2015-04-22T12:48:00Z"/>
          <w:rFonts w:eastAsiaTheme="minorEastAsia"/>
          <w:noProof/>
        </w:rPr>
      </w:pPr>
      <w:ins w:id="12"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"_Toc417470252"</w:instrText>
        </w:r>
        <w:r w:rsidRPr="00563963">
          <w:rPr>
            <w:rStyle w:val="Hyperlink"/>
            <w:noProof/>
          </w:rPr>
          <w:instrText xml:space="preserve"> </w:instrText>
        </w:r>
        <w:r w:rsidRPr="00563963">
          <w:rPr>
            <w:rStyle w:val="Hyperlink"/>
            <w:noProof/>
          </w:rPr>
          <w:fldChar w:fldCharType="separate"/>
        </w:r>
        <w:r w:rsidRPr="00563963">
          <w:rPr>
            <w:rStyle w:val="Hyperlink"/>
            <w:noProof/>
          </w:rPr>
          <w:t>Major changes in FAST</w:t>
        </w:r>
        <w:r>
          <w:rPr>
            <w:noProof/>
            <w:webHidden/>
          </w:rPr>
          <w:tab/>
        </w:r>
        <w:r>
          <w:rPr>
            <w:noProof/>
            <w:webHidden/>
          </w:rPr>
          <w:fldChar w:fldCharType="begin"/>
        </w:r>
        <w:r>
          <w:rPr>
            <w:noProof/>
            <w:webHidden/>
          </w:rPr>
          <w:instrText xml:space="preserve"> PAGEREF _Toc417470252 \h </w:instrText>
        </w:r>
      </w:ins>
      <w:r>
        <w:rPr>
          <w:noProof/>
          <w:webHidden/>
        </w:rPr>
      </w:r>
      <w:r>
        <w:rPr>
          <w:noProof/>
          <w:webHidden/>
        </w:rPr>
        <w:fldChar w:fldCharType="separate"/>
      </w:r>
      <w:ins w:id="13" w:author="Bonnie Jonkman" w:date="2015-04-22T12:48:00Z">
        <w:r>
          <w:rPr>
            <w:noProof/>
            <w:webHidden/>
          </w:rPr>
          <w:t>8</w:t>
        </w:r>
        <w:r>
          <w:rPr>
            <w:noProof/>
            <w:webHidden/>
          </w:rPr>
          <w:fldChar w:fldCharType="end"/>
        </w:r>
        <w:r w:rsidRPr="00563963">
          <w:rPr>
            <w:rStyle w:val="Hyperlink"/>
            <w:noProof/>
          </w:rPr>
          <w:fldChar w:fldCharType="end"/>
        </w:r>
      </w:ins>
    </w:p>
    <w:p w14:paraId="6092F8D1" w14:textId="77777777" w:rsidR="008462CD" w:rsidRDefault="008462CD">
      <w:pPr>
        <w:pStyle w:val="TOC2"/>
        <w:tabs>
          <w:tab w:val="right" w:leader="dot" w:pos="9350"/>
        </w:tabs>
        <w:rPr>
          <w:ins w:id="14" w:author="Bonnie Jonkman" w:date="2015-04-22T12:48:00Z"/>
          <w:rFonts w:eastAsiaTheme="minorEastAsia"/>
          <w:noProof/>
        </w:rPr>
      </w:pPr>
      <w:ins w:id="15"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"_Toc417470253"</w:instrText>
        </w:r>
        <w:r w:rsidRPr="00563963">
          <w:rPr>
            <w:rStyle w:val="Hyperlink"/>
            <w:noProof/>
          </w:rPr>
          <w:instrText xml:space="preserve"> </w:instrText>
        </w:r>
        <w:r w:rsidRPr="00563963">
          <w:rPr>
            <w:rStyle w:val="Hyperlink"/>
            <w:noProof/>
          </w:rPr>
          <w:fldChar w:fldCharType="separate"/>
        </w:r>
        <w:r w:rsidRPr="00563963">
          <w:rPr>
            <w:rStyle w:val="Hyperlink"/>
            <w:noProof/>
          </w:rPr>
          <w:t>v8.11.00a-bjj</w:t>
        </w:r>
        <w:r>
          <w:rPr>
            <w:noProof/>
            <w:webHidden/>
          </w:rPr>
          <w:tab/>
        </w:r>
        <w:r>
          <w:rPr>
            <w:noProof/>
            <w:webHidden/>
          </w:rPr>
          <w:fldChar w:fldCharType="begin"/>
        </w:r>
        <w:r>
          <w:rPr>
            <w:noProof/>
            <w:webHidden/>
          </w:rPr>
          <w:instrText xml:space="preserve"> PAGEREF _Toc417470253 \h </w:instrText>
        </w:r>
      </w:ins>
      <w:r>
        <w:rPr>
          <w:noProof/>
          <w:webHidden/>
        </w:rPr>
      </w:r>
      <w:r>
        <w:rPr>
          <w:noProof/>
          <w:webHidden/>
        </w:rPr>
        <w:fldChar w:fldCharType="separate"/>
      </w:r>
      <w:ins w:id="16" w:author="Bonnie Jonkman" w:date="2015-04-22T12:48:00Z">
        <w:r>
          <w:rPr>
            <w:noProof/>
            <w:webHidden/>
          </w:rPr>
          <w:t>8</w:t>
        </w:r>
        <w:r>
          <w:rPr>
            <w:noProof/>
            <w:webHidden/>
          </w:rPr>
          <w:fldChar w:fldCharType="end"/>
        </w:r>
        <w:r w:rsidRPr="00563963">
          <w:rPr>
            <w:rStyle w:val="Hyperlink"/>
            <w:noProof/>
          </w:rPr>
          <w:fldChar w:fldCharType="end"/>
        </w:r>
      </w:ins>
    </w:p>
    <w:p w14:paraId="01605F6B" w14:textId="77777777" w:rsidR="008462CD" w:rsidRDefault="008462CD">
      <w:pPr>
        <w:pStyle w:val="TOC2"/>
        <w:tabs>
          <w:tab w:val="right" w:leader="dot" w:pos="9350"/>
        </w:tabs>
        <w:rPr>
          <w:ins w:id="17" w:author="Bonnie Jonkman" w:date="2015-04-22T12:48:00Z"/>
          <w:rFonts w:eastAsiaTheme="minorEastAsia"/>
          <w:noProof/>
        </w:rPr>
      </w:pPr>
      <w:ins w:id="18"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"_Toc417470254"</w:instrText>
        </w:r>
        <w:r w:rsidRPr="00563963">
          <w:rPr>
            <w:rStyle w:val="Hyperlink"/>
            <w:noProof/>
          </w:rPr>
          <w:instrText xml:space="preserve"> </w:instrText>
        </w:r>
        <w:r w:rsidRPr="00563963">
          <w:rPr>
            <w:rStyle w:val="Hyperlink"/>
            <w:noProof/>
          </w:rPr>
          <w:fldChar w:fldCharType="separate"/>
        </w:r>
        <w:r w:rsidRPr="00563963">
          <w:rPr>
            <w:rStyle w:val="Hyperlink"/>
            <w:noProof/>
          </w:rPr>
          <w:t>v8.10.00a-bjj</w:t>
        </w:r>
        <w:r>
          <w:rPr>
            <w:noProof/>
            <w:webHidden/>
          </w:rPr>
          <w:tab/>
        </w:r>
        <w:r>
          <w:rPr>
            <w:noProof/>
            <w:webHidden/>
          </w:rPr>
          <w:fldChar w:fldCharType="begin"/>
        </w:r>
        <w:r>
          <w:rPr>
            <w:noProof/>
            <w:webHidden/>
          </w:rPr>
          <w:instrText xml:space="preserve"> PAGEREF _Toc417470254 \h </w:instrText>
        </w:r>
      </w:ins>
      <w:r>
        <w:rPr>
          <w:noProof/>
          <w:webHidden/>
        </w:rPr>
      </w:r>
      <w:r>
        <w:rPr>
          <w:noProof/>
          <w:webHidden/>
        </w:rPr>
        <w:fldChar w:fldCharType="separate"/>
      </w:r>
      <w:ins w:id="19" w:author="Bonnie Jonkman" w:date="2015-04-22T12:48:00Z">
        <w:r>
          <w:rPr>
            <w:noProof/>
            <w:webHidden/>
          </w:rPr>
          <w:t>8</w:t>
        </w:r>
        <w:r>
          <w:rPr>
            <w:noProof/>
            <w:webHidden/>
          </w:rPr>
          <w:fldChar w:fldCharType="end"/>
        </w:r>
        <w:r w:rsidRPr="00563963">
          <w:rPr>
            <w:rStyle w:val="Hyperlink"/>
            <w:noProof/>
          </w:rPr>
          <w:fldChar w:fldCharType="end"/>
        </w:r>
      </w:ins>
    </w:p>
    <w:p w14:paraId="69393827" w14:textId="77777777" w:rsidR="008462CD" w:rsidRDefault="008462CD">
      <w:pPr>
        <w:pStyle w:val="TOC2"/>
        <w:tabs>
          <w:tab w:val="right" w:leader="dot" w:pos="9350"/>
        </w:tabs>
        <w:rPr>
          <w:ins w:id="20" w:author="Bonnie Jonkman" w:date="2015-04-22T12:48:00Z"/>
          <w:rFonts w:eastAsiaTheme="minorEastAsia"/>
          <w:noProof/>
        </w:rPr>
      </w:pPr>
      <w:ins w:id="21"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"_Toc417470255"</w:instrText>
        </w:r>
        <w:r w:rsidRPr="00563963">
          <w:rPr>
            <w:rStyle w:val="Hyperlink"/>
            <w:noProof/>
          </w:rPr>
          <w:instrText xml:space="preserve"> </w:instrText>
        </w:r>
        <w:r w:rsidRPr="00563963">
          <w:rPr>
            <w:rStyle w:val="Hyperlink"/>
            <w:noProof/>
          </w:rPr>
          <w:fldChar w:fldCharType="separate"/>
        </w:r>
        <w:r w:rsidRPr="00563963">
          <w:rPr>
            <w:rStyle w:val="Hyperlink"/>
            <w:noProof/>
          </w:rPr>
          <w:t>v8.09.00a-bjj</w:t>
        </w:r>
        <w:r>
          <w:rPr>
            <w:noProof/>
            <w:webHidden/>
          </w:rPr>
          <w:tab/>
        </w:r>
        <w:r>
          <w:rPr>
            <w:noProof/>
            <w:webHidden/>
          </w:rPr>
          <w:fldChar w:fldCharType="begin"/>
        </w:r>
        <w:r>
          <w:rPr>
            <w:noProof/>
            <w:webHidden/>
          </w:rPr>
          <w:instrText xml:space="preserve"> PAGEREF _Toc417470255 \h </w:instrText>
        </w:r>
      </w:ins>
      <w:r>
        <w:rPr>
          <w:noProof/>
          <w:webHidden/>
        </w:rPr>
      </w:r>
      <w:r>
        <w:rPr>
          <w:noProof/>
          <w:webHidden/>
        </w:rPr>
        <w:fldChar w:fldCharType="separate"/>
      </w:r>
      <w:ins w:id="22" w:author="Bonnie Jonkman" w:date="2015-04-22T12:48:00Z">
        <w:r>
          <w:rPr>
            <w:noProof/>
            <w:webHidden/>
          </w:rPr>
          <w:t>10</w:t>
        </w:r>
        <w:r>
          <w:rPr>
            <w:noProof/>
            <w:webHidden/>
          </w:rPr>
          <w:fldChar w:fldCharType="end"/>
        </w:r>
        <w:r w:rsidRPr="00563963">
          <w:rPr>
            <w:rStyle w:val="Hyperlink"/>
            <w:noProof/>
          </w:rPr>
          <w:fldChar w:fldCharType="end"/>
        </w:r>
      </w:ins>
    </w:p>
    <w:p w14:paraId="532C176B" w14:textId="77777777" w:rsidR="008462CD" w:rsidRDefault="008462CD">
      <w:pPr>
        <w:pStyle w:val="TOC2"/>
        <w:tabs>
          <w:tab w:val="right" w:leader="dot" w:pos="9350"/>
        </w:tabs>
        <w:rPr>
          <w:ins w:id="23" w:author="Bonnie Jonkman" w:date="2015-04-22T12:48:00Z"/>
          <w:rFonts w:eastAsiaTheme="minorEastAsia"/>
          <w:noProof/>
        </w:rPr>
      </w:pPr>
      <w:ins w:id="24"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"_Toc417470256"</w:instrText>
        </w:r>
        <w:r w:rsidRPr="00563963">
          <w:rPr>
            <w:rStyle w:val="Hyperlink"/>
            <w:noProof/>
          </w:rPr>
          <w:instrText xml:space="preserve"> </w:instrText>
        </w:r>
        <w:r w:rsidRPr="00563963">
          <w:rPr>
            <w:rStyle w:val="Hyperlink"/>
            <w:noProof/>
          </w:rPr>
          <w:fldChar w:fldCharType="separate"/>
        </w:r>
        <w:r w:rsidRPr="00563963">
          <w:rPr>
            <w:rStyle w:val="Hyperlink"/>
            <w:noProof/>
          </w:rPr>
          <w:t>v8.08.00c-bjj</w:t>
        </w:r>
        <w:r>
          <w:rPr>
            <w:noProof/>
            <w:webHidden/>
          </w:rPr>
          <w:tab/>
        </w:r>
        <w:r>
          <w:rPr>
            <w:noProof/>
            <w:webHidden/>
          </w:rPr>
          <w:fldChar w:fldCharType="begin"/>
        </w:r>
        <w:r>
          <w:rPr>
            <w:noProof/>
            <w:webHidden/>
          </w:rPr>
          <w:instrText xml:space="preserve"> PAGEREF _Toc417470256 \h </w:instrText>
        </w:r>
      </w:ins>
      <w:r>
        <w:rPr>
          <w:noProof/>
          <w:webHidden/>
        </w:rPr>
      </w:r>
      <w:r>
        <w:rPr>
          <w:noProof/>
          <w:webHidden/>
        </w:rPr>
        <w:fldChar w:fldCharType="separate"/>
      </w:r>
      <w:ins w:id="25" w:author="Bonnie Jonkman" w:date="2015-04-22T12:48:00Z">
        <w:r>
          <w:rPr>
            <w:noProof/>
            <w:webHidden/>
          </w:rPr>
          <w:t>10</w:t>
        </w:r>
        <w:r>
          <w:rPr>
            <w:noProof/>
            <w:webHidden/>
          </w:rPr>
          <w:fldChar w:fldCharType="end"/>
        </w:r>
        <w:r w:rsidRPr="00563963">
          <w:rPr>
            <w:rStyle w:val="Hyperlink"/>
            <w:noProof/>
          </w:rPr>
          <w:fldChar w:fldCharType="end"/>
        </w:r>
      </w:ins>
    </w:p>
    <w:p w14:paraId="5D8B54B6" w14:textId="77777777" w:rsidR="008462CD" w:rsidRDefault="008462CD">
      <w:pPr>
        <w:pStyle w:val="TOC2"/>
        <w:tabs>
          <w:tab w:val="right" w:leader="dot" w:pos="9350"/>
        </w:tabs>
        <w:rPr>
          <w:ins w:id="26" w:author="Bonnie Jonkman" w:date="2015-04-22T12:48:00Z"/>
          <w:rFonts w:eastAsiaTheme="minorEastAsia"/>
          <w:noProof/>
        </w:rPr>
      </w:pPr>
      <w:ins w:id="27"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"_Toc417470257"</w:instrText>
        </w:r>
        <w:r w:rsidRPr="00563963">
          <w:rPr>
            <w:rStyle w:val="Hyperlink"/>
            <w:noProof/>
          </w:rPr>
          <w:instrText xml:space="preserve"> </w:instrText>
        </w:r>
        <w:r w:rsidRPr="00563963">
          <w:rPr>
            <w:rStyle w:val="Hyperlink"/>
            <w:noProof/>
          </w:rPr>
          <w:fldChar w:fldCharType="separate"/>
        </w:r>
        <w:r w:rsidRPr="00563963">
          <w:rPr>
            <w:rStyle w:val="Hyperlink"/>
            <w:noProof/>
          </w:rPr>
          <w:t>v8.03.02b-bjj</w:t>
        </w:r>
        <w:r>
          <w:rPr>
            <w:noProof/>
            <w:webHidden/>
          </w:rPr>
          <w:tab/>
        </w:r>
        <w:r>
          <w:rPr>
            <w:noProof/>
            <w:webHidden/>
          </w:rPr>
          <w:fldChar w:fldCharType="begin"/>
        </w:r>
        <w:r>
          <w:rPr>
            <w:noProof/>
            <w:webHidden/>
          </w:rPr>
          <w:instrText xml:space="preserve"> PAGEREF _Toc417470257 \h </w:instrText>
        </w:r>
      </w:ins>
      <w:r>
        <w:rPr>
          <w:noProof/>
          <w:webHidden/>
        </w:rPr>
      </w:r>
      <w:r>
        <w:rPr>
          <w:noProof/>
          <w:webHidden/>
        </w:rPr>
        <w:fldChar w:fldCharType="separate"/>
      </w:r>
      <w:ins w:id="28" w:author="Bonnie Jonkman" w:date="2015-04-22T12:48:00Z">
        <w:r>
          <w:rPr>
            <w:noProof/>
            <w:webHidden/>
          </w:rPr>
          <w:t>12</w:t>
        </w:r>
        <w:r>
          <w:rPr>
            <w:noProof/>
            <w:webHidden/>
          </w:rPr>
          <w:fldChar w:fldCharType="end"/>
        </w:r>
        <w:r w:rsidRPr="00563963">
          <w:rPr>
            <w:rStyle w:val="Hyperlink"/>
            <w:noProof/>
          </w:rPr>
          <w:fldChar w:fldCharType="end"/>
        </w:r>
      </w:ins>
    </w:p>
    <w:p w14:paraId="453DB916" w14:textId="77777777" w:rsidR="008462CD" w:rsidRDefault="008462CD">
      <w:pPr>
        <w:pStyle w:val="TOC1"/>
        <w:tabs>
          <w:tab w:val="right" w:leader="dot" w:pos="9350"/>
        </w:tabs>
        <w:rPr>
          <w:ins w:id="29" w:author="Bonnie Jonkman" w:date="2015-04-22T12:48:00Z"/>
          <w:rFonts w:eastAsiaTheme="minorEastAsia"/>
          <w:noProof/>
        </w:rPr>
      </w:pPr>
      <w:ins w:id="30"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"_Toc417470258"</w:instrText>
        </w:r>
        <w:r w:rsidRPr="00563963">
          <w:rPr>
            <w:rStyle w:val="Hyperlink"/>
            <w:noProof/>
          </w:rPr>
          <w:instrText xml:space="preserve"> </w:instrText>
        </w:r>
        <w:r w:rsidRPr="00563963">
          <w:rPr>
            <w:rStyle w:val="Hyperlink"/>
            <w:noProof/>
          </w:rPr>
          <w:fldChar w:fldCharType="separate"/>
        </w:r>
        <w:r w:rsidRPr="00563963">
          <w:rPr>
            <w:rStyle w:val="Hyperlink"/>
            <w:noProof/>
          </w:rPr>
          <w:t>FAST v8 Input and Output Files</w:t>
        </w:r>
        <w:r>
          <w:rPr>
            <w:noProof/>
            <w:webHidden/>
          </w:rPr>
          <w:tab/>
        </w:r>
        <w:r>
          <w:rPr>
            <w:noProof/>
            <w:webHidden/>
          </w:rPr>
          <w:fldChar w:fldCharType="begin"/>
        </w:r>
        <w:r>
          <w:rPr>
            <w:noProof/>
            <w:webHidden/>
          </w:rPr>
          <w:instrText xml:space="preserve"> PAGEREF _Toc417470258 \h </w:instrText>
        </w:r>
      </w:ins>
      <w:r>
        <w:rPr>
          <w:noProof/>
          <w:webHidden/>
        </w:rPr>
      </w:r>
      <w:r>
        <w:rPr>
          <w:noProof/>
          <w:webHidden/>
        </w:rPr>
        <w:fldChar w:fldCharType="separate"/>
      </w:r>
      <w:ins w:id="31" w:author="Bonnie Jonkman" w:date="2015-04-22T12:48:00Z">
        <w:r>
          <w:rPr>
            <w:noProof/>
            <w:webHidden/>
          </w:rPr>
          <w:t>12</w:t>
        </w:r>
        <w:r>
          <w:rPr>
            <w:noProof/>
            <w:webHidden/>
          </w:rPr>
          <w:fldChar w:fldCharType="end"/>
        </w:r>
        <w:r w:rsidRPr="00563963">
          <w:rPr>
            <w:rStyle w:val="Hyperlink"/>
            <w:noProof/>
          </w:rPr>
          <w:fldChar w:fldCharType="end"/>
        </w:r>
      </w:ins>
    </w:p>
    <w:p w14:paraId="6BF25B34" w14:textId="77777777" w:rsidR="008462CD" w:rsidRDefault="008462CD">
      <w:pPr>
        <w:pStyle w:val="TOC2"/>
        <w:tabs>
          <w:tab w:val="right" w:leader="dot" w:pos="9350"/>
        </w:tabs>
        <w:rPr>
          <w:ins w:id="32" w:author="Bonnie Jonkman" w:date="2015-04-22T12:48:00Z"/>
          <w:rFonts w:eastAsiaTheme="minorEastAsia"/>
          <w:noProof/>
        </w:rPr>
      </w:pPr>
      <w:ins w:id="33"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"_Toc417470259"</w:instrText>
        </w:r>
        <w:r w:rsidRPr="00563963">
          <w:rPr>
            <w:rStyle w:val="Hyperlink"/>
            <w:noProof/>
          </w:rPr>
          <w:instrText xml:space="preserve"> </w:instrText>
        </w:r>
        <w:r w:rsidRPr="00563963">
          <w:rPr>
            <w:rStyle w:val="Hyperlink"/>
            <w:noProof/>
          </w:rPr>
          <w:fldChar w:fldCharType="separate"/>
        </w:r>
        <w:r w:rsidRPr="00563963">
          <w:rPr>
            <w:rStyle w:val="Hyperlink"/>
            <w:noProof/>
          </w:rPr>
          <w:t>File Naming Conventions</w:t>
        </w:r>
        <w:r>
          <w:rPr>
            <w:noProof/>
            <w:webHidden/>
          </w:rPr>
          <w:tab/>
        </w:r>
        <w:r>
          <w:rPr>
            <w:noProof/>
            <w:webHidden/>
          </w:rPr>
          <w:fldChar w:fldCharType="begin"/>
        </w:r>
        <w:r>
          <w:rPr>
            <w:noProof/>
            <w:webHidden/>
          </w:rPr>
          <w:instrText xml:space="preserve"> PAGEREF _Toc417470259 \h </w:instrText>
        </w:r>
      </w:ins>
      <w:r>
        <w:rPr>
          <w:noProof/>
          <w:webHidden/>
        </w:rPr>
      </w:r>
      <w:r>
        <w:rPr>
          <w:noProof/>
          <w:webHidden/>
        </w:rPr>
        <w:fldChar w:fldCharType="separate"/>
      </w:r>
      <w:ins w:id="34" w:author="Bonnie Jonkman" w:date="2015-04-22T12:48:00Z">
        <w:r>
          <w:rPr>
            <w:noProof/>
            <w:webHidden/>
          </w:rPr>
          <w:t>12</w:t>
        </w:r>
        <w:r>
          <w:rPr>
            <w:noProof/>
            <w:webHidden/>
          </w:rPr>
          <w:fldChar w:fldCharType="end"/>
        </w:r>
        <w:r w:rsidRPr="00563963">
          <w:rPr>
            <w:rStyle w:val="Hyperlink"/>
            <w:noProof/>
          </w:rPr>
          <w:fldChar w:fldCharType="end"/>
        </w:r>
      </w:ins>
    </w:p>
    <w:p w14:paraId="4BA1CE67" w14:textId="77777777" w:rsidR="008462CD" w:rsidRDefault="008462CD">
      <w:pPr>
        <w:pStyle w:val="TOC2"/>
        <w:tabs>
          <w:tab w:val="right" w:leader="dot" w:pos="9350"/>
        </w:tabs>
        <w:rPr>
          <w:ins w:id="35" w:author="Bonnie Jonkman" w:date="2015-04-22T12:48:00Z"/>
          <w:rFonts w:eastAsiaTheme="minorEastAsia"/>
          <w:noProof/>
        </w:rPr>
      </w:pPr>
      <w:ins w:id="36"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"_Toc417470260"</w:instrText>
        </w:r>
        <w:r w:rsidRPr="00563963">
          <w:rPr>
            <w:rStyle w:val="Hyperlink"/>
            <w:noProof/>
          </w:rPr>
          <w:instrText xml:space="preserve"> </w:instrText>
        </w:r>
        <w:r w:rsidRPr="00563963">
          <w:rPr>
            <w:rStyle w:val="Hyperlink"/>
            <w:noProof/>
          </w:rPr>
          <w:fldChar w:fldCharType="separate"/>
        </w:r>
        <w:r w:rsidRPr="00563963">
          <w:rPr>
            <w:rStyle w:val="Hyperlink"/>
            <w:noProof/>
          </w:rPr>
          <w:t>Variables Specified in the FAST Primary Input File</w:t>
        </w:r>
        <w:r>
          <w:rPr>
            <w:noProof/>
            <w:webHidden/>
          </w:rPr>
          <w:tab/>
        </w:r>
        <w:r>
          <w:rPr>
            <w:noProof/>
            <w:webHidden/>
          </w:rPr>
          <w:fldChar w:fldCharType="begin"/>
        </w:r>
        <w:r>
          <w:rPr>
            <w:noProof/>
            <w:webHidden/>
          </w:rPr>
          <w:instrText xml:space="preserve"> PAGEREF _Toc417470260 \h </w:instrText>
        </w:r>
      </w:ins>
      <w:r>
        <w:rPr>
          <w:noProof/>
          <w:webHidden/>
        </w:rPr>
      </w:r>
      <w:r>
        <w:rPr>
          <w:noProof/>
          <w:webHidden/>
        </w:rPr>
        <w:fldChar w:fldCharType="separate"/>
      </w:r>
      <w:ins w:id="37" w:author="Bonnie Jonkman" w:date="2015-04-22T12:48:00Z">
        <w:r>
          <w:rPr>
            <w:noProof/>
            <w:webHidden/>
          </w:rPr>
          <w:t>15</w:t>
        </w:r>
        <w:r>
          <w:rPr>
            <w:noProof/>
            <w:webHidden/>
          </w:rPr>
          <w:fldChar w:fldCharType="end"/>
        </w:r>
        <w:r w:rsidRPr="00563963">
          <w:rPr>
            <w:rStyle w:val="Hyperlink"/>
            <w:noProof/>
          </w:rPr>
          <w:fldChar w:fldCharType="end"/>
        </w:r>
      </w:ins>
    </w:p>
    <w:p w14:paraId="197830A5" w14:textId="77777777" w:rsidR="008462CD" w:rsidRDefault="008462CD">
      <w:pPr>
        <w:pStyle w:val="TOC2"/>
        <w:tabs>
          <w:tab w:val="right" w:leader="dot" w:pos="9350"/>
        </w:tabs>
        <w:rPr>
          <w:ins w:id="38" w:author="Bonnie Jonkman" w:date="2015-04-22T12:48:00Z"/>
          <w:rFonts w:eastAsiaTheme="minorEastAsia"/>
          <w:noProof/>
        </w:rPr>
      </w:pPr>
      <w:ins w:id="39"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"_Toc417470261"</w:instrText>
        </w:r>
        <w:r w:rsidRPr="00563963">
          <w:rPr>
            <w:rStyle w:val="Hyperlink"/>
            <w:noProof/>
          </w:rPr>
          <w:instrText xml:space="preserve"> </w:instrText>
        </w:r>
        <w:r w:rsidRPr="00563963">
          <w:rPr>
            <w:rStyle w:val="Hyperlink"/>
            <w:noProof/>
          </w:rPr>
          <w:fldChar w:fldCharType="separate"/>
        </w:r>
        <w:r w:rsidRPr="00563963">
          <w:rPr>
            <w:rStyle w:val="Hyperlink"/>
            <w:noProof/>
          </w:rPr>
          <w:t>Checkpoint Files (Restart Capability)</w:t>
        </w:r>
        <w:r>
          <w:rPr>
            <w:noProof/>
            <w:webHidden/>
          </w:rPr>
          <w:tab/>
        </w:r>
        <w:r>
          <w:rPr>
            <w:noProof/>
            <w:webHidden/>
          </w:rPr>
          <w:fldChar w:fldCharType="begin"/>
        </w:r>
        <w:r>
          <w:rPr>
            <w:noProof/>
            <w:webHidden/>
          </w:rPr>
          <w:instrText xml:space="preserve"> PAGEREF _Toc417470261 \h </w:instrText>
        </w:r>
      </w:ins>
      <w:r>
        <w:rPr>
          <w:noProof/>
          <w:webHidden/>
        </w:rPr>
      </w:r>
      <w:r>
        <w:rPr>
          <w:noProof/>
          <w:webHidden/>
        </w:rPr>
        <w:fldChar w:fldCharType="separate"/>
      </w:r>
      <w:ins w:id="40" w:author="Bonnie Jonkman" w:date="2015-04-22T12:48:00Z">
        <w:r>
          <w:rPr>
            <w:noProof/>
            <w:webHidden/>
          </w:rPr>
          <w:t>20</w:t>
        </w:r>
        <w:r>
          <w:rPr>
            <w:noProof/>
            <w:webHidden/>
          </w:rPr>
          <w:fldChar w:fldCharType="end"/>
        </w:r>
        <w:r w:rsidRPr="00563963">
          <w:rPr>
            <w:rStyle w:val="Hyperlink"/>
            <w:noProof/>
          </w:rPr>
          <w:fldChar w:fldCharType="end"/>
        </w:r>
      </w:ins>
    </w:p>
    <w:p w14:paraId="32EEDAA5" w14:textId="77777777" w:rsidR="008462CD" w:rsidRDefault="008462CD">
      <w:pPr>
        <w:pStyle w:val="TOC1"/>
        <w:tabs>
          <w:tab w:val="right" w:leader="dot" w:pos="9350"/>
        </w:tabs>
        <w:rPr>
          <w:ins w:id="41" w:author="Bonnie Jonkman" w:date="2015-04-22T12:48:00Z"/>
          <w:rFonts w:eastAsiaTheme="minorEastAsia"/>
          <w:noProof/>
        </w:rPr>
      </w:pPr>
      <w:ins w:id="42"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"_Toc417470262"</w:instrText>
        </w:r>
        <w:r w:rsidRPr="00563963">
          <w:rPr>
            <w:rStyle w:val="Hyperlink"/>
            <w:noProof/>
          </w:rPr>
          <w:instrText xml:space="preserve"> </w:instrText>
        </w:r>
        <w:r w:rsidRPr="00563963">
          <w:rPr>
            <w:rStyle w:val="Hyperlink"/>
            <w:noProof/>
          </w:rPr>
          <w:fldChar w:fldCharType="separate"/>
        </w:r>
        <w:r w:rsidRPr="00563963">
          <w:rPr>
            <w:rStyle w:val="Hyperlink"/>
            <w:noProof/>
          </w:rPr>
          <w:t>Converting to FAST v8.10.x</w:t>
        </w:r>
        <w:r>
          <w:rPr>
            <w:noProof/>
            <w:webHidden/>
          </w:rPr>
          <w:tab/>
        </w:r>
        <w:r>
          <w:rPr>
            <w:noProof/>
            <w:webHidden/>
          </w:rPr>
          <w:fldChar w:fldCharType="begin"/>
        </w:r>
        <w:r>
          <w:rPr>
            <w:noProof/>
            <w:webHidden/>
          </w:rPr>
          <w:instrText xml:space="preserve"> PAGEREF _Toc417470262 \h </w:instrText>
        </w:r>
      </w:ins>
      <w:r>
        <w:rPr>
          <w:noProof/>
          <w:webHidden/>
        </w:rPr>
      </w:r>
      <w:r>
        <w:rPr>
          <w:noProof/>
          <w:webHidden/>
        </w:rPr>
        <w:fldChar w:fldCharType="separate"/>
      </w:r>
      <w:ins w:id="43" w:author="Bonnie Jonkman" w:date="2015-04-22T12:48:00Z">
        <w:r>
          <w:rPr>
            <w:noProof/>
            <w:webHidden/>
          </w:rPr>
          <w:t>21</w:t>
        </w:r>
        <w:r>
          <w:rPr>
            <w:noProof/>
            <w:webHidden/>
          </w:rPr>
          <w:fldChar w:fldCharType="end"/>
        </w:r>
        <w:r w:rsidRPr="00563963">
          <w:rPr>
            <w:rStyle w:val="Hyperlink"/>
            <w:noProof/>
          </w:rPr>
          <w:fldChar w:fldCharType="end"/>
        </w:r>
      </w:ins>
    </w:p>
    <w:p w14:paraId="1046C855" w14:textId="77777777" w:rsidR="008462CD" w:rsidRDefault="008462CD">
      <w:pPr>
        <w:pStyle w:val="TOC2"/>
        <w:tabs>
          <w:tab w:val="right" w:leader="dot" w:pos="9350"/>
        </w:tabs>
        <w:rPr>
          <w:ins w:id="44" w:author="Bonnie Jonkman" w:date="2015-04-22T12:48:00Z"/>
          <w:rFonts w:eastAsiaTheme="minorEastAsia"/>
          <w:noProof/>
        </w:rPr>
      </w:pPr>
      <w:ins w:id="45"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"_Toc417470263"</w:instrText>
        </w:r>
        <w:r w:rsidRPr="00563963">
          <w:rPr>
            <w:rStyle w:val="Hyperlink"/>
            <w:noProof/>
          </w:rPr>
          <w:instrText xml:space="preserve"> </w:instrText>
        </w:r>
        <w:r w:rsidRPr="00563963">
          <w:rPr>
            <w:rStyle w:val="Hyperlink"/>
            <w:noProof/>
          </w:rPr>
          <w:fldChar w:fldCharType="separate"/>
        </w:r>
        <w:r w:rsidRPr="00563963">
          <w:rPr>
            <w:rStyle w:val="Hyperlink"/>
            <w:noProof/>
          </w:rPr>
          <w:t>Summary of Changes to Inputs</w:t>
        </w:r>
        <w:r>
          <w:rPr>
            <w:noProof/>
            <w:webHidden/>
          </w:rPr>
          <w:tab/>
        </w:r>
        <w:r>
          <w:rPr>
            <w:noProof/>
            <w:webHidden/>
          </w:rPr>
          <w:fldChar w:fldCharType="begin"/>
        </w:r>
        <w:r>
          <w:rPr>
            <w:noProof/>
            <w:webHidden/>
          </w:rPr>
          <w:instrText xml:space="preserve"> PAGEREF _Toc417470263 \h </w:instrText>
        </w:r>
      </w:ins>
      <w:r>
        <w:rPr>
          <w:noProof/>
          <w:webHidden/>
        </w:rPr>
      </w:r>
      <w:r>
        <w:rPr>
          <w:noProof/>
          <w:webHidden/>
        </w:rPr>
        <w:fldChar w:fldCharType="separate"/>
      </w:r>
      <w:ins w:id="46" w:author="Bonnie Jonkman" w:date="2015-04-22T12:48:00Z">
        <w:r>
          <w:rPr>
            <w:noProof/>
            <w:webHidden/>
          </w:rPr>
          <w:t>21</w:t>
        </w:r>
        <w:r>
          <w:rPr>
            <w:noProof/>
            <w:webHidden/>
          </w:rPr>
          <w:fldChar w:fldCharType="end"/>
        </w:r>
        <w:r w:rsidRPr="00563963">
          <w:rPr>
            <w:rStyle w:val="Hyperlink"/>
            <w:noProof/>
          </w:rPr>
          <w:fldChar w:fldCharType="end"/>
        </w:r>
      </w:ins>
    </w:p>
    <w:p w14:paraId="068016EF" w14:textId="77777777" w:rsidR="008462CD" w:rsidRDefault="008462CD">
      <w:pPr>
        <w:pStyle w:val="TOC2"/>
        <w:tabs>
          <w:tab w:val="right" w:leader="dot" w:pos="9350"/>
        </w:tabs>
        <w:rPr>
          <w:ins w:id="47" w:author="Bonnie Jonkman" w:date="2015-04-22T12:48:00Z"/>
          <w:rFonts w:eastAsiaTheme="minorEastAsia"/>
          <w:noProof/>
        </w:rPr>
      </w:pPr>
      <w:ins w:id="48"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"_Toc417470264"</w:instrText>
        </w:r>
        <w:r w:rsidRPr="00563963">
          <w:rPr>
            <w:rStyle w:val="Hyperlink"/>
            <w:noProof/>
          </w:rPr>
          <w:instrText xml:space="preserve"> </w:instrText>
        </w:r>
        <w:r w:rsidRPr="00563963">
          <w:rPr>
            <w:rStyle w:val="Hyperlink"/>
            <w:noProof/>
          </w:rPr>
          <w:fldChar w:fldCharType="separate"/>
        </w:r>
        <w:r w:rsidRPr="00563963">
          <w:rPr>
            <w:rStyle w:val="Hyperlink"/>
            <w:noProof/>
          </w:rPr>
          <w:t>MATLAB Conversion Scripts</w:t>
        </w:r>
        <w:r>
          <w:rPr>
            <w:noProof/>
            <w:webHidden/>
          </w:rPr>
          <w:tab/>
        </w:r>
        <w:r>
          <w:rPr>
            <w:noProof/>
            <w:webHidden/>
          </w:rPr>
          <w:fldChar w:fldCharType="begin"/>
        </w:r>
        <w:r>
          <w:rPr>
            <w:noProof/>
            <w:webHidden/>
          </w:rPr>
          <w:instrText xml:space="preserve"> PAGEREF _Toc417470264 \h </w:instrText>
        </w:r>
      </w:ins>
      <w:r>
        <w:rPr>
          <w:noProof/>
          <w:webHidden/>
        </w:rPr>
      </w:r>
      <w:r>
        <w:rPr>
          <w:noProof/>
          <w:webHidden/>
        </w:rPr>
        <w:fldChar w:fldCharType="separate"/>
      </w:r>
      <w:ins w:id="49" w:author="Bonnie Jonkman" w:date="2015-04-22T12:48:00Z">
        <w:r>
          <w:rPr>
            <w:noProof/>
            <w:webHidden/>
          </w:rPr>
          <w:t>23</w:t>
        </w:r>
        <w:r>
          <w:rPr>
            <w:noProof/>
            <w:webHidden/>
          </w:rPr>
          <w:fldChar w:fldCharType="end"/>
        </w:r>
        <w:r w:rsidRPr="00563963">
          <w:rPr>
            <w:rStyle w:val="Hyperlink"/>
            <w:noProof/>
          </w:rPr>
          <w:fldChar w:fldCharType="end"/>
        </w:r>
      </w:ins>
    </w:p>
    <w:p w14:paraId="7AFC8F2F" w14:textId="77777777" w:rsidR="008462CD" w:rsidRDefault="008462CD">
      <w:pPr>
        <w:pStyle w:val="TOC1"/>
        <w:tabs>
          <w:tab w:val="right" w:leader="dot" w:pos="9350"/>
        </w:tabs>
        <w:rPr>
          <w:ins w:id="50" w:author="Bonnie Jonkman" w:date="2015-04-22T12:48:00Z"/>
          <w:rFonts w:eastAsiaTheme="minorEastAsia"/>
          <w:noProof/>
        </w:rPr>
      </w:pPr>
      <w:ins w:id="51"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"_Toc417470265"</w:instrText>
        </w:r>
        <w:r w:rsidRPr="00563963">
          <w:rPr>
            <w:rStyle w:val="Hyperlink"/>
            <w:noProof/>
          </w:rPr>
          <w:instrText xml:space="preserve"> </w:instrText>
        </w:r>
        <w:r w:rsidRPr="00563963">
          <w:rPr>
            <w:rStyle w:val="Hyperlink"/>
            <w:noProof/>
          </w:rPr>
          <w:fldChar w:fldCharType="separate"/>
        </w:r>
        <w:r w:rsidRPr="00563963">
          <w:rPr>
            <w:rStyle w:val="Hyperlink"/>
            <w:noProof/>
          </w:rPr>
          <w:t>Running FAST</w:t>
        </w:r>
        <w:r>
          <w:rPr>
            <w:noProof/>
            <w:webHidden/>
          </w:rPr>
          <w:tab/>
        </w:r>
        <w:r>
          <w:rPr>
            <w:noProof/>
            <w:webHidden/>
          </w:rPr>
          <w:fldChar w:fldCharType="begin"/>
        </w:r>
        <w:r>
          <w:rPr>
            <w:noProof/>
            <w:webHidden/>
          </w:rPr>
          <w:instrText xml:space="preserve"> PAGEREF _Toc417470265 \h </w:instrText>
        </w:r>
      </w:ins>
      <w:r>
        <w:rPr>
          <w:noProof/>
          <w:webHidden/>
        </w:rPr>
      </w:r>
      <w:r>
        <w:rPr>
          <w:noProof/>
          <w:webHidden/>
        </w:rPr>
        <w:fldChar w:fldCharType="separate"/>
      </w:r>
      <w:ins w:id="52" w:author="Bonnie Jonkman" w:date="2015-04-22T12:48:00Z">
        <w:r>
          <w:rPr>
            <w:noProof/>
            <w:webHidden/>
          </w:rPr>
          <w:t>25</w:t>
        </w:r>
        <w:r>
          <w:rPr>
            <w:noProof/>
            <w:webHidden/>
          </w:rPr>
          <w:fldChar w:fldCharType="end"/>
        </w:r>
        <w:r w:rsidRPr="00563963">
          <w:rPr>
            <w:rStyle w:val="Hyperlink"/>
            <w:noProof/>
          </w:rPr>
          <w:fldChar w:fldCharType="end"/>
        </w:r>
      </w:ins>
    </w:p>
    <w:p w14:paraId="460DFF67" w14:textId="77777777" w:rsidR="008462CD" w:rsidRDefault="008462CD">
      <w:pPr>
        <w:pStyle w:val="TOC2"/>
        <w:tabs>
          <w:tab w:val="right" w:leader="dot" w:pos="9350"/>
        </w:tabs>
        <w:rPr>
          <w:ins w:id="53" w:author="Bonnie Jonkman" w:date="2015-04-22T12:48:00Z"/>
          <w:rFonts w:eastAsiaTheme="minorEastAsia"/>
          <w:noProof/>
        </w:rPr>
      </w:pPr>
      <w:ins w:id="54"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"_Toc417470266"</w:instrText>
        </w:r>
        <w:r w:rsidRPr="00563963">
          <w:rPr>
            <w:rStyle w:val="Hyperlink"/>
            <w:noProof/>
          </w:rPr>
          <w:instrText xml:space="preserve"> </w:instrText>
        </w:r>
        <w:r w:rsidRPr="00563963">
          <w:rPr>
            <w:rStyle w:val="Hyperlink"/>
            <w:noProof/>
          </w:rPr>
          <w:fldChar w:fldCharType="separate"/>
        </w:r>
        <w:r w:rsidRPr="00563963">
          <w:rPr>
            <w:rStyle w:val="Hyperlink"/>
            <w:noProof/>
          </w:rPr>
          <w:t>Normal Simulation: Starting FAST from an input file</w:t>
        </w:r>
        <w:r>
          <w:rPr>
            <w:noProof/>
            <w:webHidden/>
          </w:rPr>
          <w:tab/>
        </w:r>
        <w:r>
          <w:rPr>
            <w:noProof/>
            <w:webHidden/>
          </w:rPr>
          <w:fldChar w:fldCharType="begin"/>
        </w:r>
        <w:r>
          <w:rPr>
            <w:noProof/>
            <w:webHidden/>
          </w:rPr>
          <w:instrText xml:space="preserve"> PAGEREF _Toc417470266 \h </w:instrText>
        </w:r>
      </w:ins>
      <w:r>
        <w:rPr>
          <w:noProof/>
          <w:webHidden/>
        </w:rPr>
      </w:r>
      <w:r>
        <w:rPr>
          <w:noProof/>
          <w:webHidden/>
        </w:rPr>
        <w:fldChar w:fldCharType="separate"/>
      </w:r>
      <w:ins w:id="55" w:author="Bonnie Jonkman" w:date="2015-04-22T12:48:00Z">
        <w:r>
          <w:rPr>
            <w:noProof/>
            <w:webHidden/>
          </w:rPr>
          <w:t>25</w:t>
        </w:r>
        <w:r>
          <w:rPr>
            <w:noProof/>
            <w:webHidden/>
          </w:rPr>
          <w:fldChar w:fldCharType="end"/>
        </w:r>
        <w:r w:rsidRPr="00563963">
          <w:rPr>
            <w:rStyle w:val="Hyperlink"/>
            <w:noProof/>
          </w:rPr>
          <w:fldChar w:fldCharType="end"/>
        </w:r>
      </w:ins>
    </w:p>
    <w:p w14:paraId="220BD9AD" w14:textId="77777777" w:rsidR="008462CD" w:rsidRDefault="008462CD">
      <w:pPr>
        <w:pStyle w:val="TOC2"/>
        <w:tabs>
          <w:tab w:val="right" w:leader="dot" w:pos="9350"/>
        </w:tabs>
        <w:rPr>
          <w:ins w:id="56" w:author="Bonnie Jonkman" w:date="2015-04-22T12:48:00Z"/>
          <w:rFonts w:eastAsiaTheme="minorEastAsia"/>
          <w:noProof/>
        </w:rPr>
      </w:pPr>
      <w:ins w:id="57"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"_Toc417470267"</w:instrText>
        </w:r>
        <w:r w:rsidRPr="00563963">
          <w:rPr>
            <w:rStyle w:val="Hyperlink"/>
            <w:noProof/>
          </w:rPr>
          <w:instrText xml:space="preserve"> </w:instrText>
        </w:r>
        <w:r w:rsidRPr="00563963">
          <w:rPr>
            <w:rStyle w:val="Hyperlink"/>
            <w:noProof/>
          </w:rPr>
          <w:fldChar w:fldCharType="separate"/>
        </w:r>
        <w:r w:rsidRPr="00563963">
          <w:rPr>
            <w:rStyle w:val="Hyperlink"/>
            <w:noProof/>
          </w:rPr>
          <w:t>Restart: Starting FAST from a checkpoint file</w:t>
        </w:r>
        <w:r>
          <w:rPr>
            <w:noProof/>
            <w:webHidden/>
          </w:rPr>
          <w:tab/>
        </w:r>
        <w:r>
          <w:rPr>
            <w:noProof/>
            <w:webHidden/>
          </w:rPr>
          <w:fldChar w:fldCharType="begin"/>
        </w:r>
        <w:r>
          <w:rPr>
            <w:noProof/>
            <w:webHidden/>
          </w:rPr>
          <w:instrText xml:space="preserve"> PAGEREF _Toc417470267 \h </w:instrText>
        </w:r>
      </w:ins>
      <w:r>
        <w:rPr>
          <w:noProof/>
          <w:webHidden/>
        </w:rPr>
      </w:r>
      <w:r>
        <w:rPr>
          <w:noProof/>
          <w:webHidden/>
        </w:rPr>
        <w:fldChar w:fldCharType="separate"/>
      </w:r>
      <w:ins w:id="58" w:author="Bonnie Jonkman" w:date="2015-04-22T12:48:00Z">
        <w:r>
          <w:rPr>
            <w:noProof/>
            <w:webHidden/>
          </w:rPr>
          <w:t>26</w:t>
        </w:r>
        <w:r>
          <w:rPr>
            <w:noProof/>
            <w:webHidden/>
          </w:rPr>
          <w:fldChar w:fldCharType="end"/>
        </w:r>
        <w:r w:rsidRPr="00563963">
          <w:rPr>
            <w:rStyle w:val="Hyperlink"/>
            <w:noProof/>
          </w:rPr>
          <w:fldChar w:fldCharType="end"/>
        </w:r>
      </w:ins>
    </w:p>
    <w:p w14:paraId="3BAA91B9" w14:textId="77777777" w:rsidR="008462CD" w:rsidRDefault="008462CD">
      <w:pPr>
        <w:pStyle w:val="TOC2"/>
        <w:tabs>
          <w:tab w:val="right" w:leader="dot" w:pos="9350"/>
        </w:tabs>
        <w:rPr>
          <w:ins w:id="59" w:author="Bonnie Jonkman" w:date="2015-04-22T12:48:00Z"/>
          <w:rFonts w:eastAsiaTheme="minorEastAsia"/>
          <w:noProof/>
        </w:rPr>
      </w:pPr>
      <w:ins w:id="60"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"_Toc417470268"</w:instrText>
        </w:r>
        <w:r w:rsidRPr="00563963">
          <w:rPr>
            <w:rStyle w:val="Hyperlink"/>
            <w:noProof/>
          </w:rPr>
          <w:instrText xml:space="preserve"> </w:instrText>
        </w:r>
        <w:r w:rsidRPr="00563963">
          <w:rPr>
            <w:rStyle w:val="Hyperlink"/>
            <w:noProof/>
          </w:rPr>
          <w:fldChar w:fldCharType="separate"/>
        </w:r>
        <w:r w:rsidRPr="00563963">
          <w:rPr>
            <w:rStyle w:val="Hyperlink"/>
            <w:noProof/>
          </w:rPr>
          <w:t>Modeling Tips</w:t>
        </w:r>
        <w:r>
          <w:rPr>
            <w:noProof/>
            <w:webHidden/>
          </w:rPr>
          <w:tab/>
        </w:r>
        <w:r>
          <w:rPr>
            <w:noProof/>
            <w:webHidden/>
          </w:rPr>
          <w:fldChar w:fldCharType="begin"/>
        </w:r>
        <w:r>
          <w:rPr>
            <w:noProof/>
            <w:webHidden/>
          </w:rPr>
          <w:instrText xml:space="preserve"> PAGEREF _Toc417470268 \h </w:instrText>
        </w:r>
      </w:ins>
      <w:r>
        <w:rPr>
          <w:noProof/>
          <w:webHidden/>
        </w:rPr>
      </w:r>
      <w:r>
        <w:rPr>
          <w:noProof/>
          <w:webHidden/>
        </w:rPr>
        <w:fldChar w:fldCharType="separate"/>
      </w:r>
      <w:ins w:id="61" w:author="Bonnie Jonkman" w:date="2015-04-22T12:48:00Z">
        <w:r>
          <w:rPr>
            <w:noProof/>
            <w:webHidden/>
          </w:rPr>
          <w:t>26</w:t>
        </w:r>
        <w:r>
          <w:rPr>
            <w:noProof/>
            <w:webHidden/>
          </w:rPr>
          <w:fldChar w:fldCharType="end"/>
        </w:r>
        <w:r w:rsidRPr="00563963">
          <w:rPr>
            <w:rStyle w:val="Hyperlink"/>
            <w:noProof/>
          </w:rPr>
          <w:fldChar w:fldCharType="end"/>
        </w:r>
      </w:ins>
    </w:p>
    <w:p w14:paraId="19A531D0" w14:textId="77777777" w:rsidR="008462CD" w:rsidRDefault="008462CD">
      <w:pPr>
        <w:pStyle w:val="TOC2"/>
        <w:tabs>
          <w:tab w:val="right" w:leader="dot" w:pos="9350"/>
        </w:tabs>
        <w:rPr>
          <w:ins w:id="62" w:author="Bonnie Jonkman" w:date="2015-04-22T12:48:00Z"/>
          <w:rFonts w:eastAsiaTheme="minorEastAsia"/>
          <w:noProof/>
        </w:rPr>
      </w:pPr>
      <w:ins w:id="63"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"_Toc417470269"</w:instrText>
        </w:r>
        <w:r w:rsidRPr="00563963">
          <w:rPr>
            <w:rStyle w:val="Hyperlink"/>
            <w:noProof/>
          </w:rPr>
          <w:instrText xml:space="preserve"> </w:instrText>
        </w:r>
        <w:r w:rsidRPr="00563963">
          <w:rPr>
            <w:rStyle w:val="Hyperlink"/>
            <w:noProof/>
          </w:rPr>
          <w:fldChar w:fldCharType="separate"/>
        </w:r>
        <w:r w:rsidRPr="00563963">
          <w:rPr>
            <w:rStyle w:val="Hyperlink"/>
            <w:noProof/>
          </w:rPr>
          <w:t>Certification Tests</w:t>
        </w:r>
        <w:r>
          <w:rPr>
            <w:noProof/>
            <w:webHidden/>
          </w:rPr>
          <w:tab/>
        </w:r>
        <w:r>
          <w:rPr>
            <w:noProof/>
            <w:webHidden/>
          </w:rPr>
          <w:fldChar w:fldCharType="begin"/>
        </w:r>
        <w:r>
          <w:rPr>
            <w:noProof/>
            <w:webHidden/>
          </w:rPr>
          <w:instrText xml:space="preserve"> PAGEREF _Toc417470269 \h </w:instrText>
        </w:r>
      </w:ins>
      <w:r>
        <w:rPr>
          <w:noProof/>
          <w:webHidden/>
        </w:rPr>
      </w:r>
      <w:r>
        <w:rPr>
          <w:noProof/>
          <w:webHidden/>
        </w:rPr>
        <w:fldChar w:fldCharType="separate"/>
      </w:r>
      <w:ins w:id="64" w:author="Bonnie Jonkman" w:date="2015-04-22T12:48:00Z">
        <w:r>
          <w:rPr>
            <w:noProof/>
            <w:webHidden/>
          </w:rPr>
          <w:t>26</w:t>
        </w:r>
        <w:r>
          <w:rPr>
            <w:noProof/>
            <w:webHidden/>
          </w:rPr>
          <w:fldChar w:fldCharType="end"/>
        </w:r>
        <w:r w:rsidRPr="00563963">
          <w:rPr>
            <w:rStyle w:val="Hyperlink"/>
            <w:noProof/>
          </w:rPr>
          <w:fldChar w:fldCharType="end"/>
        </w:r>
      </w:ins>
    </w:p>
    <w:p w14:paraId="7174B69A" w14:textId="77777777" w:rsidR="008462CD" w:rsidRDefault="008462CD">
      <w:pPr>
        <w:pStyle w:val="TOC1"/>
        <w:tabs>
          <w:tab w:val="right" w:leader="dot" w:pos="9350"/>
        </w:tabs>
        <w:rPr>
          <w:ins w:id="65" w:author="Bonnie Jonkman" w:date="2015-04-22T12:48:00Z"/>
          <w:rFonts w:eastAsiaTheme="minorEastAsia"/>
          <w:noProof/>
        </w:rPr>
      </w:pPr>
      <w:ins w:id="66"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"_Toc417470270"</w:instrText>
        </w:r>
        <w:r w:rsidRPr="00563963">
          <w:rPr>
            <w:rStyle w:val="Hyperlink"/>
            <w:noProof/>
          </w:rPr>
          <w:instrText xml:space="preserve"> </w:instrText>
        </w:r>
        <w:r w:rsidRPr="00563963">
          <w:rPr>
            <w:rStyle w:val="Hyperlink"/>
            <w:noProof/>
          </w:rPr>
          <w:fldChar w:fldCharType="separate"/>
        </w:r>
        <w:r w:rsidRPr="00563963">
          <w:rPr>
            <w:rStyle w:val="Hyperlink"/>
            <w:noProof/>
          </w:rPr>
          <w:t>Compiling FAST</w:t>
        </w:r>
        <w:r>
          <w:rPr>
            <w:noProof/>
            <w:webHidden/>
          </w:rPr>
          <w:tab/>
        </w:r>
        <w:r>
          <w:rPr>
            <w:noProof/>
            <w:webHidden/>
          </w:rPr>
          <w:fldChar w:fldCharType="begin"/>
        </w:r>
        <w:r>
          <w:rPr>
            <w:noProof/>
            <w:webHidden/>
          </w:rPr>
          <w:instrText xml:space="preserve"> PAGEREF _Toc417470270 \h </w:instrText>
        </w:r>
      </w:ins>
      <w:r>
        <w:rPr>
          <w:noProof/>
          <w:webHidden/>
        </w:rPr>
      </w:r>
      <w:r>
        <w:rPr>
          <w:noProof/>
          <w:webHidden/>
        </w:rPr>
        <w:fldChar w:fldCharType="separate"/>
      </w:r>
      <w:ins w:id="67" w:author="Bonnie Jonkman" w:date="2015-04-22T12:48:00Z">
        <w:r>
          <w:rPr>
            <w:noProof/>
            <w:webHidden/>
          </w:rPr>
          <w:t>27</w:t>
        </w:r>
        <w:r>
          <w:rPr>
            <w:noProof/>
            <w:webHidden/>
          </w:rPr>
          <w:fldChar w:fldCharType="end"/>
        </w:r>
        <w:r w:rsidRPr="00563963">
          <w:rPr>
            <w:rStyle w:val="Hyperlink"/>
            <w:noProof/>
          </w:rPr>
          <w:fldChar w:fldCharType="end"/>
        </w:r>
      </w:ins>
    </w:p>
    <w:p w14:paraId="258E1B12" w14:textId="77777777" w:rsidR="008462CD" w:rsidRDefault="008462CD">
      <w:pPr>
        <w:pStyle w:val="TOC1"/>
        <w:tabs>
          <w:tab w:val="right" w:leader="dot" w:pos="9350"/>
        </w:tabs>
        <w:rPr>
          <w:ins w:id="68" w:author="Bonnie Jonkman" w:date="2015-04-22T12:48:00Z"/>
          <w:rFonts w:eastAsiaTheme="minorEastAsia"/>
          <w:noProof/>
        </w:rPr>
      </w:pPr>
      <w:ins w:id="69"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"_Toc417470271"</w:instrText>
        </w:r>
        <w:r w:rsidRPr="00563963">
          <w:rPr>
            <w:rStyle w:val="Hyperlink"/>
            <w:noProof/>
          </w:rPr>
          <w:instrText xml:space="preserve"> </w:instrText>
        </w:r>
        <w:r w:rsidRPr="00563963">
          <w:rPr>
            <w:rStyle w:val="Hyperlink"/>
            <w:noProof/>
          </w:rPr>
          <w:fldChar w:fldCharType="separate"/>
        </w:r>
        <w:r w:rsidRPr="00563963">
          <w:rPr>
            <w:rStyle w:val="Hyperlink"/>
            <w:noProof/>
          </w:rPr>
          <w:t>FAST v8 Interface to Simulink</w:t>
        </w:r>
        <w:r>
          <w:rPr>
            <w:noProof/>
            <w:webHidden/>
          </w:rPr>
          <w:tab/>
        </w:r>
        <w:r>
          <w:rPr>
            <w:noProof/>
            <w:webHidden/>
          </w:rPr>
          <w:fldChar w:fldCharType="begin"/>
        </w:r>
        <w:r>
          <w:rPr>
            <w:noProof/>
            <w:webHidden/>
          </w:rPr>
          <w:instrText xml:space="preserve"> PAGEREF _Toc417470271 \h </w:instrText>
        </w:r>
      </w:ins>
      <w:r>
        <w:rPr>
          <w:noProof/>
          <w:webHidden/>
        </w:rPr>
      </w:r>
      <w:r>
        <w:rPr>
          <w:noProof/>
          <w:webHidden/>
        </w:rPr>
        <w:fldChar w:fldCharType="separate"/>
      </w:r>
      <w:ins w:id="70" w:author="Bonnie Jonkman" w:date="2015-04-22T12:48:00Z">
        <w:r>
          <w:rPr>
            <w:noProof/>
            <w:webHidden/>
          </w:rPr>
          <w:t>28</w:t>
        </w:r>
        <w:r>
          <w:rPr>
            <w:noProof/>
            <w:webHidden/>
          </w:rPr>
          <w:fldChar w:fldCharType="end"/>
        </w:r>
        <w:r w:rsidRPr="00563963">
          <w:rPr>
            <w:rStyle w:val="Hyperlink"/>
            <w:noProof/>
          </w:rPr>
          <w:fldChar w:fldCharType="end"/>
        </w:r>
      </w:ins>
    </w:p>
    <w:p w14:paraId="57B15562" w14:textId="77777777" w:rsidR="008462CD" w:rsidRDefault="008462CD">
      <w:pPr>
        <w:pStyle w:val="TOC2"/>
        <w:tabs>
          <w:tab w:val="right" w:leader="dot" w:pos="9350"/>
        </w:tabs>
        <w:rPr>
          <w:ins w:id="71" w:author="Bonnie Jonkman" w:date="2015-04-22T12:48:00Z"/>
          <w:rFonts w:eastAsiaTheme="minorEastAsia"/>
          <w:noProof/>
        </w:rPr>
      </w:pPr>
      <w:ins w:id="72"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"_Toc417470272"</w:instrText>
        </w:r>
        <w:r w:rsidRPr="00563963">
          <w:rPr>
            <w:rStyle w:val="Hyperlink"/>
            <w:noProof/>
          </w:rPr>
          <w:instrText xml:space="preserve"> </w:instrText>
        </w:r>
        <w:r w:rsidRPr="00563963">
          <w:rPr>
            <w:rStyle w:val="Hyperlink"/>
            <w:noProof/>
          </w:rPr>
          <w:fldChar w:fldCharType="separate"/>
        </w:r>
        <w:r w:rsidRPr="00563963">
          <w:rPr>
            <w:rStyle w:val="Hyperlink"/>
            <w:noProof/>
          </w:rPr>
          <w:t>Major Changes Between the FAST v7 and v8 Interfaces to Simulink</w:t>
        </w:r>
        <w:r>
          <w:rPr>
            <w:noProof/>
            <w:webHidden/>
          </w:rPr>
          <w:tab/>
        </w:r>
        <w:r>
          <w:rPr>
            <w:noProof/>
            <w:webHidden/>
          </w:rPr>
          <w:fldChar w:fldCharType="begin"/>
        </w:r>
        <w:r>
          <w:rPr>
            <w:noProof/>
            <w:webHidden/>
          </w:rPr>
          <w:instrText xml:space="preserve"> PAGEREF _Toc417470272 \h </w:instrText>
        </w:r>
      </w:ins>
      <w:r>
        <w:rPr>
          <w:noProof/>
          <w:webHidden/>
        </w:rPr>
      </w:r>
      <w:r>
        <w:rPr>
          <w:noProof/>
          <w:webHidden/>
        </w:rPr>
        <w:fldChar w:fldCharType="separate"/>
      </w:r>
      <w:ins w:id="73" w:author="Bonnie Jonkman" w:date="2015-04-22T12:48:00Z">
        <w:r>
          <w:rPr>
            <w:noProof/>
            <w:webHidden/>
          </w:rPr>
          <w:t>28</w:t>
        </w:r>
        <w:r>
          <w:rPr>
            <w:noProof/>
            <w:webHidden/>
          </w:rPr>
          <w:fldChar w:fldCharType="end"/>
        </w:r>
        <w:r w:rsidRPr="00563963">
          <w:rPr>
            <w:rStyle w:val="Hyperlink"/>
            <w:noProof/>
          </w:rPr>
          <w:fldChar w:fldCharType="end"/>
        </w:r>
      </w:ins>
    </w:p>
    <w:p w14:paraId="49257442" w14:textId="77777777" w:rsidR="008462CD" w:rsidRDefault="008462CD">
      <w:pPr>
        <w:pStyle w:val="TOC2"/>
        <w:tabs>
          <w:tab w:val="right" w:leader="dot" w:pos="9350"/>
        </w:tabs>
        <w:rPr>
          <w:ins w:id="74" w:author="Bonnie Jonkman" w:date="2015-04-22T12:48:00Z"/>
          <w:rFonts w:eastAsiaTheme="minorEastAsia"/>
          <w:noProof/>
        </w:rPr>
      </w:pPr>
      <w:ins w:id="75"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"_Toc417470273"</w:instrText>
        </w:r>
        <w:r w:rsidRPr="00563963">
          <w:rPr>
            <w:rStyle w:val="Hyperlink"/>
            <w:noProof/>
          </w:rPr>
          <w:instrText xml:space="preserve"> </w:instrText>
        </w:r>
        <w:r w:rsidRPr="00563963">
          <w:rPr>
            <w:rStyle w:val="Hyperlink"/>
            <w:noProof/>
          </w:rPr>
          <w:fldChar w:fldCharType="separate"/>
        </w:r>
        <w:r w:rsidRPr="00563963">
          <w:rPr>
            <w:rStyle w:val="Hyperlink"/>
            <w:noProof/>
          </w:rPr>
          <w:t>Definition of the FAST v8 Interface to Simulink</w:t>
        </w:r>
        <w:r>
          <w:rPr>
            <w:noProof/>
            <w:webHidden/>
          </w:rPr>
          <w:tab/>
        </w:r>
        <w:r>
          <w:rPr>
            <w:noProof/>
            <w:webHidden/>
          </w:rPr>
          <w:fldChar w:fldCharType="begin"/>
        </w:r>
        <w:r>
          <w:rPr>
            <w:noProof/>
            <w:webHidden/>
          </w:rPr>
          <w:instrText xml:space="preserve"> PAGEREF _Toc417470273 \h </w:instrText>
        </w:r>
      </w:ins>
      <w:r>
        <w:rPr>
          <w:noProof/>
          <w:webHidden/>
        </w:rPr>
      </w:r>
      <w:r>
        <w:rPr>
          <w:noProof/>
          <w:webHidden/>
        </w:rPr>
        <w:fldChar w:fldCharType="separate"/>
      </w:r>
      <w:ins w:id="76" w:author="Bonnie Jonkman" w:date="2015-04-22T12:48:00Z">
        <w:r>
          <w:rPr>
            <w:noProof/>
            <w:webHidden/>
          </w:rPr>
          <w:t>29</w:t>
        </w:r>
        <w:r>
          <w:rPr>
            <w:noProof/>
            <w:webHidden/>
          </w:rPr>
          <w:fldChar w:fldCharType="end"/>
        </w:r>
        <w:r w:rsidRPr="00563963">
          <w:rPr>
            <w:rStyle w:val="Hyperlink"/>
            <w:noProof/>
          </w:rPr>
          <w:fldChar w:fldCharType="end"/>
        </w:r>
      </w:ins>
    </w:p>
    <w:p w14:paraId="3CE9D1C8" w14:textId="77777777" w:rsidR="008462CD" w:rsidRDefault="008462CD">
      <w:pPr>
        <w:pStyle w:val="TOC2"/>
        <w:tabs>
          <w:tab w:val="right" w:leader="dot" w:pos="9350"/>
        </w:tabs>
        <w:rPr>
          <w:ins w:id="77" w:author="Bonnie Jonkman" w:date="2015-04-22T12:48:00Z"/>
          <w:rFonts w:eastAsiaTheme="minorEastAsia"/>
          <w:noProof/>
        </w:rPr>
      </w:pPr>
      <w:ins w:id="78"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"_Toc417470274"</w:instrText>
        </w:r>
        <w:r w:rsidRPr="00563963">
          <w:rPr>
            <w:rStyle w:val="Hyperlink"/>
            <w:noProof/>
          </w:rPr>
          <w:instrText xml:space="preserve"> </w:instrText>
        </w:r>
        <w:r w:rsidRPr="00563963">
          <w:rPr>
            <w:rStyle w:val="Hyperlink"/>
            <w:noProof/>
          </w:rPr>
          <w:fldChar w:fldCharType="separate"/>
        </w:r>
        <w:r w:rsidRPr="00563963">
          <w:rPr>
            <w:rStyle w:val="Hyperlink"/>
            <w:noProof/>
          </w:rPr>
          <w:t>Converting FAST v7 Simulink Models to FAST v8</w:t>
        </w:r>
        <w:r>
          <w:rPr>
            <w:noProof/>
            <w:webHidden/>
          </w:rPr>
          <w:tab/>
        </w:r>
        <w:r>
          <w:rPr>
            <w:noProof/>
            <w:webHidden/>
          </w:rPr>
          <w:fldChar w:fldCharType="begin"/>
        </w:r>
        <w:r>
          <w:rPr>
            <w:noProof/>
            <w:webHidden/>
          </w:rPr>
          <w:instrText xml:space="preserve"> PAGEREF _Toc417470274 \h </w:instrText>
        </w:r>
      </w:ins>
      <w:r>
        <w:rPr>
          <w:noProof/>
          <w:webHidden/>
        </w:rPr>
      </w:r>
      <w:r>
        <w:rPr>
          <w:noProof/>
          <w:webHidden/>
        </w:rPr>
        <w:fldChar w:fldCharType="separate"/>
      </w:r>
      <w:ins w:id="79" w:author="Bonnie Jonkman" w:date="2015-04-22T12:48:00Z">
        <w:r>
          <w:rPr>
            <w:noProof/>
            <w:webHidden/>
          </w:rPr>
          <w:t>32</w:t>
        </w:r>
        <w:r>
          <w:rPr>
            <w:noProof/>
            <w:webHidden/>
          </w:rPr>
          <w:fldChar w:fldCharType="end"/>
        </w:r>
        <w:r w:rsidRPr="00563963">
          <w:rPr>
            <w:rStyle w:val="Hyperlink"/>
            <w:noProof/>
          </w:rPr>
          <w:fldChar w:fldCharType="end"/>
        </w:r>
      </w:ins>
    </w:p>
    <w:p w14:paraId="7121BC45" w14:textId="77777777" w:rsidR="008462CD" w:rsidRDefault="008462CD">
      <w:pPr>
        <w:pStyle w:val="TOC2"/>
        <w:tabs>
          <w:tab w:val="right" w:leader="dot" w:pos="9350"/>
        </w:tabs>
        <w:rPr>
          <w:ins w:id="80" w:author="Bonnie Jonkman" w:date="2015-04-22T12:48:00Z"/>
          <w:rFonts w:eastAsiaTheme="minorEastAsia"/>
          <w:noProof/>
        </w:rPr>
      </w:pPr>
      <w:ins w:id="81"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"_Toc417470275"</w:instrText>
        </w:r>
        <w:r w:rsidRPr="00563963">
          <w:rPr>
            <w:rStyle w:val="Hyperlink"/>
            <w:noProof/>
          </w:rPr>
          <w:instrText xml:space="preserve"> </w:instrText>
        </w:r>
        <w:r w:rsidRPr="00563963">
          <w:rPr>
            <w:rStyle w:val="Hyperlink"/>
            <w:noProof/>
          </w:rPr>
          <w:fldChar w:fldCharType="separate"/>
        </w:r>
        <w:r w:rsidRPr="00563963">
          <w:rPr>
            <w:rStyle w:val="Hyperlink"/>
            <w:noProof/>
          </w:rPr>
          <w:t>Running FAST in Simulink</w:t>
        </w:r>
        <w:r>
          <w:rPr>
            <w:noProof/>
            <w:webHidden/>
          </w:rPr>
          <w:tab/>
        </w:r>
        <w:r>
          <w:rPr>
            <w:noProof/>
            <w:webHidden/>
          </w:rPr>
          <w:fldChar w:fldCharType="begin"/>
        </w:r>
        <w:r>
          <w:rPr>
            <w:noProof/>
            <w:webHidden/>
          </w:rPr>
          <w:instrText xml:space="preserve"> PAGEREF _Toc417470275 \h </w:instrText>
        </w:r>
      </w:ins>
      <w:r>
        <w:rPr>
          <w:noProof/>
          <w:webHidden/>
        </w:rPr>
      </w:r>
      <w:r>
        <w:rPr>
          <w:noProof/>
          <w:webHidden/>
        </w:rPr>
        <w:fldChar w:fldCharType="separate"/>
      </w:r>
      <w:ins w:id="82" w:author="Bonnie Jonkman" w:date="2015-04-22T12:48:00Z">
        <w:r>
          <w:rPr>
            <w:noProof/>
            <w:webHidden/>
          </w:rPr>
          <w:t>33</w:t>
        </w:r>
        <w:r>
          <w:rPr>
            <w:noProof/>
            <w:webHidden/>
          </w:rPr>
          <w:fldChar w:fldCharType="end"/>
        </w:r>
        <w:r w:rsidRPr="00563963">
          <w:rPr>
            <w:rStyle w:val="Hyperlink"/>
            <w:noProof/>
          </w:rPr>
          <w:fldChar w:fldCharType="end"/>
        </w:r>
      </w:ins>
    </w:p>
    <w:p w14:paraId="3640A25F" w14:textId="77777777" w:rsidR="008462CD" w:rsidRDefault="008462CD">
      <w:pPr>
        <w:pStyle w:val="TOC2"/>
        <w:tabs>
          <w:tab w:val="right" w:leader="dot" w:pos="9350"/>
        </w:tabs>
        <w:rPr>
          <w:ins w:id="83" w:author="Bonnie Jonkman" w:date="2015-04-22T12:48:00Z"/>
          <w:rFonts w:eastAsiaTheme="minorEastAsia"/>
          <w:noProof/>
        </w:rPr>
      </w:pPr>
      <w:ins w:id="84"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"_Toc417470276"</w:instrText>
        </w:r>
        <w:r w:rsidRPr="00563963">
          <w:rPr>
            <w:rStyle w:val="Hyperlink"/>
            <w:noProof/>
          </w:rPr>
          <w:instrText xml:space="preserve"> </w:instrText>
        </w:r>
        <w:r w:rsidRPr="00563963">
          <w:rPr>
            <w:rStyle w:val="Hyperlink"/>
            <w:noProof/>
          </w:rPr>
          <w:fldChar w:fldCharType="separate"/>
        </w:r>
        <w:r w:rsidRPr="00563963">
          <w:rPr>
            <w:rStyle w:val="Hyperlink"/>
            <w:noProof/>
          </w:rPr>
          <w:t>Compiling FAST for Simulink</w:t>
        </w:r>
        <w:r>
          <w:rPr>
            <w:noProof/>
            <w:webHidden/>
          </w:rPr>
          <w:tab/>
        </w:r>
        <w:r>
          <w:rPr>
            <w:noProof/>
            <w:webHidden/>
          </w:rPr>
          <w:fldChar w:fldCharType="begin"/>
        </w:r>
        <w:r>
          <w:rPr>
            <w:noProof/>
            <w:webHidden/>
          </w:rPr>
          <w:instrText xml:space="preserve"> PAGEREF _Toc417470276 \h </w:instrText>
        </w:r>
      </w:ins>
      <w:r>
        <w:rPr>
          <w:noProof/>
          <w:webHidden/>
        </w:rPr>
      </w:r>
      <w:r>
        <w:rPr>
          <w:noProof/>
          <w:webHidden/>
        </w:rPr>
        <w:fldChar w:fldCharType="separate"/>
      </w:r>
      <w:ins w:id="85" w:author="Bonnie Jonkman" w:date="2015-04-22T12:48:00Z">
        <w:r>
          <w:rPr>
            <w:noProof/>
            <w:webHidden/>
          </w:rPr>
          <w:t>35</w:t>
        </w:r>
        <w:r>
          <w:rPr>
            <w:noProof/>
            <w:webHidden/>
          </w:rPr>
          <w:fldChar w:fldCharType="end"/>
        </w:r>
        <w:r w:rsidRPr="00563963">
          <w:rPr>
            <w:rStyle w:val="Hyperlink"/>
            <w:noProof/>
          </w:rPr>
          <w:fldChar w:fldCharType="end"/>
        </w:r>
      </w:ins>
    </w:p>
    <w:p w14:paraId="68A1E15D" w14:textId="77777777" w:rsidR="008462CD" w:rsidRDefault="008462CD">
      <w:pPr>
        <w:pStyle w:val="TOC1"/>
        <w:tabs>
          <w:tab w:val="right" w:leader="dot" w:pos="9350"/>
        </w:tabs>
        <w:rPr>
          <w:ins w:id="86" w:author="Bonnie Jonkman" w:date="2015-04-22T12:48:00Z"/>
          <w:rFonts w:eastAsiaTheme="minorEastAsia"/>
          <w:noProof/>
        </w:rPr>
      </w:pPr>
      <w:ins w:id="87"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"_Toc417470277"</w:instrText>
        </w:r>
        <w:r w:rsidRPr="00563963">
          <w:rPr>
            <w:rStyle w:val="Hyperlink"/>
            <w:noProof/>
          </w:rPr>
          <w:instrText xml:space="preserve"> </w:instrText>
        </w:r>
        <w:r w:rsidRPr="00563963">
          <w:rPr>
            <w:rStyle w:val="Hyperlink"/>
            <w:noProof/>
          </w:rPr>
          <w:fldChar w:fldCharType="separate"/>
        </w:r>
        <w:r w:rsidRPr="00563963">
          <w:rPr>
            <w:rStyle w:val="Hyperlink"/>
            <w:noProof/>
          </w:rPr>
          <w:t>Future Work</w:t>
        </w:r>
        <w:r>
          <w:rPr>
            <w:noProof/>
            <w:webHidden/>
          </w:rPr>
          <w:tab/>
        </w:r>
        <w:r>
          <w:rPr>
            <w:noProof/>
            <w:webHidden/>
          </w:rPr>
          <w:fldChar w:fldCharType="begin"/>
        </w:r>
        <w:r>
          <w:rPr>
            <w:noProof/>
            <w:webHidden/>
          </w:rPr>
          <w:instrText xml:space="preserve"> PAGEREF _Toc417470277 \h </w:instrText>
        </w:r>
      </w:ins>
      <w:r>
        <w:rPr>
          <w:noProof/>
          <w:webHidden/>
        </w:rPr>
      </w:r>
      <w:r>
        <w:rPr>
          <w:noProof/>
          <w:webHidden/>
        </w:rPr>
        <w:fldChar w:fldCharType="separate"/>
      </w:r>
      <w:ins w:id="88" w:author="Bonnie Jonkman" w:date="2015-04-22T12:48:00Z">
        <w:r>
          <w:rPr>
            <w:noProof/>
            <w:webHidden/>
          </w:rPr>
          <w:t>38</w:t>
        </w:r>
        <w:r>
          <w:rPr>
            <w:noProof/>
            <w:webHidden/>
          </w:rPr>
          <w:fldChar w:fldCharType="end"/>
        </w:r>
        <w:r w:rsidRPr="00563963">
          <w:rPr>
            <w:rStyle w:val="Hyperlink"/>
            <w:noProof/>
          </w:rPr>
          <w:fldChar w:fldCharType="end"/>
        </w:r>
      </w:ins>
    </w:p>
    <w:p w14:paraId="254F983C" w14:textId="77777777" w:rsidR="008462CD" w:rsidRDefault="008462CD">
      <w:pPr>
        <w:pStyle w:val="TOC1"/>
        <w:tabs>
          <w:tab w:val="right" w:leader="dot" w:pos="9350"/>
        </w:tabs>
        <w:rPr>
          <w:ins w:id="89" w:author="Bonnie Jonkman" w:date="2015-04-22T12:48:00Z"/>
          <w:rFonts w:eastAsiaTheme="minorEastAsia"/>
          <w:noProof/>
        </w:rPr>
      </w:pPr>
      <w:ins w:id="90"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"_Toc417470278"</w:instrText>
        </w:r>
        <w:r w:rsidRPr="00563963">
          <w:rPr>
            <w:rStyle w:val="Hyperlink"/>
            <w:noProof/>
          </w:rPr>
          <w:instrText xml:space="preserve"> </w:instrText>
        </w:r>
        <w:r w:rsidRPr="00563963">
          <w:rPr>
            <w:rStyle w:val="Hyperlink"/>
            <w:noProof/>
          </w:rPr>
          <w:fldChar w:fldCharType="separate"/>
        </w:r>
        <w:r w:rsidRPr="00563963">
          <w:rPr>
            <w:rStyle w:val="Hyperlink"/>
            <w:noProof/>
          </w:rPr>
          <w:t>Feedback</w:t>
        </w:r>
        <w:r>
          <w:rPr>
            <w:noProof/>
            <w:webHidden/>
          </w:rPr>
          <w:tab/>
        </w:r>
        <w:r>
          <w:rPr>
            <w:noProof/>
            <w:webHidden/>
          </w:rPr>
          <w:fldChar w:fldCharType="begin"/>
        </w:r>
        <w:r>
          <w:rPr>
            <w:noProof/>
            <w:webHidden/>
          </w:rPr>
          <w:instrText xml:space="preserve"> PAGEREF _Toc417470278 \h </w:instrText>
        </w:r>
      </w:ins>
      <w:r>
        <w:rPr>
          <w:noProof/>
          <w:webHidden/>
        </w:rPr>
      </w:r>
      <w:r>
        <w:rPr>
          <w:noProof/>
          <w:webHidden/>
        </w:rPr>
        <w:fldChar w:fldCharType="separate"/>
      </w:r>
      <w:ins w:id="91" w:author="Bonnie Jonkman" w:date="2015-04-22T12:48:00Z">
        <w:r>
          <w:rPr>
            <w:noProof/>
            <w:webHidden/>
          </w:rPr>
          <w:t>38</w:t>
        </w:r>
        <w:r>
          <w:rPr>
            <w:noProof/>
            <w:webHidden/>
          </w:rPr>
          <w:fldChar w:fldCharType="end"/>
        </w:r>
        <w:r w:rsidRPr="00563963">
          <w:rPr>
            <w:rStyle w:val="Hyperlink"/>
            <w:noProof/>
          </w:rPr>
          <w:fldChar w:fldCharType="end"/>
        </w:r>
      </w:ins>
    </w:p>
    <w:p w14:paraId="798FFB67" w14:textId="77777777" w:rsidR="008462CD" w:rsidRDefault="008462CD">
      <w:pPr>
        <w:pStyle w:val="TOC1"/>
        <w:tabs>
          <w:tab w:val="right" w:leader="dot" w:pos="9350"/>
        </w:tabs>
        <w:rPr>
          <w:ins w:id="92" w:author="Bonnie Jonkman" w:date="2015-04-22T12:48:00Z"/>
          <w:rFonts w:eastAsiaTheme="minorEastAsia"/>
          <w:noProof/>
        </w:rPr>
      </w:pPr>
      <w:ins w:id="93"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"_Toc417470279"</w:instrText>
        </w:r>
        <w:r w:rsidRPr="00563963">
          <w:rPr>
            <w:rStyle w:val="Hyperlink"/>
            <w:noProof/>
          </w:rPr>
          <w:instrText xml:space="preserve"> </w:instrText>
        </w:r>
        <w:r w:rsidRPr="00563963">
          <w:rPr>
            <w:rStyle w:val="Hyperlink"/>
            <w:noProof/>
          </w:rPr>
          <w:fldChar w:fldCharType="separate"/>
        </w:r>
        <w:r w:rsidRPr="00563963">
          <w:rPr>
            <w:rStyle w:val="Hyperlink"/>
            <w:noProof/>
          </w:rPr>
          <w:t>Appendix A: Example FAST v8.11.* Input File</w:t>
        </w:r>
        <w:r>
          <w:rPr>
            <w:noProof/>
            <w:webHidden/>
          </w:rPr>
          <w:tab/>
        </w:r>
        <w:r>
          <w:rPr>
            <w:noProof/>
            <w:webHidden/>
          </w:rPr>
          <w:fldChar w:fldCharType="begin"/>
        </w:r>
        <w:r>
          <w:rPr>
            <w:noProof/>
            <w:webHidden/>
          </w:rPr>
          <w:instrText xml:space="preserve"> PAGEREF _Toc417470279 \h </w:instrText>
        </w:r>
      </w:ins>
      <w:r>
        <w:rPr>
          <w:noProof/>
          <w:webHidden/>
        </w:rPr>
      </w:r>
      <w:r>
        <w:rPr>
          <w:noProof/>
          <w:webHidden/>
        </w:rPr>
        <w:fldChar w:fldCharType="separate"/>
      </w:r>
      <w:ins w:id="94" w:author="Bonnie Jonkman" w:date="2015-04-22T12:48:00Z">
        <w:r>
          <w:rPr>
            <w:noProof/>
            <w:webHidden/>
          </w:rPr>
          <w:t>39</w:t>
        </w:r>
        <w:r>
          <w:rPr>
            <w:noProof/>
            <w:webHidden/>
          </w:rPr>
          <w:fldChar w:fldCharType="end"/>
        </w:r>
        <w:r w:rsidRPr="00563963">
          <w:rPr>
            <w:rStyle w:val="Hyperlink"/>
            <w:noProof/>
          </w:rPr>
          <w:fldChar w:fldCharType="end"/>
        </w:r>
      </w:ins>
    </w:p>
    <w:p w14:paraId="5B6F6969" w14:textId="77777777" w:rsidR="009B7C07" w:rsidDel="008462CD" w:rsidRDefault="009B7C07">
      <w:pPr>
        <w:pStyle w:val="TOC1"/>
        <w:tabs>
          <w:tab w:val="right" w:leader="dot" w:pos="9350"/>
        </w:tabs>
        <w:rPr>
          <w:del w:id="95" w:author="Bonnie Jonkman" w:date="2015-04-22T12:48:00Z"/>
          <w:rFonts w:eastAsiaTheme="minorEastAsia"/>
          <w:noProof/>
        </w:rPr>
      </w:pPr>
      <w:del w:id="96" w:author="Bonnie Jonkman" w:date="2015-04-22T12:48:00Z">
        <w:r w:rsidRPr="008462CD" w:rsidDel="008462CD">
          <w:rPr>
            <w:rStyle w:val="Hyperlink"/>
            <w:noProof/>
          </w:rPr>
          <w:delText>Table of Contents</w:delText>
        </w:r>
        <w:r w:rsidDel="008462CD">
          <w:rPr>
            <w:noProof/>
            <w:webHidden/>
          </w:rPr>
          <w:tab/>
        </w:r>
        <w:r w:rsidR="00DB55A3" w:rsidDel="008462CD">
          <w:rPr>
            <w:noProof/>
            <w:webHidden/>
          </w:rPr>
          <w:delText>2</w:delText>
        </w:r>
      </w:del>
    </w:p>
    <w:p w14:paraId="5C2BC566" w14:textId="77777777" w:rsidR="009B7C07" w:rsidDel="008462CD" w:rsidRDefault="009B7C07">
      <w:pPr>
        <w:pStyle w:val="TOC1"/>
        <w:tabs>
          <w:tab w:val="right" w:leader="dot" w:pos="9350"/>
        </w:tabs>
        <w:rPr>
          <w:del w:id="97" w:author="Bonnie Jonkman" w:date="2015-04-22T12:48:00Z"/>
          <w:rFonts w:eastAsiaTheme="minorEastAsia"/>
          <w:noProof/>
        </w:rPr>
      </w:pPr>
      <w:del w:id="98" w:author="Bonnie Jonkman" w:date="2015-04-22T12:48:00Z">
        <w:r w:rsidRPr="008462CD" w:rsidDel="008462CD">
          <w:rPr>
            <w:rStyle w:val="Hyperlink"/>
            <w:noProof/>
          </w:rPr>
          <w:delText>Introduction</w:delText>
        </w:r>
        <w:r w:rsidDel="008462CD">
          <w:rPr>
            <w:noProof/>
            <w:webHidden/>
          </w:rPr>
          <w:tab/>
        </w:r>
        <w:r w:rsidR="00DB55A3" w:rsidDel="008462CD">
          <w:rPr>
            <w:noProof/>
            <w:webHidden/>
          </w:rPr>
          <w:delText>3</w:delText>
        </w:r>
      </w:del>
    </w:p>
    <w:p w14:paraId="1640B53F" w14:textId="77777777" w:rsidR="009B7C07" w:rsidDel="008462CD" w:rsidRDefault="009B7C07">
      <w:pPr>
        <w:pStyle w:val="TOC1"/>
        <w:tabs>
          <w:tab w:val="right" w:leader="dot" w:pos="9350"/>
        </w:tabs>
        <w:rPr>
          <w:del w:id="99" w:author="Bonnie Jonkman" w:date="2015-04-22T12:48:00Z"/>
          <w:rFonts w:eastAsiaTheme="minorEastAsia"/>
          <w:noProof/>
        </w:rPr>
      </w:pPr>
      <w:del w:id="100" w:author="Bonnie Jonkman" w:date="2015-04-22T12:48:00Z">
        <w:r w:rsidRPr="008462CD" w:rsidDel="008462CD">
          <w:rPr>
            <w:rStyle w:val="Hyperlink"/>
            <w:noProof/>
          </w:rPr>
          <w:delText>Major changes in FAST</w:delText>
        </w:r>
        <w:r w:rsidDel="008462CD">
          <w:rPr>
            <w:noProof/>
            <w:webHidden/>
          </w:rPr>
          <w:tab/>
        </w:r>
        <w:r w:rsidR="00DB55A3" w:rsidDel="008462CD">
          <w:rPr>
            <w:noProof/>
            <w:webHidden/>
          </w:rPr>
          <w:delText>8</w:delText>
        </w:r>
      </w:del>
    </w:p>
    <w:p w14:paraId="4B75E789" w14:textId="77777777" w:rsidR="009B7C07" w:rsidDel="008462CD" w:rsidRDefault="009B7C07">
      <w:pPr>
        <w:pStyle w:val="TOC2"/>
        <w:tabs>
          <w:tab w:val="right" w:leader="dot" w:pos="9350"/>
        </w:tabs>
        <w:rPr>
          <w:del w:id="101" w:author="Bonnie Jonkman" w:date="2015-04-22T12:48:00Z"/>
          <w:rFonts w:eastAsiaTheme="minorEastAsia"/>
          <w:noProof/>
        </w:rPr>
      </w:pPr>
      <w:del w:id="102" w:author="Bonnie Jonkman" w:date="2015-04-22T12:48:00Z">
        <w:r w:rsidRPr="008462CD" w:rsidDel="008462CD">
          <w:rPr>
            <w:rStyle w:val="Hyperlink"/>
            <w:noProof/>
          </w:rPr>
          <w:delText>v8.11.00a-bjj</w:delText>
        </w:r>
        <w:r w:rsidDel="008462CD">
          <w:rPr>
            <w:noProof/>
            <w:webHidden/>
          </w:rPr>
          <w:tab/>
        </w:r>
        <w:r w:rsidR="00DB55A3" w:rsidDel="008462CD">
          <w:rPr>
            <w:noProof/>
            <w:webHidden/>
          </w:rPr>
          <w:delText>8</w:delText>
        </w:r>
      </w:del>
    </w:p>
    <w:p w14:paraId="05404EB6" w14:textId="77777777" w:rsidR="009B7C07" w:rsidDel="008462CD" w:rsidRDefault="009B7C07">
      <w:pPr>
        <w:pStyle w:val="TOC2"/>
        <w:tabs>
          <w:tab w:val="right" w:leader="dot" w:pos="9350"/>
        </w:tabs>
        <w:rPr>
          <w:del w:id="103" w:author="Bonnie Jonkman" w:date="2015-04-22T12:48:00Z"/>
          <w:rFonts w:eastAsiaTheme="minorEastAsia"/>
          <w:noProof/>
        </w:rPr>
      </w:pPr>
      <w:del w:id="104" w:author="Bonnie Jonkman" w:date="2015-04-22T12:48:00Z">
        <w:r w:rsidRPr="008462CD" w:rsidDel="008462CD">
          <w:rPr>
            <w:rStyle w:val="Hyperlink"/>
            <w:noProof/>
          </w:rPr>
          <w:delText>v8.10.00a-bjj</w:delText>
        </w:r>
        <w:r w:rsidDel="008462CD">
          <w:rPr>
            <w:noProof/>
            <w:webHidden/>
          </w:rPr>
          <w:tab/>
        </w:r>
        <w:r w:rsidR="00DB55A3" w:rsidDel="008462CD">
          <w:rPr>
            <w:noProof/>
            <w:webHidden/>
          </w:rPr>
          <w:delText>8</w:delText>
        </w:r>
      </w:del>
    </w:p>
    <w:p w14:paraId="0F184ABA" w14:textId="77777777" w:rsidR="009B7C07" w:rsidDel="008462CD" w:rsidRDefault="009B7C07">
      <w:pPr>
        <w:pStyle w:val="TOC2"/>
        <w:tabs>
          <w:tab w:val="right" w:leader="dot" w:pos="9350"/>
        </w:tabs>
        <w:rPr>
          <w:del w:id="105" w:author="Bonnie Jonkman" w:date="2015-04-22T12:48:00Z"/>
          <w:rFonts w:eastAsiaTheme="minorEastAsia"/>
          <w:noProof/>
        </w:rPr>
      </w:pPr>
      <w:del w:id="106" w:author="Bonnie Jonkman" w:date="2015-04-22T12:48:00Z">
        <w:r w:rsidRPr="008462CD" w:rsidDel="008462CD">
          <w:rPr>
            <w:rStyle w:val="Hyperlink"/>
            <w:noProof/>
          </w:rPr>
          <w:delText>v8.09.00a-bjj</w:delText>
        </w:r>
        <w:r w:rsidDel="008462CD">
          <w:rPr>
            <w:noProof/>
            <w:webHidden/>
          </w:rPr>
          <w:tab/>
        </w:r>
        <w:r w:rsidR="00DB55A3" w:rsidDel="008462CD">
          <w:rPr>
            <w:noProof/>
            <w:webHidden/>
          </w:rPr>
          <w:delText>10</w:delText>
        </w:r>
      </w:del>
    </w:p>
    <w:p w14:paraId="31F7744C" w14:textId="77777777" w:rsidR="009B7C07" w:rsidDel="008462CD" w:rsidRDefault="009B7C07">
      <w:pPr>
        <w:pStyle w:val="TOC2"/>
        <w:tabs>
          <w:tab w:val="right" w:leader="dot" w:pos="9350"/>
        </w:tabs>
        <w:rPr>
          <w:del w:id="107" w:author="Bonnie Jonkman" w:date="2015-04-22T12:48:00Z"/>
          <w:rFonts w:eastAsiaTheme="minorEastAsia"/>
          <w:noProof/>
        </w:rPr>
      </w:pPr>
      <w:del w:id="108" w:author="Bonnie Jonkman" w:date="2015-04-22T12:48:00Z">
        <w:r w:rsidRPr="008462CD" w:rsidDel="008462CD">
          <w:rPr>
            <w:rStyle w:val="Hyperlink"/>
            <w:noProof/>
          </w:rPr>
          <w:delText>v8.08.00c-bjj</w:delText>
        </w:r>
        <w:r w:rsidDel="008462CD">
          <w:rPr>
            <w:noProof/>
            <w:webHidden/>
          </w:rPr>
          <w:tab/>
        </w:r>
        <w:r w:rsidR="00DB55A3" w:rsidDel="008462CD">
          <w:rPr>
            <w:noProof/>
            <w:webHidden/>
          </w:rPr>
          <w:delText>10</w:delText>
        </w:r>
      </w:del>
    </w:p>
    <w:p w14:paraId="7D356052" w14:textId="77777777" w:rsidR="009B7C07" w:rsidDel="008462CD" w:rsidRDefault="009B7C07">
      <w:pPr>
        <w:pStyle w:val="TOC2"/>
        <w:tabs>
          <w:tab w:val="right" w:leader="dot" w:pos="9350"/>
        </w:tabs>
        <w:rPr>
          <w:del w:id="109" w:author="Bonnie Jonkman" w:date="2015-04-22T12:48:00Z"/>
          <w:rFonts w:eastAsiaTheme="minorEastAsia"/>
          <w:noProof/>
        </w:rPr>
      </w:pPr>
      <w:del w:id="110" w:author="Bonnie Jonkman" w:date="2015-04-22T12:48:00Z">
        <w:r w:rsidRPr="008462CD" w:rsidDel="008462CD">
          <w:rPr>
            <w:rStyle w:val="Hyperlink"/>
            <w:noProof/>
          </w:rPr>
          <w:delText>v8.03.02b-bjj</w:delText>
        </w:r>
        <w:r w:rsidDel="008462CD">
          <w:rPr>
            <w:noProof/>
            <w:webHidden/>
          </w:rPr>
          <w:tab/>
        </w:r>
      </w:del>
      <w:del w:id="111" w:author="Bonnie Jonkman" w:date="2015-04-22T12:46:00Z">
        <w:r w:rsidDel="00DB55A3">
          <w:rPr>
            <w:noProof/>
            <w:webHidden/>
          </w:rPr>
          <w:delText>11</w:delText>
        </w:r>
      </w:del>
    </w:p>
    <w:p w14:paraId="03BD2C65" w14:textId="77777777" w:rsidR="009B7C07" w:rsidDel="008462CD" w:rsidRDefault="009B7C07">
      <w:pPr>
        <w:pStyle w:val="TOC1"/>
        <w:tabs>
          <w:tab w:val="right" w:leader="dot" w:pos="9350"/>
        </w:tabs>
        <w:rPr>
          <w:del w:id="112" w:author="Bonnie Jonkman" w:date="2015-04-22T12:48:00Z"/>
          <w:rFonts w:eastAsiaTheme="minorEastAsia"/>
          <w:noProof/>
        </w:rPr>
      </w:pPr>
      <w:del w:id="113" w:author="Bonnie Jonkman" w:date="2015-04-22T12:48:00Z">
        <w:r w:rsidRPr="008462CD" w:rsidDel="008462CD">
          <w:rPr>
            <w:rStyle w:val="Hyperlink"/>
            <w:noProof/>
          </w:rPr>
          <w:delText>FAST v8 Input and Output Files</w:delText>
        </w:r>
        <w:r w:rsidDel="008462CD">
          <w:rPr>
            <w:noProof/>
            <w:webHidden/>
          </w:rPr>
          <w:tab/>
        </w:r>
        <w:r w:rsidR="00DB55A3" w:rsidDel="008462CD">
          <w:rPr>
            <w:noProof/>
            <w:webHidden/>
          </w:rPr>
          <w:delText>12</w:delText>
        </w:r>
      </w:del>
    </w:p>
    <w:p w14:paraId="0B5CC2E3" w14:textId="77777777" w:rsidR="009B7C07" w:rsidDel="008462CD" w:rsidRDefault="009B7C07">
      <w:pPr>
        <w:pStyle w:val="TOC2"/>
        <w:tabs>
          <w:tab w:val="right" w:leader="dot" w:pos="9350"/>
        </w:tabs>
        <w:rPr>
          <w:del w:id="114" w:author="Bonnie Jonkman" w:date="2015-04-22T12:48:00Z"/>
          <w:rFonts w:eastAsiaTheme="minorEastAsia"/>
          <w:noProof/>
        </w:rPr>
      </w:pPr>
      <w:del w:id="115" w:author="Bonnie Jonkman" w:date="2015-04-22T12:48:00Z">
        <w:r w:rsidRPr="008462CD" w:rsidDel="008462CD">
          <w:rPr>
            <w:rStyle w:val="Hyperlink"/>
            <w:noProof/>
          </w:rPr>
          <w:delText>File Naming Conventions</w:delText>
        </w:r>
        <w:r w:rsidDel="008462CD">
          <w:rPr>
            <w:noProof/>
            <w:webHidden/>
          </w:rPr>
          <w:tab/>
        </w:r>
        <w:r w:rsidR="00DB55A3" w:rsidDel="008462CD">
          <w:rPr>
            <w:noProof/>
            <w:webHidden/>
          </w:rPr>
          <w:delText>12</w:delText>
        </w:r>
      </w:del>
    </w:p>
    <w:p w14:paraId="00AD27AE" w14:textId="77777777" w:rsidR="009B7C07" w:rsidDel="008462CD" w:rsidRDefault="009B7C07">
      <w:pPr>
        <w:pStyle w:val="TOC2"/>
        <w:tabs>
          <w:tab w:val="right" w:leader="dot" w:pos="9350"/>
        </w:tabs>
        <w:rPr>
          <w:del w:id="116" w:author="Bonnie Jonkman" w:date="2015-04-22T12:48:00Z"/>
          <w:rFonts w:eastAsiaTheme="minorEastAsia"/>
          <w:noProof/>
        </w:rPr>
      </w:pPr>
      <w:del w:id="117" w:author="Bonnie Jonkman" w:date="2015-04-22T12:48:00Z">
        <w:r w:rsidRPr="008462CD" w:rsidDel="008462CD">
          <w:rPr>
            <w:rStyle w:val="Hyperlink"/>
            <w:noProof/>
          </w:rPr>
          <w:delText>Variables Specified in the FAST Primary Input File</w:delText>
        </w:r>
        <w:r w:rsidDel="008462CD">
          <w:rPr>
            <w:noProof/>
            <w:webHidden/>
          </w:rPr>
          <w:tab/>
        </w:r>
      </w:del>
      <w:del w:id="118" w:author="Bonnie Jonkman" w:date="2015-04-22T12:46:00Z">
        <w:r w:rsidDel="00DB55A3">
          <w:rPr>
            <w:noProof/>
            <w:webHidden/>
          </w:rPr>
          <w:delText>14</w:delText>
        </w:r>
      </w:del>
    </w:p>
    <w:p w14:paraId="0DD7EDF2" w14:textId="77777777" w:rsidR="009B7C07" w:rsidDel="008462CD" w:rsidRDefault="009B7C07">
      <w:pPr>
        <w:pStyle w:val="TOC2"/>
        <w:tabs>
          <w:tab w:val="right" w:leader="dot" w:pos="9350"/>
        </w:tabs>
        <w:rPr>
          <w:del w:id="119" w:author="Bonnie Jonkman" w:date="2015-04-22T12:48:00Z"/>
          <w:rFonts w:eastAsiaTheme="minorEastAsia"/>
          <w:noProof/>
        </w:rPr>
      </w:pPr>
      <w:del w:id="120" w:author="Bonnie Jonkman" w:date="2015-04-22T12:48:00Z">
        <w:r w:rsidRPr="008462CD" w:rsidDel="008462CD">
          <w:rPr>
            <w:rStyle w:val="Hyperlink"/>
            <w:noProof/>
          </w:rPr>
          <w:delText>Checkpoint Files (Restart Capability)</w:delText>
        </w:r>
        <w:r w:rsidDel="008462CD">
          <w:rPr>
            <w:noProof/>
            <w:webHidden/>
          </w:rPr>
          <w:tab/>
        </w:r>
      </w:del>
      <w:del w:id="121" w:author="Bonnie Jonkman" w:date="2015-04-22T12:46:00Z">
        <w:r w:rsidDel="00DB55A3">
          <w:rPr>
            <w:noProof/>
            <w:webHidden/>
          </w:rPr>
          <w:delText>19</w:delText>
        </w:r>
      </w:del>
    </w:p>
    <w:p w14:paraId="2FD00514" w14:textId="77777777" w:rsidR="009B7C07" w:rsidDel="008462CD" w:rsidRDefault="009B7C07">
      <w:pPr>
        <w:pStyle w:val="TOC1"/>
        <w:tabs>
          <w:tab w:val="right" w:leader="dot" w:pos="9350"/>
        </w:tabs>
        <w:rPr>
          <w:del w:id="122" w:author="Bonnie Jonkman" w:date="2015-04-22T12:48:00Z"/>
          <w:rFonts w:eastAsiaTheme="minorEastAsia"/>
          <w:noProof/>
        </w:rPr>
      </w:pPr>
      <w:del w:id="123" w:author="Bonnie Jonkman" w:date="2015-04-22T12:48:00Z">
        <w:r w:rsidRPr="008462CD" w:rsidDel="008462CD">
          <w:rPr>
            <w:rStyle w:val="Hyperlink"/>
            <w:noProof/>
          </w:rPr>
          <w:delText>Converting to FAST v8.10.x</w:delText>
        </w:r>
        <w:r w:rsidDel="008462CD">
          <w:rPr>
            <w:noProof/>
            <w:webHidden/>
          </w:rPr>
          <w:tab/>
        </w:r>
      </w:del>
      <w:del w:id="124" w:author="Bonnie Jonkman" w:date="2015-04-22T12:46:00Z">
        <w:r w:rsidDel="00DB55A3">
          <w:rPr>
            <w:noProof/>
            <w:webHidden/>
          </w:rPr>
          <w:delText>20</w:delText>
        </w:r>
      </w:del>
    </w:p>
    <w:p w14:paraId="5A5F9D07" w14:textId="77777777" w:rsidR="009B7C07" w:rsidDel="008462CD" w:rsidRDefault="009B7C07">
      <w:pPr>
        <w:pStyle w:val="TOC2"/>
        <w:tabs>
          <w:tab w:val="right" w:leader="dot" w:pos="9350"/>
        </w:tabs>
        <w:rPr>
          <w:del w:id="125" w:author="Bonnie Jonkman" w:date="2015-04-22T12:48:00Z"/>
          <w:rFonts w:eastAsiaTheme="minorEastAsia"/>
          <w:noProof/>
        </w:rPr>
      </w:pPr>
      <w:del w:id="126" w:author="Bonnie Jonkman" w:date="2015-04-22T12:48:00Z">
        <w:r w:rsidRPr="008462CD" w:rsidDel="008462CD">
          <w:rPr>
            <w:rStyle w:val="Hyperlink"/>
            <w:noProof/>
          </w:rPr>
          <w:delText>Summary of Changes to Inputs</w:delText>
        </w:r>
        <w:r w:rsidDel="008462CD">
          <w:rPr>
            <w:noProof/>
            <w:webHidden/>
          </w:rPr>
          <w:tab/>
        </w:r>
      </w:del>
      <w:del w:id="127" w:author="Bonnie Jonkman" w:date="2015-04-22T12:46:00Z">
        <w:r w:rsidDel="00DB55A3">
          <w:rPr>
            <w:noProof/>
            <w:webHidden/>
          </w:rPr>
          <w:delText>20</w:delText>
        </w:r>
      </w:del>
    </w:p>
    <w:p w14:paraId="2118060D" w14:textId="77777777" w:rsidR="009B7C07" w:rsidDel="008462CD" w:rsidRDefault="009B7C07">
      <w:pPr>
        <w:pStyle w:val="TOC2"/>
        <w:tabs>
          <w:tab w:val="right" w:leader="dot" w:pos="9350"/>
        </w:tabs>
        <w:rPr>
          <w:del w:id="128" w:author="Bonnie Jonkman" w:date="2015-04-22T12:48:00Z"/>
          <w:rFonts w:eastAsiaTheme="minorEastAsia"/>
          <w:noProof/>
        </w:rPr>
      </w:pPr>
      <w:del w:id="129" w:author="Bonnie Jonkman" w:date="2015-04-22T12:48:00Z">
        <w:r w:rsidRPr="008462CD" w:rsidDel="008462CD">
          <w:rPr>
            <w:rStyle w:val="Hyperlink"/>
            <w:noProof/>
          </w:rPr>
          <w:delText>MATLAB Conversion Scripts</w:delText>
        </w:r>
        <w:r w:rsidDel="008462CD">
          <w:rPr>
            <w:noProof/>
            <w:webHidden/>
          </w:rPr>
          <w:tab/>
        </w:r>
      </w:del>
      <w:del w:id="130" w:author="Bonnie Jonkman" w:date="2015-04-22T12:46:00Z">
        <w:r w:rsidDel="00DB55A3">
          <w:rPr>
            <w:noProof/>
            <w:webHidden/>
          </w:rPr>
          <w:delText>22</w:delText>
        </w:r>
      </w:del>
    </w:p>
    <w:p w14:paraId="31ACDD1E" w14:textId="77777777" w:rsidR="009B7C07" w:rsidDel="008462CD" w:rsidRDefault="009B7C07">
      <w:pPr>
        <w:pStyle w:val="TOC1"/>
        <w:tabs>
          <w:tab w:val="right" w:leader="dot" w:pos="9350"/>
        </w:tabs>
        <w:rPr>
          <w:del w:id="131" w:author="Bonnie Jonkman" w:date="2015-04-22T12:48:00Z"/>
          <w:rFonts w:eastAsiaTheme="minorEastAsia"/>
          <w:noProof/>
        </w:rPr>
      </w:pPr>
      <w:del w:id="132" w:author="Bonnie Jonkman" w:date="2015-04-22T12:48:00Z">
        <w:r w:rsidRPr="008462CD" w:rsidDel="008462CD">
          <w:rPr>
            <w:rStyle w:val="Hyperlink"/>
            <w:noProof/>
          </w:rPr>
          <w:delText>Running FAST</w:delText>
        </w:r>
        <w:r w:rsidDel="008462CD">
          <w:rPr>
            <w:noProof/>
            <w:webHidden/>
          </w:rPr>
          <w:tab/>
        </w:r>
      </w:del>
      <w:del w:id="133" w:author="Bonnie Jonkman" w:date="2015-04-22T12:46:00Z">
        <w:r w:rsidDel="00DB55A3">
          <w:rPr>
            <w:noProof/>
            <w:webHidden/>
          </w:rPr>
          <w:delText>24</w:delText>
        </w:r>
      </w:del>
    </w:p>
    <w:p w14:paraId="4FAB8ACF" w14:textId="77777777" w:rsidR="009B7C07" w:rsidDel="008462CD" w:rsidRDefault="009B7C07">
      <w:pPr>
        <w:pStyle w:val="TOC2"/>
        <w:tabs>
          <w:tab w:val="right" w:leader="dot" w:pos="9350"/>
        </w:tabs>
        <w:rPr>
          <w:del w:id="134" w:author="Bonnie Jonkman" w:date="2015-04-22T12:48:00Z"/>
          <w:rFonts w:eastAsiaTheme="minorEastAsia"/>
          <w:noProof/>
        </w:rPr>
      </w:pPr>
      <w:del w:id="135" w:author="Bonnie Jonkman" w:date="2015-04-22T12:48:00Z">
        <w:r w:rsidRPr="008462CD" w:rsidDel="008462CD">
          <w:rPr>
            <w:rStyle w:val="Hyperlink"/>
            <w:noProof/>
          </w:rPr>
          <w:delText>Normal Simulation: Starting FAST from an input file</w:delText>
        </w:r>
        <w:r w:rsidDel="008462CD">
          <w:rPr>
            <w:noProof/>
            <w:webHidden/>
          </w:rPr>
          <w:tab/>
        </w:r>
      </w:del>
      <w:del w:id="136" w:author="Bonnie Jonkman" w:date="2015-04-22T12:46:00Z">
        <w:r w:rsidDel="00DB55A3">
          <w:rPr>
            <w:noProof/>
            <w:webHidden/>
          </w:rPr>
          <w:delText>24</w:delText>
        </w:r>
      </w:del>
    </w:p>
    <w:p w14:paraId="02F908E9" w14:textId="77777777" w:rsidR="009B7C07" w:rsidDel="008462CD" w:rsidRDefault="009B7C07">
      <w:pPr>
        <w:pStyle w:val="TOC2"/>
        <w:tabs>
          <w:tab w:val="right" w:leader="dot" w:pos="9350"/>
        </w:tabs>
        <w:rPr>
          <w:del w:id="137" w:author="Bonnie Jonkman" w:date="2015-04-22T12:48:00Z"/>
          <w:rFonts w:eastAsiaTheme="minorEastAsia"/>
          <w:noProof/>
        </w:rPr>
      </w:pPr>
      <w:del w:id="138" w:author="Bonnie Jonkman" w:date="2015-04-22T12:48:00Z">
        <w:r w:rsidRPr="008462CD" w:rsidDel="008462CD">
          <w:rPr>
            <w:rStyle w:val="Hyperlink"/>
            <w:noProof/>
          </w:rPr>
          <w:delText>Restart: Starting FAST from a checkpoint file</w:delText>
        </w:r>
        <w:r w:rsidDel="008462CD">
          <w:rPr>
            <w:noProof/>
            <w:webHidden/>
          </w:rPr>
          <w:tab/>
        </w:r>
      </w:del>
      <w:del w:id="139" w:author="Bonnie Jonkman" w:date="2015-04-22T12:46:00Z">
        <w:r w:rsidDel="00DB55A3">
          <w:rPr>
            <w:noProof/>
            <w:webHidden/>
          </w:rPr>
          <w:delText>25</w:delText>
        </w:r>
      </w:del>
    </w:p>
    <w:p w14:paraId="26D780BA" w14:textId="77777777" w:rsidR="009B7C07" w:rsidDel="008462CD" w:rsidRDefault="009B7C07">
      <w:pPr>
        <w:pStyle w:val="TOC2"/>
        <w:tabs>
          <w:tab w:val="right" w:leader="dot" w:pos="9350"/>
        </w:tabs>
        <w:rPr>
          <w:del w:id="140" w:author="Bonnie Jonkman" w:date="2015-04-22T12:48:00Z"/>
          <w:rFonts w:eastAsiaTheme="minorEastAsia"/>
          <w:noProof/>
        </w:rPr>
      </w:pPr>
      <w:del w:id="141" w:author="Bonnie Jonkman" w:date="2015-04-22T12:48:00Z">
        <w:r w:rsidRPr="008462CD" w:rsidDel="008462CD">
          <w:rPr>
            <w:rStyle w:val="Hyperlink"/>
            <w:noProof/>
          </w:rPr>
          <w:delText>Modeling Tips</w:delText>
        </w:r>
        <w:r w:rsidDel="008462CD">
          <w:rPr>
            <w:noProof/>
            <w:webHidden/>
          </w:rPr>
          <w:tab/>
        </w:r>
      </w:del>
      <w:del w:id="142" w:author="Bonnie Jonkman" w:date="2015-04-22T12:46:00Z">
        <w:r w:rsidDel="00DB55A3">
          <w:rPr>
            <w:noProof/>
            <w:webHidden/>
          </w:rPr>
          <w:delText>25</w:delText>
        </w:r>
      </w:del>
    </w:p>
    <w:p w14:paraId="34722E40" w14:textId="77777777" w:rsidR="009B7C07" w:rsidDel="008462CD" w:rsidRDefault="009B7C07">
      <w:pPr>
        <w:pStyle w:val="TOC2"/>
        <w:tabs>
          <w:tab w:val="right" w:leader="dot" w:pos="9350"/>
        </w:tabs>
        <w:rPr>
          <w:del w:id="143" w:author="Bonnie Jonkman" w:date="2015-04-22T12:48:00Z"/>
          <w:rFonts w:eastAsiaTheme="minorEastAsia"/>
          <w:noProof/>
        </w:rPr>
      </w:pPr>
      <w:del w:id="144" w:author="Bonnie Jonkman" w:date="2015-04-22T12:48:00Z">
        <w:r w:rsidRPr="008462CD" w:rsidDel="008462CD">
          <w:rPr>
            <w:rStyle w:val="Hyperlink"/>
            <w:noProof/>
          </w:rPr>
          <w:delText>Certification Tests</w:delText>
        </w:r>
        <w:r w:rsidDel="008462CD">
          <w:rPr>
            <w:noProof/>
            <w:webHidden/>
          </w:rPr>
          <w:tab/>
        </w:r>
        <w:r w:rsidR="00DB55A3" w:rsidDel="008462CD">
          <w:rPr>
            <w:noProof/>
            <w:webHidden/>
          </w:rPr>
          <w:delText>26</w:delText>
        </w:r>
      </w:del>
    </w:p>
    <w:p w14:paraId="1B650D17" w14:textId="77777777" w:rsidR="009B7C07" w:rsidDel="008462CD" w:rsidRDefault="009B7C07">
      <w:pPr>
        <w:pStyle w:val="TOC1"/>
        <w:tabs>
          <w:tab w:val="right" w:leader="dot" w:pos="9350"/>
        </w:tabs>
        <w:rPr>
          <w:del w:id="145" w:author="Bonnie Jonkman" w:date="2015-04-22T12:48:00Z"/>
          <w:rFonts w:eastAsiaTheme="minorEastAsia"/>
          <w:noProof/>
        </w:rPr>
      </w:pPr>
      <w:del w:id="146" w:author="Bonnie Jonkman" w:date="2015-04-22T12:48:00Z">
        <w:r w:rsidRPr="008462CD" w:rsidDel="008462CD">
          <w:rPr>
            <w:rStyle w:val="Hyperlink"/>
            <w:noProof/>
          </w:rPr>
          <w:delText>Compiling</w:delText>
        </w:r>
        <w:r w:rsidDel="008462CD">
          <w:rPr>
            <w:noProof/>
            <w:webHidden/>
          </w:rPr>
          <w:tab/>
        </w:r>
      </w:del>
      <w:del w:id="147" w:author="Bonnie Jonkman" w:date="2015-04-22T12:46:00Z">
        <w:r w:rsidDel="00DB55A3">
          <w:rPr>
            <w:noProof/>
            <w:webHidden/>
          </w:rPr>
          <w:delText>26</w:delText>
        </w:r>
      </w:del>
    </w:p>
    <w:p w14:paraId="0EB3FBE8" w14:textId="77777777" w:rsidR="009B7C07" w:rsidDel="008462CD" w:rsidRDefault="009B7C07">
      <w:pPr>
        <w:pStyle w:val="TOC1"/>
        <w:tabs>
          <w:tab w:val="right" w:leader="dot" w:pos="9350"/>
        </w:tabs>
        <w:rPr>
          <w:del w:id="148" w:author="Bonnie Jonkman" w:date="2015-04-22T12:48:00Z"/>
          <w:rFonts w:eastAsiaTheme="minorEastAsia"/>
          <w:noProof/>
        </w:rPr>
      </w:pPr>
      <w:del w:id="149" w:author="Bonnie Jonkman" w:date="2015-04-22T12:48:00Z">
        <w:r w:rsidRPr="008462CD" w:rsidDel="008462CD">
          <w:rPr>
            <w:rStyle w:val="Hyperlink"/>
            <w:noProof/>
          </w:rPr>
          <w:delText>FAST v8 Interface to Simulink</w:delText>
        </w:r>
        <w:r w:rsidDel="008462CD">
          <w:rPr>
            <w:noProof/>
            <w:webHidden/>
          </w:rPr>
          <w:tab/>
        </w:r>
      </w:del>
      <w:del w:id="150" w:author="Bonnie Jonkman" w:date="2015-04-22T12:46:00Z">
        <w:r w:rsidDel="00DB55A3">
          <w:rPr>
            <w:noProof/>
            <w:webHidden/>
          </w:rPr>
          <w:delText>27</w:delText>
        </w:r>
      </w:del>
    </w:p>
    <w:p w14:paraId="29D3B0E0" w14:textId="77777777" w:rsidR="009B7C07" w:rsidDel="008462CD" w:rsidRDefault="009B7C07">
      <w:pPr>
        <w:pStyle w:val="TOC2"/>
        <w:tabs>
          <w:tab w:val="right" w:leader="dot" w:pos="9350"/>
        </w:tabs>
        <w:rPr>
          <w:del w:id="151" w:author="Bonnie Jonkman" w:date="2015-04-22T12:48:00Z"/>
          <w:rFonts w:eastAsiaTheme="minorEastAsia"/>
          <w:noProof/>
        </w:rPr>
      </w:pPr>
      <w:del w:id="152" w:author="Bonnie Jonkman" w:date="2015-04-22T12:48:00Z">
        <w:r w:rsidRPr="008462CD" w:rsidDel="008462CD">
          <w:rPr>
            <w:rStyle w:val="Hyperlink"/>
            <w:noProof/>
          </w:rPr>
          <w:delText>Major Changes Between the FAST v7 and v8 Interfaces to Simulink</w:delText>
        </w:r>
        <w:r w:rsidDel="008462CD">
          <w:rPr>
            <w:noProof/>
            <w:webHidden/>
          </w:rPr>
          <w:tab/>
        </w:r>
        <w:r w:rsidR="00DB55A3" w:rsidDel="008462CD">
          <w:rPr>
            <w:noProof/>
            <w:webHidden/>
          </w:rPr>
          <w:delText>28</w:delText>
        </w:r>
      </w:del>
    </w:p>
    <w:p w14:paraId="393540B1" w14:textId="77777777" w:rsidR="009B7C07" w:rsidDel="008462CD" w:rsidRDefault="009B7C07">
      <w:pPr>
        <w:pStyle w:val="TOC2"/>
        <w:tabs>
          <w:tab w:val="right" w:leader="dot" w:pos="9350"/>
        </w:tabs>
        <w:rPr>
          <w:del w:id="153" w:author="Bonnie Jonkman" w:date="2015-04-22T12:48:00Z"/>
          <w:rFonts w:eastAsiaTheme="minorEastAsia"/>
          <w:noProof/>
        </w:rPr>
      </w:pPr>
      <w:del w:id="154" w:author="Bonnie Jonkman" w:date="2015-04-22T12:48:00Z">
        <w:r w:rsidRPr="008462CD" w:rsidDel="008462CD">
          <w:rPr>
            <w:rStyle w:val="Hyperlink"/>
            <w:noProof/>
          </w:rPr>
          <w:delText>Definition of the FAST v8 Interface to Simulink</w:delText>
        </w:r>
        <w:r w:rsidDel="008462CD">
          <w:rPr>
            <w:noProof/>
            <w:webHidden/>
          </w:rPr>
          <w:tab/>
        </w:r>
      </w:del>
      <w:del w:id="155" w:author="Bonnie Jonkman" w:date="2015-04-22T12:46:00Z">
        <w:r w:rsidDel="00DB55A3">
          <w:rPr>
            <w:noProof/>
            <w:webHidden/>
          </w:rPr>
          <w:delText>28</w:delText>
        </w:r>
      </w:del>
    </w:p>
    <w:p w14:paraId="4AFF8C6F" w14:textId="77777777" w:rsidR="009B7C07" w:rsidDel="008462CD" w:rsidRDefault="009B7C07">
      <w:pPr>
        <w:pStyle w:val="TOC2"/>
        <w:tabs>
          <w:tab w:val="right" w:leader="dot" w:pos="9350"/>
        </w:tabs>
        <w:rPr>
          <w:del w:id="156" w:author="Bonnie Jonkman" w:date="2015-04-22T12:48:00Z"/>
          <w:rFonts w:eastAsiaTheme="minorEastAsia"/>
          <w:noProof/>
        </w:rPr>
      </w:pPr>
      <w:del w:id="157" w:author="Bonnie Jonkman" w:date="2015-04-22T12:48:00Z">
        <w:r w:rsidRPr="008462CD" w:rsidDel="008462CD">
          <w:rPr>
            <w:rStyle w:val="Hyperlink"/>
            <w:noProof/>
          </w:rPr>
          <w:delText>Converting FAST v7 Simulink Models to FAST v8</w:delText>
        </w:r>
        <w:r w:rsidDel="008462CD">
          <w:rPr>
            <w:noProof/>
            <w:webHidden/>
          </w:rPr>
          <w:tab/>
        </w:r>
      </w:del>
      <w:del w:id="158" w:author="Bonnie Jonkman" w:date="2015-04-22T12:46:00Z">
        <w:r w:rsidDel="00DB55A3">
          <w:rPr>
            <w:noProof/>
            <w:webHidden/>
          </w:rPr>
          <w:delText>31</w:delText>
        </w:r>
      </w:del>
    </w:p>
    <w:p w14:paraId="48BB58C3" w14:textId="77777777" w:rsidR="009B7C07" w:rsidDel="008462CD" w:rsidRDefault="009B7C07">
      <w:pPr>
        <w:pStyle w:val="TOC2"/>
        <w:tabs>
          <w:tab w:val="right" w:leader="dot" w:pos="9350"/>
        </w:tabs>
        <w:rPr>
          <w:del w:id="159" w:author="Bonnie Jonkman" w:date="2015-04-22T12:48:00Z"/>
          <w:rFonts w:eastAsiaTheme="minorEastAsia"/>
          <w:noProof/>
        </w:rPr>
      </w:pPr>
      <w:del w:id="160" w:author="Bonnie Jonkman" w:date="2015-04-22T12:48:00Z">
        <w:r w:rsidRPr="008462CD" w:rsidDel="008462CD">
          <w:rPr>
            <w:rStyle w:val="Hyperlink"/>
            <w:noProof/>
          </w:rPr>
          <w:delText>Running FAST in Simulink</w:delText>
        </w:r>
        <w:r w:rsidDel="008462CD">
          <w:rPr>
            <w:noProof/>
            <w:webHidden/>
          </w:rPr>
          <w:tab/>
        </w:r>
      </w:del>
      <w:del w:id="161" w:author="Bonnie Jonkman" w:date="2015-04-22T12:46:00Z">
        <w:r w:rsidDel="00DB55A3">
          <w:rPr>
            <w:noProof/>
            <w:webHidden/>
          </w:rPr>
          <w:delText>32</w:delText>
        </w:r>
      </w:del>
    </w:p>
    <w:p w14:paraId="564913E5" w14:textId="77777777" w:rsidR="009B7C07" w:rsidDel="008462CD" w:rsidRDefault="009B7C07">
      <w:pPr>
        <w:pStyle w:val="TOC2"/>
        <w:tabs>
          <w:tab w:val="right" w:leader="dot" w:pos="9350"/>
        </w:tabs>
        <w:rPr>
          <w:del w:id="162" w:author="Bonnie Jonkman" w:date="2015-04-22T12:48:00Z"/>
          <w:rFonts w:eastAsiaTheme="minorEastAsia"/>
          <w:noProof/>
        </w:rPr>
      </w:pPr>
      <w:del w:id="163" w:author="Bonnie Jonkman" w:date="2015-04-22T12:48:00Z">
        <w:r w:rsidRPr="008462CD" w:rsidDel="008462CD">
          <w:rPr>
            <w:rStyle w:val="Hyperlink"/>
            <w:noProof/>
          </w:rPr>
          <w:delText>Compiling FAST for Simulink</w:delText>
        </w:r>
        <w:r w:rsidDel="008462CD">
          <w:rPr>
            <w:noProof/>
            <w:webHidden/>
          </w:rPr>
          <w:tab/>
        </w:r>
      </w:del>
      <w:del w:id="164" w:author="Bonnie Jonkman" w:date="2015-04-22T12:46:00Z">
        <w:r w:rsidDel="00DB55A3">
          <w:rPr>
            <w:noProof/>
            <w:webHidden/>
          </w:rPr>
          <w:delText>34</w:delText>
        </w:r>
      </w:del>
    </w:p>
    <w:p w14:paraId="4C8D16FA" w14:textId="77777777" w:rsidR="009B7C07" w:rsidDel="008462CD" w:rsidRDefault="009B7C07">
      <w:pPr>
        <w:pStyle w:val="TOC1"/>
        <w:tabs>
          <w:tab w:val="right" w:leader="dot" w:pos="9350"/>
        </w:tabs>
        <w:rPr>
          <w:del w:id="165" w:author="Bonnie Jonkman" w:date="2015-04-22T12:48:00Z"/>
          <w:rFonts w:eastAsiaTheme="minorEastAsia"/>
          <w:noProof/>
        </w:rPr>
      </w:pPr>
      <w:del w:id="166" w:author="Bonnie Jonkman" w:date="2015-04-22T12:48:00Z">
        <w:r w:rsidRPr="008462CD" w:rsidDel="008462CD">
          <w:rPr>
            <w:rStyle w:val="Hyperlink"/>
            <w:noProof/>
          </w:rPr>
          <w:delText>Future Work</w:delText>
        </w:r>
        <w:r w:rsidDel="008462CD">
          <w:rPr>
            <w:noProof/>
            <w:webHidden/>
          </w:rPr>
          <w:tab/>
        </w:r>
      </w:del>
      <w:del w:id="167" w:author="Bonnie Jonkman" w:date="2015-04-22T12:46:00Z">
        <w:r w:rsidDel="00DB55A3">
          <w:rPr>
            <w:noProof/>
            <w:webHidden/>
          </w:rPr>
          <w:delText>37</w:delText>
        </w:r>
      </w:del>
    </w:p>
    <w:p w14:paraId="5BB7460B" w14:textId="77777777" w:rsidR="009B7C07" w:rsidDel="008462CD" w:rsidRDefault="009B7C07">
      <w:pPr>
        <w:pStyle w:val="TOC1"/>
        <w:tabs>
          <w:tab w:val="right" w:leader="dot" w:pos="9350"/>
        </w:tabs>
        <w:rPr>
          <w:del w:id="168" w:author="Bonnie Jonkman" w:date="2015-04-22T12:48:00Z"/>
          <w:rFonts w:eastAsiaTheme="minorEastAsia"/>
          <w:noProof/>
        </w:rPr>
      </w:pPr>
      <w:del w:id="169" w:author="Bonnie Jonkman" w:date="2015-04-22T12:48:00Z">
        <w:r w:rsidRPr="008462CD" w:rsidDel="008462CD">
          <w:rPr>
            <w:rStyle w:val="Hyperlink"/>
            <w:noProof/>
          </w:rPr>
          <w:delText>Feedback</w:delText>
        </w:r>
        <w:r w:rsidDel="008462CD">
          <w:rPr>
            <w:noProof/>
            <w:webHidden/>
          </w:rPr>
          <w:tab/>
        </w:r>
      </w:del>
      <w:del w:id="170" w:author="Bonnie Jonkman" w:date="2015-04-22T12:46:00Z">
        <w:r w:rsidDel="00DB55A3">
          <w:rPr>
            <w:noProof/>
            <w:webHidden/>
          </w:rPr>
          <w:delText>37</w:delText>
        </w:r>
      </w:del>
    </w:p>
    <w:p w14:paraId="2106E9F1" w14:textId="77777777" w:rsidR="009B7C07" w:rsidDel="008462CD" w:rsidRDefault="009B7C07">
      <w:pPr>
        <w:pStyle w:val="TOC1"/>
        <w:tabs>
          <w:tab w:val="right" w:leader="dot" w:pos="9350"/>
        </w:tabs>
        <w:rPr>
          <w:del w:id="171" w:author="Bonnie Jonkman" w:date="2015-04-22T12:48:00Z"/>
          <w:rFonts w:eastAsiaTheme="minorEastAsia"/>
          <w:noProof/>
        </w:rPr>
      </w:pPr>
      <w:del w:id="172" w:author="Bonnie Jonkman" w:date="2015-04-22T12:48:00Z">
        <w:r w:rsidRPr="008462CD" w:rsidDel="008462CD">
          <w:rPr>
            <w:rStyle w:val="Hyperlink"/>
            <w:noProof/>
          </w:rPr>
          <w:delText>Appendix A: Example FAST v8.11.* Input File</w:delText>
        </w:r>
        <w:r w:rsidDel="008462CD">
          <w:rPr>
            <w:noProof/>
            <w:webHidden/>
          </w:rPr>
          <w:tab/>
        </w:r>
      </w:del>
      <w:del w:id="173" w:author="Bonnie Jonkman" w:date="2015-04-22T12:46:00Z">
        <w:r w:rsidDel="00DB55A3">
          <w:rPr>
            <w:noProof/>
            <w:webHidden/>
          </w:rPr>
          <w:delText>38</w:delText>
        </w:r>
      </w:del>
    </w:p>
    <w:p w14:paraId="2164B0D4" w14:textId="77777777" w:rsidR="009E13A6" w:rsidRPr="006C131B" w:rsidRDefault="006C131B" w:rsidP="006C131B">
      <w:pPr>
        <w:sectPr w:rsidR="009E13A6" w:rsidRPr="006C131B">
          <w:footnotePr>
            <w:numFmt w:val="chicago"/>
          </w:footnotePr>
          <w:pgSz w:w="12240" w:h="15840"/>
          <w:pgMar w:top="1440" w:right="1440" w:bottom="1440" w:left="1440" w:header="720" w:footer="720" w:gutter="0"/>
          <w:cols w:space="720"/>
          <w:docGrid w:linePitch="360"/>
        </w:sectPr>
      </w:pPr>
      <w:r>
        <w:fldChar w:fldCharType="end"/>
      </w:r>
    </w:p>
    <w:p w14:paraId="2164B0D5" w14:textId="77777777" w:rsidR="00C13750" w:rsidRDefault="00C13750" w:rsidP="00992CCA">
      <w:pPr>
        <w:pStyle w:val="Heading1"/>
      </w:pPr>
      <w:bookmarkStart w:id="174" w:name="_Toc417470251"/>
      <w:r>
        <w:lastRenderedPageBreak/>
        <w:t>Introduction</w:t>
      </w:r>
      <w:bookmarkEnd w:id="174"/>
    </w:p>
    <w:p w14:paraId="2164B0D6" w14:textId="39AE3D15"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w:t>
      </w:r>
      <w:r w:rsidR="009A3075">
        <w:t>10</w:t>
      </w:r>
      <w:r>
        <w:t>.0</w:t>
      </w:r>
      <w:r w:rsidR="00944CB5">
        <w:t>0</w:t>
      </w:r>
      <w:r w:rsidR="009A3075">
        <w:t>a</w:t>
      </w:r>
      <w:r>
        <w:t xml:space="preserve">-bjj is the </w:t>
      </w:r>
      <w:r w:rsidR="009A3075">
        <w:t xml:space="preserve">fourth </w:t>
      </w:r>
      <w:r w:rsidR="00B63F27">
        <w:t xml:space="preserve">public </w:t>
      </w:r>
      <w:r>
        <w:t xml:space="preserve">release of FAST under the </w:t>
      </w:r>
      <w:hyperlink r:id="rId10"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8462CD">
        <w:t xml:space="preserve">Figure </w:t>
      </w:r>
      <w:r w:rsidR="008462CD">
        <w:rPr>
          <w:noProof/>
        </w:rPr>
        <w:t>1</w:t>
      </w:r>
      <w:r w:rsidR="00B63F27">
        <w:fldChar w:fldCharType="end"/>
      </w:r>
      <w:r w:rsidR="00B63F27">
        <w:t>.</w:t>
      </w:r>
      <w:r w:rsidR="00ED3F28" w:rsidRPr="00ED3F28">
        <w:t xml:space="preserve"> </w:t>
      </w:r>
    </w:p>
    <w:p w14:paraId="2164B0D7" w14:textId="0A7E0AFF"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8462CD">
        <w:t xml:space="preserve">Figure </w:t>
      </w:r>
      <w:r w:rsidR="008462CD">
        <w:rPr>
          <w:noProof/>
        </w:rPr>
        <w:t>2</w:t>
      </w:r>
      <w:r>
        <w:fldChar w:fldCharType="end"/>
      </w:r>
      <w:r>
        <w:t xml:space="preserve"> shows the control volumes associated with each module for fixed-bottom offshore wind turbines. </w:t>
      </w:r>
      <w:r w:rsidR="00C341C9">
        <w:t xml:space="preserve">Though not shown, loading from surface ice on fixed-bottom offshore wind turbines is optionally available through the IceFloe or IceDyn modules. </w:t>
      </w:r>
      <w:r>
        <w:t xml:space="preserve">For land-based wind turbines, the HydroDyn hydrodynamics module </w:t>
      </w:r>
      <w:r w:rsidR="00C341C9">
        <w:t xml:space="preserve">and ice modules </w:t>
      </w:r>
      <w:r>
        <w:t xml:space="preserve">would not be used and the SubDyn multi-member substructure structural-dynamics module is optional. </w:t>
      </w:r>
      <w:r>
        <w:fldChar w:fldCharType="begin"/>
      </w:r>
      <w:r>
        <w:instrText xml:space="preserve"> REF _Ref368606394 \h </w:instrText>
      </w:r>
      <w:r>
        <w:fldChar w:fldCharType="separate"/>
      </w:r>
      <w:r w:rsidR="008462CD">
        <w:t xml:space="preserve">Figure </w:t>
      </w:r>
      <w:r w:rsidR="008462CD">
        <w:rPr>
          <w:noProof/>
        </w:rPr>
        <w:t>3</w:t>
      </w:r>
      <w:r>
        <w:fldChar w:fldCharType="end"/>
      </w:r>
      <w:r>
        <w:t xml:space="preserve"> shows the control volumes associated with each module for floating offshore wind turbines.</w:t>
      </w:r>
    </w:p>
    <w:p w14:paraId="2164B0D8" w14:textId="6C6A16C8" w:rsidR="00B1172F" w:rsidRDefault="00AC1E7D" w:rsidP="00B1172F">
      <w:r>
        <w:t>While FAST v8 has many features not found in FAST v7, several</w:t>
      </w:r>
      <w:r w:rsidR="00B1172F">
        <w:t xml:space="preserve"> features of </w:t>
      </w:r>
      <w:hyperlink r:id="rId11"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w:t>
      </w:r>
      <w:r w:rsidR="001E2045">
        <w:t>completely replaces FAST v7</w:t>
      </w:r>
      <w:r w:rsidR="00B1172F">
        <w:t xml:space="preserve">. </w:t>
      </w:r>
      <w:r w:rsidR="00B1172F">
        <w:fldChar w:fldCharType="begin"/>
      </w:r>
      <w:r w:rsidR="00B1172F">
        <w:instrText xml:space="preserve"> REF _Ref368603146 \h </w:instrText>
      </w:r>
      <w:r w:rsidR="00B1172F">
        <w:fldChar w:fldCharType="separate"/>
      </w:r>
      <w:r w:rsidR="008462CD">
        <w:t xml:space="preserve">Table </w:t>
      </w:r>
      <w:r w:rsidR="008462CD">
        <w:rPr>
          <w:noProof/>
        </w:rPr>
        <w:t>1</w:t>
      </w:r>
      <w:r w:rsidR="00B1172F">
        <w:fldChar w:fldCharType="end"/>
      </w:r>
      <w:r w:rsidR="00B1172F">
        <w:t xml:space="preserve"> summarizes the different features available in each version.</w:t>
      </w:r>
    </w:p>
    <w:p w14:paraId="2164B0D9" w14:textId="77777777" w:rsidR="000D16ED" w:rsidRDefault="000D16ED" w:rsidP="00CA74B5"/>
    <w:p w14:paraId="2164B0DA" w14:textId="11E69678" w:rsidR="009733A8" w:rsidRDefault="003318D6" w:rsidP="007231E1">
      <w:pPr>
        <w:keepNext/>
        <w:jc w:val="center"/>
      </w:pPr>
      <w:r>
        <w:lastRenderedPageBreak/>
        <w:t xml:space="preserve"> </w:t>
      </w:r>
      <w:r w:rsidR="00526596">
        <w:rPr>
          <w:noProof/>
          <w:sz w:val="16"/>
          <w:szCs w:val="16"/>
        </w:rPr>
        <w:drawing>
          <wp:inline distT="0" distB="0" distL="0" distR="0" wp14:anchorId="56272B58" wp14:editId="3D76AA9E">
            <wp:extent cx="5903580" cy="7772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architecture.png"/>
                    <pic:cNvPicPr/>
                  </pic:nvPicPr>
                  <pic:blipFill rotWithShape="1">
                    <a:blip r:embed="rId12">
                      <a:extLst>
                        <a:ext uri="{28A0092B-C50C-407E-A947-70E740481C1C}">
                          <a14:useLocalDpi xmlns:a14="http://schemas.microsoft.com/office/drawing/2010/main" val="0"/>
                        </a:ext>
                      </a:extLst>
                    </a:blip>
                    <a:srcRect t="805"/>
                    <a:stretch/>
                  </pic:blipFill>
                  <pic:spPr bwMode="auto">
                    <a:xfrm>
                      <a:off x="0" y="0"/>
                      <a:ext cx="5903580" cy="7772400"/>
                    </a:xfrm>
                    <a:prstGeom prst="rect">
                      <a:avLst/>
                    </a:prstGeom>
                    <a:ln>
                      <a:noFill/>
                    </a:ln>
                    <a:extLst>
                      <a:ext uri="{53640926-AAD7-44D8-BBD7-CCE9431645EC}">
                        <a14:shadowObscured xmlns:a14="http://schemas.microsoft.com/office/drawing/2010/main"/>
                      </a:ext>
                    </a:extLst>
                  </pic:spPr>
                </pic:pic>
              </a:graphicData>
            </a:graphic>
          </wp:inline>
        </w:drawing>
      </w:r>
    </w:p>
    <w:p w14:paraId="2164B0DB" w14:textId="77777777" w:rsidR="000D16ED" w:rsidRDefault="009733A8" w:rsidP="009733A8">
      <w:pPr>
        <w:pStyle w:val="Caption"/>
        <w:jc w:val="center"/>
      </w:pPr>
      <w:bookmarkStart w:id="175" w:name="_Ref368594244"/>
      <w:r>
        <w:t xml:space="preserve">Figure </w:t>
      </w:r>
      <w:fldSimple w:instr=" SEQ Figure \* ARABIC ">
        <w:r w:rsidR="008462CD">
          <w:rPr>
            <w:noProof/>
          </w:rPr>
          <w:t>1</w:t>
        </w:r>
      </w:fldSimple>
      <w:bookmarkEnd w:id="175"/>
      <w:r>
        <w:t xml:space="preserve">: Architectural </w:t>
      </w:r>
      <w:r w:rsidR="003318D6">
        <w:t>c</w:t>
      </w:r>
      <w:r>
        <w:t xml:space="preserve">omparison </w:t>
      </w:r>
      <w:r w:rsidR="003318D6">
        <w:t>of</w:t>
      </w:r>
      <w:r>
        <w:t xml:space="preserve"> FAST 7 and FAST 8</w:t>
      </w:r>
    </w:p>
    <w:p w14:paraId="2164B0DC" w14:textId="4D309A97" w:rsidR="000D16ED" w:rsidRDefault="000D16ED" w:rsidP="000D16ED">
      <w:pPr>
        <w:keepNext/>
        <w:jc w:val="center"/>
      </w:pPr>
      <w:r>
        <w:object w:dxaOrig="13365" w:dyaOrig="7066" w14:anchorId="2164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65pt;height:244.65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5" DrawAspect="Content" ObjectID="_1495277682" r:id="rId14"/>
        </w:object>
      </w:r>
    </w:p>
    <w:p w14:paraId="2164B0DD" w14:textId="77777777" w:rsidR="000D16ED" w:rsidRDefault="000D16ED" w:rsidP="000D16ED">
      <w:pPr>
        <w:pStyle w:val="Caption"/>
        <w:jc w:val="center"/>
      </w:pPr>
      <w:bookmarkStart w:id="176" w:name="_Ref368606255"/>
      <w:r>
        <w:t xml:space="preserve">Figure </w:t>
      </w:r>
      <w:fldSimple w:instr=" SEQ Figure \* ARABIC ">
        <w:r w:rsidR="008462CD">
          <w:rPr>
            <w:noProof/>
          </w:rPr>
          <w:t>2</w:t>
        </w:r>
      </w:fldSimple>
      <w:bookmarkEnd w:id="176"/>
      <w:r>
        <w:t>: FAST control volumes for fixed-bottom systems</w:t>
      </w:r>
      <w:r w:rsidR="00AC1E7D">
        <w:t xml:space="preserve"> (</w:t>
      </w:r>
      <w:r w:rsidR="00845AC5">
        <w:t xml:space="preserve">surface </w:t>
      </w:r>
      <w:r w:rsidR="00AC1E7D">
        <w:t>ice not shown)</w:t>
      </w:r>
    </w:p>
    <w:p w14:paraId="2164B0DE" w14:textId="77777777" w:rsidR="000D16ED" w:rsidRDefault="000D16ED" w:rsidP="000D16ED"/>
    <w:p w14:paraId="2164B0DF" w14:textId="3CF8F3C9" w:rsidR="000D16ED" w:rsidRDefault="00725E3F" w:rsidP="000D16ED">
      <w:pPr>
        <w:keepNext/>
        <w:jc w:val="center"/>
      </w:pPr>
      <w:r w:rsidRPr="00725E3F">
        <w:rPr>
          <w:noProof/>
        </w:rPr>
        <w:drawing>
          <wp:inline distT="0" distB="0" distL="0" distR="0" wp14:anchorId="1823BBD4" wp14:editId="140F945B">
            <wp:extent cx="5943600" cy="3157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clrChange>
                        <a:clrFrom>
                          <a:srgbClr val="E6E6E6"/>
                        </a:clrFrom>
                        <a:clrTo>
                          <a:srgbClr val="E6E6E6">
                            <a:alpha val="0"/>
                          </a:srgbClr>
                        </a:clrTo>
                      </a:clrChange>
                    </a:blip>
                    <a:stretch>
                      <a:fillRect/>
                    </a:stretch>
                  </pic:blipFill>
                  <pic:spPr>
                    <a:xfrm>
                      <a:off x="0" y="0"/>
                      <a:ext cx="5943600" cy="3157855"/>
                    </a:xfrm>
                    <a:prstGeom prst="rect">
                      <a:avLst/>
                    </a:prstGeom>
                  </pic:spPr>
                </pic:pic>
              </a:graphicData>
            </a:graphic>
          </wp:inline>
        </w:drawing>
      </w:r>
    </w:p>
    <w:p w14:paraId="2164B0E0" w14:textId="77777777" w:rsidR="000D16ED" w:rsidRDefault="000D16ED" w:rsidP="000D16ED">
      <w:pPr>
        <w:pStyle w:val="Caption"/>
        <w:jc w:val="center"/>
      </w:pPr>
      <w:bookmarkStart w:id="177" w:name="_Ref368606394"/>
      <w:r>
        <w:t xml:space="preserve">Figure </w:t>
      </w:r>
      <w:fldSimple w:instr=" SEQ Figure \* ARABIC ">
        <w:r w:rsidR="008462CD">
          <w:rPr>
            <w:noProof/>
          </w:rPr>
          <w:t>3</w:t>
        </w:r>
      </w:fldSimple>
      <w:bookmarkEnd w:id="177"/>
      <w:r>
        <w:t>: FAST control volumes for floating systems</w:t>
      </w:r>
    </w:p>
    <w:p w14:paraId="2164B0E1" w14:textId="77777777" w:rsidR="00CE6C50" w:rsidRDefault="00CE6C50" w:rsidP="00CE6C50">
      <w:r>
        <w:br w:type="page"/>
      </w:r>
    </w:p>
    <w:p w14:paraId="2164B0E2" w14:textId="1C03477E" w:rsidR="00960E61" w:rsidRDefault="00960E61" w:rsidP="00AC31AB">
      <w:pPr>
        <w:pStyle w:val="Caption"/>
        <w:keepNext/>
        <w:jc w:val="center"/>
      </w:pPr>
      <w:bookmarkStart w:id="178" w:name="_Ref368603146"/>
      <w:r>
        <w:lastRenderedPageBreak/>
        <w:t xml:space="preserve">Table </w:t>
      </w:r>
      <w:fldSimple w:instr=" SEQ Table \* ARABIC ">
        <w:r w:rsidR="008462CD">
          <w:rPr>
            <w:noProof/>
          </w:rPr>
          <w:t>1</w:t>
        </w:r>
      </w:fldSimple>
      <w:bookmarkEnd w:id="178"/>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14:paraId="2164B0E6" w14:textId="77777777" w:rsidTr="0032059E">
        <w:trPr>
          <w:trHeight w:val="315"/>
        </w:trPr>
        <w:tc>
          <w:tcPr>
            <w:tcW w:w="7060" w:type="dxa"/>
            <w:tcBorders>
              <w:top w:val="nil"/>
              <w:left w:val="nil"/>
              <w:bottom w:val="nil"/>
              <w:right w:val="nil"/>
            </w:tcBorders>
            <w:shd w:val="clear" w:color="000000" w:fill="FFFFFF"/>
            <w:noWrap/>
            <w:vAlign w:val="bottom"/>
            <w:hideMark/>
          </w:tcPr>
          <w:p w14:paraId="2164B0E3"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14:paraId="2164B0E4"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0E5"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0EA"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0E7"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0E8"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0E9" w14:textId="77777777" w:rsidR="0032059E" w:rsidRPr="0032059E" w:rsidRDefault="0032059E"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32059E" w:rsidRPr="0032059E" w14:paraId="2164B0E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14:paraId="2164B0E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E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14:paraId="2164B0F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1"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14:paraId="2164B0F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14:paraId="2164B0F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9"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14:paraId="2164B0FC"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0F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0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14:paraId="2164B10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1"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0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14:paraId="2164B10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DF0A19" w:rsidRPr="0032059E" w14:paraId="17CCB9A5" w14:textId="77777777" w:rsidTr="0032059E">
        <w:trPr>
          <w:trHeight w:val="300"/>
          <w:ins w:id="179" w:author="Bonnie Jonkman" w:date="2015-04-24T10:08:00Z"/>
        </w:trPr>
        <w:tc>
          <w:tcPr>
            <w:tcW w:w="7060" w:type="dxa"/>
            <w:tcBorders>
              <w:top w:val="nil"/>
              <w:left w:val="single" w:sz="8" w:space="0" w:color="auto"/>
              <w:bottom w:val="nil"/>
              <w:right w:val="nil"/>
            </w:tcBorders>
            <w:shd w:val="clear" w:color="000000" w:fill="BFBFBF"/>
            <w:noWrap/>
            <w:vAlign w:val="bottom"/>
          </w:tcPr>
          <w:p w14:paraId="32B611F7" w14:textId="22B882B8" w:rsidR="00DF0A19" w:rsidRPr="0032059E" w:rsidRDefault="00DF0A19">
            <w:pPr>
              <w:spacing w:after="0" w:line="240" w:lineRule="auto"/>
              <w:rPr>
                <w:ins w:id="180" w:author="Bonnie Jonkman" w:date="2015-04-24T10:08:00Z"/>
                <w:rFonts w:ascii="Calibri" w:eastAsia="Times New Roman" w:hAnsi="Calibri" w:cs="Times New Roman"/>
              </w:rPr>
            </w:pPr>
            <w:ins w:id="181" w:author="Bonnie Jonkman" w:date="2015-04-24T10:08:00Z">
              <w:r w:rsidRPr="0032059E">
                <w:rPr>
                  <w:rFonts w:ascii="Calibri" w:eastAsia="Times New Roman" w:hAnsi="Calibri" w:cs="Times New Roman"/>
                </w:rPr>
                <w:t xml:space="preserve">•  </w:t>
              </w:r>
              <w:r>
                <w:rPr>
                  <w:rFonts w:ascii="Calibri" w:eastAsia="Times New Roman" w:hAnsi="Calibri" w:cs="Times New Roman"/>
                </w:rPr>
                <w:t>Wind prop</w:t>
              </w:r>
            </w:ins>
            <w:ins w:id="182" w:author="Bonnie Jonkman" w:date="2015-04-24T10:09:00Z">
              <w:r>
                <w:rPr>
                  <w:rFonts w:ascii="Calibri" w:eastAsia="Times New Roman" w:hAnsi="Calibri" w:cs="Times New Roman"/>
                </w:rPr>
                <w:t>a</w:t>
              </w:r>
            </w:ins>
            <w:ins w:id="183" w:author="Bonnie Jonkman" w:date="2015-04-24T10:08:00Z">
              <w:r>
                <w:rPr>
                  <w:rFonts w:ascii="Calibri" w:eastAsia="Times New Roman" w:hAnsi="Calibri" w:cs="Times New Roman"/>
                </w:rPr>
                <w:t xml:space="preserve">gates </w:t>
              </w:r>
            </w:ins>
            <w:ins w:id="184" w:author="Bonnie Jonkman" w:date="2015-04-24T10:09:00Z">
              <w:r>
                <w:rPr>
                  <w:rFonts w:ascii="Calibri" w:eastAsia="Times New Roman" w:hAnsi="Calibri" w:cs="Times New Roman"/>
                </w:rPr>
                <w:t>in arbitrary directions</w:t>
              </w:r>
            </w:ins>
          </w:p>
        </w:tc>
        <w:tc>
          <w:tcPr>
            <w:tcW w:w="960" w:type="dxa"/>
            <w:tcBorders>
              <w:top w:val="nil"/>
              <w:left w:val="nil"/>
              <w:bottom w:val="nil"/>
              <w:right w:val="nil"/>
            </w:tcBorders>
            <w:shd w:val="clear" w:color="000000" w:fill="FFFFFF"/>
            <w:noWrap/>
            <w:vAlign w:val="bottom"/>
          </w:tcPr>
          <w:p w14:paraId="0DDC0241" w14:textId="1AC5CB71" w:rsidR="00DF0A19" w:rsidRPr="0032059E" w:rsidRDefault="00DF0A19" w:rsidP="0032059E">
            <w:pPr>
              <w:spacing w:after="0" w:line="240" w:lineRule="auto"/>
              <w:jc w:val="center"/>
              <w:rPr>
                <w:ins w:id="185" w:author="Bonnie Jonkman" w:date="2015-04-24T10:08:00Z"/>
                <w:rFonts w:ascii="Wingdings" w:eastAsia="Times New Roman" w:hAnsi="Wingdings" w:cs="Times New Roman"/>
              </w:rPr>
            </w:pPr>
            <w:ins w:id="186" w:author="Bonnie Jonkman" w:date="2015-04-24T10:09:00Z">
              <w:r w:rsidRPr="001C051D">
                <w:rPr>
                  <w:rFonts w:ascii="Calibri" w:eastAsia="Times New Roman" w:hAnsi="Calibri" w:cs="Times New Roman"/>
                </w:rPr>
                <w:t> </w:t>
              </w:r>
            </w:ins>
          </w:p>
        </w:tc>
        <w:tc>
          <w:tcPr>
            <w:tcW w:w="960" w:type="dxa"/>
            <w:tcBorders>
              <w:top w:val="nil"/>
              <w:left w:val="nil"/>
              <w:bottom w:val="nil"/>
              <w:right w:val="single" w:sz="8" w:space="0" w:color="auto"/>
            </w:tcBorders>
            <w:shd w:val="clear" w:color="000000" w:fill="FFFFFF"/>
            <w:noWrap/>
            <w:vAlign w:val="bottom"/>
          </w:tcPr>
          <w:p w14:paraId="4C4F4311" w14:textId="55DA0E3C" w:rsidR="00DF0A19" w:rsidRPr="001C051D" w:rsidRDefault="00DF0A19" w:rsidP="0032059E">
            <w:pPr>
              <w:spacing w:after="0" w:line="240" w:lineRule="auto"/>
              <w:jc w:val="center"/>
              <w:rPr>
                <w:ins w:id="187" w:author="Bonnie Jonkman" w:date="2015-04-24T10:08:00Z"/>
                <w:rFonts w:ascii="Calibri" w:eastAsia="Times New Roman" w:hAnsi="Calibri" w:cs="Times New Roman"/>
              </w:rPr>
            </w:pPr>
            <w:ins w:id="188" w:author="Bonnie Jonkman" w:date="2015-04-24T10:09:00Z">
              <w:r w:rsidRPr="0032059E">
                <w:rPr>
                  <w:rFonts w:ascii="Wingdings" w:eastAsia="Times New Roman" w:hAnsi="Wingdings" w:cs="Times New Roman"/>
                </w:rPr>
                <w:t></w:t>
              </w:r>
            </w:ins>
          </w:p>
        </w:tc>
      </w:tr>
      <w:tr w:rsidR="0032059E" w:rsidRPr="0032059E" w14:paraId="2164B10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14:paraId="2164B10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9"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0E"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0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Aeroacoustics (noise)</w:t>
            </w:r>
          </w:p>
        </w:tc>
        <w:tc>
          <w:tcPr>
            <w:tcW w:w="960" w:type="dxa"/>
            <w:tcBorders>
              <w:top w:val="nil"/>
              <w:left w:val="nil"/>
              <w:bottom w:val="single" w:sz="8" w:space="0" w:color="auto"/>
              <w:right w:val="nil"/>
            </w:tcBorders>
            <w:shd w:val="clear" w:color="000000" w:fill="FFFFFF"/>
            <w:noWrap/>
            <w:vAlign w:val="bottom"/>
            <w:hideMark/>
          </w:tcPr>
          <w:p w14:paraId="2164B10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0D"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13" w14:textId="77777777" w:rsidTr="0032059E">
        <w:trPr>
          <w:trHeight w:val="315"/>
        </w:trPr>
        <w:tc>
          <w:tcPr>
            <w:tcW w:w="7060" w:type="dxa"/>
            <w:tcBorders>
              <w:top w:val="nil"/>
              <w:left w:val="nil"/>
              <w:bottom w:val="nil"/>
              <w:right w:val="nil"/>
            </w:tcBorders>
            <w:shd w:val="clear" w:color="000000" w:fill="FFFFFF"/>
            <w:noWrap/>
            <w:vAlign w:val="bottom"/>
            <w:hideMark/>
          </w:tcPr>
          <w:p w14:paraId="2164B10F" w14:textId="77777777" w:rsidR="00C020FB" w:rsidRDefault="00C020FB" w:rsidP="0032059E">
            <w:pPr>
              <w:spacing w:after="0" w:line="240" w:lineRule="auto"/>
              <w:rPr>
                <w:rFonts w:ascii="Calibri" w:eastAsia="Times New Roman" w:hAnsi="Calibri" w:cs="Times New Roman"/>
                <w:b/>
                <w:bCs/>
                <w:color w:val="000000"/>
              </w:rPr>
            </w:pPr>
          </w:p>
          <w:p w14:paraId="2164B110"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(HydroDyn</w:t>
            </w:r>
            <w:r w:rsidR="004A0A8F">
              <w:rPr>
                <w:rFonts w:ascii="Calibri" w:eastAsia="Times New Roman" w:hAnsi="Calibri" w:cs="Times New Roman"/>
                <w:b/>
                <w:bCs/>
                <w:color w:val="000000"/>
              </w:rPr>
              <w:t>, IceFloe,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14:paraId="2164B111"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12"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117"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14"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15"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16" w14:textId="77777777" w:rsidR="0032059E" w:rsidRPr="0032059E" w:rsidRDefault="0032059E"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32059E" w:rsidRPr="0032059E" w14:paraId="2164B11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18" w14:textId="77777777"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C020FB">
              <w:rPr>
                <w:rFonts w:ascii="Calibri" w:eastAsia="Times New Roman" w:hAnsi="Calibri" w:cs="Times New Roman"/>
              </w:rPr>
              <w:t>First-order</w:t>
            </w:r>
            <w:r w:rsidR="00C020FB" w:rsidRPr="0032059E">
              <w:rPr>
                <w:rFonts w:ascii="Calibri" w:eastAsia="Times New Roman" w:hAnsi="Calibri" w:cs="Times New Roman"/>
              </w:rPr>
              <w:t xml:space="preserve"> </w:t>
            </w:r>
            <w:r w:rsidRPr="0032059E">
              <w:rPr>
                <w:rFonts w:ascii="Calibri" w:eastAsia="Times New Roman" w:hAnsi="Calibri" w:cs="Times New Roman"/>
              </w:rPr>
              <w:t>regular or irregular waves</w:t>
            </w:r>
          </w:p>
        </w:tc>
        <w:tc>
          <w:tcPr>
            <w:tcW w:w="960" w:type="dxa"/>
            <w:tcBorders>
              <w:top w:val="nil"/>
              <w:left w:val="nil"/>
              <w:bottom w:val="nil"/>
              <w:right w:val="nil"/>
            </w:tcBorders>
            <w:shd w:val="clear" w:color="000000" w:fill="FFFFFF"/>
            <w:noWrap/>
            <w:vAlign w:val="bottom"/>
            <w:hideMark/>
          </w:tcPr>
          <w:p w14:paraId="2164B119"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1A"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14:paraId="2164B11F"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1C" w14:textId="77777777" w:rsidR="00C020FB" w:rsidRPr="0032059E" w:rsidRDefault="00C020FB"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14:paraId="2164B11D" w14:textId="77777777"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1E" w14:textId="77777777"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2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0" w14:textId="77777777"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14:paraId="2164B121"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22"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27"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24"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14:paraId="2164B125" w14:textId="77777777" w:rsidR="002034C6" w:rsidRPr="0032059E" w:rsidRDefault="002034C6"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26" w14:textId="77777777" w:rsidR="002034C6" w:rsidRPr="0032059E" w:rsidRDefault="002034C6"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2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8"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14:paraId="2164B129"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A" w14:textId="77777777"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14:paraId="2164B12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C"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14:paraId="2164B12D"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E" w14:textId="77777777" w:rsidR="002034C6" w:rsidRPr="00B214CB"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14:paraId="2164B13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0"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14:paraId="2164B131"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2"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3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4" w14:textId="77777777"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14:paraId="2164B135"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6"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3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8" w14:textId="77777777"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14:paraId="2164B139" w14:textId="77777777"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3A"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3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3C" w14:textId="77777777"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14:paraId="2164B13D" w14:textId="77777777"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3E"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3"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40" w14:textId="77777777"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14:paraId="2164B141" w14:textId="77777777"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42"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4"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14:paraId="2164B145" w14:textId="77777777"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6"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8"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14:paraId="2164B149" w14:textId="77777777"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A"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C"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14:paraId="2164B14D" w14:textId="77777777"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E"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5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0" w14:textId="77777777" w:rsidR="00AC1E7D" w:rsidRPr="0032059E" w:rsidRDefault="00AC1E7D"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sidR="00C020FB">
              <w:rPr>
                <w:rFonts w:ascii="Calibri" w:eastAsia="Times New Roman" w:hAnsi="Calibri" w:cs="Times New Roman"/>
              </w:rPr>
              <w:t>via</w:t>
            </w:r>
            <w:r w:rsidR="00C020FB" w:rsidRPr="0032059E">
              <w:rPr>
                <w:rFonts w:ascii="Calibri" w:eastAsia="Times New Roman" w:hAnsi="Calibri" w:cs="Times New Roman"/>
              </w:rPr>
              <w:t xml:space="preserve"> </w:t>
            </w:r>
            <w:r w:rsidRPr="0032059E">
              <w:rPr>
                <w:rFonts w:ascii="Calibri" w:eastAsia="Times New Roman" w:hAnsi="Calibri" w:cs="Times New Roman"/>
              </w:rPr>
              <w:t>WAMIT)</w:t>
            </w:r>
          </w:p>
        </w:tc>
        <w:tc>
          <w:tcPr>
            <w:tcW w:w="960" w:type="dxa"/>
            <w:tcBorders>
              <w:top w:val="nil"/>
              <w:left w:val="nil"/>
              <w:bottom w:val="nil"/>
              <w:right w:val="nil"/>
            </w:tcBorders>
            <w:shd w:val="clear" w:color="000000" w:fill="FFFFFF"/>
            <w:noWrap/>
            <w:vAlign w:val="bottom"/>
            <w:hideMark/>
          </w:tcPr>
          <w:p w14:paraId="2164B151"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2"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14:paraId="2164B157"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54" w14:textId="77777777" w:rsidR="00C020FB" w:rsidRPr="0032059E" w:rsidRDefault="00C020FB"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w:t>
            </w:r>
            <w:r w:rsidR="00980C9B">
              <w:rPr>
                <w:rFonts w:ascii="Calibri" w:eastAsia="Times New Roman" w:hAnsi="Calibri" w:cs="Times New Roman"/>
              </w:rPr>
              <w:t>.</w:t>
            </w:r>
            <w:r>
              <w:rPr>
                <w:rFonts w:ascii="Calibri" w:eastAsia="Times New Roman" w:hAnsi="Calibri" w:cs="Times New Roman"/>
              </w:rPr>
              <w:t xml:space="preserve">- and sum-frequency </w:t>
            </w:r>
            <w:r w:rsidR="00F8027B">
              <w:rPr>
                <w:rFonts w:ascii="Calibri" w:eastAsia="Times New Roman" w:hAnsi="Calibri" w:cs="Times New Roman"/>
              </w:rPr>
              <w:t xml:space="preserve">potential-flow terms </w:t>
            </w:r>
            <w:r>
              <w:rPr>
                <w:rFonts w:ascii="Calibri" w:eastAsia="Times New Roman" w:hAnsi="Calibri" w:cs="Times New Roman"/>
              </w:rPr>
              <w:t>(via WAMIT)</w:t>
            </w:r>
          </w:p>
        </w:tc>
        <w:tc>
          <w:tcPr>
            <w:tcW w:w="960" w:type="dxa"/>
            <w:tcBorders>
              <w:top w:val="nil"/>
              <w:left w:val="nil"/>
              <w:bottom w:val="nil"/>
              <w:right w:val="nil"/>
            </w:tcBorders>
            <w:shd w:val="clear" w:color="000000" w:fill="FFFFFF"/>
            <w:noWrap/>
            <w:vAlign w:val="bottom"/>
            <w:hideMark/>
          </w:tcPr>
          <w:p w14:paraId="2164B155" w14:textId="77777777"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56" w14:textId="77777777"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5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8"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14:paraId="2164B159"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A"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5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5C"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14:paraId="2164B15D"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5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63" w14:textId="77777777"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2164B160" w14:textId="77777777" w:rsidR="004A0A8F" w:rsidRPr="0032059E" w:rsidRDefault="004A0A8F"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 xml:space="preserve">Quasi-steady and dynamic </w:t>
            </w:r>
            <w:r w:rsidR="00845AC5">
              <w:rPr>
                <w:rFonts w:ascii="Calibri" w:eastAsia="Times New Roman" w:hAnsi="Calibri" w:cs="Times New Roman"/>
              </w:rPr>
              <w:t>surface-</w:t>
            </w:r>
            <w:r>
              <w:rPr>
                <w:rFonts w:ascii="Calibri" w:eastAsia="Times New Roman" w:hAnsi="Calibri" w:cs="Times New Roman"/>
              </w:rPr>
              <w:t>ice loading</w:t>
            </w:r>
          </w:p>
        </w:tc>
        <w:tc>
          <w:tcPr>
            <w:tcW w:w="960" w:type="dxa"/>
            <w:tcBorders>
              <w:top w:val="nil"/>
              <w:left w:val="nil"/>
              <w:bottom w:val="single" w:sz="8" w:space="0" w:color="auto"/>
              <w:right w:val="nil"/>
            </w:tcBorders>
            <w:shd w:val="clear" w:color="000000" w:fill="FFFFFF"/>
            <w:noWrap/>
            <w:vAlign w:val="bottom"/>
          </w:tcPr>
          <w:p w14:paraId="2164B161"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14:paraId="2164B16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14:paraId="2164B164"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14:paraId="2164B168" w14:textId="77777777" w:rsidTr="0032059E">
        <w:trPr>
          <w:trHeight w:val="315"/>
        </w:trPr>
        <w:tc>
          <w:tcPr>
            <w:tcW w:w="7060" w:type="dxa"/>
            <w:tcBorders>
              <w:top w:val="nil"/>
              <w:left w:val="nil"/>
              <w:bottom w:val="nil"/>
              <w:right w:val="nil"/>
            </w:tcBorders>
            <w:shd w:val="clear" w:color="000000" w:fill="FFFFFF"/>
            <w:noWrap/>
            <w:vAlign w:val="bottom"/>
            <w:hideMark/>
          </w:tcPr>
          <w:p w14:paraId="2164B165"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14:paraId="2164B166"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67"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14:paraId="2164B16C"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69"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6A" w14:textId="77777777"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6B" w14:textId="77777777" w:rsidR="004A0A8F" w:rsidRPr="0032059E" w:rsidRDefault="004A0A8F"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4A0A8F" w:rsidRPr="0032059E" w14:paraId="2164B17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6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14:paraId="2164B16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6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14:paraId="2164B17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14:paraId="2164B17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14:paraId="2164B17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B"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14:paraId="2164B17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F" w14:textId="35AD4CE6" w:rsidR="004A0A8F" w:rsidRPr="0032059E" w:rsidRDefault="001A5D50"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14:paraId="2164B18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14:paraId="2164B18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14:paraId="2164B18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B"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F6EDE" w:rsidRPr="0032059E" w14:paraId="12A9BA60"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62E7A108" w14:textId="72447A30" w:rsidR="004F6EDE" w:rsidRPr="0032059E" w:rsidRDefault="004F6EDE" w:rsidP="004F6ED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Nacelle-based tuned-mass dampers</w:t>
            </w:r>
          </w:p>
        </w:tc>
        <w:tc>
          <w:tcPr>
            <w:tcW w:w="960" w:type="dxa"/>
            <w:tcBorders>
              <w:top w:val="nil"/>
              <w:left w:val="nil"/>
              <w:bottom w:val="nil"/>
              <w:right w:val="nil"/>
            </w:tcBorders>
            <w:shd w:val="clear" w:color="000000" w:fill="FFFFFF"/>
            <w:noWrap/>
            <w:vAlign w:val="bottom"/>
          </w:tcPr>
          <w:p w14:paraId="6B1993B5" w14:textId="77777777" w:rsidR="004F6EDE" w:rsidRPr="0032059E" w:rsidRDefault="004F6EDE" w:rsidP="0032059E">
            <w:pPr>
              <w:spacing w:after="0" w:line="240" w:lineRule="auto"/>
              <w:jc w:val="center"/>
              <w:rPr>
                <w:rFonts w:ascii="Wingdings" w:eastAsia="Times New Roman" w:hAnsi="Wingdings" w:cs="Times New Roman"/>
              </w:rPr>
            </w:pPr>
          </w:p>
        </w:tc>
        <w:tc>
          <w:tcPr>
            <w:tcW w:w="960" w:type="dxa"/>
            <w:tcBorders>
              <w:top w:val="nil"/>
              <w:left w:val="nil"/>
              <w:bottom w:val="nil"/>
              <w:right w:val="single" w:sz="8" w:space="0" w:color="auto"/>
            </w:tcBorders>
            <w:shd w:val="clear" w:color="000000" w:fill="FFFFFF"/>
            <w:noWrap/>
            <w:vAlign w:val="bottom"/>
          </w:tcPr>
          <w:p w14:paraId="4F4484DC" w14:textId="3904E574" w:rsidR="004F6EDE" w:rsidRPr="0032059E" w:rsidRDefault="004F6ED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Pr>
                <w:rStyle w:val="FootnoteReference"/>
                <w:rFonts w:ascii="Calibri" w:eastAsia="Times New Roman" w:hAnsi="Calibri" w:cs="Times New Roman"/>
              </w:rPr>
              <w:footnoteReference w:id="1"/>
            </w:r>
          </w:p>
        </w:tc>
        <w:tc>
          <w:tcPr>
            <w:tcW w:w="960" w:type="dxa"/>
            <w:tcBorders>
              <w:top w:val="nil"/>
              <w:left w:val="nil"/>
              <w:bottom w:val="nil"/>
              <w:right w:val="nil"/>
            </w:tcBorders>
            <w:shd w:val="clear" w:color="000000" w:fill="FFFFFF"/>
            <w:noWrap/>
            <w:vAlign w:val="bottom"/>
            <w:hideMark/>
          </w:tcPr>
          <w:p w14:paraId="2164B18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9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14:paraId="2164B19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93" w14:textId="546BD617" w:rsidR="004A0A8F" w:rsidRPr="0032059E" w:rsidRDefault="001A5D50"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8"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9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14:paraId="2164B19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97"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725E3F" w:rsidRPr="001C051D" w14:paraId="2164B19D" w14:textId="77777777" w:rsidTr="00C86181">
        <w:trPr>
          <w:trHeight w:val="315"/>
        </w:trPr>
        <w:tc>
          <w:tcPr>
            <w:tcW w:w="8980" w:type="dxa"/>
            <w:gridSpan w:val="3"/>
            <w:tcBorders>
              <w:top w:val="nil"/>
              <w:left w:val="nil"/>
              <w:bottom w:val="nil"/>
              <w:right w:val="nil"/>
            </w:tcBorders>
            <w:shd w:val="clear" w:color="000000" w:fill="FFFFFF"/>
            <w:noWrap/>
            <w:vAlign w:val="bottom"/>
            <w:hideMark/>
          </w:tcPr>
          <w:p w14:paraId="7482D6B8" w14:textId="77777777" w:rsidR="00725E3F" w:rsidRDefault="00725E3F" w:rsidP="004A0A8F">
            <w:pPr>
              <w:spacing w:after="0" w:line="240" w:lineRule="auto"/>
              <w:rPr>
                <w:rFonts w:ascii="Calibri" w:eastAsia="Times New Roman" w:hAnsi="Calibri" w:cs="Times New Roman"/>
                <w:b/>
                <w:bCs/>
                <w:color w:val="000000"/>
              </w:rPr>
            </w:pPr>
          </w:p>
          <w:p w14:paraId="2164B19C" w14:textId="42AF1D79" w:rsidR="00725E3F" w:rsidRPr="001C051D" w:rsidRDefault="00725E3F" w:rsidP="00AB4AC5">
            <w:pPr>
              <w:spacing w:after="0" w:line="240" w:lineRule="auto"/>
              <w:rPr>
                <w:rFonts w:ascii="Calibri" w:eastAsia="Times New Roman" w:hAnsi="Calibri" w:cs="Times New Roman"/>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xml:space="preserve">++, </w:t>
            </w:r>
            <w:proofErr w:type="spellStart"/>
            <w:r>
              <w:rPr>
                <w:rFonts w:ascii="Calibri" w:eastAsia="Times New Roman" w:hAnsi="Calibri" w:cs="Times New Roman"/>
                <w:b/>
                <w:bCs/>
                <w:color w:val="000000"/>
              </w:rPr>
              <w:t>MoorDyn</w:t>
            </w:r>
            <w:proofErr w:type="spellEnd"/>
            <w:r>
              <w:rPr>
                <w:rFonts w:ascii="Calibri" w:eastAsia="Times New Roman" w:hAnsi="Calibri" w:cs="Times New Roman"/>
                <w:b/>
                <w:bCs/>
                <w:color w:val="000000"/>
              </w:rPr>
              <w:t>, and FEAMooring</w:t>
            </w:r>
            <w:r w:rsidRPr="001C051D">
              <w:rPr>
                <w:rFonts w:ascii="Calibri" w:eastAsia="Times New Roman" w:hAnsi="Calibri" w:cs="Times New Roman"/>
                <w:b/>
                <w:bCs/>
                <w:color w:val="000000"/>
              </w:rPr>
              <w:t>)</w:t>
            </w:r>
          </w:p>
        </w:tc>
      </w:tr>
      <w:tr w:rsidR="004A0A8F" w:rsidRPr="001C051D" w14:paraId="2164B1A1"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9E"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9F"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A0" w14:textId="77777777" w:rsidR="004A0A8F" w:rsidRPr="001C051D" w:rsidRDefault="004A0A8F" w:rsidP="001A5D50">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4A0A8F" w:rsidRPr="001C051D" w14:paraId="2164B1A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14:paraId="2164B1A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6"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14:paraId="2164B1A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14:paraId="2164B1A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14:paraId="2164B1AF"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14:paraId="2164B1B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14:paraId="2164B1B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14:paraId="2164B1B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1C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14:paraId="2164B1B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C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14:paraId="2164B1C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14:paraId="2164B1C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8" w14:textId="530A7F7A" w:rsidR="004A0A8F" w:rsidRPr="001C051D" w:rsidRDefault="00CC7BFB"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1C051D" w14:paraId="2164B1C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14:paraId="2164B1C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14:paraId="2164B1C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D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5" w14:textId="77777777" w:rsidTr="001C051D">
        <w:trPr>
          <w:trHeight w:val="300"/>
        </w:trPr>
        <w:tc>
          <w:tcPr>
            <w:tcW w:w="7060" w:type="dxa"/>
            <w:tcBorders>
              <w:top w:val="nil"/>
              <w:left w:val="single" w:sz="8" w:space="0" w:color="auto"/>
              <w:bottom w:val="nil"/>
              <w:right w:val="nil"/>
            </w:tcBorders>
            <w:shd w:val="clear" w:color="000000" w:fill="BFBFBF"/>
            <w:noWrap/>
            <w:vAlign w:val="bottom"/>
          </w:tcPr>
          <w:p w14:paraId="2164B1D2"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14:paraId="2164B1D3"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D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9"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D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14:paraId="2164B1D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D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14:paraId="2164B1DA"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14:paraId="2164B1DE" w14:textId="77777777" w:rsidTr="001C051D">
        <w:trPr>
          <w:trHeight w:val="315"/>
        </w:trPr>
        <w:tc>
          <w:tcPr>
            <w:tcW w:w="7060" w:type="dxa"/>
            <w:tcBorders>
              <w:top w:val="nil"/>
              <w:left w:val="nil"/>
              <w:bottom w:val="nil"/>
              <w:right w:val="nil"/>
            </w:tcBorders>
            <w:shd w:val="clear" w:color="000000" w:fill="FFFFFF"/>
            <w:noWrap/>
            <w:vAlign w:val="bottom"/>
            <w:hideMark/>
          </w:tcPr>
          <w:p w14:paraId="2164B1DB"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14:paraId="2164B1DC"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DD"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E2"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DF"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E0"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E1" w14:textId="6C9F90C2" w:rsidR="004A0A8F" w:rsidRPr="001C051D" w:rsidRDefault="004A0A8F" w:rsidP="009B7C07">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w:t>
            </w:r>
            <w:del w:id="189" w:author="Bonnie Jonkman" w:date="2015-04-22T12:35:00Z">
              <w:r w:rsidR="001A5D50" w:rsidDel="009B7C07">
                <w:rPr>
                  <w:rFonts w:ascii="Calibri" w:eastAsia="Times New Roman" w:hAnsi="Calibri" w:cs="Times New Roman"/>
                  <w:b/>
                  <w:bCs/>
                  <w:color w:val="000000"/>
                </w:rPr>
                <w:delText>0</w:delText>
              </w:r>
            </w:del>
            <w:ins w:id="190" w:author="Bonnie Jonkman" w:date="2015-04-22T12:35:00Z">
              <w:r w:rsidR="009B7C07">
                <w:rPr>
                  <w:rFonts w:ascii="Calibri" w:eastAsia="Times New Roman" w:hAnsi="Calibri" w:cs="Times New Roman"/>
                  <w:b/>
                  <w:bCs/>
                  <w:color w:val="000000"/>
                </w:rPr>
                <w:t>1</w:t>
              </w:r>
            </w:ins>
          </w:p>
        </w:tc>
      </w:tr>
      <w:tr w:rsidR="004A0A8F" w:rsidRPr="001C051D" w14:paraId="2164B1E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14:paraId="2164B1E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E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14:paraId="2164B1E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9"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E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14:paraId="2164B1E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D"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F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14:paraId="2164B1F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F1"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F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14:paraId="2164B1F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14:paraId="2164B1F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14:paraId="2164B1F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14:paraId="2164B1F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14:paraId="2164B20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14:paraId="2164B20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20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3"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14:paraId="2164B204"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0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14:paraId="2164B208" w14:textId="77777777"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14:paraId="2164B20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9B7C07" w:rsidRPr="001C051D" w14:paraId="356FE278" w14:textId="77777777" w:rsidTr="001C051D">
        <w:trPr>
          <w:trHeight w:val="300"/>
          <w:ins w:id="191" w:author="Bonnie Jonkman" w:date="2015-04-22T12:35:00Z"/>
        </w:trPr>
        <w:tc>
          <w:tcPr>
            <w:tcW w:w="7060" w:type="dxa"/>
            <w:tcBorders>
              <w:top w:val="nil"/>
              <w:left w:val="single" w:sz="8" w:space="0" w:color="auto"/>
              <w:bottom w:val="nil"/>
              <w:right w:val="nil"/>
            </w:tcBorders>
            <w:shd w:val="clear" w:color="000000" w:fill="BFBFBF"/>
            <w:noWrap/>
            <w:vAlign w:val="bottom"/>
          </w:tcPr>
          <w:p w14:paraId="426CC4B7" w14:textId="0565B713" w:rsidR="009B7C07" w:rsidRPr="001C051D" w:rsidRDefault="009B7C07" w:rsidP="001C051D">
            <w:pPr>
              <w:spacing w:after="0" w:line="240" w:lineRule="auto"/>
              <w:rPr>
                <w:ins w:id="192" w:author="Bonnie Jonkman" w:date="2015-04-22T12:35:00Z"/>
                <w:rFonts w:ascii="Calibri" w:eastAsia="Times New Roman" w:hAnsi="Calibri" w:cs="Times New Roman"/>
                <w:color w:val="000000"/>
              </w:rPr>
            </w:pPr>
            <w:ins w:id="193" w:author="Bonnie Jonkman" w:date="2015-04-22T12:35:00Z">
              <w:r w:rsidRPr="001C051D">
                <w:rPr>
                  <w:rFonts w:ascii="Calibri" w:eastAsia="Times New Roman" w:hAnsi="Calibri" w:cs="Times New Roman"/>
                  <w:color w:val="000000"/>
                </w:rPr>
                <w:t xml:space="preserve">•  </w:t>
              </w:r>
              <w:r>
                <w:rPr>
                  <w:rFonts w:ascii="Calibri" w:eastAsia="Times New Roman" w:hAnsi="Calibri" w:cs="Times New Roman"/>
                  <w:color w:val="000000"/>
                </w:rPr>
                <w:t>Restart capability</w:t>
              </w:r>
            </w:ins>
          </w:p>
        </w:tc>
        <w:tc>
          <w:tcPr>
            <w:tcW w:w="960" w:type="dxa"/>
            <w:tcBorders>
              <w:top w:val="nil"/>
              <w:left w:val="nil"/>
              <w:bottom w:val="nil"/>
              <w:right w:val="nil"/>
            </w:tcBorders>
            <w:shd w:val="clear" w:color="000000" w:fill="FFFFFF"/>
            <w:noWrap/>
            <w:vAlign w:val="bottom"/>
          </w:tcPr>
          <w:p w14:paraId="61C36BC8" w14:textId="3A5550AE" w:rsidR="009B7C07" w:rsidRPr="001C051D" w:rsidRDefault="009B7C07" w:rsidP="001C051D">
            <w:pPr>
              <w:spacing w:after="0" w:line="240" w:lineRule="auto"/>
              <w:jc w:val="center"/>
              <w:rPr>
                <w:ins w:id="194" w:author="Bonnie Jonkman" w:date="2015-04-22T12:35:00Z"/>
                <w:rFonts w:ascii="Wingdings" w:eastAsia="Times New Roman" w:hAnsi="Wingdings" w:cs="Times New Roman"/>
                <w:color w:val="000000"/>
              </w:rPr>
            </w:pPr>
            <w:ins w:id="195" w:author="Bonnie Jonkman" w:date="2015-04-22T12:35:00Z">
              <w:r w:rsidRPr="001C051D">
                <w:rPr>
                  <w:rFonts w:ascii="Calibri" w:eastAsia="Times New Roman" w:hAnsi="Calibri" w:cs="Times New Roman"/>
                  <w:color w:val="000000"/>
                </w:rPr>
                <w:t> </w:t>
              </w:r>
            </w:ins>
          </w:p>
        </w:tc>
        <w:tc>
          <w:tcPr>
            <w:tcW w:w="960" w:type="dxa"/>
            <w:tcBorders>
              <w:top w:val="nil"/>
              <w:left w:val="nil"/>
              <w:bottom w:val="nil"/>
              <w:right w:val="single" w:sz="8" w:space="0" w:color="auto"/>
            </w:tcBorders>
            <w:shd w:val="clear" w:color="000000" w:fill="FFFFFF"/>
            <w:noWrap/>
            <w:vAlign w:val="bottom"/>
          </w:tcPr>
          <w:p w14:paraId="210AC68D" w14:textId="7604EFB6" w:rsidR="009B7C07" w:rsidRPr="001C051D" w:rsidRDefault="009B7C07" w:rsidP="009B0BC2">
            <w:pPr>
              <w:spacing w:after="0" w:line="240" w:lineRule="auto"/>
              <w:jc w:val="center"/>
              <w:rPr>
                <w:ins w:id="196" w:author="Bonnie Jonkman" w:date="2015-04-22T12:35:00Z"/>
                <w:rFonts w:ascii="Wingdings" w:eastAsia="Times New Roman" w:hAnsi="Wingdings" w:cs="Times New Roman"/>
              </w:rPr>
            </w:pPr>
            <w:ins w:id="197" w:author="Bonnie Jonkman" w:date="2015-04-22T12:35:00Z">
              <w:r w:rsidRPr="001C051D">
                <w:rPr>
                  <w:rFonts w:ascii="Wingdings" w:eastAsia="Times New Roman" w:hAnsi="Wingdings" w:cs="Times New Roman"/>
                </w:rPr>
                <w:t></w:t>
              </w:r>
            </w:ins>
          </w:p>
        </w:tc>
      </w:tr>
      <w:tr w:rsidR="004A0A8F" w:rsidRPr="001C051D" w14:paraId="2164B20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14:paraId="2164B20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0D" w14:textId="77777777"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14:paraId="2164B21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14:paraId="2164B21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5" w14:textId="77777777"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21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14:paraId="2164B218"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1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E"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21B"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14:paraId="2164B21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21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008F3D10" w:rsidRPr="00AC31AB">
              <w:rPr>
                <w:rStyle w:val="FootnoteReference"/>
                <w:rFonts w:eastAsia="Times New Roman" w:cs="Times New Roman"/>
                <w:color w:val="000000"/>
              </w:rPr>
              <w:footnoteReference w:id="5"/>
            </w:r>
          </w:p>
        </w:tc>
      </w:tr>
    </w:tbl>
    <w:p w14:paraId="2164B220" w14:textId="77777777" w:rsidR="008274A4" w:rsidRDefault="00CA74B5" w:rsidP="00992CCA">
      <w:pPr>
        <w:pStyle w:val="Heading1"/>
        <w:rPr>
          <w:ins w:id="198" w:author="Bonnie Jonkman" w:date="2015-04-15T12:42:00Z"/>
        </w:rPr>
      </w:pPr>
      <w:bookmarkStart w:id="199" w:name="_Ref412116144"/>
      <w:bookmarkStart w:id="200" w:name="_Toc417470252"/>
      <w:r>
        <w:t>Major changes</w:t>
      </w:r>
      <w:r w:rsidR="008274A4">
        <w:t xml:space="preserve"> in FAST</w:t>
      </w:r>
      <w:bookmarkEnd w:id="199"/>
      <w:bookmarkEnd w:id="200"/>
    </w:p>
    <w:p w14:paraId="7FB9A931" w14:textId="7F56270E" w:rsidR="00B92E37" w:rsidRDefault="00B92E37" w:rsidP="00B92E37">
      <w:pPr>
        <w:pStyle w:val="Heading2"/>
        <w:rPr>
          <w:ins w:id="201" w:author="Bonnie Jonkman" w:date="2015-04-15T12:42:00Z"/>
        </w:rPr>
      </w:pPr>
      <w:bookmarkStart w:id="202" w:name="_Toc417470253"/>
      <w:proofErr w:type="gramStart"/>
      <w:ins w:id="203" w:author="Bonnie Jonkman" w:date="2015-04-15T12:42:00Z">
        <w:r>
          <w:t>v8.1</w:t>
        </w:r>
      </w:ins>
      <w:ins w:id="204" w:author="Bonnie Jonkman" w:date="2015-06-06T16:56:00Z">
        <w:r w:rsidR="001A0C92">
          <w:t>2</w:t>
        </w:r>
      </w:ins>
      <w:ins w:id="205" w:author="Bonnie Jonkman" w:date="2015-04-15T12:42:00Z">
        <w:r>
          <w:t>.00a-bjj</w:t>
        </w:r>
        <w:bookmarkEnd w:id="202"/>
        <w:proofErr w:type="gramEnd"/>
      </w:ins>
    </w:p>
    <w:p w14:paraId="31E3881B" w14:textId="740E23AA" w:rsidR="00B92E37" w:rsidRDefault="00B92E37" w:rsidP="00B92E37">
      <w:pPr>
        <w:pStyle w:val="ListParagraph"/>
        <w:numPr>
          <w:ilvl w:val="0"/>
          <w:numId w:val="6"/>
        </w:numPr>
        <w:rPr>
          <w:ins w:id="206" w:author="Bonnie Jonkman" w:date="2015-04-24T10:07:00Z"/>
        </w:rPr>
      </w:pPr>
      <w:ins w:id="207" w:author="Bonnie Jonkman" w:date="2015-04-15T12:43:00Z">
        <w:r>
          <w:t>We added checkpoint-restart capability.</w:t>
        </w:r>
      </w:ins>
    </w:p>
    <w:p w14:paraId="08A5DF33" w14:textId="5E705EBF" w:rsidR="00DF0A19" w:rsidRDefault="00DF0A19" w:rsidP="00B92E37">
      <w:pPr>
        <w:pStyle w:val="ListParagraph"/>
        <w:numPr>
          <w:ilvl w:val="0"/>
          <w:numId w:val="6"/>
        </w:numPr>
        <w:rPr>
          <w:ins w:id="208" w:author="Bonnie Jonkman" w:date="2015-06-06T16:56:00Z"/>
        </w:rPr>
      </w:pPr>
      <w:ins w:id="209" w:author="Bonnie Jonkman" w:date="2015-04-24T10:07:00Z">
        <w:r>
          <w:t>InflowWind now has its own input file and is a module in the FAST glue code instead of a submodule in AeroDyn.</w:t>
        </w:r>
      </w:ins>
    </w:p>
    <w:p w14:paraId="27254C28" w14:textId="5F3FF6B0" w:rsidR="001A0C92" w:rsidRDefault="001A0C92" w:rsidP="00B92E37">
      <w:pPr>
        <w:pStyle w:val="ListParagraph"/>
        <w:numPr>
          <w:ilvl w:val="0"/>
          <w:numId w:val="6"/>
        </w:numPr>
        <w:rPr>
          <w:ins w:id="210" w:author="Bonnie Jonkman" w:date="2015-04-15T12:43:00Z"/>
        </w:rPr>
      </w:pPr>
      <w:ins w:id="211" w:author="Bonnie Jonkman" w:date="2015-06-06T16:56:00Z">
        <w:r>
          <w:t>We added AeroDyn v15 in addition to AeroDyn 14. We will remove AeroDyn v14 after AeroDyn v15</w:t>
        </w:r>
      </w:ins>
      <w:ins w:id="212" w:author="Bonnie Jonkman" w:date="2015-06-06T16:57:00Z">
        <w:r>
          <w:t xml:space="preserve"> is deemed a suitable replacement</w:t>
        </w:r>
      </w:ins>
      <w:ins w:id="213" w:author="Bonnie Jonkman" w:date="2015-06-06T16:58:00Z">
        <w:r>
          <w:t xml:space="preserve"> for it</w:t>
        </w:r>
      </w:ins>
      <w:ins w:id="214" w:author="Bonnie Jonkman" w:date="2015-06-06T16:56:00Z">
        <w:r>
          <w:t>.</w:t>
        </w:r>
      </w:ins>
    </w:p>
    <w:p w14:paraId="6F19D8BD" w14:textId="77777777" w:rsidR="00B92E37" w:rsidRPr="00B92E37" w:rsidRDefault="00B92E37">
      <w:pPr>
        <w:pPrChange w:id="215" w:author="Bonnie Jonkman" w:date="2015-04-15T12:42:00Z">
          <w:pPr>
            <w:pStyle w:val="Heading1"/>
          </w:pPr>
        </w:pPrChange>
      </w:pPr>
    </w:p>
    <w:p w14:paraId="2164B221" w14:textId="77777777" w:rsidR="00176884" w:rsidRDefault="00176884" w:rsidP="00176884">
      <w:pPr>
        <w:pStyle w:val="Heading2"/>
      </w:pPr>
      <w:bookmarkStart w:id="216" w:name="_Toc417470254"/>
      <w:proofErr w:type="gramStart"/>
      <w:r>
        <w:t>v8.10.00a-bjj</w:t>
      </w:r>
      <w:bookmarkEnd w:id="216"/>
      <w:proofErr w:type="gramEnd"/>
    </w:p>
    <w:p w14:paraId="2164B222" w14:textId="327B50A0" w:rsidR="00176884" w:rsidRDefault="005F6FFB" w:rsidP="008233CD">
      <w:pPr>
        <w:pStyle w:val="ListParagraph"/>
        <w:numPr>
          <w:ilvl w:val="0"/>
          <w:numId w:val="6"/>
        </w:numPr>
      </w:pPr>
      <w:r>
        <w:t xml:space="preserve">We replaced the MAP module with </w:t>
      </w:r>
      <w:r w:rsidR="00EB5D8D">
        <w:t>MAP++</w:t>
      </w:r>
      <w:r w:rsidR="009A3075">
        <w:t xml:space="preserve"> by </w:t>
      </w:r>
      <w:r w:rsidR="00AB4AC5">
        <w:t xml:space="preserve">external contributor </w:t>
      </w:r>
      <w:r w:rsidR="009A3075">
        <w:t>Marco Masciola</w:t>
      </w:r>
      <w:r w:rsidR="00EB5D8D">
        <w:t xml:space="preserve">, </w:t>
      </w:r>
      <w:r>
        <w:t xml:space="preserve">an updated DLL that does not depend on the external libraries that previously made MAP difficult to recompile. The source code for </w:t>
      </w:r>
      <w:hyperlink r:id="rId16" w:history="1">
        <w:r w:rsidR="00176884" w:rsidRPr="00EB5D8D">
          <w:rPr>
            <w:rStyle w:val="Hyperlink"/>
          </w:rPr>
          <w:t>MAP++</w:t>
        </w:r>
      </w:hyperlink>
      <w:r>
        <w:t xml:space="preserve"> is available and able to be compiled with standard C compilers.</w:t>
      </w:r>
    </w:p>
    <w:p w14:paraId="2164B223" w14:textId="58FEF702" w:rsidR="00317AA0" w:rsidRDefault="00317AA0" w:rsidP="00317AA0">
      <w:pPr>
        <w:pStyle w:val="ListParagraph"/>
        <w:numPr>
          <w:ilvl w:val="0"/>
          <w:numId w:val="6"/>
        </w:numPr>
      </w:pPr>
      <w:r>
        <w:lastRenderedPageBreak/>
        <w:t xml:space="preserve">The 64-bit version of the MAP DLL is now functioning. This means </w:t>
      </w:r>
      <w:r>
        <w:rPr>
          <w:i/>
        </w:rPr>
        <w:t xml:space="preserve">all </w:t>
      </w:r>
      <w:r w:rsidR="00FB4B7E" w:rsidRPr="00FB4B7E">
        <w:t>modeling</w:t>
      </w:r>
      <w:r w:rsidR="00FB4B7E">
        <w:rPr>
          <w:i/>
        </w:rPr>
        <w:t xml:space="preserve"> </w:t>
      </w:r>
      <w:r>
        <w:t>functionality in FAST_Win32.exe is available in FAST_x64.exe</w:t>
      </w:r>
      <w:r w:rsidR="00C86181">
        <w:t>.</w:t>
      </w:r>
    </w:p>
    <w:p w14:paraId="2164B224" w14:textId="77777777" w:rsidR="00EB5D8D" w:rsidRDefault="0061511F" w:rsidP="00EB5D8D">
      <w:pPr>
        <w:pStyle w:val="ListParagraph"/>
        <w:numPr>
          <w:ilvl w:val="0"/>
          <w:numId w:val="6"/>
        </w:numPr>
      </w:pPr>
      <w:r>
        <w:t>We developed a</w:t>
      </w:r>
      <w:r w:rsidR="00EB5D8D">
        <w:t xml:space="preserve"> new interface between FAST v8 and Simulink. This feature is described in detail in section “</w:t>
      </w:r>
      <w:r w:rsidR="00EB5D8D">
        <w:fldChar w:fldCharType="begin"/>
      </w:r>
      <w:r w:rsidR="00EB5D8D">
        <w:instrText xml:space="preserve"> REF _Ref413700469 \h </w:instrText>
      </w:r>
      <w:r w:rsidR="00EB5D8D">
        <w:fldChar w:fldCharType="separate"/>
      </w:r>
      <w:r w:rsidR="008462CD">
        <w:t>FAST v8 Interface to Simulink</w:t>
      </w:r>
      <w:r w:rsidR="00EB5D8D">
        <w:fldChar w:fldCharType="end"/>
      </w:r>
      <w:r w:rsidR="00EB5D8D">
        <w:t>” later in this document.</w:t>
      </w:r>
    </w:p>
    <w:p w14:paraId="2164B225" w14:textId="55C56907" w:rsidR="00413D42" w:rsidRDefault="0061511F" w:rsidP="00413D42">
      <w:pPr>
        <w:pStyle w:val="ListParagraph"/>
        <w:numPr>
          <w:ilvl w:val="0"/>
          <w:numId w:val="6"/>
        </w:numPr>
      </w:pPr>
      <w:r>
        <w:t>We added h</w:t>
      </w:r>
      <w:r w:rsidR="00413D42">
        <w:t>igh-speed shaft braking</w:t>
      </w:r>
      <w:r w:rsidR="00C86181">
        <w:t xml:space="preserve"> to ServoDyn</w:t>
      </w:r>
      <w:r w:rsidR="00413D42">
        <w:t xml:space="preserve">. This feature is </w:t>
      </w:r>
      <w:r w:rsidR="00C86181">
        <w:t xml:space="preserve">compatible </w:t>
      </w:r>
      <w:r w:rsidR="00AB4AC5">
        <w:t xml:space="preserve">only </w:t>
      </w:r>
      <w:r w:rsidR="00413D42">
        <w:t xml:space="preserve">with </w:t>
      </w:r>
      <w:proofErr w:type="spellStart"/>
      <w:r w:rsidR="00413D42">
        <w:t>ElastoDyn’s</w:t>
      </w:r>
      <w:proofErr w:type="spellEnd"/>
      <w:r w:rsidR="00413D42">
        <w:t xml:space="preserve"> ABM4 or AB4 integrators (i.e., it is not available with RK4).</w:t>
      </w:r>
    </w:p>
    <w:p w14:paraId="2164B226" w14:textId="3B3648ED" w:rsidR="00413D42" w:rsidRDefault="0061511F" w:rsidP="00413D42">
      <w:pPr>
        <w:pStyle w:val="ListParagraph"/>
        <w:numPr>
          <w:ilvl w:val="0"/>
          <w:numId w:val="6"/>
        </w:numPr>
      </w:pPr>
      <w:r>
        <w:t>We added g</w:t>
      </w:r>
      <w:r w:rsidR="00413D42">
        <w:t xml:space="preserve">earbox friction to ElastoDyn, allowing the user to specify </w:t>
      </w:r>
      <w:proofErr w:type="spellStart"/>
      <w:r w:rsidR="00413D42">
        <w:rPr>
          <w:b/>
        </w:rPr>
        <w:t>GBoxEff</w:t>
      </w:r>
      <w:proofErr w:type="spellEnd"/>
      <w:r w:rsidR="00413D42">
        <w:t xml:space="preserve"> less than 100%. This feature is not currently available when the RK4 integrator is used.</w:t>
      </w:r>
    </w:p>
    <w:p w14:paraId="2164B227" w14:textId="77777777" w:rsidR="00D20C86" w:rsidRDefault="00D20C86" w:rsidP="00D20C86">
      <w:pPr>
        <w:pStyle w:val="ListParagraph"/>
        <w:numPr>
          <w:ilvl w:val="0"/>
          <w:numId w:val="6"/>
        </w:numPr>
      </w:pPr>
      <w:r>
        <w:t>We fixed some bugs in HydroDyn that could cause the code to stop working with still water or with certain 3D and 4D datasets used in second-order WAMIT calculations.</w:t>
      </w:r>
    </w:p>
    <w:p w14:paraId="2164B228" w14:textId="2F4A1A4B" w:rsidR="00176884" w:rsidRDefault="001421BE" w:rsidP="008233CD">
      <w:pPr>
        <w:pStyle w:val="ListParagraph"/>
        <w:numPr>
          <w:ilvl w:val="0"/>
          <w:numId w:val="6"/>
        </w:numPr>
      </w:pPr>
      <w:r>
        <w:t xml:space="preserve">We added another module for computing mooring line dynamics: </w:t>
      </w:r>
      <w:proofErr w:type="spellStart"/>
      <w:r>
        <w:t>MoorDyn</w:t>
      </w:r>
      <w:proofErr w:type="spellEnd"/>
      <w:r>
        <w:t xml:space="preserve"> by </w:t>
      </w:r>
      <w:r w:rsidR="00AB4AC5">
        <w:t xml:space="preserve">external contributor </w:t>
      </w:r>
      <w:r>
        <w:t xml:space="preserve">Matthew Hall. The version of </w:t>
      </w:r>
      <w:proofErr w:type="spellStart"/>
      <w:r>
        <w:t>MoorDyn</w:t>
      </w:r>
      <w:proofErr w:type="spellEnd"/>
      <w:r>
        <w:t xml:space="preserve"> released with FAST v8.10.00a-bjj is still considered incomplete.</w:t>
      </w:r>
    </w:p>
    <w:p w14:paraId="2164B229" w14:textId="515E1AC5" w:rsidR="005F6FFB" w:rsidRDefault="001421BE" w:rsidP="005F6FFB">
      <w:pPr>
        <w:pStyle w:val="ListParagraph"/>
        <w:numPr>
          <w:ilvl w:val="0"/>
          <w:numId w:val="6"/>
        </w:numPr>
      </w:pPr>
      <w:r>
        <w:t>We added nacelle</w:t>
      </w:r>
      <w:r w:rsidR="00C86181">
        <w:t>-based</w:t>
      </w:r>
      <w:r>
        <w:t xml:space="preserve"> tuned mass </w:t>
      </w:r>
      <w:r w:rsidR="00C86181">
        <w:t xml:space="preserve">dampers </w:t>
      </w:r>
      <w:r>
        <w:t xml:space="preserve">to ServoDyn using the </w:t>
      </w:r>
      <w:r w:rsidR="00C86181">
        <w:t xml:space="preserve">new </w:t>
      </w:r>
      <w:r>
        <w:t xml:space="preserve">TMD </w:t>
      </w:r>
      <w:r w:rsidR="00C86181">
        <w:t>sub</w:t>
      </w:r>
      <w:r>
        <w:t xml:space="preserve">module. TMD is a </w:t>
      </w:r>
      <w:r w:rsidR="00C86181">
        <w:t>sub</w:t>
      </w:r>
      <w:r>
        <w:t xml:space="preserve">module developed by the University of Massachusetts; it simulates </w:t>
      </w:r>
      <w:proofErr w:type="gramStart"/>
      <w:r>
        <w:t>two independent</w:t>
      </w:r>
      <w:r w:rsidR="00A63833">
        <w:t>,</w:t>
      </w:r>
      <w:r>
        <w:t xml:space="preserve"> </w:t>
      </w:r>
      <w:r w:rsidR="00C86181">
        <w:t>one</w:t>
      </w:r>
      <w:r w:rsidR="00AB4AC5">
        <w:t>-</w:t>
      </w:r>
      <w:r>
        <w:t>DOF,</w:t>
      </w:r>
      <w:proofErr w:type="gramEnd"/>
      <w:r>
        <w:t xml:space="preserve"> linear </w:t>
      </w:r>
      <w:r w:rsidR="00C86181">
        <w:t>mass-spring-</w:t>
      </w:r>
      <w:r>
        <w:t>damping elements that act in the for-aft (x) and side-to-side (y) directions</w:t>
      </w:r>
      <w:r w:rsidR="00C86181">
        <w:t xml:space="preserve"> of the nacelle</w:t>
      </w:r>
      <w:r>
        <w:t>.</w:t>
      </w:r>
      <w:r w:rsidR="00A63833">
        <w:t xml:space="preserve"> Documentation is available at </w:t>
      </w:r>
      <w:hyperlink r:id="rId17" w:history="1">
        <w:r w:rsidR="00A63833" w:rsidRPr="00D64893">
          <w:rPr>
            <w:rStyle w:val="Hyperlink"/>
          </w:rPr>
          <w:t>https://nwtc.nrel.gov/TMD</w:t>
        </w:r>
      </w:hyperlink>
      <w:r w:rsidR="00A63833">
        <w:t xml:space="preserve">. </w:t>
      </w:r>
    </w:p>
    <w:p w14:paraId="2164B22A" w14:textId="77777777" w:rsidR="000F21F1" w:rsidRDefault="000F21F1" w:rsidP="000F21F1">
      <w:pPr>
        <w:pStyle w:val="ListParagraph"/>
        <w:numPr>
          <w:ilvl w:val="0"/>
          <w:numId w:val="6"/>
        </w:numPr>
      </w:pPr>
      <w:r>
        <w:t>We added rotational interpolation to the mesh mapping routines.</w:t>
      </w:r>
    </w:p>
    <w:p w14:paraId="2164B22B" w14:textId="55D43AAC" w:rsidR="00230DFF" w:rsidRDefault="00A10B4F" w:rsidP="000F21F1">
      <w:pPr>
        <w:pStyle w:val="ListParagraph"/>
        <w:numPr>
          <w:ilvl w:val="0"/>
          <w:numId w:val="6"/>
        </w:numPr>
      </w:pPr>
      <w:r>
        <w:t xml:space="preserve">Documentation for the </w:t>
      </w:r>
      <w:r w:rsidR="003D7F3C">
        <w:t xml:space="preserve">IceFloe </w:t>
      </w:r>
      <w:r>
        <w:t>module has been released</w:t>
      </w:r>
      <w:r w:rsidR="00230DFF">
        <w:t xml:space="preserve"> at </w:t>
      </w:r>
      <w:hyperlink r:id="rId18" w:history="1">
        <w:r w:rsidR="000F21F1" w:rsidRPr="00945392">
          <w:rPr>
            <w:rStyle w:val="Hyperlink"/>
          </w:rPr>
          <w:t>https://nwtc.nrel.gov/IceFloe</w:t>
        </w:r>
      </w:hyperlink>
      <w:r w:rsidR="00C86181">
        <w:rPr>
          <w:rStyle w:val="Hyperlink"/>
        </w:rPr>
        <w:t>.</w:t>
      </w:r>
    </w:p>
    <w:p w14:paraId="2164B22C" w14:textId="77777777" w:rsidR="000F21F1" w:rsidRDefault="000F21F1" w:rsidP="000F21F1">
      <w:pPr>
        <w:pStyle w:val="ListParagraph"/>
        <w:numPr>
          <w:ilvl w:val="0"/>
          <w:numId w:val="6"/>
        </w:numPr>
      </w:pPr>
      <w:r>
        <w:t xml:space="preserve">Documentation and sample input files for the FEAMooring module have been released at </w:t>
      </w:r>
      <w:hyperlink r:id="rId19" w:history="1">
        <w:r w:rsidRPr="00945392">
          <w:rPr>
            <w:rStyle w:val="Hyperlink"/>
          </w:rPr>
          <w:t>https://nwtc.nrel.gov/FEAMooring</w:t>
        </w:r>
      </w:hyperlink>
      <w:r>
        <w:t>.</w:t>
      </w:r>
    </w:p>
    <w:p w14:paraId="2164B22D" w14:textId="6CC8CB0F" w:rsidR="003D7F3C" w:rsidRDefault="00230DFF" w:rsidP="000F21F1">
      <w:pPr>
        <w:pStyle w:val="ListParagraph"/>
        <w:numPr>
          <w:ilvl w:val="0"/>
          <w:numId w:val="6"/>
        </w:numPr>
      </w:pPr>
      <w:r>
        <w:t xml:space="preserve">Documentation for the DWM </w:t>
      </w:r>
      <w:r w:rsidR="00C86181">
        <w:t xml:space="preserve">routines </w:t>
      </w:r>
      <w:r>
        <w:t xml:space="preserve">and </w:t>
      </w:r>
      <w:r w:rsidR="00AB4AC5">
        <w:t xml:space="preserve">the DWM wind farm </w:t>
      </w:r>
      <w:r>
        <w:t xml:space="preserve">driver has been released at </w:t>
      </w:r>
      <w:hyperlink r:id="rId20" w:history="1">
        <w:r w:rsidR="000F21F1" w:rsidRPr="00945392">
          <w:rPr>
            <w:rStyle w:val="Hyperlink"/>
          </w:rPr>
          <w:t>https://nwtc.nrel.gov/DWM</w:t>
        </w:r>
      </w:hyperlink>
      <w:r w:rsidR="00A10B4F">
        <w:t>.</w:t>
      </w:r>
    </w:p>
    <w:p w14:paraId="2164B22E" w14:textId="77777777" w:rsidR="001A5D50" w:rsidRDefault="001A5D50" w:rsidP="001A5D50">
      <w:pPr>
        <w:pStyle w:val="ListParagraph"/>
        <w:numPr>
          <w:ilvl w:val="0"/>
          <w:numId w:val="6"/>
        </w:numPr>
      </w:pPr>
      <w:r>
        <w:t>FAST v8.</w:t>
      </w:r>
      <w:r w:rsidR="003A459F">
        <w:t>1</w:t>
      </w:r>
      <w:r>
        <w:t>0.00a-bjj is compiled with the components listed in</w:t>
      </w:r>
      <w:r w:rsidR="00C83AC8">
        <w:t xml:space="preserve"> </w:t>
      </w:r>
      <w:r w:rsidR="00C83AC8">
        <w:fldChar w:fldCharType="begin"/>
      </w:r>
      <w:r w:rsidR="00C83AC8">
        <w:instrText xml:space="preserve"> REF _Ref413699179 \h </w:instrText>
      </w:r>
      <w:r w:rsidR="00C83AC8">
        <w:fldChar w:fldCharType="separate"/>
      </w:r>
      <w:r w:rsidR="008462CD">
        <w:t xml:space="preserve">Table </w:t>
      </w:r>
      <w:r w:rsidR="008462CD">
        <w:rPr>
          <w:noProof/>
        </w:rPr>
        <w:t>2</w:t>
      </w:r>
      <w:r w:rsidR="00C83AC8">
        <w:fldChar w:fldCharType="end"/>
      </w:r>
      <w:r>
        <w:t>.</w:t>
      </w:r>
    </w:p>
    <w:p w14:paraId="2164B22F" w14:textId="77777777" w:rsidR="005752A7" w:rsidRDefault="005752A7" w:rsidP="00E7032A">
      <w:pPr>
        <w:pStyle w:val="ListParagraph"/>
        <w:ind w:left="1080"/>
      </w:pPr>
    </w:p>
    <w:p w14:paraId="2164B230" w14:textId="77777777" w:rsidR="001A5D50" w:rsidRDefault="001A5D50" w:rsidP="005752A7">
      <w:pPr>
        <w:pStyle w:val="Caption"/>
        <w:keepNext/>
        <w:ind w:left="360"/>
        <w:jc w:val="center"/>
      </w:pPr>
      <w:bookmarkStart w:id="217" w:name="_Ref413699179"/>
      <w:bookmarkStart w:id="218" w:name="_Ref413698574"/>
      <w:r>
        <w:t xml:space="preserve">Table </w:t>
      </w:r>
      <w:fldSimple w:instr=" SEQ Table \* ARABIC ">
        <w:r w:rsidR="008462CD">
          <w:rPr>
            <w:noProof/>
          </w:rPr>
          <w:t>2</w:t>
        </w:r>
      </w:fldSimple>
      <w:bookmarkEnd w:id="217"/>
      <w:r>
        <w:t>: Components in FAST v8.10.00a-bjj</w:t>
      </w:r>
      <w:bookmarkEnd w:id="218"/>
    </w:p>
    <w:tbl>
      <w:tblPr>
        <w:tblStyle w:val="LightList-Accent1"/>
        <w:tblW w:w="0" w:type="auto"/>
        <w:jc w:val="center"/>
        <w:tblLook w:val="04A0" w:firstRow="1" w:lastRow="0" w:firstColumn="1" w:lastColumn="0" w:noHBand="0" w:noVBand="1"/>
      </w:tblPr>
      <w:tblGrid>
        <w:gridCol w:w="2485"/>
        <w:gridCol w:w="2421"/>
        <w:gridCol w:w="2795"/>
      </w:tblGrid>
      <w:tr w:rsidR="001A5D50" w14:paraId="2164B234" w14:textId="77777777" w:rsidTr="00B749B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14:paraId="2164B231" w14:textId="77777777" w:rsidR="001A5D50" w:rsidRDefault="001A5D50" w:rsidP="00B749B5">
            <w:pPr>
              <w:rPr>
                <w:b w:val="0"/>
                <w:bCs w:val="0"/>
                <w:color w:val="auto"/>
              </w:rPr>
            </w:pPr>
            <w:r>
              <w:t>Component</w:t>
            </w:r>
          </w:p>
        </w:tc>
        <w:tc>
          <w:tcPr>
            <w:tcW w:w="0" w:type="auto"/>
            <w:tcBorders>
              <w:bottom w:val="single" w:sz="8" w:space="0" w:color="4F81BD" w:themeColor="accent1"/>
            </w:tcBorders>
          </w:tcPr>
          <w:p w14:paraId="2164B232" w14:textId="77777777" w:rsidR="001A5D50" w:rsidRDefault="001A5D50" w:rsidP="00B749B5">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14:paraId="2164B233" w14:textId="77777777" w:rsidR="001A5D50" w:rsidRDefault="001A5D50" w:rsidP="00B749B5">
            <w:pPr>
              <w:cnfStyle w:val="100000000000" w:firstRow="1" w:lastRow="0" w:firstColumn="0" w:lastColumn="0" w:oddVBand="0" w:evenVBand="0" w:oddHBand="0" w:evenHBand="0" w:firstRowFirstColumn="0" w:firstRowLastColumn="0" w:lastRowFirstColumn="0" w:lastRowLastColumn="0"/>
            </w:pPr>
          </w:p>
        </w:tc>
      </w:tr>
      <w:tr w:rsidR="001A5D50" w14:paraId="2164B23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2164B235" w14:textId="77777777" w:rsidR="001A5D50" w:rsidRPr="00405A94" w:rsidRDefault="001A5D50" w:rsidP="00B749B5">
            <w:r w:rsidRPr="00405A94">
              <w:t>Modules</w:t>
            </w:r>
          </w:p>
        </w:tc>
        <w:tc>
          <w:tcPr>
            <w:tcW w:w="0" w:type="auto"/>
            <w:shd w:val="clear" w:color="auto" w:fill="B8CCE4" w:themeFill="accent1" w:themeFillTint="66"/>
          </w:tcPr>
          <w:p w14:paraId="2164B236" w14:textId="77777777" w:rsidR="001A5D50" w:rsidRPr="00F65048" w:rsidRDefault="001A5D50" w:rsidP="00B749B5">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2164B237" w14:textId="77777777" w:rsidR="001A5D50" w:rsidRPr="00F65048" w:rsidRDefault="001A5D50" w:rsidP="00B749B5">
            <w:pPr>
              <w:cnfStyle w:val="000000100000" w:firstRow="0" w:lastRow="0" w:firstColumn="0" w:lastColumn="0" w:oddVBand="0" w:evenVBand="0" w:oddHBand="1" w:evenHBand="0" w:firstRowFirstColumn="0" w:firstRowLastColumn="0" w:lastRowFirstColumn="0" w:lastRowLastColumn="0"/>
            </w:pPr>
            <w:proofErr w:type="spellStart"/>
            <w:r>
              <w:t>ModName</w:t>
            </w:r>
            <w:proofErr w:type="spellEnd"/>
            <w:r>
              <w:t xml:space="preserve"> </w:t>
            </w:r>
            <w:r w:rsidRPr="00F2770C">
              <w:rPr>
                <w:sz w:val="16"/>
              </w:rPr>
              <w:t>(</w:t>
            </w:r>
            <w:r>
              <w:rPr>
                <w:sz w:val="16"/>
              </w:rPr>
              <w:t>for o</w:t>
            </w:r>
            <w:r w:rsidRPr="00F2770C">
              <w:rPr>
                <w:sz w:val="16"/>
              </w:rPr>
              <w:t>utput file</w:t>
            </w:r>
            <w:r>
              <w:rPr>
                <w:sz w:val="16"/>
              </w:rPr>
              <w:t>s</w:t>
            </w:r>
            <w:r w:rsidRPr="00F2770C">
              <w:rPr>
                <w:sz w:val="16"/>
              </w:rPr>
              <w:t>)</w:t>
            </w:r>
          </w:p>
        </w:tc>
      </w:tr>
      <w:tr w:rsidR="001A5D50" w14:paraId="2164B23C"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39" w14:textId="77777777" w:rsidR="001A5D50" w:rsidRPr="00405A94" w:rsidRDefault="001A5D50" w:rsidP="00B749B5">
            <w:pPr>
              <w:rPr>
                <w:b w:val="0"/>
              </w:rPr>
            </w:pPr>
            <w:r w:rsidRPr="00405A94">
              <w:rPr>
                <w:b w:val="0"/>
              </w:rPr>
              <w:t>ElastoDyn</w:t>
            </w:r>
          </w:p>
        </w:tc>
        <w:tc>
          <w:tcPr>
            <w:tcW w:w="2421" w:type="dxa"/>
          </w:tcPr>
          <w:p w14:paraId="2164B23A" w14:textId="77777777" w:rsidR="001A5D50" w:rsidRPr="00AB4AC5" w:rsidRDefault="001A5D50" w:rsidP="00CA6174">
            <w:pPr>
              <w:cnfStyle w:val="000000000000" w:firstRow="0" w:lastRow="0" w:firstColumn="0" w:lastColumn="0" w:oddVBand="0" w:evenVBand="0" w:oddHBand="0" w:evenHBand="0" w:firstRowFirstColumn="0" w:firstRowLastColumn="0" w:lastRowFirstColumn="0" w:lastRowLastColumn="0"/>
            </w:pPr>
            <w:r w:rsidRPr="00707214">
              <w:t>v1.0</w:t>
            </w:r>
            <w:r w:rsidR="00CA6174" w:rsidRPr="00E7032A">
              <w:t>2.00</w:t>
            </w:r>
            <w:r w:rsidRPr="00707214">
              <w:t>a-bjj</w:t>
            </w:r>
          </w:p>
        </w:tc>
        <w:tc>
          <w:tcPr>
            <w:tcW w:w="2795" w:type="dxa"/>
          </w:tcPr>
          <w:p w14:paraId="2164B23B"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ED</w:t>
            </w:r>
          </w:p>
        </w:tc>
      </w:tr>
      <w:tr w:rsidR="001A5D50" w14:paraId="2164B240"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3D" w14:textId="77777777" w:rsidR="001A5D50" w:rsidRPr="00405A94" w:rsidRDefault="001A5D50" w:rsidP="00B749B5">
            <w:pPr>
              <w:rPr>
                <w:b w:val="0"/>
              </w:rPr>
            </w:pPr>
            <w:r w:rsidRPr="00405A94">
              <w:rPr>
                <w:b w:val="0"/>
              </w:rPr>
              <w:t>AeroDyn</w:t>
            </w:r>
          </w:p>
        </w:tc>
        <w:tc>
          <w:tcPr>
            <w:tcW w:w="2421" w:type="dxa"/>
          </w:tcPr>
          <w:p w14:paraId="2164B23E" w14:textId="77777777" w:rsidR="001A5D50" w:rsidRPr="00AB4AC5" w:rsidRDefault="001A5D50" w:rsidP="00B749B5">
            <w:pPr>
              <w:cnfStyle w:val="000000100000" w:firstRow="0" w:lastRow="0" w:firstColumn="0" w:lastColumn="0" w:oddVBand="0" w:evenVBand="0" w:oddHBand="1" w:evenHBand="0" w:firstRowFirstColumn="0" w:firstRowLastColumn="0" w:lastRowFirstColumn="0" w:lastRowLastColumn="0"/>
            </w:pPr>
            <w:r w:rsidRPr="00707214">
              <w:t>v14.03.0</w:t>
            </w:r>
            <w:r w:rsidR="00640D9F" w:rsidRPr="008F3D10">
              <w:t>1</w:t>
            </w:r>
            <w:r w:rsidRPr="008F3D10">
              <w:t>a-bjj</w:t>
            </w:r>
          </w:p>
        </w:tc>
        <w:tc>
          <w:tcPr>
            <w:tcW w:w="2795" w:type="dxa"/>
          </w:tcPr>
          <w:p w14:paraId="2164B23F"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AD</w:t>
            </w:r>
          </w:p>
        </w:tc>
      </w:tr>
      <w:tr w:rsidR="001A5D50" w14:paraId="2164B244"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1" w14:textId="77777777" w:rsidR="001A5D50" w:rsidRPr="00405A94" w:rsidRDefault="001A5D50" w:rsidP="00B749B5">
            <w:pPr>
              <w:rPr>
                <w:b w:val="0"/>
              </w:rPr>
            </w:pPr>
            <w:r w:rsidRPr="00405A94">
              <w:rPr>
                <w:b w:val="0"/>
              </w:rPr>
              <w:t>InflowWind</w:t>
            </w:r>
          </w:p>
        </w:tc>
        <w:tc>
          <w:tcPr>
            <w:tcW w:w="2421" w:type="dxa"/>
          </w:tcPr>
          <w:p w14:paraId="2164B242" w14:textId="77777777" w:rsidR="001A5D50" w:rsidRPr="00AB4AC5" w:rsidRDefault="001A5D50" w:rsidP="0017590F">
            <w:pPr>
              <w:cnfStyle w:val="000000000000" w:firstRow="0" w:lastRow="0" w:firstColumn="0" w:lastColumn="0" w:oddVBand="0" w:evenVBand="0" w:oddHBand="0" w:evenHBand="0" w:firstRowFirstColumn="0" w:firstRowLastColumn="0" w:lastRowFirstColumn="0" w:lastRowLastColumn="0"/>
            </w:pPr>
            <w:r w:rsidRPr="00707214">
              <w:t>v2.</w:t>
            </w:r>
            <w:r w:rsidR="0017590F" w:rsidRPr="008F3D10">
              <w:t>01</w:t>
            </w:r>
            <w:r w:rsidRPr="008F3D10">
              <w:t>.</w:t>
            </w:r>
            <w:r w:rsidR="0017590F" w:rsidRPr="008F3D10">
              <w:t>00a</w:t>
            </w:r>
            <w:r w:rsidRPr="008F3D10">
              <w:t>-bjj</w:t>
            </w:r>
          </w:p>
        </w:tc>
        <w:tc>
          <w:tcPr>
            <w:tcW w:w="2795" w:type="dxa"/>
          </w:tcPr>
          <w:p w14:paraId="2164B243"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proofErr w:type="spellStart"/>
            <w:r w:rsidRPr="00F2770C">
              <w:t>IfW</w:t>
            </w:r>
            <w:proofErr w:type="spellEnd"/>
          </w:p>
        </w:tc>
      </w:tr>
      <w:tr w:rsidR="001A5D50" w14:paraId="2164B24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5" w14:textId="77777777" w:rsidR="001A5D50" w:rsidRPr="00405A94" w:rsidRDefault="001A5D50" w:rsidP="00B749B5">
            <w:pPr>
              <w:rPr>
                <w:b w:val="0"/>
              </w:rPr>
            </w:pPr>
            <w:r w:rsidRPr="00405A94">
              <w:rPr>
                <w:b w:val="0"/>
              </w:rPr>
              <w:t>ServoDyn</w:t>
            </w:r>
          </w:p>
        </w:tc>
        <w:tc>
          <w:tcPr>
            <w:tcW w:w="2421" w:type="dxa"/>
          </w:tcPr>
          <w:p w14:paraId="2164B246" w14:textId="77777777" w:rsidR="001A5D50" w:rsidRPr="00AB4AC5" w:rsidRDefault="001A5D50" w:rsidP="00CA6174">
            <w:pPr>
              <w:cnfStyle w:val="000000100000" w:firstRow="0" w:lastRow="0" w:firstColumn="0" w:lastColumn="0" w:oddVBand="0" w:evenVBand="0" w:oddHBand="1" w:evenHBand="0" w:firstRowFirstColumn="0" w:firstRowLastColumn="0" w:lastRowFirstColumn="0" w:lastRowLastColumn="0"/>
            </w:pPr>
            <w:r w:rsidRPr="00AB4AC5">
              <w:t>v1.0</w:t>
            </w:r>
            <w:r w:rsidR="00CA6174" w:rsidRPr="00AB4AC5">
              <w:t>2.00a</w:t>
            </w:r>
            <w:r w:rsidRPr="00AB4AC5">
              <w:t>-bjj</w:t>
            </w:r>
          </w:p>
        </w:tc>
        <w:tc>
          <w:tcPr>
            <w:tcW w:w="2795" w:type="dxa"/>
          </w:tcPr>
          <w:p w14:paraId="2164B247"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proofErr w:type="spellStart"/>
            <w:r w:rsidRPr="00F2770C">
              <w:t>SrvD</w:t>
            </w:r>
            <w:proofErr w:type="spellEnd"/>
          </w:p>
        </w:tc>
      </w:tr>
      <w:tr w:rsidR="00C2209D" w14:paraId="2164B24C" w14:textId="77777777" w:rsidTr="00904A9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9" w14:textId="77777777" w:rsidR="00C2209D" w:rsidRPr="00405A94" w:rsidRDefault="00C2209D" w:rsidP="00904A93">
            <w:pPr>
              <w:rPr>
                <w:b w:val="0"/>
              </w:rPr>
            </w:pPr>
            <w:r>
              <w:rPr>
                <w:b w:val="0"/>
              </w:rPr>
              <w:t>TMD</w:t>
            </w:r>
            <w:r w:rsidR="00D9198B">
              <w:rPr>
                <w:b w:val="0"/>
              </w:rPr>
              <w:t xml:space="preserve"> (part of ServoDyn)</w:t>
            </w:r>
          </w:p>
        </w:tc>
        <w:tc>
          <w:tcPr>
            <w:tcW w:w="2421" w:type="dxa"/>
          </w:tcPr>
          <w:p w14:paraId="2164B24A" w14:textId="77777777" w:rsidR="00C2209D" w:rsidRPr="00963B58" w:rsidRDefault="00C2209D" w:rsidP="00904A93">
            <w:pPr>
              <w:cnfStyle w:val="000000000000" w:firstRow="0" w:lastRow="0" w:firstColumn="0" w:lastColumn="0" w:oddVBand="0" w:evenVBand="0" w:oddHBand="0" w:evenHBand="0" w:firstRowFirstColumn="0" w:firstRowLastColumn="0" w:lastRowFirstColumn="0" w:lastRowLastColumn="0"/>
              <w:rPr>
                <w:highlight w:val="yellow"/>
              </w:rPr>
            </w:pPr>
            <w:r w:rsidRPr="00963B58">
              <w:t>v1.00.00-wgl</w:t>
            </w:r>
          </w:p>
        </w:tc>
        <w:tc>
          <w:tcPr>
            <w:tcW w:w="2795" w:type="dxa"/>
          </w:tcPr>
          <w:p w14:paraId="2164B24B" w14:textId="77777777" w:rsidR="00C2209D" w:rsidRPr="00F2770C" w:rsidRDefault="00C2209D" w:rsidP="00904A93">
            <w:pPr>
              <w:cnfStyle w:val="000000000000" w:firstRow="0" w:lastRow="0" w:firstColumn="0" w:lastColumn="0" w:oddVBand="0" w:evenVBand="0" w:oddHBand="0" w:evenHBand="0" w:firstRowFirstColumn="0" w:firstRowLastColumn="0" w:lastRowFirstColumn="0" w:lastRowLastColumn="0"/>
            </w:pPr>
            <w:r>
              <w:t>TMD</w:t>
            </w:r>
          </w:p>
        </w:tc>
      </w:tr>
      <w:tr w:rsidR="001A5D50" w14:paraId="2164B250"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D" w14:textId="77777777" w:rsidR="001A5D50" w:rsidRPr="00405A94" w:rsidRDefault="001A5D50" w:rsidP="00B749B5">
            <w:pPr>
              <w:rPr>
                <w:b w:val="0"/>
              </w:rPr>
            </w:pPr>
            <w:r w:rsidRPr="00405A94">
              <w:rPr>
                <w:b w:val="0"/>
              </w:rPr>
              <w:t>HydroDyn</w:t>
            </w:r>
          </w:p>
        </w:tc>
        <w:tc>
          <w:tcPr>
            <w:tcW w:w="2421" w:type="dxa"/>
          </w:tcPr>
          <w:p w14:paraId="2164B24E" w14:textId="77777777" w:rsidR="001A5D50" w:rsidRPr="00473920" w:rsidRDefault="001A5D50" w:rsidP="00B3624E">
            <w:pPr>
              <w:cnfStyle w:val="000000100000" w:firstRow="0" w:lastRow="0" w:firstColumn="0" w:lastColumn="0" w:oddVBand="0" w:evenVBand="0" w:oddHBand="1" w:evenHBand="0" w:firstRowFirstColumn="0" w:firstRowLastColumn="0" w:lastRowFirstColumn="0" w:lastRowLastColumn="0"/>
            </w:pPr>
            <w:r w:rsidRPr="009E083D">
              <w:t>v2.02.</w:t>
            </w:r>
            <w:r w:rsidR="009E083D" w:rsidRPr="009E083D">
              <w:t>0</w:t>
            </w:r>
            <w:r w:rsidR="00B3624E">
              <w:t>2a</w:t>
            </w:r>
            <w:r w:rsidRPr="009E083D">
              <w:t>-</w:t>
            </w:r>
            <w:r w:rsidR="009E083D" w:rsidRPr="009E083D">
              <w:t>gjh</w:t>
            </w:r>
          </w:p>
        </w:tc>
        <w:tc>
          <w:tcPr>
            <w:tcW w:w="2795" w:type="dxa"/>
          </w:tcPr>
          <w:p w14:paraId="2164B24F"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HD</w:t>
            </w:r>
          </w:p>
        </w:tc>
      </w:tr>
      <w:tr w:rsidR="001A5D50" w14:paraId="2164B254"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1" w14:textId="77777777" w:rsidR="001A5D50" w:rsidRPr="00473920" w:rsidRDefault="001A5D50" w:rsidP="00B749B5">
            <w:pPr>
              <w:rPr>
                <w:b w:val="0"/>
              </w:rPr>
            </w:pPr>
            <w:r w:rsidRPr="00473920">
              <w:rPr>
                <w:b w:val="0"/>
              </w:rPr>
              <w:t>SubDyn</w:t>
            </w:r>
          </w:p>
        </w:tc>
        <w:tc>
          <w:tcPr>
            <w:tcW w:w="2421" w:type="dxa"/>
          </w:tcPr>
          <w:p w14:paraId="2164B252" w14:textId="77777777" w:rsidR="001A5D50" w:rsidRPr="00473920" w:rsidRDefault="001A5D50" w:rsidP="00473920">
            <w:pPr>
              <w:cnfStyle w:val="000000000000" w:firstRow="0" w:lastRow="0" w:firstColumn="0" w:lastColumn="0" w:oddVBand="0" w:evenVBand="0" w:oddHBand="0" w:evenHBand="0" w:firstRowFirstColumn="0" w:firstRowLastColumn="0" w:lastRowFirstColumn="0" w:lastRowLastColumn="0"/>
            </w:pPr>
            <w:r w:rsidRPr="00473920">
              <w:t>v1.01.0</w:t>
            </w:r>
            <w:r w:rsidR="00473920" w:rsidRPr="00473920">
              <w:t>2</w:t>
            </w:r>
            <w:r w:rsidRPr="00473920">
              <w:t>a-rrd</w:t>
            </w:r>
          </w:p>
        </w:tc>
        <w:tc>
          <w:tcPr>
            <w:tcW w:w="2795" w:type="dxa"/>
          </w:tcPr>
          <w:p w14:paraId="2164B253"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SD</w:t>
            </w:r>
          </w:p>
        </w:tc>
      </w:tr>
      <w:tr w:rsidR="001A5D50" w14:paraId="2164B25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5" w14:textId="77777777" w:rsidR="001A5D50" w:rsidRPr="00405A94" w:rsidRDefault="001A5D50" w:rsidP="00B749B5">
            <w:pPr>
              <w:rPr>
                <w:b w:val="0"/>
              </w:rPr>
            </w:pPr>
            <w:r w:rsidRPr="00405A94">
              <w:rPr>
                <w:b w:val="0"/>
              </w:rPr>
              <w:t>MAP</w:t>
            </w:r>
            <w:r w:rsidR="005A3AA5">
              <w:rPr>
                <w:b w:val="0"/>
              </w:rPr>
              <w:t>++</w:t>
            </w:r>
          </w:p>
        </w:tc>
        <w:tc>
          <w:tcPr>
            <w:tcW w:w="2421" w:type="dxa"/>
          </w:tcPr>
          <w:p w14:paraId="2164B256" w14:textId="77777777" w:rsidR="001A5D50" w:rsidRPr="001A5D50" w:rsidRDefault="00963B58" w:rsidP="00B749B5">
            <w:pPr>
              <w:cnfStyle w:val="000000100000" w:firstRow="0" w:lastRow="0" w:firstColumn="0" w:lastColumn="0" w:oddVBand="0" w:evenVBand="0" w:oddHBand="1" w:evenHBand="0" w:firstRowFirstColumn="0" w:firstRowLastColumn="0" w:lastRowFirstColumn="0" w:lastRowLastColumn="0"/>
              <w:rPr>
                <w:highlight w:val="yellow"/>
              </w:rPr>
            </w:pPr>
            <w:r w:rsidRPr="00963B58">
              <w:t>1.10.0rc</w:t>
            </w:r>
          </w:p>
        </w:tc>
        <w:tc>
          <w:tcPr>
            <w:tcW w:w="2795" w:type="dxa"/>
          </w:tcPr>
          <w:p w14:paraId="2164B257"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MAP</w:t>
            </w:r>
          </w:p>
        </w:tc>
      </w:tr>
      <w:tr w:rsidR="001A5D50" w14:paraId="2164B25C"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9" w14:textId="77777777" w:rsidR="001A5D50" w:rsidRPr="00405A94" w:rsidRDefault="001A5D50" w:rsidP="00B749B5">
            <w:pPr>
              <w:rPr>
                <w:b w:val="0"/>
              </w:rPr>
            </w:pPr>
            <w:r w:rsidRPr="00405A94">
              <w:rPr>
                <w:b w:val="0"/>
              </w:rPr>
              <w:t>FEAMooring</w:t>
            </w:r>
          </w:p>
        </w:tc>
        <w:tc>
          <w:tcPr>
            <w:tcW w:w="2421" w:type="dxa"/>
          </w:tcPr>
          <w:p w14:paraId="2164B25A" w14:textId="77777777" w:rsidR="001A5D50" w:rsidRPr="005509D5" w:rsidRDefault="001A5D50" w:rsidP="005509D5">
            <w:pPr>
              <w:cnfStyle w:val="000000000000" w:firstRow="0" w:lastRow="0" w:firstColumn="0" w:lastColumn="0" w:oddVBand="0" w:evenVBand="0" w:oddHBand="0" w:evenHBand="0" w:firstRowFirstColumn="0" w:firstRowLastColumn="0" w:lastRowFirstColumn="0" w:lastRowLastColumn="0"/>
            </w:pPr>
            <w:r w:rsidRPr="005509D5">
              <w:t>v1.0</w:t>
            </w:r>
            <w:r w:rsidR="005509D5" w:rsidRPr="005509D5">
              <w:t>1</w:t>
            </w:r>
            <w:r w:rsidRPr="005509D5">
              <w:t>.00-yhb</w:t>
            </w:r>
          </w:p>
        </w:tc>
        <w:tc>
          <w:tcPr>
            <w:tcW w:w="2795" w:type="dxa"/>
          </w:tcPr>
          <w:p w14:paraId="2164B25B"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FEAM</w:t>
            </w:r>
          </w:p>
        </w:tc>
      </w:tr>
      <w:tr w:rsidR="001A5D50" w14:paraId="2164B260"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D" w14:textId="77777777" w:rsidR="001A5D50" w:rsidRPr="005509D5" w:rsidRDefault="001A5D50" w:rsidP="00B749B5">
            <w:pPr>
              <w:rPr>
                <w:b w:val="0"/>
              </w:rPr>
            </w:pPr>
            <w:proofErr w:type="spellStart"/>
            <w:r w:rsidRPr="005509D5">
              <w:rPr>
                <w:b w:val="0"/>
              </w:rPr>
              <w:t>MoorDyn</w:t>
            </w:r>
            <w:proofErr w:type="spellEnd"/>
          </w:p>
        </w:tc>
        <w:tc>
          <w:tcPr>
            <w:tcW w:w="2421" w:type="dxa"/>
          </w:tcPr>
          <w:p w14:paraId="2164B25E" w14:textId="77777777" w:rsidR="001A5D50" w:rsidRPr="00CA2F20" w:rsidRDefault="009A3075" w:rsidP="00B749B5">
            <w:pPr>
              <w:cnfStyle w:val="000000100000" w:firstRow="0" w:lastRow="0" w:firstColumn="0" w:lastColumn="0" w:oddVBand="0" w:evenVBand="0" w:oddHBand="1" w:evenHBand="0" w:firstRowFirstColumn="0" w:firstRowLastColumn="0" w:lastRowFirstColumn="0" w:lastRowLastColumn="0"/>
            </w:pPr>
            <w:r w:rsidRPr="009A3075">
              <w:t>v0.9.01-mth</w:t>
            </w:r>
          </w:p>
        </w:tc>
        <w:tc>
          <w:tcPr>
            <w:tcW w:w="2795" w:type="dxa"/>
          </w:tcPr>
          <w:p w14:paraId="2164B25F"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t>MD</w:t>
            </w:r>
          </w:p>
        </w:tc>
      </w:tr>
      <w:tr w:rsidR="001A5D50" w14:paraId="2164B264"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61" w14:textId="77777777" w:rsidR="001A5D50" w:rsidRPr="00405A94" w:rsidRDefault="001A5D50" w:rsidP="00B749B5">
            <w:pPr>
              <w:rPr>
                <w:b w:val="0"/>
              </w:rPr>
            </w:pPr>
            <w:r w:rsidRPr="00405A94">
              <w:rPr>
                <w:b w:val="0"/>
              </w:rPr>
              <w:t>IceFloe</w:t>
            </w:r>
          </w:p>
        </w:tc>
        <w:tc>
          <w:tcPr>
            <w:tcW w:w="2421" w:type="dxa"/>
          </w:tcPr>
          <w:p w14:paraId="2164B262" w14:textId="77777777" w:rsidR="001A5D50" w:rsidRPr="00EC128B" w:rsidRDefault="001A5D50" w:rsidP="00B749B5">
            <w:pPr>
              <w:cnfStyle w:val="000000000000" w:firstRow="0" w:lastRow="0" w:firstColumn="0" w:lastColumn="0" w:oddVBand="0" w:evenVBand="0" w:oddHBand="0" w:evenHBand="0" w:firstRowFirstColumn="0" w:firstRowLastColumn="0" w:lastRowFirstColumn="0" w:lastRowLastColumn="0"/>
            </w:pPr>
            <w:r w:rsidRPr="00EC128B">
              <w:t>v1.00.00</w:t>
            </w:r>
          </w:p>
        </w:tc>
        <w:tc>
          <w:tcPr>
            <w:tcW w:w="2795" w:type="dxa"/>
          </w:tcPr>
          <w:p w14:paraId="2164B263"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proofErr w:type="spellStart"/>
            <w:r w:rsidRPr="00F2770C">
              <w:t>IceF</w:t>
            </w:r>
            <w:proofErr w:type="spellEnd"/>
          </w:p>
        </w:tc>
      </w:tr>
      <w:tr w:rsidR="001A5D50" w14:paraId="2164B26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65" w14:textId="77777777" w:rsidR="001A5D50" w:rsidRPr="00405A94" w:rsidRDefault="001A5D50" w:rsidP="00B749B5">
            <w:pPr>
              <w:rPr>
                <w:b w:val="0"/>
              </w:rPr>
            </w:pPr>
            <w:r w:rsidRPr="00405A94">
              <w:rPr>
                <w:b w:val="0"/>
              </w:rPr>
              <w:t>IceDyn</w:t>
            </w:r>
          </w:p>
        </w:tc>
        <w:tc>
          <w:tcPr>
            <w:tcW w:w="2421" w:type="dxa"/>
          </w:tcPr>
          <w:p w14:paraId="2164B266" w14:textId="77777777" w:rsidR="001A5D50" w:rsidRPr="001A5D50" w:rsidRDefault="001A5D50" w:rsidP="00E41567">
            <w:pPr>
              <w:cnfStyle w:val="000000100000" w:firstRow="0" w:lastRow="0" w:firstColumn="0" w:lastColumn="0" w:oddVBand="0" w:evenVBand="0" w:oddHBand="1" w:evenHBand="0" w:firstRowFirstColumn="0" w:firstRowLastColumn="0" w:lastRowFirstColumn="0" w:lastRowLastColumn="0"/>
              <w:rPr>
                <w:highlight w:val="yellow"/>
              </w:rPr>
            </w:pPr>
            <w:r w:rsidRPr="005509D5">
              <w:t>v1.0</w:t>
            </w:r>
            <w:r w:rsidR="00E41567" w:rsidRPr="005509D5">
              <w:t>1</w:t>
            </w:r>
            <w:r w:rsidRPr="005509D5">
              <w:t>.0</w:t>
            </w:r>
            <w:r w:rsidR="00E41567" w:rsidRPr="005509D5">
              <w:t>0</w:t>
            </w:r>
            <w:r w:rsidRPr="005509D5">
              <w:t>-by</w:t>
            </w:r>
          </w:p>
        </w:tc>
        <w:tc>
          <w:tcPr>
            <w:tcW w:w="2795" w:type="dxa"/>
          </w:tcPr>
          <w:p w14:paraId="2164B267"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proofErr w:type="spellStart"/>
            <w:r w:rsidRPr="00F2770C">
              <w:t>IceD</w:t>
            </w:r>
            <w:proofErr w:type="spellEnd"/>
          </w:p>
        </w:tc>
      </w:tr>
      <w:tr w:rsidR="001A5D50" w:rsidRPr="000F3583" w14:paraId="2164B26C" w14:textId="77777777" w:rsidTr="00B749B5">
        <w:trPr>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2164B269" w14:textId="77777777" w:rsidR="001A5D50" w:rsidRPr="00AC31AB" w:rsidRDefault="001A5D50" w:rsidP="00B749B5">
            <w:r w:rsidRPr="00AC31AB">
              <w:lastRenderedPageBreak/>
              <w:t>Other Component</w:t>
            </w:r>
            <w:r>
              <w:t>s</w:t>
            </w:r>
          </w:p>
        </w:tc>
        <w:tc>
          <w:tcPr>
            <w:tcW w:w="0" w:type="auto"/>
            <w:shd w:val="clear" w:color="auto" w:fill="B8CCE4" w:themeFill="accent1" w:themeFillTint="66"/>
          </w:tcPr>
          <w:p w14:paraId="2164B26A" w14:textId="77777777" w:rsidR="001A5D50" w:rsidRPr="00424574" w:rsidRDefault="001A5D50" w:rsidP="00B749B5">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14:paraId="2164B26B" w14:textId="77777777" w:rsidR="001A5D50" w:rsidRPr="00424574" w:rsidRDefault="001A5D50" w:rsidP="00B749B5">
            <w:pPr>
              <w:cnfStyle w:val="000000000000" w:firstRow="0" w:lastRow="0" w:firstColumn="0" w:lastColumn="0" w:oddVBand="0" w:evenVBand="0" w:oddHBand="0" w:evenHBand="0" w:firstRowFirstColumn="0" w:firstRowLastColumn="0" w:lastRowFirstColumn="0" w:lastRowLastColumn="0"/>
            </w:pPr>
          </w:p>
        </w:tc>
      </w:tr>
      <w:tr w:rsidR="001A5D50" w14:paraId="2164B26F"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6D" w14:textId="77777777" w:rsidR="001A5D50" w:rsidRPr="00405A94" w:rsidRDefault="001A5D50" w:rsidP="00B749B5">
            <w:pPr>
              <w:rPr>
                <w:b w:val="0"/>
              </w:rPr>
            </w:pPr>
            <w:r w:rsidRPr="00405A94">
              <w:rPr>
                <w:b w:val="0"/>
              </w:rPr>
              <w:t>NWTC Subroutine Library</w:t>
            </w:r>
          </w:p>
        </w:tc>
        <w:tc>
          <w:tcPr>
            <w:tcW w:w="0" w:type="auto"/>
            <w:gridSpan w:val="2"/>
          </w:tcPr>
          <w:p w14:paraId="2164B26E" w14:textId="77777777" w:rsidR="001A5D50" w:rsidRPr="00E10129" w:rsidRDefault="001A5D50" w:rsidP="00E10129">
            <w:pPr>
              <w:cnfStyle w:val="000000100000" w:firstRow="0" w:lastRow="0" w:firstColumn="0" w:lastColumn="0" w:oddVBand="0" w:evenVBand="0" w:oddHBand="1" w:evenHBand="0" w:firstRowFirstColumn="0" w:firstRowLastColumn="0" w:lastRowFirstColumn="0" w:lastRowLastColumn="0"/>
              <w:rPr>
                <w:highlight w:val="yellow"/>
              </w:rPr>
            </w:pPr>
            <w:r w:rsidRPr="00E10129">
              <w:t>v2.0</w:t>
            </w:r>
            <w:r w:rsidR="00E10129" w:rsidRPr="00E10129">
              <w:t>5</w:t>
            </w:r>
            <w:r w:rsidRPr="00E10129">
              <w:t>.0</w:t>
            </w:r>
            <w:r w:rsidR="00E10129" w:rsidRPr="00E10129">
              <w:t>2</w:t>
            </w:r>
            <w:r w:rsidRPr="00E10129">
              <w:t>a-bjj</w:t>
            </w:r>
          </w:p>
        </w:tc>
      </w:tr>
      <w:tr w:rsidR="001A5D50" w14:paraId="2164B272"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0" w14:textId="77777777" w:rsidR="001A5D50" w:rsidRPr="00405A94" w:rsidRDefault="001A5D50" w:rsidP="00B749B5">
            <w:pPr>
              <w:rPr>
                <w:b w:val="0"/>
              </w:rPr>
            </w:pPr>
            <w:r w:rsidRPr="00405A94">
              <w:rPr>
                <w:b w:val="0"/>
              </w:rPr>
              <w:t>FAST Registry</w:t>
            </w:r>
            <w:r w:rsidRPr="00405A94">
              <w:rPr>
                <w:rStyle w:val="FootnoteReference"/>
                <w:b w:val="0"/>
              </w:rPr>
              <w:footnoteReference w:id="6"/>
            </w:r>
          </w:p>
        </w:tc>
        <w:tc>
          <w:tcPr>
            <w:tcW w:w="0" w:type="auto"/>
            <w:gridSpan w:val="2"/>
          </w:tcPr>
          <w:p w14:paraId="2164B271" w14:textId="77777777" w:rsidR="001A5D50" w:rsidRPr="0001471D" w:rsidRDefault="0001471D" w:rsidP="00B749B5">
            <w:pPr>
              <w:cnfStyle w:val="000000000000" w:firstRow="0" w:lastRow="0" w:firstColumn="0" w:lastColumn="0" w:oddVBand="0" w:evenVBand="0" w:oddHBand="0" w:evenHBand="0" w:firstRowFirstColumn="0" w:firstRowLastColumn="0" w:lastRowFirstColumn="0" w:lastRowLastColumn="0"/>
            </w:pPr>
            <w:r w:rsidRPr="0001471D">
              <w:t>v2.05.00</w:t>
            </w:r>
          </w:p>
        </w:tc>
      </w:tr>
      <w:tr w:rsidR="001A5D50" w:rsidRPr="000F3583" w14:paraId="2164B276" w14:textId="77777777" w:rsidTr="00B749B5">
        <w:trPr>
          <w:cnfStyle w:val="000000100000" w:firstRow="0" w:lastRow="0" w:firstColumn="0" w:lastColumn="0" w:oddVBand="0" w:evenVBand="0" w:oddHBand="1" w:evenHBand="0" w:firstRowFirstColumn="0" w:firstRowLastColumn="0" w:lastRowFirstColumn="0" w:lastRowLastColumn="0"/>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2164B273" w14:textId="77777777" w:rsidR="001A5D50" w:rsidRPr="00AC31AB" w:rsidRDefault="001A5D50" w:rsidP="00B749B5">
            <w:r>
              <w:t>Third Party Content</w:t>
            </w:r>
          </w:p>
        </w:tc>
        <w:tc>
          <w:tcPr>
            <w:tcW w:w="0" w:type="auto"/>
            <w:shd w:val="clear" w:color="auto" w:fill="B8CCE4" w:themeFill="accent1" w:themeFillTint="66"/>
          </w:tcPr>
          <w:p w14:paraId="2164B274" w14:textId="77777777" w:rsidR="001A5D50" w:rsidRPr="00424574" w:rsidRDefault="001A5D50" w:rsidP="00B749B5">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2164B275" w14:textId="77777777" w:rsidR="001A5D50" w:rsidRPr="00424574" w:rsidRDefault="001A5D50" w:rsidP="00B749B5">
            <w:pPr>
              <w:cnfStyle w:val="000000100000" w:firstRow="0" w:lastRow="0" w:firstColumn="0" w:lastColumn="0" w:oddVBand="0" w:evenVBand="0" w:oddHBand="1" w:evenHBand="0" w:firstRowFirstColumn="0" w:firstRowLastColumn="0" w:lastRowFirstColumn="0" w:lastRowLastColumn="0"/>
            </w:pPr>
          </w:p>
        </w:tc>
      </w:tr>
      <w:tr w:rsidR="001A5D50" w14:paraId="2164B27A"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7" w14:textId="77777777" w:rsidR="001A5D50" w:rsidRPr="00405A94" w:rsidRDefault="001A5D50" w:rsidP="00B749B5">
            <w:pPr>
              <w:rPr>
                <w:b w:val="0"/>
              </w:rPr>
            </w:pPr>
            <w:r w:rsidRPr="00405A94">
              <w:rPr>
                <w:b w:val="0"/>
              </w:rPr>
              <w:t>LAPACK</w:t>
            </w:r>
          </w:p>
        </w:tc>
        <w:tc>
          <w:tcPr>
            <w:tcW w:w="0" w:type="auto"/>
            <w:gridSpan w:val="2"/>
          </w:tcPr>
          <w:p w14:paraId="2164B278" w14:textId="77777777" w:rsidR="001A5D50" w:rsidRDefault="001A5D50" w:rsidP="00B749B5">
            <w:pPr>
              <w:cnfStyle w:val="000000000000" w:firstRow="0" w:lastRow="0" w:firstColumn="0" w:lastColumn="0" w:oddVBand="0" w:evenVBand="0" w:oddHBand="0" w:evenHBand="0" w:firstRowFirstColumn="0" w:firstRowLastColumn="0" w:lastRowFirstColumn="0" w:lastRowLastColumn="0"/>
            </w:pPr>
            <w:r>
              <w:t xml:space="preserve">v3.3 as part of Intel® Math Kernel Library; </w:t>
            </w:r>
          </w:p>
          <w:p w14:paraId="2164B279" w14:textId="77777777" w:rsidR="001A5D50" w:rsidRDefault="001A5D50" w:rsidP="00B749B5">
            <w:pPr>
              <w:cnfStyle w:val="000000000000" w:firstRow="0" w:lastRow="0" w:firstColumn="0" w:lastColumn="0" w:oddVBand="0" w:evenVBand="0" w:oddHBand="0" w:evenHBand="0" w:firstRowFirstColumn="0" w:firstRowLastColumn="0" w:lastRowFirstColumn="0" w:lastRowLastColumn="0"/>
            </w:pPr>
            <w:r>
              <w:t>(v3.5.0 compiled with gfortran)</w:t>
            </w:r>
          </w:p>
        </w:tc>
      </w:tr>
      <w:tr w:rsidR="001A5D50" w14:paraId="2164B27D"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B" w14:textId="77777777" w:rsidR="001A5D50" w:rsidRPr="00405A94" w:rsidRDefault="001A5D50" w:rsidP="00B749B5">
            <w:pPr>
              <w:rPr>
                <w:b w:val="0"/>
              </w:rPr>
            </w:pPr>
            <w:proofErr w:type="spellStart"/>
            <w:r w:rsidRPr="00405A94">
              <w:rPr>
                <w:b w:val="0"/>
              </w:rPr>
              <w:t>ScaLAPACK</w:t>
            </w:r>
            <w:proofErr w:type="spellEnd"/>
          </w:p>
        </w:tc>
        <w:tc>
          <w:tcPr>
            <w:tcW w:w="0" w:type="auto"/>
            <w:gridSpan w:val="2"/>
          </w:tcPr>
          <w:p w14:paraId="2164B27C" w14:textId="77777777" w:rsidR="001A5D50" w:rsidRDefault="001A5D50" w:rsidP="00B749B5">
            <w:pPr>
              <w:cnfStyle w:val="000000100000" w:firstRow="0" w:lastRow="0" w:firstColumn="0" w:lastColumn="0" w:oddVBand="0" w:evenVBand="0" w:oddHBand="1" w:evenHBand="0" w:firstRowFirstColumn="0" w:firstRowLastColumn="0" w:lastRowFirstColumn="0" w:lastRowLastColumn="0"/>
            </w:pPr>
            <w:r>
              <w:t>2.0.2</w:t>
            </w:r>
          </w:p>
        </w:tc>
      </w:tr>
      <w:tr w:rsidR="001A5D50" w14:paraId="2164B280"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E" w14:textId="77777777" w:rsidR="001A5D50" w:rsidRPr="00405A94" w:rsidRDefault="001A5D50" w:rsidP="00B749B5">
            <w:pPr>
              <w:rPr>
                <w:b w:val="0"/>
              </w:rPr>
            </w:pPr>
            <w:r w:rsidRPr="00405A94">
              <w:rPr>
                <w:b w:val="0"/>
              </w:rPr>
              <w:t>FFTPACK</w:t>
            </w:r>
          </w:p>
        </w:tc>
        <w:tc>
          <w:tcPr>
            <w:tcW w:w="0" w:type="auto"/>
            <w:gridSpan w:val="2"/>
          </w:tcPr>
          <w:p w14:paraId="2164B27F" w14:textId="77777777" w:rsidR="001A5D50" w:rsidRDefault="001A5D50" w:rsidP="00B749B5">
            <w:pPr>
              <w:cnfStyle w:val="000000000000" w:firstRow="0" w:lastRow="0" w:firstColumn="0" w:lastColumn="0" w:oddVBand="0" w:evenVBand="0" w:oddHBand="0" w:evenHBand="0" w:firstRowFirstColumn="0" w:firstRowLastColumn="0" w:lastRowFirstColumn="0" w:lastRowLastColumn="0"/>
            </w:pPr>
            <w:r>
              <w:t>v4.1</w:t>
            </w:r>
          </w:p>
        </w:tc>
      </w:tr>
    </w:tbl>
    <w:p w14:paraId="2164B281" w14:textId="77777777" w:rsidR="00AE3A86" w:rsidRPr="00066FEC" w:rsidRDefault="00AE3A86" w:rsidP="009250CC"/>
    <w:p w14:paraId="2164B282" w14:textId="77777777" w:rsidR="000151C3" w:rsidRDefault="000151C3" w:rsidP="008274A4">
      <w:pPr>
        <w:pStyle w:val="Heading2"/>
      </w:pPr>
      <w:bookmarkStart w:id="219" w:name="_Toc417470255"/>
      <w:proofErr w:type="gramStart"/>
      <w:r>
        <w:t>v8.09.00a-bjj</w:t>
      </w:r>
      <w:bookmarkEnd w:id="219"/>
      <w:proofErr w:type="gramEnd"/>
    </w:p>
    <w:p w14:paraId="2164B283" w14:textId="77777777" w:rsidR="00034E12" w:rsidRDefault="00034E12" w:rsidP="00034E12">
      <w:pPr>
        <w:pStyle w:val="ListParagraph"/>
        <w:numPr>
          <w:ilvl w:val="0"/>
          <w:numId w:val="6"/>
        </w:numPr>
      </w:pPr>
      <w:r>
        <w:t>We added second-order wave kinematics and second-order diffraction loading to HydroDyn</w:t>
      </w:r>
      <w:proofErr w:type="gramStart"/>
      <w:r>
        <w:t xml:space="preserve">.  </w:t>
      </w:r>
      <w:proofErr w:type="gramEnd"/>
      <w:r w:rsidRPr="00034E12">
        <w:t>Before this update, HydroDyn was previously based solely on fir</w:t>
      </w:r>
      <w:r w:rsidR="005F6FFB">
        <w:t xml:space="preserve">st-order hydrodynamics theory. </w:t>
      </w:r>
      <w:r w:rsidRPr="00034E12">
        <w:t xml:space="preserve">The second-order hydrodynamic implementations include time-domain calculations of difference- (mean- and slow-drift-) and </w:t>
      </w:r>
      <w:r w:rsidR="00A10B4F">
        <w:t xml:space="preserve">sum-frequency terms. </w:t>
      </w:r>
      <w:r w:rsidRPr="00034E12">
        <w:t xml:space="preserve">Second-order wave kinematics </w:t>
      </w:r>
      <w:proofErr w:type="gramStart"/>
      <w:r w:rsidRPr="00034E12">
        <w:t>are</w:t>
      </w:r>
      <w:proofErr w:type="gramEnd"/>
      <w:r w:rsidRPr="00034E12">
        <w:t xml:space="preserve"> applicable to the hydrodynamic loading of thin structural members via strip theory and second-order diffraction loads are applicable to large structural members.</w:t>
      </w:r>
    </w:p>
    <w:p w14:paraId="2164B284" w14:textId="77777777" w:rsidR="00034E12" w:rsidRDefault="00034E12" w:rsidP="00034E12">
      <w:pPr>
        <w:pStyle w:val="ListParagraph"/>
        <w:numPr>
          <w:ilvl w:val="0"/>
          <w:numId w:val="6"/>
        </w:numPr>
      </w:pPr>
      <w:r>
        <w:t xml:space="preserve">We fixed a problem where the </w:t>
      </w:r>
      <w:proofErr w:type="spellStart"/>
      <w:r>
        <w:t>eigenfrequencies</w:t>
      </w:r>
      <w:proofErr w:type="spellEnd"/>
      <w:r>
        <w:t xml:space="preserve"> listed in the SubDyn summary file were incorrect for some models.</w:t>
      </w:r>
    </w:p>
    <w:p w14:paraId="2164B285" w14:textId="77777777"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14:paraId="2164B286" w14:textId="77777777"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21" w:history="1">
        <w:r w:rsidR="004F109B" w:rsidRPr="00100844">
          <w:rPr>
            <w:rStyle w:val="Hyperlink"/>
          </w:rPr>
          <w:t>https://nwtc.nrel.gov/DWM</w:t>
        </w:r>
      </w:hyperlink>
      <w:r w:rsidR="000D67F1">
        <w:t>.</w:t>
      </w:r>
    </w:p>
    <w:p w14:paraId="2164B287" w14:textId="77777777" w:rsidR="008274A4" w:rsidRDefault="008274A4" w:rsidP="008274A4">
      <w:pPr>
        <w:pStyle w:val="Heading2"/>
      </w:pPr>
      <w:bookmarkStart w:id="220" w:name="_Ref412116139"/>
      <w:bookmarkStart w:id="221" w:name="_Toc417470256"/>
      <w:proofErr w:type="gramStart"/>
      <w:r>
        <w:t>v8.08.00c-bjj</w:t>
      </w:r>
      <w:bookmarkEnd w:id="220"/>
      <w:bookmarkEnd w:id="221"/>
      <w:proofErr w:type="gramEnd"/>
    </w:p>
    <w:p w14:paraId="2164B288" w14:textId="77777777"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14:paraId="2164B289" w14:textId="77777777"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22" w:history="1">
        <w:r w:rsidR="00071BEF" w:rsidRPr="00FC7F6C">
          <w:rPr>
            <w:rStyle w:val="Hyperlink"/>
          </w:rPr>
          <w:t>http://www.nrel.gov/docs/fy14osti/60742.pdf</w:t>
        </w:r>
      </w:hyperlink>
      <w:r w:rsidR="00882C88">
        <w:t>.</w:t>
      </w:r>
    </w:p>
    <w:p w14:paraId="2164B28A" w14:textId="77777777" w:rsidR="002C1FAC" w:rsidRDefault="002C1FAC" w:rsidP="00831468">
      <w:pPr>
        <w:pStyle w:val="ListParagraph"/>
        <w:numPr>
          <w:ilvl w:val="0"/>
          <w:numId w:val="6"/>
        </w:numPr>
      </w:pPr>
      <w:r>
        <w:t>The mesh mapping algorithms have been enhanced</w:t>
      </w:r>
      <w:r w:rsidR="00882C88">
        <w:t xml:space="preserve">; see the following paper for theoretical details: </w:t>
      </w:r>
      <w:hyperlink r:id="rId23" w:history="1">
        <w:r w:rsidR="00071BEF" w:rsidRPr="00FC7F6C">
          <w:rPr>
            <w:rStyle w:val="Hyperlink"/>
          </w:rPr>
          <w:t>http://www.nrel.gov/docs/fy14osti/60742.pdf</w:t>
        </w:r>
      </w:hyperlink>
      <w:r w:rsidR="00882C88">
        <w:t>.</w:t>
      </w:r>
    </w:p>
    <w:p w14:paraId="2164B28B" w14:textId="77777777" w:rsidR="00E003F4" w:rsidRDefault="00E003F4" w:rsidP="00831468">
      <w:pPr>
        <w:pStyle w:val="ListParagraph"/>
        <w:numPr>
          <w:ilvl w:val="0"/>
          <w:numId w:val="6"/>
        </w:numPr>
      </w:pPr>
      <w:r>
        <w:t>We now use LAPACK rout</w:t>
      </w:r>
      <w:r w:rsidR="003A36AE">
        <w:t>ines for solving linear systems, which has increased the speed of the simulations.</w:t>
      </w:r>
    </w:p>
    <w:p w14:paraId="2164B28C" w14:textId="77777777" w:rsidR="002C1FAC" w:rsidRDefault="002C1FAC" w:rsidP="00831468">
      <w:pPr>
        <w:pStyle w:val="ListParagraph"/>
        <w:numPr>
          <w:ilvl w:val="0"/>
          <w:numId w:val="6"/>
        </w:numPr>
      </w:pPr>
      <w:r>
        <w:t xml:space="preserve">The glue code allows the option for time-step </w:t>
      </w:r>
      <w:proofErr w:type="spellStart"/>
      <w:r>
        <w:t>subcycling</w:t>
      </w:r>
      <w:proofErr w:type="spellEnd"/>
      <w:r>
        <w:t xml:space="preserve">. Modules can now choose to use </w:t>
      </w:r>
      <w:r>
        <w:rPr>
          <w:i/>
        </w:rPr>
        <w:t xml:space="preserve">smaller </w:t>
      </w:r>
      <w:r>
        <w:t xml:space="preserve">time steps than the glue code, as long as the module time step is an integer divisor </w:t>
      </w:r>
      <w:r>
        <w:lastRenderedPageBreak/>
        <w:t>of the glue-code time step. Note that we have found no cases where this option would be necessary.</w:t>
      </w:r>
    </w:p>
    <w:p w14:paraId="2164B28D" w14:textId="77777777"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222" w:name="_Ref391841077"/>
      <w:r w:rsidR="002C1FAC" w:rsidRPr="00AC31AB">
        <w:rPr>
          <w:rStyle w:val="FootnoteReference"/>
          <w:rFonts w:eastAsia="Times New Roman" w:cs="Times New Roman"/>
          <w:color w:val="000000"/>
        </w:rPr>
        <w:footnoteReference w:id="7"/>
      </w:r>
      <w:bookmarkEnd w:id="222"/>
      <w:r w:rsidR="002C1FAC">
        <w:t>.</w:t>
      </w:r>
    </w:p>
    <w:p w14:paraId="2164B28E" w14:textId="77777777"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8462CD">
        <w:rPr>
          <w:vertAlign w:val="superscript"/>
        </w:rPr>
        <w:t>‡‡</w:t>
      </w:r>
      <w:r w:rsidR="0016100B" w:rsidRPr="0016100B">
        <w:rPr>
          <w:vertAlign w:val="superscript"/>
        </w:rPr>
        <w:fldChar w:fldCharType="end"/>
      </w:r>
      <w:r w:rsidR="002C1FAC">
        <w:t>.</w:t>
      </w:r>
    </w:p>
    <w:p w14:paraId="184E9407" w14:textId="61C7C8F8" w:rsidR="00604402" w:rsidRDefault="0016100B" w:rsidP="00604402">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proofErr w:type="gramStart"/>
      <w:r w:rsidR="008462CD">
        <w:t xml:space="preserve">Figure </w:t>
      </w:r>
      <w:r w:rsidR="008462CD">
        <w:rPr>
          <w:noProof/>
        </w:rPr>
        <w:t>4</w:t>
      </w:r>
      <w:proofErr w:type="gramEnd"/>
      <w:r>
        <w:fldChar w:fldCharType="end"/>
      </w:r>
      <w:r w:rsidR="00604402">
        <w:t xml:space="preserve"> and section “</w:t>
      </w:r>
      <w:r w:rsidR="00604402">
        <w:fldChar w:fldCharType="begin"/>
      </w:r>
      <w:r w:rsidR="00604402">
        <w:instrText xml:space="preserve"> REF _Ref415574957 \h </w:instrText>
      </w:r>
      <w:r w:rsidR="00604402">
        <w:fldChar w:fldCharType="separate"/>
      </w:r>
      <w:r w:rsidR="008462CD">
        <w:t>FAST v8 Input and Output Files</w:t>
      </w:r>
      <w:r w:rsidR="00604402">
        <w:fldChar w:fldCharType="end"/>
      </w:r>
      <w:r w:rsidR="00604402">
        <w:t>.”</w:t>
      </w:r>
    </w:p>
    <w:p w14:paraId="2164B29F" w14:textId="19919A33" w:rsidR="00CE4E89" w:rsidRDefault="00A337F1" w:rsidP="00604402">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14:paraId="2164B2A0" w14:textId="77777777" w:rsidR="00A337F1" w:rsidRDefault="00A337F1" w:rsidP="00CE4E89">
      <w:pPr>
        <w:pStyle w:val="ListParagraph"/>
        <w:numPr>
          <w:ilvl w:val="0"/>
          <w:numId w:val="6"/>
        </w:numPr>
      </w:pPr>
      <w:r>
        <w:t>Information about the Jacobian and time steps was added to the FAST summary file.</w:t>
      </w:r>
    </w:p>
    <w:p w14:paraId="2164B2A1" w14:textId="77777777"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14:paraId="2164B2A2" w14:textId="77777777"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14:paraId="2164B2A3" w14:textId="77777777" w:rsidR="00E003F4" w:rsidRDefault="00E003F4" w:rsidP="00CE4E89">
      <w:pPr>
        <w:pStyle w:val="ListParagraph"/>
        <w:numPr>
          <w:ilvl w:val="0"/>
          <w:numId w:val="6"/>
        </w:numPr>
      </w:pPr>
      <w:r>
        <w:t xml:space="preserve">FAST will now abort if </w:t>
      </w:r>
      <w:proofErr w:type="spellStart"/>
      <w:r>
        <w:t>ElastoDyn’s</w:t>
      </w:r>
      <w:proofErr w:type="spellEnd"/>
      <w:r>
        <w:t xml:space="preserve"> </w:t>
      </w:r>
      <w:proofErr w:type="spellStart"/>
      <w:r w:rsidR="00EA31B9">
        <w:rPr>
          <w:b/>
        </w:rPr>
        <w:t>TowerBsHt</w:t>
      </w:r>
      <w:proofErr w:type="spellEnd"/>
      <w:r w:rsidR="00EA31B9">
        <w:t xml:space="preserve"> </w:t>
      </w:r>
      <w:r>
        <w:t>value is negative for floating offshore systems.</w:t>
      </w:r>
    </w:p>
    <w:p w14:paraId="2164B2A4" w14:textId="77777777"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proofErr w:type="spellStart"/>
      <w:r w:rsidRPr="00831ED9">
        <w:rPr>
          <w:b/>
        </w:rPr>
        <w:t>TeetDmpP</w:t>
      </w:r>
      <w:proofErr w:type="spellEnd"/>
      <w:r w:rsidRPr="00831ED9">
        <w:rPr>
          <w:b/>
        </w:rPr>
        <w:t>.</w:t>
      </w:r>
    </w:p>
    <w:p w14:paraId="2164B2A5" w14:textId="77777777"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14:paraId="2164B2A6" w14:textId="77777777" w:rsidR="000D24F9" w:rsidRDefault="000D24F9" w:rsidP="00CE4E89">
      <w:pPr>
        <w:pStyle w:val="ListParagraph"/>
        <w:numPr>
          <w:ilvl w:val="0"/>
          <w:numId w:val="6"/>
        </w:numPr>
      </w:pPr>
      <w:r>
        <w:t xml:space="preserve">We fixed a problem with </w:t>
      </w:r>
      <w:proofErr w:type="spellStart"/>
      <w:r>
        <w:t>ElastoDyn’s</w:t>
      </w:r>
      <w:proofErr w:type="spellEnd"/>
      <w:r>
        <w:t xml:space="preserve"> implementation of AM4, which incorrectly initialized the state history if corrections steps were taken.</w:t>
      </w:r>
    </w:p>
    <w:p w14:paraId="2164B2A7" w14:textId="77777777" w:rsidR="002A2363" w:rsidRDefault="002A2363" w:rsidP="00CE4E89">
      <w:pPr>
        <w:pStyle w:val="ListParagraph"/>
        <w:numPr>
          <w:ilvl w:val="0"/>
          <w:numId w:val="6"/>
        </w:numPr>
      </w:pPr>
      <w:r>
        <w:t xml:space="preserve">We no longer allow extrapolation orders of </w:t>
      </w:r>
      <w:proofErr w:type="gramStart"/>
      <w:r>
        <w:t>0</w:t>
      </w:r>
      <w:proofErr w:type="gramEnd"/>
      <w:r>
        <w:t xml:space="preserve"> in FAST v8.08.00c-bjj.</w:t>
      </w:r>
    </w:p>
    <w:p w14:paraId="2164B2A8" w14:textId="77777777"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14:paraId="2164B2A9" w14:textId="77777777"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14:paraId="2164B2AA" w14:textId="77777777" w:rsidR="002A2363" w:rsidRDefault="002A2363" w:rsidP="00CE4E89">
      <w:pPr>
        <w:pStyle w:val="ListParagraph"/>
        <w:numPr>
          <w:ilvl w:val="0"/>
          <w:numId w:val="6"/>
        </w:numPr>
      </w:pPr>
      <w:r>
        <w:t>We set the time steps of the floating offshore certification tests to be the same as they were in FAST v7.02.00d</w:t>
      </w:r>
    </w:p>
    <w:p w14:paraId="2164B2AB" w14:textId="77777777"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14:paraId="2164B2AC" w14:textId="77777777" w:rsidR="003A36AE" w:rsidRDefault="00717098" w:rsidP="00CE4E89">
      <w:pPr>
        <w:pStyle w:val="ListParagraph"/>
        <w:numPr>
          <w:ilvl w:val="0"/>
          <w:numId w:val="6"/>
        </w:numPr>
      </w:pPr>
      <w:r>
        <w:t>We have added some more utility files to the FAST archive, including:</w:t>
      </w:r>
    </w:p>
    <w:p w14:paraId="2164B2AD" w14:textId="77777777" w:rsidR="00717098" w:rsidRDefault="00717098" w:rsidP="00717098">
      <w:pPr>
        <w:pStyle w:val="ListParagraph"/>
        <w:numPr>
          <w:ilvl w:val="1"/>
          <w:numId w:val="6"/>
        </w:numPr>
      </w:pPr>
      <w:proofErr w:type="spellStart"/>
      <w:r>
        <w:t>PlotFASToutput.m</w:t>
      </w:r>
      <w:proofErr w:type="spellEnd"/>
      <w:r>
        <w:t xml:space="preserve">, a MATLAB function that can plot some or all channels of one or more FAST </w:t>
      </w:r>
      <w:r w:rsidR="009F2717">
        <w:t xml:space="preserve">time-series </w:t>
      </w:r>
      <w:r>
        <w:t>output files.</w:t>
      </w:r>
    </w:p>
    <w:p w14:paraId="2164B2AE" w14:textId="77777777" w:rsidR="00717098" w:rsidRDefault="00717098" w:rsidP="00717098">
      <w:pPr>
        <w:pStyle w:val="ListParagraph"/>
        <w:numPr>
          <w:ilvl w:val="1"/>
          <w:numId w:val="6"/>
        </w:numPr>
      </w:pPr>
      <w:proofErr w:type="spellStart"/>
      <w:r>
        <w:t>ReadSubDynSummary.m</w:t>
      </w:r>
      <w:proofErr w:type="spellEnd"/>
      <w:r>
        <w:t xml:space="preserve">, a MATLAB function that can read the SubDyn summary file and put the data into a </w:t>
      </w:r>
      <w:r w:rsidR="00AE3A86">
        <w:t xml:space="preserve">MATLAB </w:t>
      </w:r>
      <w:r>
        <w:t>data-structure.</w:t>
      </w:r>
    </w:p>
    <w:p w14:paraId="2164B2AF" w14:textId="77777777"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14:paraId="2164B2B0" w14:textId="77777777" w:rsidR="00217CBB" w:rsidRDefault="00217CBB" w:rsidP="00831468">
      <w:pPr>
        <w:pStyle w:val="ListParagraph"/>
        <w:numPr>
          <w:ilvl w:val="0"/>
          <w:numId w:val="6"/>
        </w:numPr>
      </w:pPr>
      <w:r>
        <w:lastRenderedPageBreak/>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14:paraId="2E2DC202" w14:textId="77777777" w:rsidR="00256CFF" w:rsidRDefault="00256CFF" w:rsidP="00256CFF">
      <w:pPr>
        <w:pStyle w:val="Heading2"/>
      </w:pPr>
      <w:bookmarkStart w:id="223" w:name="_Toc417470257"/>
      <w:proofErr w:type="gramStart"/>
      <w:r>
        <w:t>v8.03.02b-bjj</w:t>
      </w:r>
      <w:bookmarkEnd w:id="223"/>
      <w:proofErr w:type="gramEnd"/>
    </w:p>
    <w:p w14:paraId="2C78A07E" w14:textId="77777777" w:rsidR="00256CFF" w:rsidRDefault="00256CFF" w:rsidP="00256CFF">
      <w:r>
        <w:t>Tasks completed to develop FAST v8 included:</w:t>
      </w:r>
    </w:p>
    <w:p w14:paraId="2AB1CC7B" w14:textId="77777777" w:rsidR="00256CFF" w:rsidRDefault="00256CFF" w:rsidP="00256CFF">
      <w:pPr>
        <w:pStyle w:val="ListParagraph"/>
        <w:numPr>
          <w:ilvl w:val="0"/>
          <w:numId w:val="6"/>
        </w:numPr>
      </w:pPr>
      <w:r>
        <w:t xml:space="preserve">Converted FAST and its various modules (including AeroDyn and HydroDyn) into the </w:t>
      </w:r>
      <w:hyperlink r:id="rId24" w:history="1">
        <w:r w:rsidRPr="00E7113A">
          <w:rPr>
            <w:rStyle w:val="Hyperlink"/>
          </w:rPr>
          <w:t>new modularization framework</w:t>
        </w:r>
      </w:hyperlink>
      <w:r>
        <w:t xml:space="preserve"> (splitting out the controls and electrical-drive dynamics into a new ServoDyn module and structural dynamics into a new ElastoDyn module),</w:t>
      </w:r>
    </w:p>
    <w:p w14:paraId="01FE41D6" w14:textId="77777777" w:rsidR="00256CFF" w:rsidRDefault="00256CFF" w:rsidP="00256CFF">
      <w:pPr>
        <w:pStyle w:val="ListParagraph"/>
        <w:numPr>
          <w:ilvl w:val="0"/>
          <w:numId w:val="6"/>
        </w:numPr>
      </w:pPr>
      <w:r>
        <w:t>Implemented a new driver program (glue code) supporting loose coupling of the modules,</w:t>
      </w:r>
    </w:p>
    <w:p w14:paraId="1230563C" w14:textId="77777777" w:rsidR="00256CFF" w:rsidRDefault="00256CFF" w:rsidP="00256CFF">
      <w:pPr>
        <w:pStyle w:val="ListParagraph"/>
        <w:numPr>
          <w:ilvl w:val="0"/>
          <w:numId w:val="6"/>
        </w:numPr>
      </w:pPr>
      <w:r>
        <w:t xml:space="preserve">Developed mesh-to-mesh mapping schemes between module-independent discretizations of the spatial boundaries between modules, </w:t>
      </w:r>
    </w:p>
    <w:p w14:paraId="6368E4B5" w14:textId="77777777" w:rsidR="00256CFF" w:rsidRDefault="00256CFF" w:rsidP="00256CFF">
      <w:pPr>
        <w:pStyle w:val="ListParagraph"/>
        <w:numPr>
          <w:ilvl w:val="0"/>
          <w:numId w:val="6"/>
        </w:numPr>
      </w:pPr>
      <w:r>
        <w:t>Coupled in the recently developed SubDyn module for multi-member substructure structural dynamics and MAP module for multi-segmented mooring quasi-statics, and</w:t>
      </w:r>
    </w:p>
    <w:p w14:paraId="4A1AEB57" w14:textId="77777777" w:rsidR="00256CFF" w:rsidRDefault="00256CFF" w:rsidP="00256CFF">
      <w:pPr>
        <w:pStyle w:val="ListParagraph"/>
        <w:numPr>
          <w:ilvl w:val="0"/>
          <w:numId w:val="6"/>
        </w:numPr>
      </w:pPr>
      <w:r>
        <w:t>Included a series of models using the NREL 5-MW Baseline wind turbine in the CertTest, including offshore configurations.</w:t>
      </w:r>
    </w:p>
    <w:p w14:paraId="05C33E8D" w14:textId="77777777" w:rsidR="00256CFF" w:rsidRDefault="00256CFF" w:rsidP="00256CFF">
      <w:r>
        <w:t>The driver program (glue code) couples the modules together; it controls the overall simulation progress and maps module outputs to inputs. We use the name “FAST” both for the driver program (glue code) and overall coupled code.</w:t>
      </w:r>
    </w:p>
    <w:p w14:paraId="009236B9" w14:textId="0220669A" w:rsidR="00FC2BAB" w:rsidRDefault="00FC2BAB" w:rsidP="00AD1B9B">
      <w:pPr>
        <w:pStyle w:val="Heading1"/>
      </w:pPr>
      <w:bookmarkStart w:id="224" w:name="_Ref415574957"/>
      <w:bookmarkStart w:id="225" w:name="_Toc417470258"/>
      <w:r>
        <w:t>FAST v8 Input and Output Files</w:t>
      </w:r>
      <w:bookmarkEnd w:id="224"/>
      <w:bookmarkEnd w:id="225"/>
    </w:p>
    <w:p w14:paraId="4C358DD1" w14:textId="77777777" w:rsidR="00604402" w:rsidRDefault="00256CFF" w:rsidP="00256CFF">
      <w:r>
        <w:t xml:space="preserve">FAST and each of its modules, except InflowWind, have their own input files; see </w:t>
      </w:r>
      <w:r>
        <w:fldChar w:fldCharType="begin"/>
      </w:r>
      <w:r>
        <w:instrText xml:space="preserve"> REF _Ref352753427 \h </w:instrText>
      </w:r>
      <w:r>
        <w:fldChar w:fldCharType="separate"/>
      </w:r>
      <w:r w:rsidR="008462CD">
        <w:t xml:space="preserve">Figure </w:t>
      </w:r>
      <w:r w:rsidR="008462CD">
        <w:rPr>
          <w:noProof/>
        </w:rPr>
        <w:t>4</w:t>
      </w:r>
      <w:r>
        <w:fldChar w:fldCharType="end"/>
      </w:r>
      <w:r>
        <w:t>.</w:t>
      </w:r>
      <w:r w:rsidR="00604402">
        <w:t xml:space="preserve"> </w:t>
      </w:r>
    </w:p>
    <w:p w14:paraId="1A9166D1" w14:textId="37CBCBA3" w:rsidR="00604402" w:rsidRDefault="00604402" w:rsidP="00AD1B9B">
      <w:pPr>
        <w:pStyle w:val="Heading2"/>
      </w:pPr>
      <w:bookmarkStart w:id="226" w:name="_Toc417470259"/>
      <w:r>
        <w:t>File Naming Conventions</w:t>
      </w:r>
      <w:bookmarkEnd w:id="226"/>
    </w:p>
    <w:p w14:paraId="4394982B" w14:textId="57222A67" w:rsidR="00604402" w:rsidRDefault="00604402" w:rsidP="00256CFF">
      <w:r>
        <w:t xml:space="preserve">Input files do not need particular extensions. </w:t>
      </w:r>
    </w:p>
    <w:p w14:paraId="500E1587" w14:textId="369E82B6" w:rsidR="00604402" w:rsidRDefault="00604402" w:rsidP="00256CFF">
      <w:r>
        <w:t>Files generated by FAST are named</w:t>
      </w:r>
      <w:r>
        <w:br/>
      </w:r>
      <w:r>
        <w:tab/>
      </w:r>
      <w:r>
        <w:tab/>
      </w:r>
      <w:r>
        <w:tab/>
        <w:t>&lt;</w:t>
      </w:r>
      <w:proofErr w:type="spellStart"/>
      <w:r>
        <w:t>RootName</w:t>
      </w:r>
      <w:proofErr w:type="spellEnd"/>
      <w:r>
        <w:t>&gt;.&lt;</w:t>
      </w:r>
      <w:proofErr w:type="spellStart"/>
      <w:r>
        <w:t>ext</w:t>
      </w:r>
      <w:proofErr w:type="spellEnd"/>
      <w:r>
        <w:t>&gt;</w:t>
      </w:r>
      <w:r>
        <w:br/>
        <w:t xml:space="preserve">and files generated by FAST modules are named </w:t>
      </w:r>
      <w:r>
        <w:br/>
      </w:r>
      <w:r>
        <w:tab/>
      </w:r>
      <w:r>
        <w:tab/>
      </w:r>
      <w:r>
        <w:tab/>
        <w:t>&lt;</w:t>
      </w:r>
      <w:proofErr w:type="spellStart"/>
      <w:r>
        <w:t>RootName</w:t>
      </w:r>
      <w:proofErr w:type="spellEnd"/>
      <w:r>
        <w:t>&gt;.&lt;</w:t>
      </w:r>
      <w:proofErr w:type="spellStart"/>
      <w:r>
        <w:t>ModName</w:t>
      </w:r>
      <w:proofErr w:type="spellEnd"/>
      <w:r>
        <w:t>&gt;.&lt;</w:t>
      </w:r>
      <w:proofErr w:type="spellStart"/>
      <w:r>
        <w:t>ext</w:t>
      </w:r>
      <w:proofErr w:type="spellEnd"/>
      <w:r>
        <w:t xml:space="preserve">&gt; </w:t>
      </w:r>
      <w:r>
        <w:br/>
        <w:t>where &lt;</w:t>
      </w:r>
      <w:proofErr w:type="spellStart"/>
      <w:r>
        <w:t>RootName</w:t>
      </w:r>
      <w:proofErr w:type="spellEnd"/>
      <w:r>
        <w:t>&gt; is the root name of the primary FAST input file (the file name, including path, without the extension), &lt;</w:t>
      </w:r>
      <w:proofErr w:type="spellStart"/>
      <w:r>
        <w:t>ModName</w:t>
      </w:r>
      <w:proofErr w:type="spellEnd"/>
      <w:r>
        <w:t>&gt; is an abbreviation for the module generating the file, and &lt;</w:t>
      </w:r>
      <w:proofErr w:type="spellStart"/>
      <w:r>
        <w:t>ext</w:t>
      </w:r>
      <w:proofErr w:type="spellEnd"/>
      <w:r>
        <w:t>&gt; is the file extension. File extensions currently are:</w:t>
      </w:r>
    </w:p>
    <w:tbl>
      <w:tblPr>
        <w:tblStyle w:val="MediumList1-Accent1"/>
        <w:tblW w:w="0" w:type="auto"/>
        <w:jc w:val="center"/>
        <w:tblLook w:val="04A0" w:firstRow="1" w:lastRow="0" w:firstColumn="1" w:lastColumn="0" w:noHBand="0" w:noVBand="1"/>
      </w:tblPr>
      <w:tblGrid>
        <w:gridCol w:w="2700"/>
        <w:gridCol w:w="5490"/>
      </w:tblGrid>
      <w:tr w:rsidR="00604402" w14:paraId="5D552BF4" w14:textId="77777777" w:rsidTr="00604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475CC744" w14:textId="77777777" w:rsidR="00604402" w:rsidRDefault="00604402" w:rsidP="00604402">
            <w:pPr>
              <w:jc w:val="center"/>
            </w:pPr>
            <w:r>
              <w:t>Output file extension</w:t>
            </w:r>
          </w:p>
        </w:tc>
        <w:tc>
          <w:tcPr>
            <w:tcW w:w="5490" w:type="dxa"/>
          </w:tcPr>
          <w:p w14:paraId="4D5552C5" w14:textId="77777777" w:rsidR="00604402" w:rsidRPr="00BE4686" w:rsidRDefault="00604402" w:rsidP="00604402">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604402" w14:paraId="220AF187"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2784080F" w14:textId="77777777" w:rsidR="00604402" w:rsidRPr="00BE4686" w:rsidRDefault="00604402" w:rsidP="00604402">
            <w:pPr>
              <w:jc w:val="center"/>
              <w:rPr>
                <w:b w:val="0"/>
              </w:rPr>
            </w:pPr>
            <w:r>
              <w:rPr>
                <w:b w:val="0"/>
              </w:rPr>
              <w:t>sum</w:t>
            </w:r>
          </w:p>
        </w:tc>
        <w:tc>
          <w:tcPr>
            <w:tcW w:w="5490" w:type="dxa"/>
          </w:tcPr>
          <w:p w14:paraId="0F35E7D1"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Summary file</w:t>
            </w:r>
          </w:p>
        </w:tc>
      </w:tr>
      <w:tr w:rsidR="00604402" w14:paraId="369218A7"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18E08F27" w14:textId="77777777" w:rsidR="00604402" w:rsidRPr="00BE4686" w:rsidRDefault="00604402" w:rsidP="00604402">
            <w:pPr>
              <w:jc w:val="center"/>
              <w:rPr>
                <w:b w:val="0"/>
              </w:rPr>
            </w:pPr>
            <w:r>
              <w:rPr>
                <w:b w:val="0"/>
              </w:rPr>
              <w:t>out</w:t>
            </w:r>
          </w:p>
        </w:tc>
        <w:tc>
          <w:tcPr>
            <w:tcW w:w="5490" w:type="dxa"/>
          </w:tcPr>
          <w:p w14:paraId="79E08D1A"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604402" w14:paraId="0038DE84"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1DC8A266" w14:textId="77777777" w:rsidR="00604402" w:rsidRPr="00BE4686" w:rsidRDefault="00604402" w:rsidP="00604402">
            <w:pPr>
              <w:jc w:val="center"/>
              <w:rPr>
                <w:b w:val="0"/>
              </w:rPr>
            </w:pPr>
            <w:proofErr w:type="spellStart"/>
            <w:r>
              <w:rPr>
                <w:b w:val="0"/>
              </w:rPr>
              <w:t>outb</w:t>
            </w:r>
            <w:proofErr w:type="spellEnd"/>
          </w:p>
        </w:tc>
        <w:tc>
          <w:tcPr>
            <w:tcW w:w="5490" w:type="dxa"/>
          </w:tcPr>
          <w:p w14:paraId="350AF3D4"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604402" w14:paraId="3F272B65"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20BD20E8" w14:textId="77777777" w:rsidR="00604402" w:rsidRPr="00BE4686" w:rsidRDefault="00604402" w:rsidP="00604402">
            <w:pPr>
              <w:jc w:val="center"/>
              <w:rPr>
                <w:b w:val="0"/>
              </w:rPr>
            </w:pPr>
            <w:proofErr w:type="spellStart"/>
            <w:r>
              <w:rPr>
                <w:b w:val="0"/>
              </w:rPr>
              <w:t>ech</w:t>
            </w:r>
            <w:proofErr w:type="spellEnd"/>
          </w:p>
        </w:tc>
        <w:tc>
          <w:tcPr>
            <w:tcW w:w="5490" w:type="dxa"/>
          </w:tcPr>
          <w:p w14:paraId="12A42B8B"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Echo of input file (primarily for debugging)</w:t>
            </w:r>
          </w:p>
        </w:tc>
      </w:tr>
      <w:tr w:rsidR="005B6929" w14:paraId="08474AC3" w14:textId="77777777" w:rsidTr="00604402">
        <w:trPr>
          <w:cnfStyle w:val="000000100000" w:firstRow="0" w:lastRow="0" w:firstColumn="0" w:lastColumn="0" w:oddVBand="0" w:evenVBand="0" w:oddHBand="1" w:evenHBand="0" w:firstRowFirstColumn="0" w:firstRowLastColumn="0" w:lastRowFirstColumn="0" w:lastRowLastColumn="0"/>
          <w:jc w:val="center"/>
          <w:ins w:id="227" w:author="Bonnie Jonkman" w:date="2015-04-15T12:43:00Z"/>
        </w:trPr>
        <w:tc>
          <w:tcPr>
            <w:cnfStyle w:val="001000000000" w:firstRow="0" w:lastRow="0" w:firstColumn="1" w:lastColumn="0" w:oddVBand="0" w:evenVBand="0" w:oddHBand="0" w:evenHBand="0" w:firstRowFirstColumn="0" w:firstRowLastColumn="0" w:lastRowFirstColumn="0" w:lastRowLastColumn="0"/>
            <w:tcW w:w="2700" w:type="dxa"/>
          </w:tcPr>
          <w:p w14:paraId="3D109473" w14:textId="320BD80F" w:rsidR="005B6929" w:rsidRDefault="005B6929" w:rsidP="00604402">
            <w:pPr>
              <w:jc w:val="center"/>
              <w:rPr>
                <w:ins w:id="228" w:author="Bonnie Jonkman" w:date="2015-04-15T12:43:00Z"/>
              </w:rPr>
            </w:pPr>
            <w:proofErr w:type="spellStart"/>
            <w:ins w:id="229" w:author="Bonnie Jonkman" w:date="2015-04-15T12:43:00Z">
              <w:r>
                <w:t>chkp</w:t>
              </w:r>
              <w:proofErr w:type="spellEnd"/>
            </w:ins>
          </w:p>
        </w:tc>
        <w:tc>
          <w:tcPr>
            <w:tcW w:w="5490" w:type="dxa"/>
          </w:tcPr>
          <w:p w14:paraId="401BDF03" w14:textId="46D2707B" w:rsidR="005B6929" w:rsidRDefault="005B6929" w:rsidP="00604402">
            <w:pPr>
              <w:cnfStyle w:val="000000100000" w:firstRow="0" w:lastRow="0" w:firstColumn="0" w:lastColumn="0" w:oddVBand="0" w:evenVBand="0" w:oddHBand="1" w:evenHBand="0" w:firstRowFirstColumn="0" w:firstRowLastColumn="0" w:lastRowFirstColumn="0" w:lastRowLastColumn="0"/>
              <w:rPr>
                <w:ins w:id="230" w:author="Bonnie Jonkman" w:date="2015-04-15T12:43:00Z"/>
              </w:rPr>
            </w:pPr>
            <w:ins w:id="231" w:author="Bonnie Jonkman" w:date="2015-04-15T12:43:00Z">
              <w:r>
                <w:t>Checkpoint files for restart capability</w:t>
              </w:r>
            </w:ins>
          </w:p>
        </w:tc>
      </w:tr>
    </w:tbl>
    <w:p w14:paraId="7F40DAF3" w14:textId="77777777" w:rsidR="00604402" w:rsidRDefault="00604402" w:rsidP="00256CFF"/>
    <w:p w14:paraId="2E4367D0" w14:textId="6C322255" w:rsidR="00256CFF" w:rsidRDefault="00604402" w:rsidP="00256CFF">
      <w:r>
        <w:t xml:space="preserve">When FAST is called as a library from Simulink, the output files are named </w:t>
      </w:r>
      <w:r>
        <w:br/>
      </w:r>
      <w:r>
        <w:tab/>
      </w:r>
      <w:r>
        <w:tab/>
      </w:r>
      <w:r>
        <w:tab/>
        <w:t>&lt;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w:t>
      </w:r>
    </w:p>
    <w:p w14:paraId="5A5C1AD4" w14:textId="1A7E0BE9" w:rsidR="00604402" w:rsidRDefault="00604402" w:rsidP="00256CFF">
      <w:proofErr w:type="gramStart"/>
      <w:r>
        <w:t>and</w:t>
      </w:r>
      <w:proofErr w:type="gramEnd"/>
    </w:p>
    <w:p w14:paraId="26A2FA92" w14:textId="55738802" w:rsidR="00604402" w:rsidRDefault="00604402" w:rsidP="00604402">
      <w:r>
        <w:tab/>
      </w:r>
      <w:r>
        <w:tab/>
      </w:r>
      <w:r>
        <w:tab/>
        <w:t>&lt;</w:t>
      </w:r>
      <w:proofErr w:type="spellStart"/>
      <w:r>
        <w:t>RootName</w:t>
      </w:r>
      <w:proofErr w:type="spellEnd"/>
      <w:r>
        <w:t>&gt;.</w:t>
      </w:r>
      <w:proofErr w:type="spellStart"/>
      <w:r>
        <w:t>SFunc</w:t>
      </w:r>
      <w:proofErr w:type="spellEnd"/>
      <w:proofErr w:type="gramStart"/>
      <w:r>
        <w:t>.&lt;</w:t>
      </w:r>
      <w:proofErr w:type="spellStart"/>
      <w:proofErr w:type="gramEnd"/>
      <w:r>
        <w:t>ModName</w:t>
      </w:r>
      <w:proofErr w:type="spellEnd"/>
      <w:r>
        <w:t>&gt;.&lt;</w:t>
      </w:r>
      <w:proofErr w:type="spellStart"/>
      <w:r>
        <w:t>ext</w:t>
      </w:r>
      <w:proofErr w:type="spellEnd"/>
      <w:r>
        <w:t>&gt;</w:t>
      </w:r>
    </w:p>
    <w:p w14:paraId="2164B2B1" w14:textId="5E916018" w:rsidR="00CE6A2F" w:rsidRDefault="00CE6A2F" w:rsidP="00CE6A2F">
      <w:pPr>
        <w:keepNext/>
      </w:pPr>
      <w:r>
        <w:br w:type="page"/>
      </w:r>
      <w:r w:rsidR="00526596">
        <w:rPr>
          <w:noProof/>
        </w:rPr>
        <w:lastRenderedPageBreak/>
        <w:drawing>
          <wp:inline distT="0" distB="0" distL="0" distR="0" wp14:anchorId="0A205436" wp14:editId="03E70BC0">
            <wp:extent cx="5943600" cy="7433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433310"/>
                    </a:xfrm>
                    <a:prstGeom prst="rect">
                      <a:avLst/>
                    </a:prstGeom>
                  </pic:spPr>
                </pic:pic>
              </a:graphicData>
            </a:graphic>
          </wp:inline>
        </w:drawing>
      </w:r>
    </w:p>
    <w:p w14:paraId="2164B2B2" w14:textId="77777777" w:rsidR="00CE6A2F" w:rsidRPr="00CE2DA4" w:rsidRDefault="00CE6A2F" w:rsidP="00CE6A2F">
      <w:pPr>
        <w:pStyle w:val="Caption"/>
        <w:jc w:val="center"/>
      </w:pPr>
      <w:bookmarkStart w:id="232" w:name="_Ref352753427"/>
      <w:r>
        <w:t xml:space="preserve">Figure </w:t>
      </w:r>
      <w:fldSimple w:instr=" SEQ Figure \* ARABIC ">
        <w:r w:rsidR="008462CD">
          <w:rPr>
            <w:noProof/>
          </w:rPr>
          <w:t>4</w:t>
        </w:r>
      </w:fldSimple>
      <w:bookmarkEnd w:id="232"/>
      <w:r>
        <w:t xml:space="preserve">: Summary of Input and Output Files for FAST </w:t>
      </w:r>
      <w:r w:rsidRPr="00195D86">
        <w:t>v8.</w:t>
      </w:r>
      <w:r w:rsidR="009250CC">
        <w:t>1</w:t>
      </w:r>
      <w:r w:rsidR="008F1D42" w:rsidRPr="00195D86">
        <w:t>0</w:t>
      </w:r>
      <w:r w:rsidRPr="00195D86">
        <w:t>.</w:t>
      </w:r>
      <w:r w:rsidR="008F1D42" w:rsidRPr="00195D86">
        <w:t>00</w:t>
      </w:r>
      <w:r w:rsidR="008F1D42">
        <w:t>a</w:t>
      </w:r>
      <w:r w:rsidRPr="00195D86">
        <w:t>-bjj</w:t>
      </w:r>
    </w:p>
    <w:p w14:paraId="2164B375" w14:textId="77777777" w:rsidR="007A051E" w:rsidRDefault="00487BBF" w:rsidP="00AD1B9B">
      <w:pPr>
        <w:pStyle w:val="Heading2"/>
      </w:pPr>
      <w:bookmarkStart w:id="233" w:name="_Ref391883796"/>
      <w:bookmarkStart w:id="234" w:name="_Toc417470260"/>
      <w:bookmarkStart w:id="235" w:name="_Ref352702959"/>
      <w:r>
        <w:lastRenderedPageBreak/>
        <w:t xml:space="preserve">Variables Specified in the </w:t>
      </w:r>
      <w:r w:rsidR="007A051E">
        <w:t>FAST Primary Input File</w:t>
      </w:r>
      <w:bookmarkEnd w:id="233"/>
      <w:bookmarkEnd w:id="234"/>
    </w:p>
    <w:p w14:paraId="2164B376" w14:textId="14FE09FB"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8462CD">
        <w:t xml:space="preserve">Appendix </w:t>
      </w:r>
      <w:r w:rsidR="008462CD">
        <w:rPr>
          <w:noProof/>
        </w:rPr>
        <w:t>A</w:t>
      </w:r>
      <w:r w:rsidR="008462CD">
        <w:t>: Example FAST v8.11.* Input File</w:t>
      </w:r>
      <w:r w:rsidR="002A47ED">
        <w:fldChar w:fldCharType="end"/>
      </w:r>
      <w:r w:rsidR="00EF2B14">
        <w:t>.</w:t>
      </w:r>
    </w:p>
    <w:p w14:paraId="2164B377" w14:textId="77777777" w:rsidR="00460C71" w:rsidRDefault="00460C71" w:rsidP="00AD1B9B">
      <w:pPr>
        <w:pStyle w:val="Heading3"/>
      </w:pPr>
      <w:r>
        <w:t>Simulation Control</w:t>
      </w:r>
    </w:p>
    <w:p w14:paraId="2164B378" w14:textId="77777777" w:rsidR="00BC368A" w:rsidRPr="00BC368A" w:rsidRDefault="00BC368A" w:rsidP="00BC368A">
      <w:r>
        <w:t>This section of the input file contains options for controlling the simulation.</w:t>
      </w:r>
    </w:p>
    <w:p w14:paraId="2164B379" w14:textId="77777777" w:rsidR="00460C71" w:rsidRDefault="00460C71" w:rsidP="00AD1B9B">
      <w:pPr>
        <w:pStyle w:val="Heading4"/>
      </w:pPr>
      <w:r>
        <w:t>Echo</w:t>
      </w:r>
      <w:r w:rsidR="009C1B4E">
        <w:t>: Echo input data to &lt;</w:t>
      </w:r>
      <w:proofErr w:type="spellStart"/>
      <w:r w:rsidR="009C1B4E">
        <w:t>RootName</w:t>
      </w:r>
      <w:proofErr w:type="spellEnd"/>
      <w:r w:rsidR="009C1B4E">
        <w:t>&gt;.</w:t>
      </w:r>
      <w:proofErr w:type="spellStart"/>
      <w:r w:rsidR="009C1B4E">
        <w:t>ech</w:t>
      </w:r>
      <w:proofErr w:type="spellEnd"/>
      <w:r w:rsidR="009C1B4E">
        <w:t xml:space="preserve"> </w:t>
      </w:r>
      <w:r w:rsidR="00E76264">
        <w:t>[T/F]</w:t>
      </w:r>
    </w:p>
    <w:p w14:paraId="2164B37A" w14:textId="77777777" w:rsidR="00460C71" w:rsidRDefault="004A39F6" w:rsidP="00460C71">
      <w:r>
        <w:t>Setting this flag to “</w:t>
      </w:r>
      <w:r w:rsidR="008E79AA">
        <w:t>True</w:t>
      </w:r>
      <w:r>
        <w:t xml:space="preserve">” will result in the FAST </w:t>
      </w:r>
      <w:r w:rsidR="007D09CB">
        <w:t xml:space="preserve">primary input </w:t>
      </w:r>
      <w:r>
        <w:t>file being echoed to a file named “&lt;</w:t>
      </w:r>
      <w:proofErr w:type="spellStart"/>
      <w:r>
        <w:t>RootName</w:t>
      </w:r>
      <w:proofErr w:type="spellEnd"/>
      <w:r>
        <w:t>&gt;.</w:t>
      </w:r>
      <w:proofErr w:type="spellStart"/>
      <w:r>
        <w:t>ech</w:t>
      </w:r>
      <w:proofErr w:type="spellEnd"/>
      <w:r>
        <w:t>” where &lt;</w:t>
      </w:r>
      <w:proofErr w:type="spellStart"/>
      <w:r>
        <w:t>RootName</w:t>
      </w:r>
      <w:proofErr w:type="spellEnd"/>
      <w:r>
        <w:t xml:space="preserv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14:paraId="2164B37B" w14:textId="77777777" w:rsidR="00460C71" w:rsidRDefault="00460C71" w:rsidP="00AD1B9B">
      <w:pPr>
        <w:pStyle w:val="Heading4"/>
      </w:pPr>
      <w:proofErr w:type="spellStart"/>
      <w:r>
        <w:t>AbortLevel</w:t>
      </w:r>
      <w:proofErr w:type="spellEnd"/>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14:paraId="2164B37C" w14:textId="77777777"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14:paraId="2164B37D" w14:textId="77777777" w:rsidR="00B73836" w:rsidRDefault="00B23118" w:rsidP="00460C71">
      <w:r>
        <w:t>Fatal</w:t>
      </w:r>
      <w:r w:rsidR="00B73836">
        <w:t xml:space="preserve"> errors are those from which the program cannot recover. For example:</w:t>
      </w:r>
    </w:p>
    <w:p w14:paraId="2164B37E" w14:textId="77777777" w:rsidR="00B73836" w:rsidRDefault="00B73836" w:rsidP="00B73836">
      <w:pPr>
        <w:pStyle w:val="ListParagraph"/>
        <w:numPr>
          <w:ilvl w:val="0"/>
          <w:numId w:val="8"/>
        </w:numPr>
      </w:pPr>
      <w:r>
        <w:t>Running out of memory when trying to allocate space for variables.</w:t>
      </w:r>
    </w:p>
    <w:p w14:paraId="2164B37F" w14:textId="77777777" w:rsidR="00B73836" w:rsidRDefault="00B73836" w:rsidP="00B73836">
      <w:pPr>
        <w:pStyle w:val="ListParagraph"/>
        <w:numPr>
          <w:ilvl w:val="0"/>
          <w:numId w:val="8"/>
        </w:numPr>
      </w:pPr>
      <w:r>
        <w:t>Trying to read a number from a line of an input file that does not contain numeric values.</w:t>
      </w:r>
    </w:p>
    <w:p w14:paraId="2164B380" w14:textId="77777777" w:rsidR="00B73836" w:rsidRDefault="00B73836" w:rsidP="00B73836">
      <w:pPr>
        <w:pStyle w:val="ListParagraph"/>
        <w:numPr>
          <w:ilvl w:val="0"/>
          <w:numId w:val="8"/>
        </w:numPr>
      </w:pPr>
      <w:r>
        <w:t>Reaching the end of an input file before reading all the necessary information.</w:t>
      </w:r>
    </w:p>
    <w:p w14:paraId="2164B381" w14:textId="77777777" w:rsidR="008B7344" w:rsidRDefault="008B7344" w:rsidP="00B73836">
      <w:pPr>
        <w:pStyle w:val="ListParagraph"/>
        <w:numPr>
          <w:ilvl w:val="0"/>
          <w:numId w:val="8"/>
        </w:numPr>
      </w:pPr>
      <w:r>
        <w:t>Trying to open a file for writing, but the file is locked from another process.</w:t>
      </w:r>
    </w:p>
    <w:p w14:paraId="2164B382" w14:textId="77777777" w:rsidR="004C4A8A" w:rsidRDefault="00B23118" w:rsidP="00460C71">
      <w:r>
        <w:t>Some examples of severe</w:t>
      </w:r>
      <w:r w:rsidR="004C4A8A">
        <w:t xml:space="preserve"> errors include the following:</w:t>
      </w:r>
    </w:p>
    <w:p w14:paraId="2164B383" w14:textId="77777777" w:rsidR="004C4A8A" w:rsidRDefault="004C4A8A" w:rsidP="004C4A8A">
      <w:pPr>
        <w:pStyle w:val="ListParagraph"/>
        <w:numPr>
          <w:ilvl w:val="0"/>
          <w:numId w:val="7"/>
        </w:numPr>
      </w:pPr>
      <w:r>
        <w:t xml:space="preserve">A format </w:t>
      </w:r>
      <w:proofErr w:type="spellStart"/>
      <w:r>
        <w:t>specifier</w:t>
      </w:r>
      <w:proofErr w:type="spellEnd"/>
      <w:r>
        <w:t xml:space="preserve"> for real numbers is to</w:t>
      </w:r>
      <w:r w:rsidR="00B52DBD">
        <w:t>o</w:t>
      </w:r>
      <w:r>
        <w:t xml:space="preserve"> narrow to print </w:t>
      </w:r>
      <w:r w:rsidR="00CF0284">
        <w:t>“</w:t>
      </w:r>
      <w:r>
        <w:t>–1.0</w:t>
      </w:r>
      <w:r w:rsidR="00CF0284">
        <w:t>”</w:t>
      </w:r>
      <w:r>
        <w:t>, so output files will almost certainly contain “***” instead of actual numbers.</w:t>
      </w:r>
    </w:p>
    <w:p w14:paraId="2164B384" w14:textId="77777777" w:rsidR="004C4A8A" w:rsidRDefault="004C4A8A" w:rsidP="004C4A8A">
      <w:pPr>
        <w:pStyle w:val="ListParagraph"/>
        <w:numPr>
          <w:ilvl w:val="0"/>
          <w:numId w:val="7"/>
        </w:numPr>
      </w:pPr>
      <w:r>
        <w:t xml:space="preserve">When trying to read a numeric value, </w:t>
      </w:r>
      <w:r w:rsidR="00143736">
        <w:t xml:space="preserve">logical </w:t>
      </w:r>
      <w:r>
        <w:t xml:space="preserve">“True” or “False” values were found instead. </w:t>
      </w:r>
      <w:proofErr w:type="gramStart"/>
      <w:r>
        <w:t>Fortran</w:t>
      </w:r>
      <w:proofErr w:type="gramEnd"/>
      <w:r>
        <w:t xml:space="preserve"> interprets them as 0 or 1, but that may not be what the user intended.</w:t>
      </w:r>
    </w:p>
    <w:p w14:paraId="2164B385" w14:textId="77777777"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14:paraId="2164B386" w14:textId="77777777"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14:paraId="2164B387" w14:textId="77777777"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14:paraId="2164B388" w14:textId="77777777"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14:paraId="2164B389" w14:textId="77777777"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will turn off the dynamic</w:t>
      </w:r>
      <w:r w:rsidR="00EA31B9">
        <w:t>-</w:t>
      </w:r>
      <w:r w:rsidR="0042493B">
        <w:t>inflow model</w:t>
      </w:r>
      <w:r>
        <w:t>.</w:t>
      </w:r>
    </w:p>
    <w:p w14:paraId="2164B38A" w14:textId="77777777"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14:paraId="2164B38B" w14:textId="77777777" w:rsidR="00D7063E" w:rsidRDefault="0042493B" w:rsidP="00CF0284">
      <w:pPr>
        <w:pStyle w:val="ListParagraph"/>
        <w:numPr>
          <w:ilvl w:val="1"/>
          <w:numId w:val="13"/>
        </w:numPr>
      </w:pPr>
      <w:r>
        <w:t xml:space="preserve">If the </w:t>
      </w:r>
      <w:r w:rsidR="00D7063E">
        <w:t xml:space="preserve">user enables </w:t>
      </w:r>
      <w:proofErr w:type="spellStart"/>
      <w:r w:rsidR="00D7063E">
        <w:t>ElastoDyn’s</w:t>
      </w:r>
      <w:proofErr w:type="spellEnd"/>
      <w:r w:rsidR="00D7063E">
        <w:t xml:space="preserve">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14:paraId="2164B38C" w14:textId="77777777" w:rsidR="00047E90" w:rsidRDefault="0042493B" w:rsidP="00CF0284">
      <w:pPr>
        <w:pStyle w:val="ListParagraph"/>
        <w:numPr>
          <w:ilvl w:val="1"/>
          <w:numId w:val="13"/>
        </w:numPr>
      </w:pPr>
      <w:r>
        <w:t>If the user has disabled wake calculations in AeroDyn.</w:t>
      </w:r>
    </w:p>
    <w:p w14:paraId="2164B38D" w14:textId="77777777" w:rsidR="00460C71" w:rsidRDefault="00E76264" w:rsidP="00AD1B9B">
      <w:pPr>
        <w:pStyle w:val="Heading4"/>
      </w:pPr>
      <w:proofErr w:type="spellStart"/>
      <w:r>
        <w:lastRenderedPageBreak/>
        <w:t>TMax</w:t>
      </w:r>
      <w:proofErr w:type="spellEnd"/>
      <w:r>
        <w:t>: Total run time [s]</w:t>
      </w:r>
    </w:p>
    <w:p w14:paraId="2164B38E" w14:textId="77777777"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proofErr w:type="gramStart"/>
      <w:r>
        <w:t>0</w:t>
      </w:r>
      <w:proofErr w:type="gramEnd"/>
      <w:r>
        <w:t xml:space="preserve">; the last output is calculated at </w:t>
      </w:r>
      <w:r w:rsidRPr="00CF0284">
        <w:rPr>
          <w:i/>
        </w:rPr>
        <w:t>t</w:t>
      </w:r>
      <w:r w:rsidR="007B654A">
        <w:rPr>
          <w:i/>
        </w:rPr>
        <w:t xml:space="preserve"> </w:t>
      </w:r>
      <w:r>
        <w:t>=</w:t>
      </w:r>
      <w:r w:rsidR="007B654A">
        <w:t xml:space="preserve"> </w:t>
      </w:r>
      <w:proofErr w:type="spellStart"/>
      <w:r w:rsidRPr="00CF0284">
        <w:rPr>
          <w:b/>
        </w:rPr>
        <w:t>TMax</w:t>
      </w:r>
      <w:proofErr w:type="spellEnd"/>
      <w:r>
        <w:t xml:space="preserve"> seconds.</w:t>
      </w:r>
    </w:p>
    <w:p w14:paraId="2164B38F" w14:textId="77777777" w:rsidR="00E76264" w:rsidRDefault="00E76264" w:rsidP="00AD1B9B">
      <w:pPr>
        <w:pStyle w:val="Heading4"/>
      </w:pPr>
      <w:r>
        <w:t>DT: Recommended module time step [s]</w:t>
      </w:r>
    </w:p>
    <w:p w14:paraId="2164B390" w14:textId="142C5428" w:rsidR="00E76264" w:rsidRDefault="00B73836" w:rsidP="008B0813">
      <w:r>
        <w:t>This is the global, or glue-code, time step</w:t>
      </w:r>
      <w:r w:rsidR="002827E8">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w:t>
      </w:r>
      <w:proofErr w:type="gramStart"/>
      <w:r w:rsidR="008B0813">
        <w:t xml:space="preserve">.  </w:t>
      </w:r>
      <w:proofErr w:type="gramEnd"/>
      <w:r w:rsidR="008B0813">
        <w:t>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14:paraId="2164B391" w14:textId="77777777" w:rsidR="00EC0F52" w:rsidRDefault="00BE40F1" w:rsidP="00460C71">
      <w:r>
        <w:t xml:space="preserve">Our rule of thumb is to </w:t>
      </w:r>
      <w:r w:rsidR="008B0813">
        <w:t xml:space="preserve">set </w:t>
      </w:r>
      <w:r w:rsidRPr="00CF0284">
        <w:rPr>
          <w:b/>
        </w:rPr>
        <w:t>DT</w:t>
      </w:r>
      <w:r>
        <w:t xml:space="preserve"> = </w:t>
      </w:r>
      <w:proofErr w:type="gramStart"/>
      <w:r>
        <w:t>1</w:t>
      </w:r>
      <w:proofErr w:type="gramEnd"/>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model is realized. For coupled FAST models that don’t use SubDyn, the frequency can be estimated via a linearization analysis of FAST v7</w:t>
      </w:r>
      <w:proofErr w:type="gramStart"/>
      <w:r w:rsidR="00EC0F52">
        <w:t xml:space="preserve">.  </w:t>
      </w:r>
      <w:proofErr w:type="gramEnd"/>
      <w:r w:rsidR="00EC0F52">
        <w:t>For coupled FAST models that do use SubDyn, guidance for choosing the time step is found in the SubDyn ReadMe file.</w:t>
      </w:r>
    </w:p>
    <w:p w14:paraId="2164B392" w14:textId="77777777" w:rsidR="004A39F6" w:rsidRDefault="004A39F6" w:rsidP="00AD1B9B">
      <w:pPr>
        <w:pStyle w:val="Heading4"/>
      </w:pPr>
      <w:proofErr w:type="spellStart"/>
      <w:r>
        <w:t>InterpOrder</w:t>
      </w:r>
      <w:proofErr w:type="spellEnd"/>
      <w:r>
        <w:t>: Interpolation/Extrapolation order for input/output time history [1 or 2]</w:t>
      </w:r>
    </w:p>
    <w:p w14:paraId="2164B393" w14:textId="03A53D34"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w:t>
      </w:r>
      <w:r w:rsidR="002827E8">
        <w:t>future times</w:t>
      </w:r>
      <w:r w:rsidR="00AB4C00">
        <w:t xml:space="preserve">. </w:t>
      </w:r>
      <w:r w:rsidR="00EC0F52">
        <w:t>Module i</w:t>
      </w:r>
      <w:r w:rsidR="00AB4C00">
        <w:t xml:space="preserve">nputs are typically interpolated in </w:t>
      </w:r>
      <w:r w:rsidR="00EC0F52">
        <w:t xml:space="preserve">a module’s </w:t>
      </w:r>
      <w:proofErr w:type="spellStart"/>
      <w:r w:rsidR="00AB4C00">
        <w:t>UpdateStates</w:t>
      </w:r>
      <w:proofErr w:type="spellEnd"/>
      <w:r w:rsidR="00AB4C00">
        <w:t xml:space="preserve"> routine.</w:t>
      </w:r>
    </w:p>
    <w:p w14:paraId="2164B394" w14:textId="77777777" w:rsidR="004A39F6" w:rsidRDefault="00AB4C00" w:rsidP="00460C71">
      <w:r>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14:paraId="2164B395" w14:textId="77777777" w:rsidR="004A39F6" w:rsidRDefault="004A39F6" w:rsidP="00AD1B9B">
      <w:pPr>
        <w:pStyle w:val="Heading4"/>
      </w:pPr>
      <w:proofErr w:type="spellStart"/>
      <w:r>
        <w:t>NumCrctn</w:t>
      </w:r>
      <w:proofErr w:type="spellEnd"/>
      <w:r>
        <w:t>: Number of correction iterations [-]</w:t>
      </w:r>
    </w:p>
    <w:p w14:paraId="2164B396" w14:textId="77777777" w:rsidR="004A39F6" w:rsidRDefault="00BE40F1" w:rsidP="00460C71">
      <w:r>
        <w:t xml:space="preserve">This is the number of corrections to be taken on each step of the predictor-corrector scheme implemented in FAST. </w:t>
      </w:r>
      <w:r w:rsidR="00E40EE5">
        <w:t xml:space="preserve">The value of </w:t>
      </w:r>
      <w:proofErr w:type="spellStart"/>
      <w:r w:rsidR="00E40EE5" w:rsidRPr="00BE40F1">
        <w:rPr>
          <w:b/>
        </w:rPr>
        <w:t>NumCrctn</w:t>
      </w:r>
      <w:proofErr w:type="spellEnd"/>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proofErr w:type="spellStart"/>
      <w:r w:rsidR="00E40EE5" w:rsidRPr="00BE40F1">
        <w:rPr>
          <w:b/>
        </w:rPr>
        <w:t>NumCrctn</w:t>
      </w:r>
      <w:proofErr w:type="spellEnd"/>
      <w:r w:rsidR="00E40EE5">
        <w:t xml:space="preserve"> = 0)</w:t>
      </w:r>
      <w:r>
        <w:t xml:space="preserve">, particularly if using </w:t>
      </w:r>
      <w:proofErr w:type="spellStart"/>
      <w:r>
        <w:rPr>
          <w:b/>
        </w:rPr>
        <w:t>InterpOrder</w:t>
      </w:r>
      <w:proofErr w:type="spellEnd"/>
      <w:r>
        <w:rPr>
          <w:b/>
        </w:rPr>
        <w:t xml:space="preserve"> </w:t>
      </w:r>
      <w:r w:rsidRPr="00BE40F1">
        <w:t xml:space="preserve">= </w:t>
      </w:r>
      <w:proofErr w:type="gramStart"/>
      <w:r w:rsidRPr="00BE40F1">
        <w:t>2</w:t>
      </w:r>
      <w:proofErr w:type="gramEnd"/>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14:paraId="2164B397" w14:textId="77777777" w:rsidR="004A39F6" w:rsidRDefault="004A39F6" w:rsidP="00AD1B9B">
      <w:pPr>
        <w:pStyle w:val="Heading4"/>
      </w:pPr>
      <w:proofErr w:type="spellStart"/>
      <w:r>
        <w:t>DT_UJac</w:t>
      </w:r>
      <w:proofErr w:type="spellEnd"/>
      <w:r>
        <w:t>: Time between calls to get Jacobians [s]</w:t>
      </w:r>
    </w:p>
    <w:p w14:paraId="2164B398" w14:textId="77777777" w:rsidR="002D091E" w:rsidRDefault="00BC368A" w:rsidP="004A39F6">
      <w:r>
        <w:t xml:space="preserve">We use a Jacobian matrix to solve the </w:t>
      </w:r>
      <w:r w:rsidR="007B654A">
        <w:t xml:space="preserve">module </w:t>
      </w:r>
      <w:r>
        <w:t xml:space="preserve">input-output relationship between accelerations and loads in the ElastoDyn-HydroDyn-SubDyn coupling.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14:paraId="2164B399" w14:textId="77777777" w:rsidR="002D091E" w:rsidRDefault="002D091E" w:rsidP="004A39F6">
      <w:proofErr w:type="spellStart"/>
      <w:r w:rsidRPr="002D091E">
        <w:rPr>
          <w:b/>
        </w:rPr>
        <w:lastRenderedPageBreak/>
        <w:t>DT_UJac</w:t>
      </w:r>
      <w:proofErr w:type="spellEnd"/>
      <w:r>
        <w:t xml:space="preserve"> determines how often the Jacobian needs to be updated. If the platform reference point </w:t>
      </w:r>
      <w:r w:rsidR="007B654A">
        <w:t xml:space="preserve">in ElastoDyn </w:t>
      </w:r>
      <w:r>
        <w:t xml:space="preserve">doesn't rotate much, </w:t>
      </w:r>
      <w:proofErr w:type="spellStart"/>
      <w:r w:rsidRPr="002D091E">
        <w:rPr>
          <w:b/>
        </w:rPr>
        <w:t>DT_UJac</w:t>
      </w:r>
      <w:proofErr w:type="spellEnd"/>
      <w:r>
        <w:t xml:space="preserve"> can be set to a value larger than </w:t>
      </w:r>
      <w:proofErr w:type="spellStart"/>
      <w:r w:rsidRPr="002D091E">
        <w:rPr>
          <w:b/>
        </w:rPr>
        <w:t>TMax</w:t>
      </w:r>
      <w:proofErr w:type="spellEnd"/>
      <w:r>
        <w:t>.</w:t>
      </w:r>
      <w:r w:rsidR="007B0CF4">
        <w:t xml:space="preserve"> </w:t>
      </w:r>
      <w:proofErr w:type="spellStart"/>
      <w:r w:rsidR="007B0CF4" w:rsidRPr="00290622">
        <w:rPr>
          <w:b/>
        </w:rPr>
        <w:t>DT_UJac</w:t>
      </w:r>
      <w:proofErr w:type="spellEnd"/>
      <w:r w:rsidR="007B0CF4">
        <w:t xml:space="preserve"> is not currently used for land-based systems.</w:t>
      </w:r>
      <w:r w:rsidR="007B654A">
        <w:t xml:space="preserve"> For floating systems, where the platform may rotate more than several degrees in roll, pitch, and/or yaw, it is recommend to set </w:t>
      </w:r>
      <w:proofErr w:type="spellStart"/>
      <w:r w:rsidR="007B654A" w:rsidRPr="00CF0284">
        <w:rPr>
          <w:b/>
        </w:rPr>
        <w:t>DT_UJac</w:t>
      </w:r>
      <w:proofErr w:type="spellEnd"/>
      <w:r w:rsidR="007B654A">
        <w:t xml:space="preserve"> </w:t>
      </w:r>
      <w:r w:rsidR="00487004">
        <w:t>= 1/(10*natural frequency in Hz of the roll, pitch, or yaw mode</w:t>
      </w:r>
      <w:r w:rsidR="002B2A60">
        <w:t xml:space="preserve"> with excessive motion</w:t>
      </w:r>
      <w:r w:rsidR="00487004">
        <w:t>).</w:t>
      </w:r>
    </w:p>
    <w:p w14:paraId="2164B39A" w14:textId="77777777" w:rsidR="004A39F6" w:rsidRDefault="004A39F6" w:rsidP="00AD1B9B">
      <w:pPr>
        <w:pStyle w:val="Heading4"/>
      </w:pPr>
      <w:proofErr w:type="spellStart"/>
      <w:r>
        <w:t>UJacSclFact</w:t>
      </w:r>
      <w:proofErr w:type="spellEnd"/>
      <w:r>
        <w:t>: Scaling factor used in Jacobians [-]</w:t>
      </w:r>
    </w:p>
    <w:p w14:paraId="2164B39B" w14:textId="5A54EB8E" w:rsidR="004A39F6" w:rsidRPr="004A39F6" w:rsidRDefault="004A39F6" w:rsidP="004A39F6">
      <w:r>
        <w:t>This factor is used to divide the magnitude of the load terms in the Jacobian</w:t>
      </w:r>
      <w:r w:rsidR="007A2403">
        <w:t xml:space="preserve"> (see </w:t>
      </w:r>
      <w:proofErr w:type="spellStart"/>
      <w:r w:rsidR="007A2403">
        <w:rPr>
          <w:b/>
        </w:rPr>
        <w:t>DT_UJac</w:t>
      </w:r>
      <w:proofErr w:type="spellEnd"/>
      <w:r w:rsidR="007A2403">
        <w:rPr>
          <w:b/>
        </w:rPr>
        <w:t>)</w:t>
      </w:r>
      <w:r>
        <w:t xml:space="preserve"> so that they are approximately the same order of magnitude as the acceleration terms. </w:t>
      </w:r>
      <w:r w:rsidR="002827E8">
        <w:t xml:space="preserve">We recommend setting </w:t>
      </w:r>
      <w:proofErr w:type="spellStart"/>
      <w:r w:rsidR="002827E8" w:rsidRPr="00280B19">
        <w:rPr>
          <w:b/>
        </w:rPr>
        <w:t>UJacSclFact</w:t>
      </w:r>
      <w:proofErr w:type="spellEnd"/>
      <w:r w:rsidR="002827E8">
        <w:t xml:space="preserve"> equal to a value roughly the same order of magnitude as the total system mass in kg. </w:t>
      </w:r>
      <w:r w:rsidR="00EA31B9">
        <w:t xml:space="preserve">For the NREL 5-MW turbine models in the Certification Test, we’ve </w:t>
      </w:r>
      <w:r>
        <w:t>set it to 1E+06 and have not found any cases where that value did not work.</w:t>
      </w:r>
      <w:r w:rsidR="00EA31B9">
        <w:t xml:space="preserve"> </w:t>
      </w:r>
      <w:proofErr w:type="spellStart"/>
      <w:r w:rsidR="00EA31B9" w:rsidRPr="00E40658">
        <w:rPr>
          <w:b/>
        </w:rPr>
        <w:t>UJacSclFact</w:t>
      </w:r>
      <w:proofErr w:type="spellEnd"/>
      <w:r w:rsidR="00EA31B9">
        <w:t xml:space="preserve"> may need to be set larger or smaller when modeling wind turbines much larger or smaller turbines than the NREL 5-MW baseline.</w:t>
      </w:r>
    </w:p>
    <w:p w14:paraId="2164B39C" w14:textId="77777777" w:rsidR="00460C71" w:rsidRDefault="004A39F6" w:rsidP="00AD1B9B">
      <w:pPr>
        <w:pStyle w:val="Heading3"/>
      </w:pPr>
      <w:r>
        <w:t>Feature Switches and Flags</w:t>
      </w:r>
    </w:p>
    <w:p w14:paraId="2164B39D" w14:textId="77777777" w:rsidR="00BC368A" w:rsidRPr="00BC368A" w:rsidRDefault="00BC368A" w:rsidP="00BC368A">
      <w:r>
        <w:t>This section of the input file contains switches and flags that tell FAST which modules should be used in the simulation.</w:t>
      </w:r>
    </w:p>
    <w:p w14:paraId="2164B39E" w14:textId="77777777" w:rsidR="004A39F6" w:rsidRDefault="004A39F6" w:rsidP="00AD1B9B">
      <w:pPr>
        <w:pStyle w:val="Heading4"/>
      </w:pPr>
      <w:proofErr w:type="spellStart"/>
      <w:r>
        <w:t>CompElast</w:t>
      </w:r>
      <w:proofErr w:type="spellEnd"/>
      <w:r>
        <w:t>: Compute structural dynamics [1 or 2]</w:t>
      </w:r>
    </w:p>
    <w:p w14:paraId="2164B39F" w14:textId="77777777" w:rsidR="004A39F6" w:rsidRDefault="004A39F6" w:rsidP="004A39F6">
      <w:proofErr w:type="gramStart"/>
      <w:r>
        <w:t>1</w:t>
      </w:r>
      <w:proofErr w:type="gramEnd"/>
      <w:r>
        <w:t xml:space="preserve">: Use ElastoDyn for </w:t>
      </w:r>
      <w:r w:rsidR="00845AC5">
        <w:t xml:space="preserve">the </w:t>
      </w:r>
      <w:r>
        <w:t>structural dynamics</w:t>
      </w:r>
      <w:r w:rsidR="00845AC5">
        <w:t xml:space="preserve"> of the rotor, drivetrain, nacelle, and tower</w:t>
      </w:r>
      <w:r>
        <w:br/>
        <w:t xml:space="preserve">2: Use BeamDyn for the structural dynamics on the blades and ElastoDyn for the </w:t>
      </w:r>
      <w:r w:rsidR="00845AC5">
        <w:t>drivetrain, nacelle, and tower</w:t>
      </w:r>
      <w:r>
        <w:t xml:space="preserve">. </w:t>
      </w:r>
      <w:proofErr w:type="spellStart"/>
      <w:r w:rsidR="00845AC5" w:rsidRPr="00CF0284">
        <w:rPr>
          <w:b/>
          <w:i/>
        </w:rPr>
        <w:t>CompElast</w:t>
      </w:r>
      <w:proofErr w:type="spellEnd"/>
      <w:r w:rsidR="00845AC5">
        <w:rPr>
          <w:i/>
        </w:rPr>
        <w:t xml:space="preserve"> = </w:t>
      </w:r>
      <w:proofErr w:type="gramStart"/>
      <w:r w:rsidR="00845AC5">
        <w:rPr>
          <w:i/>
        </w:rPr>
        <w:t>2</w:t>
      </w:r>
      <w:proofErr w:type="gramEnd"/>
      <w:r>
        <w:rPr>
          <w:i/>
        </w:rPr>
        <w:t xml:space="preserve"> is currently disabled</w:t>
      </w:r>
      <w:r w:rsidR="00845AC5">
        <w:rPr>
          <w:i/>
        </w:rPr>
        <w:t>; i</w:t>
      </w:r>
      <w:r>
        <w:rPr>
          <w:i/>
        </w:rPr>
        <w:t>t will be implemented when BeamDyn is integrated into FAST.</w:t>
      </w:r>
    </w:p>
    <w:p w14:paraId="2164B3A0" w14:textId="77777777" w:rsidR="00845AC5" w:rsidRPr="00CF0284" w:rsidRDefault="00845AC5" w:rsidP="004A39F6">
      <w:r>
        <w:t xml:space="preserve">Please note that ElastoDyn </w:t>
      </w:r>
      <w:r w:rsidR="00CF0284">
        <w:t xml:space="preserve">must always be used </w:t>
      </w:r>
      <w:r>
        <w:t>when running FAST.</w:t>
      </w:r>
    </w:p>
    <w:p w14:paraId="4A3B7C30" w14:textId="30DB7B6A" w:rsidR="00EA0D40" w:rsidRDefault="00EA0D40" w:rsidP="00EA0D40">
      <w:pPr>
        <w:pStyle w:val="Heading4"/>
        <w:rPr>
          <w:ins w:id="236" w:author="Bonnie Jonkman" w:date="2015-04-24T10:24:00Z"/>
        </w:rPr>
      </w:pPr>
      <w:proofErr w:type="spellStart"/>
      <w:ins w:id="237" w:author="Bonnie Jonkman" w:date="2015-04-24T10:24:00Z">
        <w:r>
          <w:t>CompInflow</w:t>
        </w:r>
        <w:proofErr w:type="spellEnd"/>
        <w:r>
          <w:t xml:space="preserve">: Compute </w:t>
        </w:r>
        <w:r w:rsidR="00FE74AB">
          <w:t>inflow wind velocities</w:t>
        </w:r>
        <w:r>
          <w:t xml:space="preserve"> [0 or 1]</w:t>
        </w:r>
      </w:ins>
    </w:p>
    <w:p w14:paraId="67180EF5" w14:textId="7C639DFE" w:rsidR="00EA0D40" w:rsidRDefault="00EA0D40" w:rsidP="00EA0D40">
      <w:pPr>
        <w:rPr>
          <w:ins w:id="238" w:author="Bonnie Jonkman" w:date="2015-04-24T10:24:00Z"/>
        </w:rPr>
      </w:pPr>
      <w:ins w:id="239" w:author="Bonnie Jonkman" w:date="2015-04-24T10:24:00Z">
        <w:r>
          <w:t xml:space="preserve">0: </w:t>
        </w:r>
      </w:ins>
      <w:ins w:id="240" w:author="Bonnie Jonkman" w:date="2015-04-24T10:25:00Z">
        <w:r w:rsidR="00FE74AB">
          <w:t xml:space="preserve">Use still air </w:t>
        </w:r>
      </w:ins>
      <w:ins w:id="241" w:author="Bonnie Jonkman" w:date="2015-04-24T10:24:00Z">
        <w:r>
          <w:br/>
          <w:t xml:space="preserve">1: Use </w:t>
        </w:r>
      </w:ins>
      <w:proofErr w:type="spellStart"/>
      <w:ins w:id="242" w:author="Bonnie Jonkman" w:date="2015-04-24T10:25:00Z">
        <w:r w:rsidR="00FE74AB">
          <w:t>InflowWInd</w:t>
        </w:r>
        <w:proofErr w:type="spellEnd"/>
        <w:r w:rsidR="00FE74AB">
          <w:t xml:space="preserve"> </w:t>
        </w:r>
      </w:ins>
      <w:ins w:id="243" w:author="Bonnie Jonkman" w:date="2015-04-24T10:24:00Z">
        <w:r>
          <w:t xml:space="preserve">for </w:t>
        </w:r>
      </w:ins>
      <w:ins w:id="244" w:author="Bonnie Jonkman" w:date="2015-04-24T10:25:00Z">
        <w:r w:rsidR="00FE74AB">
          <w:t>inflow wind conditions</w:t>
        </w:r>
      </w:ins>
    </w:p>
    <w:p w14:paraId="2164B3A1" w14:textId="77777777" w:rsidR="00EF174A" w:rsidRDefault="00EF174A" w:rsidP="00AD1B9B">
      <w:pPr>
        <w:pStyle w:val="Heading4"/>
      </w:pPr>
      <w:proofErr w:type="spellStart"/>
      <w:r>
        <w:t>CompAero</w:t>
      </w:r>
      <w:proofErr w:type="spellEnd"/>
      <w:r>
        <w:t>: Compute aerodynamic loads [0 or 1]</w:t>
      </w:r>
    </w:p>
    <w:p w14:paraId="2164B3A2" w14:textId="0C178630" w:rsidR="00EF174A" w:rsidRDefault="00EF174A" w:rsidP="00460C71">
      <w:r>
        <w:t>0: Do not calculate aerodynamic loads</w:t>
      </w:r>
      <w:r>
        <w:br/>
        <w:t>1: Use AeroDyn</w:t>
      </w:r>
      <w:ins w:id="245" w:author="Bonnie Jonkman" w:date="2015-06-06T17:06:00Z">
        <w:r w:rsidR="00D73A79">
          <w:t xml:space="preserve"> v14</w:t>
        </w:r>
      </w:ins>
      <w:r w:rsidR="00845AC5">
        <w:t xml:space="preserve"> for aerodynamic loads</w:t>
      </w:r>
      <w:ins w:id="246" w:author="Bonnie Jonkman" w:date="2015-06-06T17:06:00Z">
        <w:r w:rsidR="00D73A79">
          <w:br/>
          <w:t>2</w:t>
        </w:r>
        <w:r w:rsidR="00D73A79">
          <w:t>: Use AeroDyn v1</w:t>
        </w:r>
        <w:r w:rsidR="00D73A79">
          <w:t>5</w:t>
        </w:r>
        <w:r w:rsidR="00D73A79">
          <w:t xml:space="preserve"> for aerodynamic loads</w:t>
        </w:r>
      </w:ins>
    </w:p>
    <w:p w14:paraId="2164B3A3" w14:textId="77777777" w:rsidR="00EF174A" w:rsidRDefault="00EF174A" w:rsidP="00AD1B9B">
      <w:pPr>
        <w:pStyle w:val="Heading4"/>
      </w:pPr>
      <w:proofErr w:type="spellStart"/>
      <w:r>
        <w:t>CompServo</w:t>
      </w:r>
      <w:proofErr w:type="spellEnd"/>
      <w:r>
        <w:t>: Compute control and electrical-drive dynamics [0 or 1]</w:t>
      </w:r>
    </w:p>
    <w:p w14:paraId="2164B3A4" w14:textId="77777777" w:rsidR="00EF174A" w:rsidRDefault="00EF174A" w:rsidP="00EF174A">
      <w:r>
        <w:t>0: Do not calculate control and electrical-drive dynamics</w:t>
      </w:r>
      <w:r>
        <w:br/>
        <w:t>1: Use ServoDyn</w:t>
      </w:r>
      <w:r w:rsidR="00845AC5">
        <w:t xml:space="preserve"> for control and electrical-drive dynamics</w:t>
      </w:r>
    </w:p>
    <w:p w14:paraId="2164B3A5" w14:textId="77777777" w:rsidR="00EF174A" w:rsidRDefault="00EF174A" w:rsidP="00AD1B9B">
      <w:pPr>
        <w:pStyle w:val="Heading4"/>
      </w:pPr>
      <w:proofErr w:type="spellStart"/>
      <w:r>
        <w:t>CompHydro</w:t>
      </w:r>
      <w:proofErr w:type="spellEnd"/>
      <w:r>
        <w:t>: Compute hydrodynamic loads [0 or 1]</w:t>
      </w:r>
    </w:p>
    <w:p w14:paraId="2164B3A6" w14:textId="77777777" w:rsidR="00EF174A" w:rsidRDefault="00EF174A" w:rsidP="00EF174A">
      <w:r>
        <w:t>0: Do not calculate hydrodynamic loads</w:t>
      </w:r>
      <w:r>
        <w:br/>
        <w:t>1: Use HydroDyn</w:t>
      </w:r>
      <w:r w:rsidR="00845AC5">
        <w:t xml:space="preserve"> for hydrodynamic lo</w:t>
      </w:r>
      <w:r w:rsidR="00B52DBD">
        <w:t>a</w:t>
      </w:r>
      <w:r w:rsidR="00845AC5">
        <w:t>ds</w:t>
      </w:r>
    </w:p>
    <w:p w14:paraId="2164B3A7" w14:textId="77777777" w:rsidR="008343ED" w:rsidRPr="008343ED" w:rsidRDefault="008343ED" w:rsidP="00EF174A">
      <w:r>
        <w:lastRenderedPageBreak/>
        <w:t xml:space="preserve">If </w:t>
      </w:r>
      <w:proofErr w:type="spellStart"/>
      <w:r>
        <w:rPr>
          <w:b/>
        </w:rPr>
        <w:t>CompHydro</w:t>
      </w:r>
      <w:proofErr w:type="spellEnd"/>
      <w:r>
        <w:t xml:space="preserve"> is </w:t>
      </w:r>
      <w:r w:rsidR="00AB7DAA">
        <w:t xml:space="preserve">not </w:t>
      </w:r>
      <w:r>
        <w:t xml:space="preserve">zero, FAST considers the model to be an offshore system. If </w:t>
      </w:r>
      <w:proofErr w:type="spellStart"/>
      <w:r w:rsidRPr="008343ED">
        <w:rPr>
          <w:b/>
        </w:rPr>
        <w:t>CompSub</w:t>
      </w:r>
      <w:proofErr w:type="spellEnd"/>
      <w:r>
        <w:rPr>
          <w:b/>
        </w:rPr>
        <w:t xml:space="preserve"> </w:t>
      </w:r>
      <w:r>
        <w:t xml:space="preserve">is also non-zero, the offshore system is </w:t>
      </w:r>
      <w:r w:rsidR="00EF33CC">
        <w:t xml:space="preserve">a </w:t>
      </w:r>
      <w:r>
        <w:t>fixed-bottom</w:t>
      </w:r>
      <w:r w:rsidR="00EF33CC">
        <w:t xml:space="preserve"> system</w:t>
      </w:r>
      <w:r>
        <w:t xml:space="preserve">. If </w:t>
      </w:r>
      <w:proofErr w:type="spellStart"/>
      <w:r>
        <w:rPr>
          <w:b/>
        </w:rPr>
        <w:t>CompSub</w:t>
      </w:r>
      <w:proofErr w:type="spellEnd"/>
      <w:r>
        <w:t xml:space="preserve"> is zero, the offshore system is </w:t>
      </w:r>
      <w:r w:rsidR="008546F4">
        <w:t xml:space="preserve">considered a </w:t>
      </w:r>
      <w:r>
        <w:t>floating</w:t>
      </w:r>
      <w:r w:rsidR="008546F4">
        <w:t xml:space="preserve"> system</w:t>
      </w:r>
      <w:r>
        <w:t>.</w:t>
      </w:r>
    </w:p>
    <w:p w14:paraId="2164B3A8" w14:textId="77777777" w:rsidR="00EF174A" w:rsidRDefault="00EF174A" w:rsidP="00AD1B9B">
      <w:pPr>
        <w:pStyle w:val="Heading4"/>
      </w:pPr>
      <w:proofErr w:type="spellStart"/>
      <w:r>
        <w:t>CompSub</w:t>
      </w:r>
      <w:proofErr w:type="spellEnd"/>
      <w:r>
        <w:t>: Compute sub-structural dynamics [0 or 1]</w:t>
      </w:r>
    </w:p>
    <w:p w14:paraId="2164B3A9" w14:textId="77777777" w:rsidR="00EF174A" w:rsidRDefault="00EF174A" w:rsidP="00EF174A">
      <w:r>
        <w:t>0: Do not calculate sub-structural dynamics</w:t>
      </w:r>
      <w:r>
        <w:br/>
        <w:t>1: Use SubDyn</w:t>
      </w:r>
      <w:r w:rsidR="00845AC5">
        <w:t xml:space="preserve"> for sub-structural dynamics</w:t>
      </w:r>
    </w:p>
    <w:p w14:paraId="2164B3AA" w14:textId="77777777" w:rsidR="00EF174A" w:rsidRDefault="00EF174A" w:rsidP="00AD1B9B">
      <w:pPr>
        <w:pStyle w:val="Heading4"/>
      </w:pPr>
      <w:proofErr w:type="spellStart"/>
      <w:r>
        <w:t>CompMooring</w:t>
      </w:r>
      <w:proofErr w:type="spellEnd"/>
      <w:r>
        <w:t xml:space="preserve">: Compute </w:t>
      </w:r>
      <w:r w:rsidR="00450382">
        <w:t>mooring system</w:t>
      </w:r>
      <w:r>
        <w:t xml:space="preserve"> [0</w:t>
      </w:r>
      <w:r w:rsidR="00450382">
        <w:t>, 1,</w:t>
      </w:r>
      <w:r>
        <w:t xml:space="preserve"> or </w:t>
      </w:r>
      <w:r w:rsidR="00450382">
        <w:t>2</w:t>
      </w:r>
      <w:r>
        <w:t>]</w:t>
      </w:r>
    </w:p>
    <w:p w14:paraId="2164B3AB" w14:textId="5EB3830A" w:rsidR="00EF174A" w:rsidRDefault="00EF174A" w:rsidP="00EF174A">
      <w:r>
        <w:t xml:space="preserve">0: Do not </w:t>
      </w:r>
      <w:r w:rsidR="00845AC5">
        <w:t xml:space="preserve">model a </w:t>
      </w:r>
      <w:r w:rsidR="00450382">
        <w:t>mooring system</w:t>
      </w:r>
      <w:r>
        <w:br/>
        <w:t xml:space="preserve">1: Use </w:t>
      </w:r>
      <w:r w:rsidR="00450382">
        <w:t>MAP</w:t>
      </w:r>
      <w:r w:rsidR="00DD7DF7">
        <w:t>++</w:t>
      </w:r>
      <w:r w:rsidR="00845AC5">
        <w:t xml:space="preserve"> to model a mooring system</w:t>
      </w:r>
      <w:r w:rsidR="00450382">
        <w:br/>
        <w:t>2: Use FEAMooring</w:t>
      </w:r>
      <w:r w:rsidR="00845AC5" w:rsidRPr="00845AC5">
        <w:t xml:space="preserve"> </w:t>
      </w:r>
      <w:r w:rsidR="00845AC5">
        <w:t>to model a mooring system</w:t>
      </w:r>
      <w:r w:rsidR="00B65334">
        <w:br/>
        <w:t xml:space="preserve">3: Use </w:t>
      </w:r>
      <w:proofErr w:type="spellStart"/>
      <w:r w:rsidR="00B65334">
        <w:t>MoorDyn</w:t>
      </w:r>
      <w:proofErr w:type="spellEnd"/>
      <w:r w:rsidR="00B65334">
        <w:t xml:space="preserve"> to model a mooring system</w:t>
      </w:r>
    </w:p>
    <w:p w14:paraId="2164B3AC" w14:textId="5CF3EDC4" w:rsidR="00450382" w:rsidRDefault="00450382" w:rsidP="00EF174A">
      <w:r>
        <w:t xml:space="preserve">Note that </w:t>
      </w:r>
      <w:proofErr w:type="spellStart"/>
      <w:r w:rsidR="000E4597">
        <w:t>MoorDyn</w:t>
      </w:r>
      <w:proofErr w:type="spellEnd"/>
      <w:r w:rsidR="000E4597">
        <w:t xml:space="preserve"> </w:t>
      </w:r>
      <w:r>
        <w:t>is not complete</w:t>
      </w:r>
      <w:r w:rsidR="00845AC5">
        <w:t xml:space="preserve"> in FAST v8.</w:t>
      </w:r>
      <w:r w:rsidR="000E4597">
        <w:t>10</w:t>
      </w:r>
      <w:r w:rsidR="00845AC5">
        <w:t>.00</w:t>
      </w:r>
      <w:r w:rsidR="00207908">
        <w:t>a</w:t>
      </w:r>
      <w:r w:rsidR="00FE538B">
        <w:t>-bjj</w:t>
      </w:r>
      <w:r>
        <w:t>.</w:t>
      </w:r>
    </w:p>
    <w:p w14:paraId="2164B3AD" w14:textId="77777777" w:rsidR="00450382" w:rsidRDefault="00450382" w:rsidP="00AD1B9B">
      <w:pPr>
        <w:pStyle w:val="Heading4"/>
      </w:pPr>
      <w:proofErr w:type="spellStart"/>
      <w:r>
        <w:t>CompIce</w:t>
      </w:r>
      <w:proofErr w:type="spellEnd"/>
      <w:r>
        <w:t>: Compute ice loads [0, 1, or 2]</w:t>
      </w:r>
    </w:p>
    <w:p w14:paraId="2164B3AE" w14:textId="77777777"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14:paraId="2164B3AF" w14:textId="77777777" w:rsidR="00450382" w:rsidRDefault="00450382" w:rsidP="00450382">
      <w:r>
        <w:t>Note that IceDyn is not complete</w:t>
      </w:r>
      <w:r w:rsidR="00845AC5">
        <w:t xml:space="preserve"> in FAST v8.</w:t>
      </w:r>
      <w:r w:rsidR="000E4597">
        <w:t>10</w:t>
      </w:r>
      <w:r w:rsidR="00845AC5">
        <w:t>.00</w:t>
      </w:r>
      <w:r w:rsidR="00207908">
        <w:t>a</w:t>
      </w:r>
      <w:r w:rsidR="00FE538B">
        <w:t>-bjj</w:t>
      </w:r>
      <w:r>
        <w:t>.</w:t>
      </w:r>
    </w:p>
    <w:p w14:paraId="2164B3B0" w14:textId="77777777" w:rsidR="00450382" w:rsidRDefault="00450382" w:rsidP="00AD1B9B">
      <w:pPr>
        <w:pStyle w:val="Heading4"/>
      </w:pPr>
      <w:proofErr w:type="spellStart"/>
      <w:r>
        <w:t>CompUserPtfmLd</w:t>
      </w:r>
      <w:proofErr w:type="spellEnd"/>
      <w:r>
        <w:t>: Compute additional platform loading [T/F]</w:t>
      </w:r>
    </w:p>
    <w:p w14:paraId="2164B3B1" w14:textId="77777777" w:rsidR="00EF174A" w:rsidRDefault="00450382" w:rsidP="00460C71">
      <w:r>
        <w:t>This feature is currently disabled.</w:t>
      </w:r>
    </w:p>
    <w:p w14:paraId="2164B3B2" w14:textId="77777777" w:rsidR="00450382" w:rsidRDefault="00450382" w:rsidP="00AD1B9B">
      <w:pPr>
        <w:pStyle w:val="Heading4"/>
      </w:pPr>
      <w:proofErr w:type="spellStart"/>
      <w:r>
        <w:t>CompUserTwrLd</w:t>
      </w:r>
      <w:proofErr w:type="spellEnd"/>
      <w:r>
        <w:t>: Compute additional tower loading [T/F]</w:t>
      </w:r>
    </w:p>
    <w:p w14:paraId="2164B3B3" w14:textId="77777777" w:rsidR="00450382" w:rsidRDefault="00450382" w:rsidP="00450382">
      <w:r>
        <w:t>This feature is currently disabled.</w:t>
      </w:r>
    </w:p>
    <w:p w14:paraId="2164B3B4" w14:textId="77777777" w:rsidR="00450382" w:rsidRDefault="00B76B55" w:rsidP="00AD1B9B">
      <w:pPr>
        <w:pStyle w:val="Heading3"/>
      </w:pPr>
      <w:r>
        <w:t>Input Files</w:t>
      </w:r>
    </w:p>
    <w:p w14:paraId="2164B3B5" w14:textId="77777777"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14:paraId="2164B3B6" w14:textId="77777777" w:rsidR="00B76B55" w:rsidRDefault="00B76B55" w:rsidP="00AD1B9B">
      <w:pPr>
        <w:pStyle w:val="Heading4"/>
      </w:pPr>
      <w:proofErr w:type="spellStart"/>
      <w:r>
        <w:t>EDFile</w:t>
      </w:r>
      <w:proofErr w:type="spellEnd"/>
      <w:r>
        <w:t>: Name of file containing ElastoDyn input parameters [-]</w:t>
      </w:r>
    </w:p>
    <w:p w14:paraId="2164B3B7" w14:textId="77777777" w:rsidR="00B76B55" w:rsidRDefault="00B76B55" w:rsidP="00B76B55">
      <w:r>
        <w:t xml:space="preserve">This is the name of the ElastoDyn </w:t>
      </w:r>
      <w:r w:rsidR="00EE4134">
        <w:t xml:space="preserve">primary </w:t>
      </w:r>
      <w:r>
        <w:t>inp</w:t>
      </w:r>
      <w:r w:rsidR="002C16F5">
        <w:t>ut file.</w:t>
      </w:r>
    </w:p>
    <w:p w14:paraId="2164B3B8" w14:textId="77777777" w:rsidR="009A4B60" w:rsidRDefault="009A4B60" w:rsidP="00AD1B9B">
      <w:pPr>
        <w:pStyle w:val="Heading4"/>
      </w:pPr>
      <w:proofErr w:type="spellStart"/>
      <w:proofErr w:type="gramStart"/>
      <w:r>
        <w:t>BDBldFile</w:t>
      </w:r>
      <w:proofErr w:type="spellEnd"/>
      <w:r>
        <w:t>(</w:t>
      </w:r>
      <w:proofErr w:type="gramEnd"/>
      <w:r>
        <w:t>1): Name of file containing BeamDyn input parameters for blade 1 [-]</w:t>
      </w:r>
    </w:p>
    <w:p w14:paraId="2164B3B9" w14:textId="77777777" w:rsidR="009A4B60" w:rsidRDefault="009A4B60" w:rsidP="009A4B60">
      <w:r>
        <w:t>This feature is currently disabled.</w:t>
      </w:r>
    </w:p>
    <w:p w14:paraId="2164B3BA" w14:textId="77777777" w:rsidR="00AE564B" w:rsidRDefault="00AE564B" w:rsidP="00AD1B9B">
      <w:pPr>
        <w:pStyle w:val="Heading4"/>
      </w:pPr>
      <w:proofErr w:type="spellStart"/>
      <w:proofErr w:type="gramStart"/>
      <w:r>
        <w:t>BDBldFile</w:t>
      </w:r>
      <w:proofErr w:type="spellEnd"/>
      <w:r>
        <w:t>(</w:t>
      </w:r>
      <w:proofErr w:type="gramEnd"/>
      <w:r>
        <w:t>2): Name of file containing BeamDyn input parameters for blade 2 [-]</w:t>
      </w:r>
    </w:p>
    <w:p w14:paraId="2164B3BB" w14:textId="77777777" w:rsidR="00AE564B" w:rsidRDefault="00AE564B" w:rsidP="00AE564B">
      <w:r>
        <w:t>This feature is currently disabled.</w:t>
      </w:r>
    </w:p>
    <w:p w14:paraId="2164B3BC" w14:textId="77777777" w:rsidR="00AE564B" w:rsidRDefault="00AE564B" w:rsidP="00AD1B9B">
      <w:pPr>
        <w:pStyle w:val="Heading4"/>
      </w:pPr>
      <w:proofErr w:type="spellStart"/>
      <w:proofErr w:type="gramStart"/>
      <w:r>
        <w:t>BDBldFile</w:t>
      </w:r>
      <w:proofErr w:type="spellEnd"/>
      <w:r>
        <w:t>(</w:t>
      </w:r>
      <w:proofErr w:type="gramEnd"/>
      <w:r>
        <w:t>3): Name of file containing BeamDyn input parameters for blade 3 [-]</w:t>
      </w:r>
    </w:p>
    <w:p w14:paraId="2164B3BD" w14:textId="77777777" w:rsidR="00AE564B" w:rsidRDefault="00AE564B" w:rsidP="00AE564B">
      <w:r>
        <w:t>This feature is currently disabled.</w:t>
      </w:r>
    </w:p>
    <w:p w14:paraId="5E0D85C9" w14:textId="7CE9CB88" w:rsidR="00F77353" w:rsidRDefault="00F77353" w:rsidP="00F77353">
      <w:pPr>
        <w:pStyle w:val="Heading4"/>
        <w:rPr>
          <w:ins w:id="247" w:author="Bonnie Jonkman" w:date="2015-04-24T10:25:00Z"/>
        </w:rPr>
      </w:pPr>
      <w:proofErr w:type="spellStart"/>
      <w:ins w:id="248" w:author="Bonnie Jonkman" w:date="2015-04-24T10:25:00Z">
        <w:r>
          <w:t>InflowFile</w:t>
        </w:r>
        <w:proofErr w:type="spellEnd"/>
        <w:r>
          <w:t>: Name of file containing inflow wind input parameters [-]</w:t>
        </w:r>
      </w:ins>
    </w:p>
    <w:p w14:paraId="30322D59" w14:textId="0FFB06FE" w:rsidR="00F77353" w:rsidRPr="001A0C92" w:rsidRDefault="00F77353">
      <w:pPr>
        <w:rPr>
          <w:ins w:id="249" w:author="Bonnie Jonkman" w:date="2015-04-24T10:25:00Z"/>
        </w:rPr>
        <w:pPrChange w:id="250" w:author="Bonnie Jonkman" w:date="2015-04-24T10:25:00Z">
          <w:pPr>
            <w:pStyle w:val="Heading4"/>
          </w:pPr>
        </w:pPrChange>
      </w:pPr>
      <w:ins w:id="251" w:author="Bonnie Jonkman" w:date="2015-04-24T10:25:00Z">
        <w:r>
          <w:t xml:space="preserve">This is the name of the InflowWind primary input file. It is not used if </w:t>
        </w:r>
      </w:ins>
      <w:proofErr w:type="spellStart"/>
      <w:ins w:id="252" w:author="Bonnie Jonkman" w:date="2015-04-24T10:26:00Z">
        <w:r w:rsidRPr="00F77353">
          <w:rPr>
            <w:b/>
            <w:rPrChange w:id="253" w:author="Bonnie Jonkman" w:date="2015-04-24T10:26:00Z">
              <w:rPr>
                <w:b w:val="0"/>
                <w:bCs w:val="0"/>
                <w:i w:val="0"/>
                <w:iCs w:val="0"/>
              </w:rPr>
            </w:rPrChange>
          </w:rPr>
          <w:t>Comp</w:t>
        </w:r>
        <w:r>
          <w:rPr>
            <w:b/>
          </w:rPr>
          <w:t>Inflow</w:t>
        </w:r>
        <w:proofErr w:type="spellEnd"/>
        <w:r>
          <w:t> = </w:t>
        </w:r>
        <w:proofErr w:type="gramStart"/>
        <w:r>
          <w:t>0</w:t>
        </w:r>
        <w:proofErr w:type="gramEnd"/>
        <w:r>
          <w:t>.</w:t>
        </w:r>
      </w:ins>
    </w:p>
    <w:p w14:paraId="2164B3BE" w14:textId="77777777" w:rsidR="001D3CFF" w:rsidRDefault="001D3CFF" w:rsidP="00AD1B9B">
      <w:pPr>
        <w:pStyle w:val="Heading4"/>
      </w:pPr>
      <w:proofErr w:type="spellStart"/>
      <w:r>
        <w:lastRenderedPageBreak/>
        <w:t>AeroFile</w:t>
      </w:r>
      <w:proofErr w:type="spellEnd"/>
      <w:r>
        <w:t>: Name of file containing aerodynamic input parameters [-]</w:t>
      </w:r>
    </w:p>
    <w:p w14:paraId="2164B3BF" w14:textId="77777777" w:rsidR="004A0F59" w:rsidRPr="00572C86" w:rsidRDefault="001D3CFF" w:rsidP="001D3CFF">
      <w:r>
        <w:t xml:space="preserve">This is the name of the AeroDyn </w:t>
      </w:r>
      <w:r w:rsidR="00EE4134">
        <w:t xml:space="preserve">primary </w:t>
      </w:r>
      <w:r>
        <w:t>inp</w:t>
      </w:r>
      <w:r w:rsidR="002C16F5">
        <w:t xml:space="preserve">ut file. </w:t>
      </w:r>
      <w:r w:rsidR="00EE4134">
        <w:t xml:space="preserve">At this time, </w:t>
      </w:r>
      <w:proofErr w:type="spellStart"/>
      <w:r w:rsidR="00CF0284" w:rsidRPr="00CF0284">
        <w:rPr>
          <w:b/>
        </w:rPr>
        <w:t>AeroFile</w:t>
      </w:r>
      <w:proofErr w:type="spellEnd"/>
      <w:r w:rsidR="004A0F59">
        <w:t xml:space="preserve"> must be specified </w:t>
      </w:r>
      <w:r w:rsidR="004A0F59">
        <w:rPr>
          <w:i/>
        </w:rPr>
        <w:t xml:space="preserve">even if </w:t>
      </w:r>
      <w:proofErr w:type="spellStart"/>
      <w:r w:rsidR="004A0F59">
        <w:rPr>
          <w:b/>
          <w:i/>
        </w:rPr>
        <w:t>CompAero</w:t>
      </w:r>
      <w:proofErr w:type="spellEnd"/>
      <w:r w:rsidR="00CF0284">
        <w:t> </w:t>
      </w:r>
      <w:r w:rsidR="004A0F59" w:rsidRPr="00CF0284">
        <w:rPr>
          <w:i/>
        </w:rPr>
        <w:t>=</w:t>
      </w:r>
      <w:r w:rsidR="00CF0284">
        <w:rPr>
          <w:i/>
        </w:rPr>
        <w:t> </w:t>
      </w:r>
      <w:proofErr w:type="gramStart"/>
      <w:r w:rsidR="004A0F59" w:rsidRPr="00CF0284">
        <w:rPr>
          <w:i/>
        </w:rPr>
        <w:t>0</w:t>
      </w:r>
      <w:proofErr w:type="gramEnd"/>
      <w:r w:rsidR="00EE4134">
        <w:t xml:space="preserve"> b</w:t>
      </w:r>
      <w:r w:rsidR="00572C86">
        <w:t xml:space="preserve">ecause ElastoDyn currently reads the AeroDyn input file for its blade discretization. We plan to fix this </w:t>
      </w:r>
      <w:r w:rsidR="00AB7DAA">
        <w:t xml:space="preserve">to use the </w:t>
      </w:r>
      <w:r w:rsidR="00EE4134">
        <w:t xml:space="preserve">mesh-mapping </w:t>
      </w:r>
      <w:r w:rsidR="00AB7DAA">
        <w:t>required in the FAST framework</w:t>
      </w:r>
      <w:r w:rsidR="00572C86">
        <w:t xml:space="preserve"> in a future release.</w:t>
      </w:r>
    </w:p>
    <w:p w14:paraId="2164B3C0" w14:textId="77777777" w:rsidR="00A82364" w:rsidRDefault="00A82364" w:rsidP="00AD1B9B">
      <w:pPr>
        <w:pStyle w:val="Heading4"/>
      </w:pPr>
      <w:proofErr w:type="spellStart"/>
      <w:r>
        <w:t>ServoFile</w:t>
      </w:r>
      <w:proofErr w:type="spellEnd"/>
      <w:r>
        <w:t>: Name of file containing control and electrical-drive input parameters [-]</w:t>
      </w:r>
    </w:p>
    <w:p w14:paraId="2164B3C1" w14:textId="3C112D17"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proofErr w:type="spellStart"/>
      <w:r w:rsidR="002C16F5">
        <w:rPr>
          <w:b/>
        </w:rPr>
        <w:t>CompServo</w:t>
      </w:r>
      <w:proofErr w:type="spellEnd"/>
      <w:ins w:id="254" w:author="Bonnie Jonkman" w:date="2015-04-24T10:26:00Z">
        <w:r w:rsidR="00F77353">
          <w:t> = </w:t>
        </w:r>
      </w:ins>
      <w:del w:id="255" w:author="Bonnie Jonkman" w:date="2015-04-24T10:26:00Z">
        <w:r w:rsidR="002C16F5" w:rsidDel="00F77353">
          <w:rPr>
            <w:b/>
          </w:rPr>
          <w:delText xml:space="preserve"> </w:delText>
        </w:r>
        <w:r w:rsidR="002C16F5" w:rsidRPr="002C16F5" w:rsidDel="00F77353">
          <w:delText xml:space="preserve">= </w:delText>
        </w:r>
      </w:del>
      <w:proofErr w:type="gramStart"/>
      <w:r w:rsidR="0002006B">
        <w:t>0</w:t>
      </w:r>
      <w:proofErr w:type="gramEnd"/>
      <w:r w:rsidR="002C16F5" w:rsidRPr="002C16F5">
        <w:t>.</w:t>
      </w:r>
    </w:p>
    <w:p w14:paraId="2164B3C2" w14:textId="77777777" w:rsidR="001336DD" w:rsidRDefault="001336DD" w:rsidP="00AD1B9B">
      <w:pPr>
        <w:pStyle w:val="Heading4"/>
      </w:pPr>
      <w:proofErr w:type="spellStart"/>
      <w:r>
        <w:t>HydroFile</w:t>
      </w:r>
      <w:proofErr w:type="spellEnd"/>
      <w:r>
        <w:t>: Name of file containing hydrodynamic input parameters [-]</w:t>
      </w:r>
    </w:p>
    <w:p w14:paraId="2164B3C3" w14:textId="33E936D7"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proofErr w:type="spellStart"/>
      <w:r w:rsidR="002C16F5">
        <w:rPr>
          <w:b/>
        </w:rPr>
        <w:t>CompHydro</w:t>
      </w:r>
      <w:proofErr w:type="spellEnd"/>
      <w:ins w:id="256" w:author="Bonnie Jonkman" w:date="2015-04-24T10:26:00Z">
        <w:r w:rsidR="00F77353">
          <w:t> = </w:t>
        </w:r>
      </w:ins>
      <w:del w:id="257" w:author="Bonnie Jonkman" w:date="2015-04-24T10:26:00Z">
        <w:r w:rsidR="002C16F5" w:rsidDel="00F77353">
          <w:rPr>
            <w:b/>
          </w:rPr>
          <w:delText xml:space="preserve"> </w:delText>
        </w:r>
        <w:r w:rsidR="002C16F5" w:rsidRPr="002C16F5" w:rsidDel="00F77353">
          <w:delText xml:space="preserve">= </w:delText>
        </w:r>
      </w:del>
      <w:proofErr w:type="gramStart"/>
      <w:r w:rsidR="0002006B">
        <w:t>0</w:t>
      </w:r>
      <w:proofErr w:type="gramEnd"/>
      <w:r w:rsidR="002C16F5" w:rsidRPr="002C16F5">
        <w:t>.</w:t>
      </w:r>
    </w:p>
    <w:p w14:paraId="2164B3C4" w14:textId="77777777" w:rsidR="001336DD" w:rsidRDefault="001336DD" w:rsidP="00AD1B9B">
      <w:pPr>
        <w:pStyle w:val="Heading4"/>
      </w:pPr>
      <w:proofErr w:type="spellStart"/>
      <w:r>
        <w:t>SubFile</w:t>
      </w:r>
      <w:proofErr w:type="spellEnd"/>
      <w:r>
        <w:t xml:space="preserve">: Name of file containing </w:t>
      </w:r>
      <w:r w:rsidR="0047266F">
        <w:t>sub-structural</w:t>
      </w:r>
      <w:r>
        <w:t xml:space="preserve"> input parameters [-]</w:t>
      </w:r>
    </w:p>
    <w:p w14:paraId="2164B3C5" w14:textId="0EC8D16E"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proofErr w:type="spellStart"/>
      <w:r w:rsidR="009D29B6">
        <w:rPr>
          <w:b/>
        </w:rPr>
        <w:t>CompSub</w:t>
      </w:r>
      <w:proofErr w:type="spellEnd"/>
      <w:ins w:id="258" w:author="Bonnie Jonkman" w:date="2015-04-24T10:26:00Z">
        <w:r w:rsidR="00F77353">
          <w:t> = </w:t>
        </w:r>
      </w:ins>
      <w:del w:id="259" w:author="Bonnie Jonkman" w:date="2015-04-24T10:26:00Z">
        <w:r w:rsidR="009D29B6" w:rsidDel="00F77353">
          <w:rPr>
            <w:b/>
          </w:rPr>
          <w:delText xml:space="preserve"> </w:delText>
        </w:r>
        <w:r w:rsidR="009D29B6" w:rsidRPr="002C16F5" w:rsidDel="00F77353">
          <w:delText xml:space="preserve">= </w:delText>
        </w:r>
      </w:del>
      <w:proofErr w:type="gramStart"/>
      <w:r w:rsidR="0002006B">
        <w:t>0</w:t>
      </w:r>
      <w:proofErr w:type="gramEnd"/>
      <w:r w:rsidR="009D29B6" w:rsidRPr="002C16F5">
        <w:t>.</w:t>
      </w:r>
    </w:p>
    <w:p w14:paraId="2164B3C6" w14:textId="77777777" w:rsidR="00C22E8D" w:rsidRDefault="00C22E8D" w:rsidP="00AD1B9B">
      <w:pPr>
        <w:pStyle w:val="Heading4"/>
      </w:pPr>
      <w:proofErr w:type="spellStart"/>
      <w:r>
        <w:t>MooringFile</w:t>
      </w:r>
      <w:proofErr w:type="spellEnd"/>
      <w:r>
        <w:t>: Name of file containing mooring system input parameters [-]</w:t>
      </w:r>
    </w:p>
    <w:p w14:paraId="2164B3C7" w14:textId="20DB8CFF" w:rsidR="00C22E8D" w:rsidRPr="00B76B55" w:rsidRDefault="00C22E8D" w:rsidP="00C22E8D">
      <w:r>
        <w:t>This is the name of the MAP</w:t>
      </w:r>
      <w:r w:rsidR="00DD7DF7">
        <w:t>++</w:t>
      </w:r>
      <w:r>
        <w:t xml:space="preserve"> (</w:t>
      </w:r>
      <w:proofErr w:type="spellStart"/>
      <w:r w:rsidRPr="00C22E8D">
        <w:rPr>
          <w:b/>
        </w:rPr>
        <w:t>CompMooring</w:t>
      </w:r>
      <w:proofErr w:type="spellEnd"/>
      <w:ins w:id="260" w:author="Bonnie Jonkman" w:date="2015-04-24T10:26:00Z">
        <w:r w:rsidR="00F77353">
          <w:t> = </w:t>
        </w:r>
      </w:ins>
      <w:del w:id="261" w:author="Bonnie Jonkman" w:date="2015-04-24T10:26:00Z">
        <w:r w:rsidDel="00F77353">
          <w:delText xml:space="preserve"> = </w:delText>
        </w:r>
      </w:del>
      <w:r>
        <w:t>1)</w:t>
      </w:r>
      <w:r w:rsidR="00DD7DF7">
        <w:t>,</w:t>
      </w:r>
      <w:r>
        <w:t xml:space="preserve"> FEAMooring (</w:t>
      </w:r>
      <w:proofErr w:type="spellStart"/>
      <w:r w:rsidRPr="00C22E8D">
        <w:rPr>
          <w:b/>
        </w:rPr>
        <w:t>CompMooring</w:t>
      </w:r>
      <w:proofErr w:type="spellEnd"/>
      <w:ins w:id="262" w:author="Bonnie Jonkman" w:date="2015-04-24T10:26:00Z">
        <w:r w:rsidR="00F77353">
          <w:t> = </w:t>
        </w:r>
      </w:ins>
      <w:del w:id="263" w:author="Bonnie Jonkman" w:date="2015-04-24T10:26:00Z">
        <w:r w:rsidDel="00F77353">
          <w:delText xml:space="preserve"> = </w:delText>
        </w:r>
      </w:del>
      <w:r>
        <w:t>2)</w:t>
      </w:r>
      <w:r w:rsidR="00DD7DF7">
        <w:t xml:space="preserve">, or </w:t>
      </w:r>
      <w:proofErr w:type="spellStart"/>
      <w:r w:rsidR="00DD7DF7">
        <w:t>MoorDyn</w:t>
      </w:r>
      <w:proofErr w:type="spellEnd"/>
      <w:r w:rsidR="00DD7DF7">
        <w:t xml:space="preserve"> (</w:t>
      </w:r>
      <w:proofErr w:type="spellStart"/>
      <w:r w:rsidR="00DD7DF7" w:rsidRPr="00C22E8D">
        <w:rPr>
          <w:b/>
        </w:rPr>
        <w:t>CompMooring</w:t>
      </w:r>
      <w:proofErr w:type="spellEnd"/>
      <w:ins w:id="264" w:author="Bonnie Jonkman" w:date="2015-04-24T10:26:00Z">
        <w:r w:rsidR="00F77353">
          <w:t> = </w:t>
        </w:r>
      </w:ins>
      <w:del w:id="265" w:author="Bonnie Jonkman" w:date="2015-04-24T10:26:00Z">
        <w:r w:rsidR="00DD7DF7" w:rsidDel="00F77353">
          <w:delText xml:space="preserve"> = </w:delText>
        </w:r>
      </w:del>
      <w:r w:rsidR="00DD7DF7">
        <w:t>3)</w:t>
      </w:r>
      <w:r>
        <w:t xml:space="preserve"> </w:t>
      </w:r>
      <w:r w:rsidR="00EE4134">
        <w:t xml:space="preserve">primary </w:t>
      </w:r>
      <w:r>
        <w:t xml:space="preserve">input file. It is </w:t>
      </w:r>
      <w:r w:rsidR="001A778F">
        <w:t>not used</w:t>
      </w:r>
      <w:r>
        <w:t xml:space="preserve"> if </w:t>
      </w:r>
      <w:proofErr w:type="spellStart"/>
      <w:r>
        <w:rPr>
          <w:b/>
        </w:rPr>
        <w:t>CompMooring</w:t>
      </w:r>
      <w:proofErr w:type="spellEnd"/>
      <w:ins w:id="266" w:author="Bonnie Jonkman" w:date="2015-04-24T10:26:00Z">
        <w:r w:rsidR="00F77353">
          <w:t> = </w:t>
        </w:r>
      </w:ins>
      <w:del w:id="267" w:author="Bonnie Jonkman" w:date="2015-04-24T10:26:00Z">
        <w:r w:rsidDel="00F77353">
          <w:rPr>
            <w:b/>
          </w:rPr>
          <w:delText xml:space="preserve"> </w:delText>
        </w:r>
        <w:r w:rsidR="001A778F" w:rsidDel="00F77353">
          <w:rPr>
            <w:b/>
          </w:rPr>
          <w:delText>=</w:delText>
        </w:r>
        <w:r w:rsidRPr="002C16F5" w:rsidDel="00F77353">
          <w:delText xml:space="preserve"> </w:delText>
        </w:r>
      </w:del>
      <w:proofErr w:type="gramStart"/>
      <w:r>
        <w:t>0</w:t>
      </w:r>
      <w:proofErr w:type="gramEnd"/>
      <w:r w:rsidRPr="002C16F5">
        <w:t>.</w:t>
      </w:r>
    </w:p>
    <w:p w14:paraId="2164B3C8" w14:textId="77777777" w:rsidR="00EB34CB" w:rsidRDefault="00EB34CB" w:rsidP="00AD1B9B">
      <w:pPr>
        <w:pStyle w:val="Heading4"/>
      </w:pPr>
      <w:proofErr w:type="spellStart"/>
      <w:r>
        <w:t>IceFile</w:t>
      </w:r>
      <w:proofErr w:type="spellEnd"/>
      <w:r>
        <w:t>: Name of file containing ice input parameters [-]</w:t>
      </w:r>
    </w:p>
    <w:p w14:paraId="2164B3C9" w14:textId="5BB789D2" w:rsidR="00EB34CB" w:rsidRPr="00B76B55" w:rsidRDefault="00EB34CB" w:rsidP="00EB34CB">
      <w:r>
        <w:t>This is the name of the IceFloe (</w:t>
      </w:r>
      <w:proofErr w:type="spellStart"/>
      <w:r w:rsidRPr="00C22E8D">
        <w:rPr>
          <w:b/>
        </w:rPr>
        <w:t>Comp</w:t>
      </w:r>
      <w:r>
        <w:rPr>
          <w:b/>
        </w:rPr>
        <w:t>Ice</w:t>
      </w:r>
      <w:proofErr w:type="spellEnd"/>
      <w:ins w:id="268" w:author="Bonnie Jonkman" w:date="2015-04-24T10:26:00Z">
        <w:r w:rsidR="00F77353">
          <w:t> = </w:t>
        </w:r>
      </w:ins>
      <w:del w:id="269" w:author="Bonnie Jonkman" w:date="2015-04-24T10:26:00Z">
        <w:r w:rsidDel="00F77353">
          <w:rPr>
            <w:b/>
          </w:rPr>
          <w:delText xml:space="preserve"> </w:delText>
        </w:r>
        <w:r w:rsidDel="00F77353">
          <w:delText xml:space="preserve">= </w:delText>
        </w:r>
      </w:del>
      <w:r>
        <w:t>1) or IceDyn (</w:t>
      </w:r>
      <w:proofErr w:type="spellStart"/>
      <w:r w:rsidRPr="00C22E8D">
        <w:rPr>
          <w:b/>
        </w:rPr>
        <w:t>Comp</w:t>
      </w:r>
      <w:r>
        <w:rPr>
          <w:b/>
        </w:rPr>
        <w:t>Ice</w:t>
      </w:r>
      <w:proofErr w:type="spellEnd"/>
      <w:ins w:id="270" w:author="Bonnie Jonkman" w:date="2015-04-24T10:27:00Z">
        <w:r w:rsidR="00F77353">
          <w:t> = </w:t>
        </w:r>
      </w:ins>
      <w:del w:id="271" w:author="Bonnie Jonkman" w:date="2015-04-24T10:27:00Z">
        <w:r w:rsidDel="00F77353">
          <w:delText xml:space="preserve"> = </w:delText>
        </w:r>
      </w:del>
      <w:r>
        <w:t xml:space="preserve">2) </w:t>
      </w:r>
      <w:r w:rsidR="00EE4134">
        <w:t xml:space="preserve">primary </w:t>
      </w:r>
      <w:r>
        <w:t xml:space="preserve">input file. It is not used if </w:t>
      </w:r>
      <w:proofErr w:type="spellStart"/>
      <w:r w:rsidRPr="00C22E8D">
        <w:rPr>
          <w:b/>
        </w:rPr>
        <w:t>Comp</w:t>
      </w:r>
      <w:r>
        <w:rPr>
          <w:b/>
        </w:rPr>
        <w:t>Ice</w:t>
      </w:r>
      <w:proofErr w:type="spellEnd"/>
      <w:ins w:id="272" w:author="Bonnie Jonkman" w:date="2015-04-24T10:27:00Z">
        <w:r w:rsidR="00F77353">
          <w:t> = </w:t>
        </w:r>
      </w:ins>
      <w:del w:id="273" w:author="Bonnie Jonkman" w:date="2015-04-24T10:27:00Z">
        <w:r w:rsidDel="00F77353">
          <w:delText> </w:delText>
        </w:r>
        <w:r w:rsidDel="00F77353">
          <w:rPr>
            <w:b/>
          </w:rPr>
          <w:delText>=</w:delText>
        </w:r>
        <w:r w:rsidDel="00F77353">
          <w:delText> </w:delText>
        </w:r>
      </w:del>
      <w:proofErr w:type="gramStart"/>
      <w:r>
        <w:t>0</w:t>
      </w:r>
      <w:proofErr w:type="gramEnd"/>
      <w:r w:rsidRPr="002C16F5">
        <w:t>.</w:t>
      </w:r>
    </w:p>
    <w:p w14:paraId="2164B3CA" w14:textId="77777777" w:rsidR="00D37DB1" w:rsidRDefault="00D37DB1" w:rsidP="00AD1B9B">
      <w:pPr>
        <w:pStyle w:val="Heading3"/>
      </w:pPr>
      <w:r>
        <w:t>Output</w:t>
      </w:r>
    </w:p>
    <w:p w14:paraId="2164B3CB" w14:textId="7AA046E7" w:rsidR="002E52E3" w:rsidRPr="002E52E3" w:rsidRDefault="002E52E3" w:rsidP="002E52E3">
      <w:r>
        <w:t xml:space="preserve">This section </w:t>
      </w:r>
      <w:ins w:id="274" w:author="Bonnie Jonkman" w:date="2015-04-15T13:41:00Z">
        <w:r w:rsidR="00053AB0">
          <w:t xml:space="preserve">of the primary FAST input file </w:t>
        </w:r>
      </w:ins>
      <w:r>
        <w:t>deals with what can be output from a FAST simulation.</w:t>
      </w:r>
    </w:p>
    <w:p w14:paraId="2164B3CC" w14:textId="77777777" w:rsidR="00C22E8D" w:rsidRDefault="00D37DB1" w:rsidP="00AD1B9B">
      <w:pPr>
        <w:pStyle w:val="Heading4"/>
      </w:pPr>
      <w:proofErr w:type="spellStart"/>
      <w:r>
        <w:t>SumPrint</w:t>
      </w:r>
      <w:proofErr w:type="spellEnd"/>
      <w:r>
        <w:t xml:space="preserve">: </w:t>
      </w:r>
      <w:r w:rsidR="00066DFD">
        <w:t>Print summary data to “&lt;</w:t>
      </w:r>
      <w:proofErr w:type="spellStart"/>
      <w:r w:rsidR="00066DFD">
        <w:t>RootName</w:t>
      </w:r>
      <w:proofErr w:type="spellEnd"/>
      <w:r w:rsidR="00066DFD">
        <w:t>&gt;.sum” [T/F]</w:t>
      </w:r>
    </w:p>
    <w:p w14:paraId="2164B3CD" w14:textId="77777777" w:rsidR="00066DFD" w:rsidRPr="00616C1F" w:rsidRDefault="00066DFD" w:rsidP="00066DFD">
      <w:r>
        <w:t>When set to “true”, FAST will generate a file named “&lt;</w:t>
      </w:r>
      <w:proofErr w:type="spellStart"/>
      <w:r>
        <w:t>RootName</w:t>
      </w:r>
      <w:proofErr w:type="spellEnd"/>
      <w:r>
        <w:t>&gt;.sum”.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proofErr w:type="spellStart"/>
      <w:r w:rsidR="00616C1F">
        <w:rPr>
          <w:b/>
        </w:rPr>
        <w:t>SumPrint</w:t>
      </w:r>
      <w:proofErr w:type="spellEnd"/>
      <w:r w:rsidR="00616C1F">
        <w:rPr>
          <w:b/>
        </w:rPr>
        <w:t xml:space="preserve"> </w:t>
      </w:r>
      <w:r w:rsidR="00616C1F">
        <w:t>is “false”, no summary file will be generated.</w:t>
      </w:r>
    </w:p>
    <w:p w14:paraId="2164B3CE" w14:textId="77777777" w:rsidR="00616C1F" w:rsidRDefault="00616C1F" w:rsidP="00AD1B9B">
      <w:pPr>
        <w:pStyle w:val="Heading4"/>
      </w:pPr>
      <w:proofErr w:type="spellStart"/>
      <w:r>
        <w:t>SttsTime</w:t>
      </w:r>
      <w:proofErr w:type="spellEnd"/>
      <w:r>
        <w:t>: Amount of time between screen status messages [s]</w:t>
      </w:r>
    </w:p>
    <w:p w14:paraId="2164B3CF" w14:textId="77777777"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2164B54C" wp14:editId="2164B54D">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14:paraId="2164B3D0" w14:textId="77777777" w:rsidR="00C84D03" w:rsidRPr="00C84D03" w:rsidRDefault="00C84D03" w:rsidP="00616C1F">
      <w:proofErr w:type="spellStart"/>
      <w:r>
        <w:rPr>
          <w:b/>
        </w:rPr>
        <w:t>SttsTime</w:t>
      </w:r>
      <w:proofErr w:type="spellEnd"/>
      <w:r>
        <w:t xml:space="preserve"> sets how frequently this message is updated. For example, if </w:t>
      </w:r>
      <w:proofErr w:type="spellStart"/>
      <w:r>
        <w:rPr>
          <w:b/>
        </w:rPr>
        <w:t>SttsTime</w:t>
      </w:r>
      <w:proofErr w:type="spellEnd"/>
      <w:r>
        <w:t xml:space="preserve"> is 2 seconds, you will see this message updated every 2 seconds of </w:t>
      </w:r>
      <w:r w:rsidRPr="00C84D03">
        <w:rPr>
          <w:i/>
        </w:rPr>
        <w:t>simulat</w:t>
      </w:r>
      <w:r w:rsidR="005A2B54">
        <w:rPr>
          <w:i/>
        </w:rPr>
        <w:t>ed</w:t>
      </w:r>
      <w:r>
        <w:t xml:space="preserve"> time. </w:t>
      </w:r>
    </w:p>
    <w:p w14:paraId="4E552724" w14:textId="1AB5B8E8" w:rsidR="00E33AF0" w:rsidRDefault="00E33AF0" w:rsidP="00AD1B9B">
      <w:pPr>
        <w:pStyle w:val="Heading4"/>
        <w:rPr>
          <w:ins w:id="275" w:author="Bonnie Jonkman" w:date="2015-04-15T13:32:00Z"/>
        </w:rPr>
      </w:pPr>
      <w:proofErr w:type="spellStart"/>
      <w:ins w:id="276" w:author="Bonnie Jonkman" w:date="2015-04-15T13:32:00Z">
        <w:r>
          <w:t>ChkptTime</w:t>
        </w:r>
        <w:proofErr w:type="spellEnd"/>
        <w:r>
          <w:t xml:space="preserve">: </w:t>
        </w:r>
        <w:r w:rsidRPr="00E33AF0">
          <w:t>Amount of time between creating checkpoint files for potential restart</w:t>
        </w:r>
        <w:r>
          <w:t xml:space="preserve"> [s]</w:t>
        </w:r>
      </w:ins>
    </w:p>
    <w:p w14:paraId="7B46DDB5" w14:textId="639C4FE7" w:rsidR="00E33AF0" w:rsidRDefault="00E33AF0" w:rsidP="00AD1B9B">
      <w:pPr>
        <w:rPr>
          <w:ins w:id="277" w:author="Bonnie Jonkman" w:date="2015-04-15T13:35:00Z"/>
        </w:rPr>
      </w:pPr>
      <w:ins w:id="278" w:author="Bonnie Jonkman" w:date="2015-04-15T13:35:00Z">
        <w:r>
          <w:t xml:space="preserve">This input determines how frequently checkpoint files should be written. Checkpoint files are used for restart capability; short simulations should set </w:t>
        </w:r>
        <w:proofErr w:type="spellStart"/>
        <w:r w:rsidRPr="00AD1B9B">
          <w:rPr>
            <w:b/>
          </w:rPr>
          <w:t>ChkptTime</w:t>
        </w:r>
        <w:proofErr w:type="spellEnd"/>
        <w:r>
          <w:t xml:space="preserve"> to be larger than the simulation time, </w:t>
        </w:r>
        <w:proofErr w:type="spellStart"/>
        <w:r w:rsidRPr="00AD1B9B">
          <w:rPr>
            <w:b/>
          </w:rPr>
          <w:t>TMax</w:t>
        </w:r>
        <w:proofErr w:type="spellEnd"/>
        <w:r>
          <w:t>.</w:t>
        </w:r>
      </w:ins>
      <w:ins w:id="279" w:author="Bonnie Jonkman" w:date="2015-04-15T13:43:00Z">
        <w:r w:rsidR="00053AB0">
          <w:t xml:space="preserve"> For more information on checkpoint files and restart</w:t>
        </w:r>
        <w:r w:rsidR="00603778">
          <w:t xml:space="preserve"> capability in FAST, see section, “</w:t>
        </w:r>
      </w:ins>
      <w:ins w:id="280" w:author="Bonnie Jonkman" w:date="2015-04-15T13:44:00Z">
        <w:r w:rsidR="00603778">
          <w:fldChar w:fldCharType="begin"/>
        </w:r>
        <w:r w:rsidR="00603778">
          <w:instrText xml:space="preserve"> REF _Ref416868785 \h </w:instrText>
        </w:r>
      </w:ins>
      <w:r w:rsidR="00603778">
        <w:fldChar w:fldCharType="separate"/>
      </w:r>
      <w:ins w:id="281" w:author="Bonnie Jonkman" w:date="2015-04-22T12:48:00Z">
        <w:r w:rsidR="008462CD">
          <w:t>Checkpoint Files (Restart Capability)</w:t>
        </w:r>
      </w:ins>
      <w:ins w:id="282" w:author="Bonnie Jonkman" w:date="2015-04-15T13:44:00Z">
        <w:r w:rsidR="00603778">
          <w:fldChar w:fldCharType="end"/>
        </w:r>
      </w:ins>
      <w:ins w:id="283" w:author="Bonnie Jonkman" w:date="2015-04-15T13:43:00Z">
        <w:r w:rsidR="00603778">
          <w:t>” in the document.</w:t>
        </w:r>
      </w:ins>
    </w:p>
    <w:p w14:paraId="2164B3D1" w14:textId="77777777" w:rsidR="00C84D03" w:rsidRDefault="00C84D03" w:rsidP="00AD1B9B">
      <w:pPr>
        <w:pStyle w:val="Heading4"/>
      </w:pPr>
      <w:proofErr w:type="spellStart"/>
      <w:r>
        <w:lastRenderedPageBreak/>
        <w:t>DT_Out</w:t>
      </w:r>
      <w:proofErr w:type="spellEnd"/>
      <w:r>
        <w:t>: Time step for tabular output [</w:t>
      </w:r>
      <w:r w:rsidR="007C61F5">
        <w:t>s</w:t>
      </w:r>
      <w:r>
        <w:t>]</w:t>
      </w:r>
    </w:p>
    <w:p w14:paraId="2164B3D2" w14:textId="77777777" w:rsidR="00C84D03" w:rsidRDefault="00C84D03" w:rsidP="00C84D03">
      <w:pPr>
        <w:rPr>
          <w:b/>
        </w:rPr>
      </w:pPr>
      <w:r>
        <w:t xml:space="preserve">This is </w:t>
      </w:r>
      <w:r w:rsidR="00FE538B">
        <w:t xml:space="preserve">the </w:t>
      </w:r>
      <w:r>
        <w:t xml:space="preserve">time step of the data in the tabular (time-marching) output files. </w:t>
      </w:r>
      <w:proofErr w:type="spellStart"/>
      <w:r>
        <w:rPr>
          <w:b/>
        </w:rPr>
        <w:t>DT_Out</w:t>
      </w:r>
      <w:proofErr w:type="spellEnd"/>
      <w:r>
        <w:rPr>
          <w:b/>
        </w:rPr>
        <w:t xml:space="preserve"> </w:t>
      </w:r>
      <w:r>
        <w:t xml:space="preserve">must be an integer multiple of </w:t>
      </w:r>
      <w:r>
        <w:rPr>
          <w:b/>
        </w:rPr>
        <w:t>DT.</w:t>
      </w:r>
    </w:p>
    <w:p w14:paraId="2164B3D3" w14:textId="77777777" w:rsidR="00E371BB" w:rsidRDefault="00E371BB" w:rsidP="00AD1B9B">
      <w:pPr>
        <w:pStyle w:val="Heading4"/>
      </w:pPr>
      <w:proofErr w:type="spellStart"/>
      <w:r>
        <w:t>TStart</w:t>
      </w:r>
      <w:proofErr w:type="spellEnd"/>
      <w:r>
        <w:t>: Time to begin tabular output [</w:t>
      </w:r>
      <w:r w:rsidR="007C61F5">
        <w:t>s</w:t>
      </w:r>
      <w:r>
        <w:t>]</w:t>
      </w:r>
    </w:p>
    <w:p w14:paraId="2164B3D4" w14:textId="77777777"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proofErr w:type="spellStart"/>
      <w:r w:rsidR="00543B79">
        <w:rPr>
          <w:b/>
        </w:rPr>
        <w:t>TStart</w:t>
      </w:r>
      <w:proofErr w:type="spellEnd"/>
      <w:r w:rsidR="00543B79">
        <w:rPr>
          <w:b/>
        </w:rPr>
        <w:t xml:space="preserve"> </w:t>
      </w:r>
      <w:r w:rsidR="00543B79" w:rsidRPr="00543B79">
        <w:t>seconds</w:t>
      </w:r>
      <w:r w:rsidR="00543B79">
        <w:rPr>
          <w:b/>
        </w:rPr>
        <w:t xml:space="preserve"> </w:t>
      </w:r>
      <w:r w:rsidR="00543B79">
        <w:t xml:space="preserve">if </w:t>
      </w:r>
      <w:proofErr w:type="spellStart"/>
      <w:r w:rsidR="00543B79">
        <w:rPr>
          <w:b/>
        </w:rPr>
        <w:t>TStart</w:t>
      </w:r>
      <w:proofErr w:type="spellEnd"/>
      <w:r w:rsidR="00543B79">
        <w:rPr>
          <w:b/>
        </w:rPr>
        <w:t xml:space="preserve"> </w:t>
      </w:r>
      <w:r w:rsidR="00543B79">
        <w:t xml:space="preserve">is not an integer multiple of </w:t>
      </w:r>
      <w:proofErr w:type="spellStart"/>
      <w:r w:rsidR="00543B79">
        <w:rPr>
          <w:b/>
        </w:rPr>
        <w:t>DT_Out</w:t>
      </w:r>
      <w:proofErr w:type="spellEnd"/>
      <w:r>
        <w:rPr>
          <w:b/>
        </w:rPr>
        <w:t>.</w:t>
      </w:r>
    </w:p>
    <w:p w14:paraId="2164B3D5" w14:textId="77777777" w:rsidR="007C61F5" w:rsidRDefault="007C61F5" w:rsidP="00AD1B9B">
      <w:pPr>
        <w:pStyle w:val="Heading4"/>
      </w:pPr>
      <w:proofErr w:type="spellStart"/>
      <w:r>
        <w:t>OutFileFmt</w:t>
      </w:r>
      <w:proofErr w:type="spellEnd"/>
      <w:r>
        <w:t xml:space="preserve">: </w:t>
      </w:r>
      <w:r w:rsidR="00FE538B">
        <w:t>Format for</w:t>
      </w:r>
      <w:r>
        <w:t xml:space="preserve"> tabular output [</w:t>
      </w:r>
      <w:r w:rsidR="00441220">
        <w:t>1, 2, or 3</w:t>
      </w:r>
      <w:r>
        <w:t>]</w:t>
      </w:r>
    </w:p>
    <w:p w14:paraId="2164B3D6" w14:textId="77777777" w:rsidR="007C61F5" w:rsidRDefault="00441220" w:rsidP="007C61F5">
      <w:r>
        <w:t xml:space="preserve">This indicates which type of tabular (time-marching) output files will be generated. If </w:t>
      </w:r>
      <w:proofErr w:type="spellStart"/>
      <w:r w:rsidRPr="00441220">
        <w:rPr>
          <w:b/>
        </w:rPr>
        <w:t>OutFileFmt</w:t>
      </w:r>
      <w:proofErr w:type="spellEnd"/>
      <w:r>
        <w:t xml:space="preserve"> is </w:t>
      </w:r>
      <w:proofErr w:type="gramStart"/>
      <w:r>
        <w:t>1</w:t>
      </w:r>
      <w:proofErr w:type="gramEnd"/>
      <w:r>
        <w:t xml:space="preserve">, only a text file will be written. If </w:t>
      </w:r>
      <w:proofErr w:type="spellStart"/>
      <w:r w:rsidRPr="00441220">
        <w:rPr>
          <w:b/>
        </w:rPr>
        <w:t>OutFileFmt</w:t>
      </w:r>
      <w:proofErr w:type="spellEnd"/>
      <w:r>
        <w:t xml:space="preserve"> is </w:t>
      </w:r>
      <w:proofErr w:type="gramStart"/>
      <w:r>
        <w:t>2</w:t>
      </w:r>
      <w:proofErr w:type="gramEnd"/>
      <w:r>
        <w:t xml:space="preserve">, only a binary file will be written. If </w:t>
      </w:r>
      <w:proofErr w:type="spellStart"/>
      <w:r w:rsidRPr="00441220">
        <w:rPr>
          <w:b/>
        </w:rPr>
        <w:t>OutFileFmt</w:t>
      </w:r>
      <w:proofErr w:type="spellEnd"/>
      <w:r>
        <w:t xml:space="preserve"> is </w:t>
      </w:r>
      <w:proofErr w:type="gramStart"/>
      <w:r>
        <w:t>3</w:t>
      </w:r>
      <w:proofErr w:type="gramEnd"/>
      <w:r>
        <w:t>, both text and binary files will be written.</w:t>
      </w:r>
    </w:p>
    <w:p w14:paraId="2164B3D7" w14:textId="376BFCCD" w:rsidR="00441220" w:rsidRDefault="00441220" w:rsidP="007C61F5">
      <w:r>
        <w:t xml:space="preserve">Text files write a line to the file each </w:t>
      </w:r>
      <w:r w:rsidR="00DD7DF7">
        <w:t xml:space="preserve">output </w:t>
      </w:r>
      <w:r>
        <w:t>time step. This can make the simulation run slower, but it can be useful for debugging, particularly if a simulation doesn’t run to completion or if you want to look at some results before the entire simulation finishes.</w:t>
      </w:r>
    </w:p>
    <w:p w14:paraId="2164B3D8" w14:textId="77777777"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w:t>
      </w:r>
      <w:proofErr w:type="spellStart"/>
      <w:r>
        <w:t>specifier</w:t>
      </w:r>
      <w:proofErr w:type="spellEnd"/>
      <w:r w:rsidR="00FE538B">
        <w:t xml:space="preserve">—see </w:t>
      </w:r>
      <w:proofErr w:type="spellStart"/>
      <w:r w:rsidR="00FE538B" w:rsidRPr="004C66D0">
        <w:rPr>
          <w:b/>
        </w:rPr>
        <w:t>OutFmt</w:t>
      </w:r>
      <w:proofErr w:type="spellEnd"/>
      <w:r w:rsidR="00FE538B">
        <w:t xml:space="preserve"> below</w:t>
      </w:r>
      <w:r>
        <w:t>.</w:t>
      </w:r>
    </w:p>
    <w:p w14:paraId="2164B3D9" w14:textId="77777777" w:rsidR="00441220" w:rsidRPr="00C84D03" w:rsidRDefault="00441220" w:rsidP="007C61F5">
      <w:pPr>
        <w:rPr>
          <w:b/>
        </w:rPr>
      </w:pPr>
      <w:r>
        <w:t>We recommend you use text files for debugging and binary files for production work.</w:t>
      </w:r>
      <w:r w:rsidR="004C66D0">
        <w:t xml:space="preserve"> A MATLAB script for reading FAST binary output files is include</w:t>
      </w:r>
      <w:r w:rsidR="00EA3ECC">
        <w:t>d in the archive (see Utilities\</w:t>
      </w:r>
      <w:proofErr w:type="spellStart"/>
      <w:r w:rsidR="004C66D0">
        <w:t>SimulationToolbox</w:t>
      </w:r>
      <w:proofErr w:type="spellEnd"/>
      <w:r w:rsidR="00EA3ECC">
        <w:t>\</w:t>
      </w:r>
      <w:r w:rsidR="004C66D0">
        <w:t>Utilities</w:t>
      </w:r>
      <w:r w:rsidR="00EA3ECC">
        <w:t>\</w:t>
      </w:r>
      <w:proofErr w:type="spellStart"/>
      <w:r w:rsidR="004C66D0">
        <w:t>ReadFASTbinary.m</w:t>
      </w:r>
      <w:proofErr w:type="spellEnd"/>
      <w:r w:rsidR="004C66D0">
        <w:t>)</w:t>
      </w:r>
      <w:r w:rsidR="00352D3A">
        <w:t xml:space="preserve">. The NREL post-processors Crunch and </w:t>
      </w:r>
      <w:proofErr w:type="spellStart"/>
      <w:r w:rsidR="00352D3A">
        <w:t>MCrunch</w:t>
      </w:r>
      <w:proofErr w:type="spellEnd"/>
      <w:r w:rsidR="00352D3A">
        <w:t xml:space="preserve"> can also read these binary files.</w:t>
      </w:r>
    </w:p>
    <w:p w14:paraId="2164B3DA" w14:textId="77777777" w:rsidR="00441220" w:rsidRDefault="00441220" w:rsidP="00AD1B9B">
      <w:pPr>
        <w:pStyle w:val="Heading4"/>
      </w:pPr>
      <w:proofErr w:type="spellStart"/>
      <w:r>
        <w:t>TabDelim</w:t>
      </w:r>
      <w:proofErr w:type="spellEnd"/>
      <w:r>
        <w:t>: Use tab delimiters in text tabular output file? [T/F]</w:t>
      </w:r>
    </w:p>
    <w:p w14:paraId="2164B3DB" w14:textId="77777777" w:rsidR="00441220" w:rsidRPr="00441220" w:rsidRDefault="00AB6BDA" w:rsidP="00441220">
      <w:r>
        <w:t xml:space="preserve">When </w:t>
      </w:r>
      <w:proofErr w:type="spellStart"/>
      <w:r w:rsidR="00441220">
        <w:rPr>
          <w:b/>
        </w:rPr>
        <w:t>OutFileFmt</w:t>
      </w:r>
      <w:proofErr w:type="spellEnd"/>
      <w:r w:rsidR="00441220">
        <w:t xml:space="preserve"> = </w:t>
      </w:r>
      <w:proofErr w:type="gramStart"/>
      <w:r w:rsidR="00441220">
        <w:t>1</w:t>
      </w:r>
      <w:proofErr w:type="gramEnd"/>
      <w:r w:rsidR="00441220">
        <w:t xml:space="preserve"> or 3, setting </w:t>
      </w:r>
      <w:proofErr w:type="spellStart"/>
      <w:r w:rsidR="00441220">
        <w:rPr>
          <w:b/>
        </w:rPr>
        <w:t>TabDelim</w:t>
      </w:r>
      <w:proofErr w:type="spellEnd"/>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proofErr w:type="spellStart"/>
      <w:r w:rsidR="00441220">
        <w:rPr>
          <w:b/>
        </w:rPr>
        <w:t>OutFileFmt</w:t>
      </w:r>
      <w:proofErr w:type="spellEnd"/>
      <w:r w:rsidR="00441220">
        <w:rPr>
          <w:b/>
        </w:rPr>
        <w:t xml:space="preserve"> </w:t>
      </w:r>
      <w:r w:rsidR="00441220">
        <w:t xml:space="preserve">= </w:t>
      </w:r>
      <w:proofErr w:type="gramStart"/>
      <w:r w:rsidR="00441220">
        <w:t>2</w:t>
      </w:r>
      <w:proofErr w:type="gramEnd"/>
      <w:r w:rsidR="00441220">
        <w:t xml:space="preserve">, </w:t>
      </w:r>
      <w:proofErr w:type="spellStart"/>
      <w:r w:rsidR="00441220">
        <w:rPr>
          <w:b/>
        </w:rPr>
        <w:t>TabDelim</w:t>
      </w:r>
      <w:proofErr w:type="spellEnd"/>
      <w:r w:rsidR="00441220">
        <w:t xml:space="preserve"> has no effect.</w:t>
      </w:r>
    </w:p>
    <w:p w14:paraId="2164B3DC" w14:textId="77777777" w:rsidR="00AB6BDA" w:rsidRDefault="00AB6BDA" w:rsidP="00AD1B9B">
      <w:pPr>
        <w:pStyle w:val="Heading4"/>
      </w:pPr>
      <w:proofErr w:type="spellStart"/>
      <w:r>
        <w:t>OutFmt</w:t>
      </w:r>
      <w:proofErr w:type="spellEnd"/>
      <w:r>
        <w:t>: Format used for text tabular output, excluding the time channel [-]</w:t>
      </w:r>
    </w:p>
    <w:p w14:paraId="2164B3DD" w14:textId="77777777" w:rsidR="00AB6BDA" w:rsidRDefault="00AB6BDA" w:rsidP="00460C71">
      <w:r>
        <w:t xml:space="preserve">When </w:t>
      </w:r>
      <w:proofErr w:type="spellStart"/>
      <w:r>
        <w:rPr>
          <w:b/>
        </w:rPr>
        <w:t>OutFileFmt</w:t>
      </w:r>
      <w:proofErr w:type="spellEnd"/>
      <w:r>
        <w:t xml:space="preserve"> = </w:t>
      </w:r>
      <w:proofErr w:type="gramStart"/>
      <w:r>
        <w:t>1</w:t>
      </w:r>
      <w:proofErr w:type="gramEnd"/>
      <w:r>
        <w:t xml:space="preserve"> or 3, FAST will use </w:t>
      </w:r>
      <w:proofErr w:type="spellStart"/>
      <w:r>
        <w:rPr>
          <w:b/>
        </w:rPr>
        <w:t>OutFmt</w:t>
      </w:r>
      <w:proofErr w:type="spellEnd"/>
      <w:r>
        <w:rPr>
          <w:b/>
        </w:rPr>
        <w:t xml:space="preserve"> </w:t>
      </w:r>
      <w:r w:rsidRPr="00AB6BDA">
        <w:t>to format</w:t>
      </w:r>
      <w:r>
        <w:rPr>
          <w:b/>
        </w:rPr>
        <w:t xml:space="preserve"> </w:t>
      </w:r>
      <w:r w:rsidRPr="00AB6BDA">
        <w:t>the</w:t>
      </w:r>
      <w:r>
        <w:t xml:space="preserve"> channels printed in the text tabular output file. </w:t>
      </w:r>
      <w:proofErr w:type="spellStart"/>
      <w:r>
        <w:rPr>
          <w:b/>
        </w:rPr>
        <w:t>OutFmt</w:t>
      </w:r>
      <w:proofErr w:type="spellEnd"/>
      <w:r>
        <w:rPr>
          <w:b/>
        </w:rPr>
        <w:t xml:space="preserve">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proofErr w:type="spellStart"/>
      <w:r>
        <w:rPr>
          <w:b/>
        </w:rPr>
        <w:t>OutFmt</w:t>
      </w:r>
      <w:proofErr w:type="spellEnd"/>
      <w:r>
        <w:t xml:space="preserve"> to be “ES10.3E2”.</w:t>
      </w:r>
    </w:p>
    <w:p w14:paraId="2164B3DE" w14:textId="77777777" w:rsidR="00AB6BDA" w:rsidRPr="00AB6BDA" w:rsidRDefault="00AB6BDA" w:rsidP="00460C71">
      <w:r>
        <w:t xml:space="preserve">If </w:t>
      </w:r>
      <w:proofErr w:type="spellStart"/>
      <w:r>
        <w:rPr>
          <w:b/>
        </w:rPr>
        <w:t>OutFileFmt</w:t>
      </w:r>
      <w:proofErr w:type="spellEnd"/>
      <w:r>
        <w:rPr>
          <w:b/>
        </w:rPr>
        <w:t xml:space="preserve"> </w:t>
      </w:r>
      <w:r>
        <w:t xml:space="preserve">= </w:t>
      </w:r>
      <w:proofErr w:type="gramStart"/>
      <w:r>
        <w:t>2</w:t>
      </w:r>
      <w:proofErr w:type="gramEnd"/>
      <w:r>
        <w:t xml:space="preserve">, </w:t>
      </w:r>
      <w:proofErr w:type="spellStart"/>
      <w:r w:rsidRPr="00AB6BDA">
        <w:rPr>
          <w:b/>
        </w:rPr>
        <w:t>OutFmt</w:t>
      </w:r>
      <w:proofErr w:type="spellEnd"/>
      <w:r>
        <w:t xml:space="preserve"> has no effect.</w:t>
      </w:r>
    </w:p>
    <w:p w14:paraId="71CCFC02" w14:textId="2CCE53FE" w:rsidR="00053AB0" w:rsidRDefault="00053AB0" w:rsidP="00241AB7">
      <w:pPr>
        <w:pStyle w:val="Heading2"/>
        <w:rPr>
          <w:ins w:id="284" w:author="Bonnie Jonkman" w:date="2015-04-15T13:42:00Z"/>
        </w:rPr>
      </w:pPr>
      <w:bookmarkStart w:id="285" w:name="_Ref416868785"/>
      <w:bookmarkStart w:id="286" w:name="_Toc417470261"/>
      <w:ins w:id="287" w:author="Bonnie Jonkman" w:date="2015-04-15T13:42:00Z">
        <w:r>
          <w:t>Checkpoint Files (Restart Capability)</w:t>
        </w:r>
        <w:bookmarkEnd w:id="285"/>
        <w:bookmarkEnd w:id="286"/>
      </w:ins>
    </w:p>
    <w:p w14:paraId="27576A51" w14:textId="77777777" w:rsidR="00053AB0" w:rsidRDefault="00053AB0" w:rsidP="00053AB0">
      <w:pPr>
        <w:rPr>
          <w:ins w:id="288" w:author="Bonnie Jonkman" w:date="2015-04-15T13:52:00Z"/>
        </w:rPr>
      </w:pPr>
      <w:ins w:id="289" w:author="Bonnie Jonkman" w:date="2015-04-15T13:42:00Z">
        <w:r>
          <w:t>For long FAST simulations that may not run to completion due to hardware failure or system availability, FAST has the ability to generate checkpoint files. These files can be used to restart the FAST simulation from the place the checkpoint file was written.</w:t>
        </w:r>
      </w:ins>
    </w:p>
    <w:p w14:paraId="6F85F628" w14:textId="5D3BF1EA" w:rsidR="00CF6546" w:rsidRDefault="00CF6546" w:rsidP="00053AB0">
      <w:pPr>
        <w:rPr>
          <w:ins w:id="290" w:author="Bonnie Jonkman" w:date="2015-04-15T13:52:00Z"/>
        </w:rPr>
      </w:pPr>
      <w:ins w:id="291" w:author="Bonnie Jonkman" w:date="2015-04-15T13:52:00Z">
        <w:r>
          <w:lastRenderedPageBreak/>
          <w:t xml:space="preserve">If you generate a checkpoint file, </w:t>
        </w:r>
      </w:ins>
      <w:ins w:id="292" w:author="Bonnie Jonkman" w:date="2015-04-15T14:03:00Z">
        <w:r w:rsidR="002351D0">
          <w:t>keep in mind the following caveats:</w:t>
        </w:r>
      </w:ins>
    </w:p>
    <w:p w14:paraId="439529C9" w14:textId="3745A899" w:rsidR="00CF6546" w:rsidRDefault="00CF6546" w:rsidP="00241AB7">
      <w:pPr>
        <w:pStyle w:val="ListParagraph"/>
        <w:numPr>
          <w:ilvl w:val="0"/>
          <w:numId w:val="29"/>
        </w:numPr>
        <w:rPr>
          <w:ins w:id="293" w:author="Bonnie Jonkman" w:date="2015-04-15T13:54:00Z"/>
        </w:rPr>
      </w:pPr>
      <w:ins w:id="294" w:author="Bonnie Jonkman" w:date="2015-04-15T13:52:00Z">
        <w:r>
          <w:t>Any Bladed-style DLL used for control</w:t>
        </w:r>
      </w:ins>
      <w:ins w:id="295" w:author="Bonnie Jonkman" w:date="2015-04-15T13:53:00Z">
        <w:r>
          <w:t xml:space="preserve"> must </w:t>
        </w:r>
        <w:r w:rsidR="00C66AA9">
          <w:t xml:space="preserve">be modified for checkpoint/restart capability. We </w:t>
        </w:r>
      </w:ins>
      <w:ins w:id="296" w:author="Bonnie Jonkman" w:date="2015-04-15T13:54:00Z">
        <w:r w:rsidR="00C66AA9">
          <w:t>have made these modifications to the DLL</w:t>
        </w:r>
      </w:ins>
      <w:ins w:id="297" w:author="Bonnie Jonkman" w:date="2015-04-15T14:00:00Z">
        <w:r w:rsidR="00C66AA9">
          <w:t xml:space="preserve"> </w:t>
        </w:r>
        <w:r w:rsidR="00C66AA9" w:rsidRPr="00241AB7">
          <w:rPr>
            <w:highlight w:val="yellow"/>
          </w:rPr>
          <w:t>(reference BLADED manual here?)</w:t>
        </w:r>
      </w:ins>
      <w:ins w:id="298" w:author="Bonnie Jonkman" w:date="2015-04-15T13:54:00Z">
        <w:r w:rsidR="00C66AA9">
          <w:t>:</w:t>
        </w:r>
      </w:ins>
    </w:p>
    <w:p w14:paraId="49CBC356" w14:textId="09D4744B" w:rsidR="00C66AA9" w:rsidRDefault="00C66AA9" w:rsidP="00241AB7">
      <w:pPr>
        <w:pStyle w:val="ListParagraph"/>
        <w:numPr>
          <w:ilvl w:val="1"/>
          <w:numId w:val="29"/>
        </w:numPr>
        <w:rPr>
          <w:ins w:id="299" w:author="Bonnie Jonkman" w:date="2015-04-15T13:56:00Z"/>
        </w:rPr>
      </w:pPr>
      <w:ins w:id="300" w:author="Bonnie Jonkman" w:date="2015-04-15T13:55:00Z">
        <w:r>
          <w:t xml:space="preserve">When record </w:t>
        </w:r>
        <w:proofErr w:type="gramStart"/>
        <w:r>
          <w:t>1</w:t>
        </w:r>
        <w:proofErr w:type="gramEnd"/>
        <w:r>
          <w:t xml:space="preserve"> of the </w:t>
        </w:r>
      </w:ins>
      <w:ins w:id="301" w:author="Bonnie Jonkman" w:date="2015-04-15T13:57:00Z">
        <w:r>
          <w:t>“DATA” (</w:t>
        </w:r>
      </w:ins>
      <w:proofErr w:type="spellStart"/>
      <w:ins w:id="302" w:author="Bonnie Jonkman" w:date="2015-04-15T13:55:00Z">
        <w:r>
          <w:t>avrSwap</w:t>
        </w:r>
      </w:ins>
      <w:proofErr w:type="spellEnd"/>
      <w:ins w:id="303" w:author="Bonnie Jonkman" w:date="2015-04-15T13:57:00Z">
        <w:r>
          <w:t>)</w:t>
        </w:r>
      </w:ins>
      <w:ins w:id="304" w:author="Bonnie Jonkman" w:date="2015-04-15T13:55:00Z">
        <w:r>
          <w:t xml:space="preserve"> array is </w:t>
        </w:r>
      </w:ins>
      <w:ins w:id="305" w:author="Bonnie Jonkman" w:date="2015-04-15T13:57:00Z">
        <w:r>
          <w:t>–</w:t>
        </w:r>
      </w:ins>
      <w:ins w:id="306" w:author="Bonnie Jonkman" w:date="2015-04-15T13:55:00Z">
        <w:r>
          <w:t xml:space="preserve">8, the DLL should create a checkpoint file. The file must be named according to the file name passed in </w:t>
        </w:r>
      </w:ins>
      <w:ins w:id="307" w:author="Bonnie Jonkman" w:date="2015-04-15T13:56:00Z">
        <w:r>
          <w:t xml:space="preserve">argument “INFILE” for this call. </w:t>
        </w:r>
      </w:ins>
      <w:ins w:id="308" w:author="Bonnie Jonkman" w:date="2015-04-15T13:57:00Z">
        <w:r>
          <w:t xml:space="preserve">This file must contain all static </w:t>
        </w:r>
      </w:ins>
      <w:ins w:id="309" w:author="Bonnie Jonkman" w:date="2015-04-15T13:58:00Z">
        <w:r>
          <w:t>data</w:t>
        </w:r>
      </w:ins>
      <w:ins w:id="310" w:author="Bonnie Jonkman" w:date="2015-04-15T13:57:00Z">
        <w:r>
          <w:t xml:space="preserve"> in the DLL that </w:t>
        </w:r>
      </w:ins>
      <w:ins w:id="311" w:author="Bonnie Jonkman" w:date="2015-04-15T13:58:00Z">
        <w:r>
          <w:t>is</w:t>
        </w:r>
      </w:ins>
      <w:ins w:id="312" w:author="Bonnie Jonkman" w:date="2015-04-15T13:57:00Z">
        <w:r>
          <w:t xml:space="preserve"> necessary to </w:t>
        </w:r>
      </w:ins>
      <w:ins w:id="313" w:author="Bonnie Jonkman" w:date="2015-04-15T13:58:00Z">
        <w:r>
          <w:t>start the DLL in the middle of the simulation.</w:t>
        </w:r>
      </w:ins>
    </w:p>
    <w:p w14:paraId="1FF35152" w14:textId="4FB3941B" w:rsidR="00C66AA9" w:rsidRDefault="00C66AA9" w:rsidP="00241AB7">
      <w:pPr>
        <w:pStyle w:val="ListParagraph"/>
        <w:numPr>
          <w:ilvl w:val="1"/>
          <w:numId w:val="29"/>
        </w:numPr>
        <w:rPr>
          <w:ins w:id="314" w:author="Bonnie Jonkman" w:date="2015-04-22T13:50:00Z"/>
        </w:rPr>
      </w:pPr>
      <w:ins w:id="315" w:author="Bonnie Jonkman" w:date="2015-04-15T13:57:00Z">
        <w:r>
          <w:t xml:space="preserve">When record </w:t>
        </w:r>
        <w:proofErr w:type="gramStart"/>
        <w:r>
          <w:t>1</w:t>
        </w:r>
        <w:proofErr w:type="gramEnd"/>
        <w:r>
          <w:t xml:space="preserve"> of the “DATA” (</w:t>
        </w:r>
        <w:proofErr w:type="spellStart"/>
        <w:r>
          <w:t>avrSwap</w:t>
        </w:r>
        <w:proofErr w:type="spellEnd"/>
        <w:r>
          <w:t xml:space="preserve">) array is –9, the DLL should </w:t>
        </w:r>
      </w:ins>
      <w:ins w:id="316" w:author="Bonnie Jonkman" w:date="2015-04-15T13:58:00Z">
        <w:r>
          <w:t xml:space="preserve">read the </w:t>
        </w:r>
      </w:ins>
      <w:ins w:id="317" w:author="Bonnie Jonkman" w:date="2015-04-15T13:57:00Z">
        <w:r>
          <w:t>checkpoint file</w:t>
        </w:r>
      </w:ins>
      <w:ins w:id="318" w:author="Bonnie Jonkman" w:date="2015-04-15T13:58:00Z">
        <w:r>
          <w:t xml:space="preserve"> whose named is specified in the </w:t>
        </w:r>
      </w:ins>
      <w:ins w:id="319" w:author="Bonnie Jonkman" w:date="2015-04-15T13:59:00Z">
        <w:r>
          <w:t>argument</w:t>
        </w:r>
      </w:ins>
      <w:ins w:id="320" w:author="Bonnie Jonkman" w:date="2015-04-15T13:58:00Z">
        <w:r>
          <w:t xml:space="preserve"> </w:t>
        </w:r>
      </w:ins>
      <w:ins w:id="321" w:author="Bonnie Jonkman" w:date="2015-04-15T13:59:00Z">
        <w:r>
          <w:t xml:space="preserve">“INFILE”. The data from this file should be used to set the values of any static variables contained in the DLL so that the simulation can continue </w:t>
        </w:r>
      </w:ins>
      <w:ins w:id="322" w:author="Bonnie Jonkman" w:date="2015-04-15T14:00:00Z">
        <w:r>
          <w:t>from that point.</w:t>
        </w:r>
      </w:ins>
    </w:p>
    <w:p w14:paraId="24A2D95F" w14:textId="48C6224C" w:rsidR="000D703D" w:rsidRDefault="000D703D" w:rsidP="000D703D">
      <w:pPr>
        <w:pStyle w:val="ListParagraph"/>
        <w:numPr>
          <w:ilvl w:val="1"/>
          <w:numId w:val="29"/>
        </w:numPr>
        <w:rPr>
          <w:ins w:id="323" w:author="Bonnie Jonkman" w:date="2015-04-22T13:50:00Z"/>
        </w:rPr>
      </w:pPr>
      <w:ins w:id="324" w:author="Bonnie Jonkman" w:date="2015-04-22T13:51:00Z">
        <w:r>
          <w:t>Source files that have been modified for this change are in the &lt;FAST8&gt;\</w:t>
        </w:r>
        <w:r w:rsidRPr="000D703D">
          <w:t>CertTest\5MW_Baseline\</w:t>
        </w:r>
        <w:proofErr w:type="spellStart"/>
        <w:r w:rsidRPr="000D703D">
          <w:t>ServoData</w:t>
        </w:r>
        <w:proofErr w:type="spellEnd"/>
        <w:r w:rsidRPr="000D703D">
          <w:t>\Source</w:t>
        </w:r>
        <w:r>
          <w:t xml:space="preserve"> folder.</w:t>
        </w:r>
      </w:ins>
    </w:p>
    <w:p w14:paraId="42F901C8" w14:textId="03DE9EC9" w:rsidR="00C955A4" w:rsidRDefault="00C955A4" w:rsidP="00241AB7">
      <w:pPr>
        <w:pStyle w:val="ListParagraph"/>
        <w:numPr>
          <w:ilvl w:val="0"/>
          <w:numId w:val="29"/>
        </w:numPr>
        <w:rPr>
          <w:ins w:id="325" w:author="Bonnie Jonkman" w:date="2015-04-15T14:04:00Z"/>
        </w:rPr>
      </w:pPr>
      <w:commentRangeStart w:id="326"/>
      <w:ins w:id="327" w:author="Bonnie Jonkman" w:date="2015-04-15T14:01:00Z">
        <w:r>
          <w:t>Any files that were open when the checkpoint file was created will not be open on restart.</w:t>
        </w:r>
      </w:ins>
      <w:commentRangeEnd w:id="326"/>
      <w:ins w:id="328" w:author="Bonnie Jonkman" w:date="2015-04-21T10:32:00Z">
        <w:r w:rsidR="00241AB7">
          <w:rPr>
            <w:rStyle w:val="CommentReference"/>
          </w:rPr>
          <w:commentReference w:id="326"/>
        </w:r>
      </w:ins>
      <w:ins w:id="329" w:author="Bonnie Jonkman" w:date="2015-04-15T14:01:00Z">
        <w:r>
          <w:t xml:space="preserve"> </w:t>
        </w:r>
      </w:ins>
      <w:ins w:id="330" w:author="Bonnie Jonkman" w:date="2015-04-15T14:03:00Z">
        <w:r w:rsidR="00176F14">
          <w:t>We recommend you use only binary output files when starting from checkpoint</w:t>
        </w:r>
      </w:ins>
      <w:ins w:id="331" w:author="Bonnie Jonkman" w:date="2015-04-15T14:04:00Z">
        <w:r w:rsidR="00176F14">
          <w:t xml:space="preserve"> files.</w:t>
        </w:r>
      </w:ins>
    </w:p>
    <w:p w14:paraId="0E7E2E9C" w14:textId="0FFAB969" w:rsidR="00176F14" w:rsidRDefault="00176F14" w:rsidP="00241AB7">
      <w:pPr>
        <w:pStyle w:val="ListParagraph"/>
        <w:numPr>
          <w:ilvl w:val="0"/>
          <w:numId w:val="29"/>
        </w:numPr>
        <w:rPr>
          <w:ins w:id="332" w:author="Bonnie Jonkman" w:date="2015-04-15T19:40:00Z"/>
        </w:rPr>
      </w:pPr>
      <w:ins w:id="333" w:author="Bonnie Jonkman" w:date="2015-04-15T14:04:00Z">
        <w:r>
          <w:t>The user-defined control routines are not available for checkpoint restart.</w:t>
        </w:r>
      </w:ins>
      <w:ins w:id="334" w:author="Bonnie Jonkman" w:date="2015-04-21T10:35:00Z">
        <w:r w:rsidR="00976EEE">
          <w:t xml:space="preserve"> (</w:t>
        </w:r>
      </w:ins>
      <w:ins w:id="335" w:author="Bonnie Jonkman" w:date="2015-04-21T10:36:00Z">
        <w:r w:rsidR="00976EEE">
          <w:t xml:space="preserve">i.e., </w:t>
        </w:r>
      </w:ins>
      <w:proofErr w:type="spellStart"/>
      <w:ins w:id="336" w:author="Bonnie Jonkman" w:date="2015-04-21T10:35:00Z">
        <w:r w:rsidR="00976EEE">
          <w:t>CertTests</w:t>
        </w:r>
        <w:proofErr w:type="spellEnd"/>
        <w:r w:rsidR="00976EEE">
          <w:t xml:space="preserve"> 11-13</w:t>
        </w:r>
      </w:ins>
      <w:ins w:id="337" w:author="Bonnie Jonkman" w:date="2015-04-21T10:36:00Z">
        <w:r w:rsidR="00976EEE">
          <w:t xml:space="preserve"> won’t work</w:t>
        </w:r>
      </w:ins>
      <w:ins w:id="338" w:author="Bonnie Jonkman" w:date="2015-04-21T10:35:00Z">
        <w:r w:rsidR="00976EEE">
          <w:t>)</w:t>
        </w:r>
      </w:ins>
    </w:p>
    <w:p w14:paraId="22D23146" w14:textId="120996EF" w:rsidR="00B77EA5" w:rsidRDefault="00241AB7" w:rsidP="00241AB7">
      <w:pPr>
        <w:pStyle w:val="ListParagraph"/>
        <w:numPr>
          <w:ilvl w:val="0"/>
          <w:numId w:val="29"/>
        </w:numPr>
        <w:rPr>
          <w:ins w:id="339" w:author="Bonnie Jonkman" w:date="2015-04-22T19:52:00Z"/>
        </w:rPr>
      </w:pPr>
      <w:ins w:id="340" w:author="Bonnie Jonkman" w:date="2015-04-21T10:33:00Z">
        <w:r>
          <w:t>If we use MUMPS (later): will need to write routines to pack/unpack the data</w:t>
        </w:r>
      </w:ins>
    </w:p>
    <w:p w14:paraId="1FCCB3B7" w14:textId="45967866" w:rsidR="00C07F3C" w:rsidRPr="00E33AF0" w:rsidRDefault="00C07F3C" w:rsidP="00241AB7">
      <w:pPr>
        <w:pStyle w:val="ListParagraph"/>
        <w:numPr>
          <w:ilvl w:val="0"/>
          <w:numId w:val="29"/>
        </w:numPr>
        <w:rPr>
          <w:ins w:id="341" w:author="Bonnie Jonkman" w:date="2015-04-15T13:42:00Z"/>
        </w:rPr>
      </w:pPr>
      <w:ins w:id="342" w:author="Bonnie Jonkman" w:date="2015-04-22T19:52:00Z">
        <w:r>
          <w:t>Sibling mesh relationships are not maintained.</w:t>
        </w:r>
      </w:ins>
    </w:p>
    <w:p w14:paraId="2164B3FA" w14:textId="77777777" w:rsidR="00CA74B5" w:rsidRDefault="00CA74B5" w:rsidP="00992CCA">
      <w:pPr>
        <w:pStyle w:val="Heading1"/>
      </w:pPr>
      <w:bookmarkStart w:id="343" w:name="_Ref352670793"/>
      <w:bookmarkStart w:id="344" w:name="_Toc417470262"/>
      <w:bookmarkEnd w:id="235"/>
      <w:r>
        <w:t>Converting to FAST v8.</w:t>
      </w:r>
      <w:r w:rsidR="00035EC8">
        <w:t>10</w:t>
      </w:r>
      <w:r>
        <w:t>.x</w:t>
      </w:r>
      <w:bookmarkEnd w:id="343"/>
      <w:bookmarkEnd w:id="344"/>
    </w:p>
    <w:p w14:paraId="40A75BFB" w14:textId="2998FA2A" w:rsidR="001143AF" w:rsidRDefault="001143AF" w:rsidP="00214A47">
      <w:r>
        <w:t>You can find example up-to-date input files in the FAST v8.10.00a-bjj archive’s CertTest folder. See the “</w:t>
      </w:r>
      <w:r w:rsidR="00AD1B9B">
        <w:fldChar w:fldCharType="begin"/>
      </w:r>
      <w:r w:rsidR="00AD1B9B">
        <w:instrText xml:space="preserve"> REF _Ref417469673 \h </w:instrText>
      </w:r>
      <w:r w:rsidR="00AD1B9B">
        <w:fldChar w:fldCharType="separate"/>
      </w:r>
      <w:r w:rsidR="008462CD">
        <w:t>Certification Tests</w:t>
      </w:r>
      <w:r w:rsidR="00AD1B9B">
        <w:fldChar w:fldCharType="end"/>
      </w:r>
      <w:r>
        <w:t>” section of this document for descriptions.</w:t>
      </w:r>
    </w:p>
    <w:p w14:paraId="2164B3FB" w14:textId="5E7EDD86" w:rsidR="00214A47" w:rsidRDefault="001143AF" w:rsidP="00214A47">
      <w:r>
        <w:t>Also note that w</w:t>
      </w:r>
      <w:r w:rsidR="00214A47">
        <w:t>e have created template input files for</w:t>
      </w:r>
      <w:r w:rsidR="00BA0751">
        <w:t xml:space="preserve"> FAST</w:t>
      </w:r>
      <w:r w:rsidR="006F4EDC">
        <w:t xml:space="preserve"> and many of its modules</w:t>
      </w:r>
      <w:r w:rsidR="00BA0751" w:rsidRPr="00253827">
        <w:t>. T</w:t>
      </w:r>
      <w:r w:rsidR="00BA0751">
        <w:t xml:space="preserve">hese template files can be found in the </w:t>
      </w:r>
      <w:r w:rsidR="00AE3A86">
        <w:t xml:space="preserve">MATLAB </w:t>
      </w:r>
      <w:r w:rsidR="00BA0751">
        <w:t xml:space="preserve">Simulation Toolbox that is now included in the FAST archive:  </w:t>
      </w:r>
      <w:r w:rsidR="006F4EDC">
        <w:t>&lt;FAST8&gt;\</w:t>
      </w:r>
      <w:r w:rsidR="00BA0751" w:rsidRPr="00BA0751">
        <w:t>Utilities\SimulationToolbox\ConvertFASTVersions\TemplateFiles</w:t>
      </w:r>
      <w:r w:rsidR="00813432">
        <w:t>.</w:t>
      </w:r>
    </w:p>
    <w:p w14:paraId="2164B3FC" w14:textId="77777777" w:rsidR="00F81797" w:rsidRDefault="00F81797" w:rsidP="00214A47">
      <w:r>
        <w:t>See the “</w:t>
      </w:r>
      <w:r w:rsidR="002C4FC6">
        <w:fldChar w:fldCharType="begin"/>
      </w:r>
      <w:r w:rsidR="002C4FC6">
        <w:instrText xml:space="preserve"> REF _Ref391845887 \h </w:instrText>
      </w:r>
      <w:r w:rsidR="002C4FC6">
        <w:fldChar w:fldCharType="separate"/>
      </w:r>
      <w:r w:rsidR="008462CD">
        <w:t>MATLAB Conversion Scripts</w:t>
      </w:r>
      <w:r w:rsidR="002C4FC6">
        <w:fldChar w:fldCharType="end"/>
      </w:r>
      <w:r>
        <w:t>” section below for help in automatically converting input files to the latest version.</w:t>
      </w:r>
    </w:p>
    <w:p w14:paraId="2164B3FE" w14:textId="77777777" w:rsidR="00214A47" w:rsidRDefault="00214A47" w:rsidP="005847A9">
      <w:pPr>
        <w:pStyle w:val="Heading2"/>
      </w:pPr>
      <w:bookmarkStart w:id="345" w:name="_Toc417470263"/>
      <w:r>
        <w:t>Summary of Changes to Inputs</w:t>
      </w:r>
      <w:bookmarkEnd w:id="345"/>
    </w:p>
    <w:p w14:paraId="2164B3FF" w14:textId="77777777"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14:paraId="2A853833" w14:textId="44EF2C4F" w:rsidR="00E33AF0" w:rsidRDefault="00E33AF0" w:rsidP="00E33AF0">
      <w:pPr>
        <w:pStyle w:val="Heading3"/>
        <w:rPr>
          <w:ins w:id="346" w:author="Bonnie Jonkman" w:date="2015-04-15T13:36:00Z"/>
        </w:rPr>
      </w:pPr>
      <w:ins w:id="347" w:author="Bonnie Jonkman" w:date="2015-04-15T13:36:00Z">
        <w:r>
          <w:t>Changes in FAST v8.1</w:t>
        </w:r>
      </w:ins>
      <w:ins w:id="348" w:author="Bonnie Jonkman" w:date="2015-06-06T16:58:00Z">
        <w:r w:rsidR="00B52163">
          <w:t>2</w:t>
        </w:r>
      </w:ins>
      <w:ins w:id="349" w:author="Bonnie Jonkman" w:date="2015-04-15T13:36:00Z">
        <w:r>
          <w:t>.00a-bjj</w:t>
        </w:r>
      </w:ins>
    </w:p>
    <w:p w14:paraId="460A43EF" w14:textId="12DD0E41" w:rsidR="00E33AF0" w:rsidRDefault="00E33AF0" w:rsidP="00AD1B9B">
      <w:pPr>
        <w:pStyle w:val="ListParagraph"/>
        <w:numPr>
          <w:ilvl w:val="0"/>
          <w:numId w:val="28"/>
        </w:numPr>
        <w:rPr>
          <w:ins w:id="350" w:author="Bonnie Jonkman" w:date="2015-04-24T10:04:00Z"/>
        </w:rPr>
      </w:pPr>
      <w:proofErr w:type="spellStart"/>
      <w:ins w:id="351" w:author="Bonnie Jonkman" w:date="2015-04-15T13:37:00Z">
        <w:r w:rsidRPr="00053AB0">
          <w:rPr>
            <w:b/>
          </w:rPr>
          <w:t>ChkptTime</w:t>
        </w:r>
        <w:proofErr w:type="spellEnd"/>
        <w:r>
          <w:t xml:space="preserve"> was added to the primary FAST input file.</w:t>
        </w:r>
      </w:ins>
    </w:p>
    <w:p w14:paraId="31750CD6" w14:textId="2300AD02" w:rsidR="00437347" w:rsidRDefault="00437347" w:rsidP="00437347">
      <w:pPr>
        <w:pStyle w:val="ListParagraph"/>
        <w:numPr>
          <w:ilvl w:val="0"/>
          <w:numId w:val="28"/>
        </w:numPr>
        <w:rPr>
          <w:ins w:id="352" w:author="Bonnie Jonkman" w:date="2015-04-24T10:06:00Z"/>
        </w:rPr>
      </w:pPr>
      <w:ins w:id="353" w:author="Bonnie Jonkman" w:date="2015-04-24T10:05:00Z">
        <w:r>
          <w:t>The AeroDyn v14 input file does not contain the name of the InflowWind file</w:t>
        </w:r>
      </w:ins>
      <w:ins w:id="354" w:author="Bonnie Jonkman" w:date="2015-06-06T16:59:00Z">
        <w:r w:rsidR="00B52163">
          <w:t xml:space="preserve">. I removed the SI variable as well as </w:t>
        </w:r>
        <w:proofErr w:type="spellStart"/>
        <w:r w:rsidR="00B52163">
          <w:t>HubHt</w:t>
        </w:r>
        <w:proofErr w:type="spellEnd"/>
        <w:r w:rsidR="00B52163">
          <w:t xml:space="preserve"> and </w:t>
        </w:r>
        <w:proofErr w:type="spellStart"/>
        <w:r w:rsidR="00B52163">
          <w:t>WindFile</w:t>
        </w:r>
        <w:proofErr w:type="spellEnd"/>
        <w:r w:rsidR="00B52163">
          <w:t>. I also added an additional header line.</w:t>
        </w:r>
      </w:ins>
    </w:p>
    <w:p w14:paraId="09874E67" w14:textId="26D776F3" w:rsidR="00437347" w:rsidRDefault="00437347" w:rsidP="00437347">
      <w:pPr>
        <w:pStyle w:val="ListParagraph"/>
        <w:numPr>
          <w:ilvl w:val="0"/>
          <w:numId w:val="28"/>
        </w:numPr>
        <w:rPr>
          <w:ins w:id="355" w:author="Bonnie Jonkman" w:date="2015-04-24T10:06:00Z"/>
        </w:rPr>
      </w:pPr>
      <w:ins w:id="356" w:author="Bonnie Jonkman" w:date="2015-04-24T10:06:00Z">
        <w:r>
          <w:t>InflowWind has its own input file</w:t>
        </w:r>
      </w:ins>
    </w:p>
    <w:p w14:paraId="0DC40948" w14:textId="77777777" w:rsidR="00B003CF" w:rsidRPr="00322B65" w:rsidRDefault="00B003CF" w:rsidP="00B003CF">
      <w:pPr>
        <w:pStyle w:val="ListParagraph"/>
        <w:numPr>
          <w:ilvl w:val="0"/>
          <w:numId w:val="28"/>
        </w:numPr>
        <w:rPr>
          <w:ins w:id="357" w:author="Bonnie Jonkman" w:date="2015-04-24T10:06:00Z"/>
        </w:rPr>
      </w:pPr>
      <w:proofErr w:type="spellStart"/>
      <w:ins w:id="358" w:author="Bonnie Jonkman" w:date="2015-04-24T10:06:00Z">
        <w:r>
          <w:rPr>
            <w:b/>
          </w:rPr>
          <w:t>CompInflow</w:t>
        </w:r>
        <w:proofErr w:type="spellEnd"/>
        <w:r w:rsidRPr="00437347">
          <w:t xml:space="preserve"> and </w:t>
        </w:r>
        <w:proofErr w:type="spellStart"/>
        <w:r>
          <w:rPr>
            <w:b/>
          </w:rPr>
          <w:t>InflowFile</w:t>
        </w:r>
        <w:proofErr w:type="spellEnd"/>
        <w:r w:rsidRPr="00437347">
          <w:t xml:space="preserve"> were add</w:t>
        </w:r>
        <w:r>
          <w:t>ed</w:t>
        </w:r>
        <w:r w:rsidRPr="00437347">
          <w:t xml:space="preserve"> t</w:t>
        </w:r>
        <w:r>
          <w:t>o the primary FAST input file.</w:t>
        </w:r>
      </w:ins>
    </w:p>
    <w:p w14:paraId="4B44141A" w14:textId="2683A293" w:rsidR="00B003CF" w:rsidRPr="00E33AF0" w:rsidRDefault="00B52163" w:rsidP="00437347">
      <w:pPr>
        <w:pStyle w:val="ListParagraph"/>
        <w:numPr>
          <w:ilvl w:val="0"/>
          <w:numId w:val="28"/>
        </w:numPr>
        <w:rPr>
          <w:ins w:id="359" w:author="Bonnie Jonkman" w:date="2015-04-15T13:36:00Z"/>
        </w:rPr>
      </w:pPr>
      <w:proofErr w:type="spellStart"/>
      <w:ins w:id="360" w:author="Bonnie Jonkman" w:date="2015-06-06T16:58:00Z">
        <w:r>
          <w:t>AeroMod</w:t>
        </w:r>
        <w:proofErr w:type="spellEnd"/>
        <w:r>
          <w:t xml:space="preserve"> = </w:t>
        </w:r>
        <w:proofErr w:type="gramStart"/>
        <w:r>
          <w:t>2</w:t>
        </w:r>
        <w:proofErr w:type="gramEnd"/>
        <w:r>
          <w:t xml:space="preserve"> is a new option, which allows the user to choose AeroDyn v15.</w:t>
        </w:r>
      </w:ins>
    </w:p>
    <w:p w14:paraId="2164B400" w14:textId="5E4F7D42" w:rsidR="005A2B54" w:rsidRDefault="005A2B54" w:rsidP="005A2B54">
      <w:pPr>
        <w:pStyle w:val="Heading3"/>
      </w:pPr>
      <w:r>
        <w:lastRenderedPageBreak/>
        <w:t>Changes in FAST v8.10.00a-bjj</w:t>
      </w:r>
    </w:p>
    <w:p w14:paraId="2164B401" w14:textId="3675D2D5" w:rsidR="00D540B3" w:rsidRDefault="005A2B54" w:rsidP="001A4C06">
      <w:r>
        <w:t xml:space="preserve">The primary input file of FAST v8.10.00a-bjj </w:t>
      </w:r>
      <w:r w:rsidR="00100AB0">
        <w:t>is the same as that of FAST v8.09.00a-</w:t>
      </w:r>
      <w:proofErr w:type="gramStart"/>
      <w:r w:rsidR="00100AB0">
        <w:t>bjj</w:t>
      </w:r>
      <w:r w:rsidR="00D540B3">
        <w:t>,</w:t>
      </w:r>
      <w:proofErr w:type="gramEnd"/>
      <w:r w:rsidR="00D540B3">
        <w:t xml:space="preserve"> however</w:t>
      </w:r>
      <w:r w:rsidR="00280B19">
        <w:t xml:space="preserve"> the code accepts an additional option for </w:t>
      </w:r>
      <w:proofErr w:type="spellStart"/>
      <w:r w:rsidR="00280B19" w:rsidRPr="00280B19">
        <w:rPr>
          <w:b/>
        </w:rPr>
        <w:t>CompMooring</w:t>
      </w:r>
      <w:proofErr w:type="spellEnd"/>
      <w:r w:rsidR="00280B19">
        <w:t>. T</w:t>
      </w:r>
      <w:r w:rsidR="00D540B3">
        <w:t>he input files for the MAP</w:t>
      </w:r>
      <w:r w:rsidR="001143AF">
        <w:t>++</w:t>
      </w:r>
      <w:r w:rsidR="00D540B3">
        <w:t xml:space="preserve"> and ServoDyn modules have been modified</w:t>
      </w:r>
      <w:r w:rsidR="00280B19">
        <w:t xml:space="preserve"> in this version</w:t>
      </w:r>
      <w:r w:rsidR="00D540B3">
        <w:t>.</w:t>
      </w:r>
    </w:p>
    <w:p w14:paraId="2164B402" w14:textId="77777777" w:rsidR="00CA4ADB" w:rsidRDefault="00503806" w:rsidP="001A4C06">
      <w:pPr>
        <w:pStyle w:val="ListParagraph"/>
        <w:numPr>
          <w:ilvl w:val="0"/>
          <w:numId w:val="3"/>
        </w:numPr>
        <w:ind w:left="360"/>
      </w:pPr>
      <w:r>
        <w:t>The following differences occur in the primary input file of the ServoDyn module:</w:t>
      </w:r>
    </w:p>
    <w:p w14:paraId="2164B403" w14:textId="77777777" w:rsidR="00100AB0" w:rsidRDefault="00685372" w:rsidP="001A4C06">
      <w:pPr>
        <w:pStyle w:val="ListParagraph"/>
        <w:numPr>
          <w:ilvl w:val="1"/>
          <w:numId w:val="3"/>
        </w:numPr>
        <w:ind w:left="720"/>
      </w:pPr>
      <w:r>
        <w:t xml:space="preserve">A tuned-mass damper </w:t>
      </w:r>
      <w:r w:rsidR="00C41DFA">
        <w:t xml:space="preserve">section </w:t>
      </w:r>
      <w:r>
        <w:t xml:space="preserve">has been added. </w:t>
      </w:r>
      <w:r w:rsidR="00C41DFA">
        <w:t xml:space="preserve">A new </w:t>
      </w:r>
      <w:r>
        <w:t>comment line</w:t>
      </w:r>
      <w:r w:rsidR="00C41DFA">
        <w:t xml:space="preserve"> and</w:t>
      </w:r>
      <w:r>
        <w:t xml:space="preserve"> </w:t>
      </w:r>
      <w:r w:rsidR="00100AB0">
        <w:t>two additional inputs for the nacelle tuned-mass damper</w:t>
      </w:r>
      <w:r w:rsidR="00C41DFA" w:rsidRPr="00C41DFA">
        <w:t xml:space="preserve"> </w:t>
      </w:r>
      <w:r w:rsidR="00C41DFA">
        <w:t>have been added</w:t>
      </w:r>
      <w:r w:rsidR="00100AB0">
        <w:t>:</w:t>
      </w:r>
      <w:r w:rsidR="0064763A">
        <w:t xml:space="preserve"> </w:t>
      </w:r>
      <w:proofErr w:type="spellStart"/>
      <w:r w:rsidR="0064763A" w:rsidRPr="001A4C06">
        <w:rPr>
          <w:b/>
        </w:rPr>
        <w:t>CompNTMD</w:t>
      </w:r>
      <w:proofErr w:type="spellEnd"/>
      <w:r w:rsidR="0064763A">
        <w:t xml:space="preserve"> and </w:t>
      </w:r>
      <w:proofErr w:type="spellStart"/>
      <w:r w:rsidR="0064763A" w:rsidRPr="001A4C06">
        <w:rPr>
          <w:b/>
        </w:rPr>
        <w:t>NTMD</w:t>
      </w:r>
      <w:r w:rsidRPr="001A4C06">
        <w:rPr>
          <w:b/>
        </w:rPr>
        <w:t>f</w:t>
      </w:r>
      <w:r w:rsidR="0064763A" w:rsidRPr="001A4C06">
        <w:rPr>
          <w:b/>
        </w:rPr>
        <w:t>ile</w:t>
      </w:r>
      <w:proofErr w:type="spellEnd"/>
      <w:r w:rsidR="00503806" w:rsidRPr="00503806">
        <w:t>.</w:t>
      </w:r>
    </w:p>
    <w:p w14:paraId="2164B404" w14:textId="77777777" w:rsidR="00503806" w:rsidRDefault="00503806" w:rsidP="001A4C06">
      <w:pPr>
        <w:pStyle w:val="ListParagraph"/>
        <w:numPr>
          <w:ilvl w:val="1"/>
          <w:numId w:val="3"/>
        </w:numPr>
        <w:ind w:left="720"/>
      </w:pPr>
      <w:r>
        <w:t xml:space="preserve">Switches for control modes </w:t>
      </w:r>
      <w:proofErr w:type="spellStart"/>
      <w:r w:rsidR="00C9142A">
        <w:rPr>
          <w:b/>
        </w:rPr>
        <w:t>PCMode</w:t>
      </w:r>
      <w:proofErr w:type="spellEnd"/>
      <w:r w:rsidR="00C9142A">
        <w:t xml:space="preserve">, </w:t>
      </w:r>
      <w:proofErr w:type="spellStart"/>
      <w:r w:rsidR="00C9142A">
        <w:rPr>
          <w:b/>
        </w:rPr>
        <w:t>VSContrl</w:t>
      </w:r>
      <w:proofErr w:type="spellEnd"/>
      <w:r w:rsidR="00C9142A">
        <w:t xml:space="preserve">, </w:t>
      </w:r>
      <w:proofErr w:type="spellStart"/>
      <w:r w:rsidR="00C9142A">
        <w:rPr>
          <w:b/>
        </w:rPr>
        <w:t>GenModel</w:t>
      </w:r>
      <w:proofErr w:type="spellEnd"/>
      <w:r w:rsidR="00C9142A">
        <w:t xml:space="preserve">, </w:t>
      </w:r>
      <w:proofErr w:type="spellStart"/>
      <w:r w:rsidR="00C9142A">
        <w:rPr>
          <w:b/>
        </w:rPr>
        <w:t>HSSBrMode</w:t>
      </w:r>
      <w:proofErr w:type="spellEnd"/>
      <w:r w:rsidR="00C9142A">
        <w:t xml:space="preserve">, and </w:t>
      </w:r>
      <w:proofErr w:type="spellStart"/>
      <w:r w:rsidR="00C9142A">
        <w:rPr>
          <w:b/>
        </w:rPr>
        <w:t>YCMode</w:t>
      </w:r>
      <w:proofErr w:type="spellEnd"/>
      <w:r w:rsidR="00C9142A">
        <w:t xml:space="preserve"> </w:t>
      </w:r>
      <w:r>
        <w:t>have been standardized to the following</w:t>
      </w:r>
      <w:r w:rsidR="0004326B">
        <w:t xml:space="preserve"> (note that not all switches are valid options for each control modes</w:t>
      </w:r>
      <w:r w:rsidR="00F86A33">
        <w:t>; see comments in sample input files</w:t>
      </w:r>
      <w:r w:rsidR="0004326B">
        <w:t>)</w:t>
      </w:r>
      <w:r>
        <w:t>:</w:t>
      </w:r>
    </w:p>
    <w:tbl>
      <w:tblPr>
        <w:tblStyle w:val="MediumList1-Accent1"/>
        <w:tblW w:w="0" w:type="auto"/>
        <w:tblInd w:w="1440" w:type="dxa"/>
        <w:tblLook w:val="04A0" w:firstRow="1" w:lastRow="0" w:firstColumn="1" w:lastColumn="0" w:noHBand="0" w:noVBand="1"/>
      </w:tblPr>
      <w:tblGrid>
        <w:gridCol w:w="3132"/>
        <w:gridCol w:w="3618"/>
      </w:tblGrid>
      <w:tr w:rsidR="00685372" w14:paraId="2164B407" w14:textId="77777777" w:rsidTr="001A4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5" w14:textId="77777777" w:rsidR="00685372" w:rsidRDefault="00685372" w:rsidP="001A4C06">
            <w:pPr>
              <w:ind w:left="720" w:hanging="360"/>
              <w:jc w:val="center"/>
            </w:pPr>
            <w:r>
              <w:t>Control Mode</w:t>
            </w:r>
          </w:p>
        </w:tc>
        <w:tc>
          <w:tcPr>
            <w:tcW w:w="3618" w:type="dxa"/>
          </w:tcPr>
          <w:p w14:paraId="2164B406" w14:textId="77777777" w:rsidR="00685372" w:rsidRPr="00BE4686" w:rsidRDefault="00685372" w:rsidP="001A4C06">
            <w:pPr>
              <w:ind w:left="720" w:hanging="360"/>
              <w:jc w:val="center"/>
              <w:cnfStyle w:val="100000000000" w:firstRow="1" w:lastRow="0" w:firstColumn="0" w:lastColumn="0" w:oddVBand="0" w:evenVBand="0" w:oddHBand="0" w:evenHBand="0" w:firstRowFirstColumn="0" w:firstRowLastColumn="0" w:lastRowFirstColumn="0" w:lastRowLastColumn="0"/>
              <w:rPr>
                <w:b/>
              </w:rPr>
            </w:pPr>
            <w:r>
              <w:rPr>
                <w:b/>
              </w:rPr>
              <w:t>Description</w:t>
            </w:r>
          </w:p>
        </w:tc>
      </w:tr>
      <w:tr w:rsidR="00685372" w14:paraId="2164B40A"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8" w14:textId="77777777" w:rsidR="00685372" w:rsidRPr="00BE4686" w:rsidRDefault="00C9142A" w:rsidP="001A4C06">
            <w:pPr>
              <w:ind w:left="720" w:hanging="360"/>
              <w:jc w:val="center"/>
              <w:rPr>
                <w:b w:val="0"/>
              </w:rPr>
            </w:pPr>
            <w:r>
              <w:rPr>
                <w:b w:val="0"/>
              </w:rPr>
              <w:t>0</w:t>
            </w:r>
          </w:p>
        </w:tc>
        <w:tc>
          <w:tcPr>
            <w:tcW w:w="3618" w:type="dxa"/>
          </w:tcPr>
          <w:p w14:paraId="2164B409"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None (no control)</w:t>
            </w:r>
          </w:p>
        </w:tc>
      </w:tr>
      <w:tr w:rsidR="00685372" w14:paraId="2164B40D"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0B" w14:textId="77777777" w:rsidR="00685372" w:rsidRPr="00BE4686" w:rsidRDefault="00C9142A" w:rsidP="001A4C06">
            <w:pPr>
              <w:ind w:left="720" w:hanging="360"/>
              <w:jc w:val="center"/>
              <w:rPr>
                <w:b w:val="0"/>
              </w:rPr>
            </w:pPr>
            <w:r>
              <w:rPr>
                <w:b w:val="0"/>
              </w:rPr>
              <w:t>1</w:t>
            </w:r>
          </w:p>
        </w:tc>
        <w:tc>
          <w:tcPr>
            <w:tcW w:w="3618" w:type="dxa"/>
          </w:tcPr>
          <w:p w14:paraId="2164B40C"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Simple built-in model</w:t>
            </w:r>
          </w:p>
        </w:tc>
      </w:tr>
      <w:tr w:rsidR="00685372" w14:paraId="2164B410"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E" w14:textId="77777777" w:rsidR="00685372" w:rsidRPr="00BE4686" w:rsidRDefault="00C9142A" w:rsidP="001A4C06">
            <w:pPr>
              <w:ind w:left="720" w:hanging="360"/>
              <w:jc w:val="center"/>
              <w:rPr>
                <w:b w:val="0"/>
              </w:rPr>
            </w:pPr>
            <w:r>
              <w:rPr>
                <w:b w:val="0"/>
              </w:rPr>
              <w:t>2</w:t>
            </w:r>
          </w:p>
        </w:tc>
        <w:tc>
          <w:tcPr>
            <w:tcW w:w="3618" w:type="dxa"/>
          </w:tcPr>
          <w:p w14:paraId="2164B40F"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Advanced built-in model</w:t>
            </w:r>
          </w:p>
        </w:tc>
      </w:tr>
      <w:tr w:rsidR="00685372" w14:paraId="2164B413"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1" w14:textId="77777777" w:rsidR="00685372" w:rsidRPr="00BE4686" w:rsidRDefault="00C9142A" w:rsidP="001A4C06">
            <w:pPr>
              <w:ind w:left="720" w:hanging="360"/>
              <w:jc w:val="center"/>
              <w:rPr>
                <w:b w:val="0"/>
              </w:rPr>
            </w:pPr>
            <w:r>
              <w:rPr>
                <w:b w:val="0"/>
              </w:rPr>
              <w:t>3</w:t>
            </w:r>
          </w:p>
        </w:tc>
        <w:tc>
          <w:tcPr>
            <w:tcW w:w="3618" w:type="dxa"/>
          </w:tcPr>
          <w:p w14:paraId="2164B412"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user routine</w:t>
            </w:r>
          </w:p>
        </w:tc>
      </w:tr>
      <w:tr w:rsidR="00685372" w14:paraId="2164B416"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14" w14:textId="77777777" w:rsidR="00685372" w:rsidRPr="00BE4686" w:rsidRDefault="00C9142A" w:rsidP="001A4C06">
            <w:pPr>
              <w:ind w:left="720" w:hanging="360"/>
              <w:jc w:val="center"/>
              <w:rPr>
                <w:b w:val="0"/>
              </w:rPr>
            </w:pPr>
            <w:r>
              <w:rPr>
                <w:b w:val="0"/>
              </w:rPr>
              <w:t>4</w:t>
            </w:r>
          </w:p>
        </w:tc>
        <w:tc>
          <w:tcPr>
            <w:tcW w:w="3618" w:type="dxa"/>
          </w:tcPr>
          <w:p w14:paraId="2164B415"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User-defined from Simulink/LabVIEW</w:t>
            </w:r>
            <w:r>
              <w:rPr>
                <w:rStyle w:val="FootnoteReference"/>
              </w:rPr>
              <w:footnoteReference w:id="8"/>
            </w:r>
          </w:p>
        </w:tc>
      </w:tr>
      <w:tr w:rsidR="00685372" w14:paraId="2164B419"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7" w14:textId="77777777" w:rsidR="00685372" w:rsidRPr="00BE4686" w:rsidRDefault="00C9142A" w:rsidP="001A4C06">
            <w:pPr>
              <w:ind w:left="720" w:hanging="360"/>
              <w:jc w:val="center"/>
              <w:rPr>
                <w:b w:val="0"/>
              </w:rPr>
            </w:pPr>
            <w:r>
              <w:rPr>
                <w:b w:val="0"/>
              </w:rPr>
              <w:t>5</w:t>
            </w:r>
          </w:p>
        </w:tc>
        <w:tc>
          <w:tcPr>
            <w:tcW w:w="3618" w:type="dxa"/>
          </w:tcPr>
          <w:p w14:paraId="2164B418"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Bladed-style DLL</w:t>
            </w:r>
          </w:p>
        </w:tc>
      </w:tr>
    </w:tbl>
    <w:p w14:paraId="2164B41A" w14:textId="77777777" w:rsidR="00CA4ADB" w:rsidRDefault="00CA4ADB" w:rsidP="001A4C06">
      <w:pPr>
        <w:pStyle w:val="ListParagraph"/>
        <w:ind w:hanging="360"/>
      </w:pPr>
    </w:p>
    <w:p w14:paraId="2164B41B" w14:textId="61261091" w:rsidR="00CA4ADB" w:rsidRDefault="00CA4ADB" w:rsidP="001A4C06">
      <w:pPr>
        <w:pStyle w:val="ListParagraph"/>
        <w:numPr>
          <w:ilvl w:val="1"/>
          <w:numId w:val="3"/>
        </w:numPr>
        <w:ind w:left="720"/>
      </w:pPr>
      <w:r>
        <w:t xml:space="preserve">The </w:t>
      </w:r>
      <w:proofErr w:type="spellStart"/>
      <w:r>
        <w:t>HSSBrTq</w:t>
      </w:r>
      <w:proofErr w:type="spellEnd"/>
      <w:r>
        <w:t xml:space="preserve"> output from ServoDyn has been renamed </w:t>
      </w:r>
      <w:proofErr w:type="spellStart"/>
      <w:r>
        <w:t>HSSBrTqC</w:t>
      </w:r>
      <w:proofErr w:type="spellEnd"/>
      <w:r>
        <w:t xml:space="preserve"> (high speed shaft torque command). This output was renamed to avoid confusion with the new </w:t>
      </w:r>
      <w:proofErr w:type="spellStart"/>
      <w:r>
        <w:t>HSSBrTq</w:t>
      </w:r>
      <w:proofErr w:type="spellEnd"/>
      <w:r>
        <w:t xml:space="preserve"> output available from ElastoDyn.</w:t>
      </w:r>
    </w:p>
    <w:p w14:paraId="2164B41C" w14:textId="5C464ABA" w:rsidR="00685372" w:rsidRPr="00503806" w:rsidRDefault="00D540B3" w:rsidP="001A4C06">
      <w:pPr>
        <w:pStyle w:val="ListParagraph"/>
        <w:numPr>
          <w:ilvl w:val="0"/>
          <w:numId w:val="3"/>
        </w:numPr>
        <w:ind w:left="360"/>
      </w:pPr>
      <w:r>
        <w:t>The MAP</w:t>
      </w:r>
      <w:r w:rsidR="00923A5B">
        <w:t>++</w:t>
      </w:r>
      <w:r>
        <w:t xml:space="preserve"> input file</w:t>
      </w:r>
      <w:r w:rsidR="006F4EDC">
        <w:t xml:space="preserve"> uses </w:t>
      </w:r>
      <w:proofErr w:type="spellStart"/>
      <w:r w:rsidR="006F4EDC">
        <w:t>newtons</w:t>
      </w:r>
      <w:proofErr w:type="spellEnd"/>
      <w:r w:rsidR="006F4EDC">
        <w:t xml:space="preserve"> (N) instead of </w:t>
      </w:r>
      <w:proofErr w:type="spellStart"/>
      <w:r w:rsidR="006F4EDC">
        <w:t>kilonewtons</w:t>
      </w:r>
      <w:proofErr w:type="spellEnd"/>
      <w:r w:rsidR="006F4EDC">
        <w:t xml:space="preserve"> (</w:t>
      </w:r>
      <w:proofErr w:type="spellStart"/>
      <w:proofErr w:type="gramStart"/>
      <w:r w:rsidR="006F4EDC">
        <w:t>kN</w:t>
      </w:r>
      <w:proofErr w:type="spellEnd"/>
      <w:proofErr w:type="gramEnd"/>
      <w:r w:rsidR="006F4EDC">
        <w:t>) and the flags have changed.</w:t>
      </w:r>
      <w:r w:rsidR="00185772">
        <w:t xml:space="preserve"> The new flags </w:t>
      </w:r>
      <w:r w:rsidR="00796008">
        <w:t>are listed</w:t>
      </w:r>
      <w:r w:rsidR="00923A5B">
        <w:t xml:space="preserve"> on the </w:t>
      </w:r>
      <w:hyperlink r:id="rId28" w:history="1">
        <w:r w:rsidR="00923A5B" w:rsidRPr="00923A5B">
          <w:rPr>
            <w:rStyle w:val="Hyperlink"/>
          </w:rPr>
          <w:t>MAP</w:t>
        </w:r>
        <w:r w:rsidR="00923A5B">
          <w:rPr>
            <w:rStyle w:val="Hyperlink"/>
          </w:rPr>
          <w:t>++</w:t>
        </w:r>
        <w:r w:rsidR="00923A5B" w:rsidRPr="00923A5B">
          <w:rPr>
            <w:rStyle w:val="Hyperlink"/>
          </w:rPr>
          <w:t xml:space="preserve"> web page</w:t>
        </w:r>
      </w:hyperlink>
      <w:r w:rsidR="00923A5B">
        <w:t>.</w:t>
      </w:r>
    </w:p>
    <w:p w14:paraId="2164B41D" w14:textId="77777777" w:rsidR="00E759ED" w:rsidRDefault="00E759ED" w:rsidP="00E759ED">
      <w:pPr>
        <w:pStyle w:val="Heading3"/>
      </w:pPr>
      <w:r>
        <w:t>Changes in FAST v8.09.00</w:t>
      </w:r>
      <w:r w:rsidR="005A2B54">
        <w:t>a</w:t>
      </w:r>
      <w:r>
        <w:t>-bjj</w:t>
      </w:r>
    </w:p>
    <w:p w14:paraId="2164B41E" w14:textId="77777777"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14:paraId="2164B41F" w14:textId="77777777" w:rsidR="007A051E" w:rsidRDefault="007A051E" w:rsidP="007A051E">
      <w:pPr>
        <w:pStyle w:val="Heading3"/>
      </w:pPr>
      <w:r>
        <w:t>Changes in FAST v8.08.00c-bjj</w:t>
      </w:r>
    </w:p>
    <w:p w14:paraId="2164B420" w14:textId="77777777"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14:paraId="2164B421" w14:textId="77777777"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14:paraId="2164B424" w14:textId="77777777"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2" w14:textId="77777777" w:rsidR="000A7AE6" w:rsidRDefault="000A7AE6" w:rsidP="00D33FB9">
            <w:pPr>
              <w:jc w:val="center"/>
            </w:pPr>
            <w:r>
              <w:t>FAST v8.03.x Name</w:t>
            </w:r>
          </w:p>
        </w:tc>
        <w:tc>
          <w:tcPr>
            <w:tcW w:w="3618" w:type="dxa"/>
          </w:tcPr>
          <w:p w14:paraId="2164B423" w14:textId="77777777"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14:paraId="2164B427"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5" w14:textId="77777777" w:rsidR="000A7AE6" w:rsidRPr="00BE4686" w:rsidRDefault="000A7AE6" w:rsidP="00D33FB9">
            <w:pPr>
              <w:jc w:val="center"/>
              <w:rPr>
                <w:b w:val="0"/>
              </w:rPr>
            </w:pPr>
            <w:proofErr w:type="spellStart"/>
            <w:r w:rsidRPr="00BE4686">
              <w:rPr>
                <w:b w:val="0"/>
              </w:rPr>
              <w:t>ADFile</w:t>
            </w:r>
            <w:proofErr w:type="spellEnd"/>
          </w:p>
        </w:tc>
        <w:tc>
          <w:tcPr>
            <w:tcW w:w="3618" w:type="dxa"/>
          </w:tcPr>
          <w:p w14:paraId="2164B426"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AeroFile</w:t>
            </w:r>
            <w:proofErr w:type="spellEnd"/>
          </w:p>
        </w:tc>
      </w:tr>
      <w:tr w:rsidR="000A7AE6" w14:paraId="2164B42A"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8" w14:textId="77777777" w:rsidR="000A7AE6" w:rsidRPr="00BE4686" w:rsidRDefault="000A7AE6" w:rsidP="00D33FB9">
            <w:pPr>
              <w:jc w:val="center"/>
              <w:rPr>
                <w:b w:val="0"/>
              </w:rPr>
            </w:pPr>
            <w:proofErr w:type="spellStart"/>
            <w:r w:rsidRPr="00BE4686">
              <w:rPr>
                <w:b w:val="0"/>
              </w:rPr>
              <w:t>SrvDFile</w:t>
            </w:r>
            <w:proofErr w:type="spellEnd"/>
          </w:p>
        </w:tc>
        <w:tc>
          <w:tcPr>
            <w:tcW w:w="3618" w:type="dxa"/>
          </w:tcPr>
          <w:p w14:paraId="2164B429"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ServoFile</w:t>
            </w:r>
            <w:proofErr w:type="spellEnd"/>
          </w:p>
        </w:tc>
      </w:tr>
      <w:tr w:rsidR="000A7AE6" w14:paraId="2164B42D"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B" w14:textId="77777777" w:rsidR="000A7AE6" w:rsidRPr="00BE4686" w:rsidRDefault="000A7AE6" w:rsidP="00D33FB9">
            <w:pPr>
              <w:jc w:val="center"/>
              <w:rPr>
                <w:b w:val="0"/>
              </w:rPr>
            </w:pPr>
            <w:proofErr w:type="spellStart"/>
            <w:r w:rsidRPr="00BE4686">
              <w:rPr>
                <w:b w:val="0"/>
              </w:rPr>
              <w:t>HDFile</w:t>
            </w:r>
            <w:proofErr w:type="spellEnd"/>
          </w:p>
        </w:tc>
        <w:tc>
          <w:tcPr>
            <w:tcW w:w="3618" w:type="dxa"/>
          </w:tcPr>
          <w:p w14:paraId="2164B42C"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HydroFile</w:t>
            </w:r>
            <w:proofErr w:type="spellEnd"/>
          </w:p>
        </w:tc>
      </w:tr>
      <w:tr w:rsidR="000A7AE6" w14:paraId="2164B430"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E" w14:textId="77777777" w:rsidR="000A7AE6" w:rsidRPr="00BE4686" w:rsidRDefault="000A7AE6" w:rsidP="00D33FB9">
            <w:pPr>
              <w:jc w:val="center"/>
              <w:rPr>
                <w:b w:val="0"/>
              </w:rPr>
            </w:pPr>
            <w:proofErr w:type="spellStart"/>
            <w:r w:rsidRPr="00BE4686">
              <w:rPr>
                <w:b w:val="0"/>
              </w:rPr>
              <w:t>SDFile</w:t>
            </w:r>
            <w:proofErr w:type="spellEnd"/>
          </w:p>
        </w:tc>
        <w:tc>
          <w:tcPr>
            <w:tcW w:w="3618" w:type="dxa"/>
          </w:tcPr>
          <w:p w14:paraId="2164B42F"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SubFile</w:t>
            </w:r>
            <w:proofErr w:type="spellEnd"/>
          </w:p>
        </w:tc>
      </w:tr>
      <w:tr w:rsidR="000A7AE6" w14:paraId="2164B433"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31" w14:textId="77777777" w:rsidR="000A7AE6" w:rsidRPr="00BE4686" w:rsidRDefault="000A7AE6" w:rsidP="00D33FB9">
            <w:pPr>
              <w:jc w:val="center"/>
              <w:rPr>
                <w:b w:val="0"/>
              </w:rPr>
            </w:pPr>
            <w:proofErr w:type="spellStart"/>
            <w:r w:rsidRPr="00BE4686">
              <w:rPr>
                <w:b w:val="0"/>
              </w:rPr>
              <w:t>MAPFile</w:t>
            </w:r>
            <w:proofErr w:type="spellEnd"/>
          </w:p>
        </w:tc>
        <w:tc>
          <w:tcPr>
            <w:tcW w:w="3618" w:type="dxa"/>
          </w:tcPr>
          <w:p w14:paraId="2164B432"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MooringFile</w:t>
            </w:r>
            <w:proofErr w:type="spellEnd"/>
          </w:p>
        </w:tc>
      </w:tr>
      <w:tr w:rsidR="000A7AE6" w14:paraId="2164B436"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34" w14:textId="77777777" w:rsidR="000A7AE6" w:rsidRPr="00BE4686" w:rsidRDefault="000A7AE6" w:rsidP="00D33FB9">
            <w:pPr>
              <w:jc w:val="center"/>
              <w:rPr>
                <w:b w:val="0"/>
              </w:rPr>
            </w:pPr>
            <w:proofErr w:type="spellStart"/>
            <w:r w:rsidRPr="00BE4686">
              <w:rPr>
                <w:b w:val="0"/>
              </w:rPr>
              <w:lastRenderedPageBreak/>
              <w:t>CompMAP</w:t>
            </w:r>
            <w:proofErr w:type="spellEnd"/>
          </w:p>
        </w:tc>
        <w:tc>
          <w:tcPr>
            <w:tcW w:w="3618" w:type="dxa"/>
          </w:tcPr>
          <w:p w14:paraId="2164B435"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CompMooring</w:t>
            </w:r>
            <w:proofErr w:type="spellEnd"/>
          </w:p>
        </w:tc>
      </w:tr>
    </w:tbl>
    <w:p w14:paraId="2164B437" w14:textId="77777777"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proofErr w:type="spellStart"/>
      <w:r w:rsidRPr="00A961B1">
        <w:t>CompAero</w:t>
      </w:r>
      <w:proofErr w:type="spellEnd"/>
      <w:r>
        <w:t xml:space="preserve">, </w:t>
      </w:r>
      <w:proofErr w:type="spellStart"/>
      <w:r>
        <w:t>CompServo</w:t>
      </w:r>
      <w:proofErr w:type="spellEnd"/>
      <w:r>
        <w:t xml:space="preserve">, </w:t>
      </w:r>
      <w:proofErr w:type="spellStart"/>
      <w:r w:rsidRPr="00A961B1">
        <w:t>CompHydro</w:t>
      </w:r>
      <w:proofErr w:type="spellEnd"/>
      <w:r>
        <w:t xml:space="preserve">, </w:t>
      </w:r>
      <w:proofErr w:type="spellStart"/>
      <w:r>
        <w:t>CompSub</w:t>
      </w:r>
      <w:proofErr w:type="spellEnd"/>
      <w:r>
        <w:t xml:space="preserve">, and </w:t>
      </w:r>
      <w:proofErr w:type="spellStart"/>
      <w:r w:rsidRPr="00A961B1">
        <w:t>CompMooring</w:t>
      </w:r>
      <w:proofErr w:type="spellEnd"/>
      <w:r>
        <w:t xml:space="preserve"> now require integer inputs.</w:t>
      </w:r>
    </w:p>
    <w:p w14:paraId="2164B438" w14:textId="77777777" w:rsidR="00A961B1" w:rsidRPr="00A961B1" w:rsidRDefault="00A961B1" w:rsidP="00A961B1">
      <w:pPr>
        <w:pStyle w:val="ListParagraph"/>
        <w:numPr>
          <w:ilvl w:val="0"/>
          <w:numId w:val="3"/>
        </w:numPr>
      </w:pPr>
      <w:r>
        <w:t xml:space="preserve">Inputs for coupling with modules IceFloe and IceDyn have been added: </w:t>
      </w:r>
      <w:proofErr w:type="spellStart"/>
      <w:r w:rsidRPr="00A961B1">
        <w:rPr>
          <w:b/>
        </w:rPr>
        <w:t>CompIce</w:t>
      </w:r>
      <w:proofErr w:type="spellEnd"/>
      <w:r>
        <w:t xml:space="preserve"> and </w:t>
      </w:r>
      <w:proofErr w:type="spellStart"/>
      <w:r w:rsidRPr="00A961B1">
        <w:rPr>
          <w:b/>
        </w:rPr>
        <w:t>IceFile</w:t>
      </w:r>
      <w:proofErr w:type="spellEnd"/>
      <w:r w:rsidR="00813432">
        <w:t>.</w:t>
      </w:r>
    </w:p>
    <w:p w14:paraId="2164B439" w14:textId="77777777"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proofErr w:type="spellStart"/>
      <w:r w:rsidRPr="00BE4686">
        <w:rPr>
          <w:b/>
        </w:rPr>
        <w:t>CompElast</w:t>
      </w:r>
      <w:proofErr w:type="spellEnd"/>
      <w:r w:rsidRPr="00BE4686">
        <w:t xml:space="preserve">, </w:t>
      </w:r>
      <w:proofErr w:type="spellStart"/>
      <w:proofErr w:type="gramStart"/>
      <w:r w:rsidRPr="00BE4686">
        <w:rPr>
          <w:b/>
        </w:rPr>
        <w:t>BDBldFile</w:t>
      </w:r>
      <w:proofErr w:type="spellEnd"/>
      <w:r w:rsidRPr="00BE4686">
        <w:rPr>
          <w:b/>
        </w:rPr>
        <w:t>(</w:t>
      </w:r>
      <w:proofErr w:type="gramEnd"/>
      <w:r w:rsidRPr="00BE4686">
        <w:rPr>
          <w:b/>
        </w:rPr>
        <w:t>1)</w:t>
      </w:r>
      <w:r w:rsidRPr="00BE4686">
        <w:t>,</w:t>
      </w:r>
      <w:r>
        <w:rPr>
          <w:b/>
        </w:rPr>
        <w:t xml:space="preserve"> </w:t>
      </w:r>
      <w:proofErr w:type="spellStart"/>
      <w:r w:rsidRPr="00BE4686">
        <w:rPr>
          <w:b/>
        </w:rPr>
        <w:t>BDBldFile</w:t>
      </w:r>
      <w:proofErr w:type="spellEnd"/>
      <w:r w:rsidRPr="00BE4686">
        <w:rPr>
          <w:b/>
        </w:rPr>
        <w:t>(</w:t>
      </w:r>
      <w:r>
        <w:rPr>
          <w:b/>
        </w:rPr>
        <w:t>2</w:t>
      </w:r>
      <w:r w:rsidRPr="00BE4686">
        <w:rPr>
          <w:b/>
        </w:rPr>
        <w:t>)</w:t>
      </w:r>
      <w:r w:rsidRPr="00BE4686">
        <w:t>,</w:t>
      </w:r>
      <w:r>
        <w:rPr>
          <w:b/>
        </w:rPr>
        <w:t xml:space="preserve"> </w:t>
      </w:r>
      <w:r>
        <w:t>and</w:t>
      </w:r>
      <w:r>
        <w:rPr>
          <w:b/>
        </w:rPr>
        <w:t xml:space="preserve"> </w:t>
      </w:r>
      <w:proofErr w:type="spellStart"/>
      <w:r w:rsidRPr="00BE4686">
        <w:rPr>
          <w:b/>
        </w:rPr>
        <w:t>BDBldFile</w:t>
      </w:r>
      <w:proofErr w:type="spellEnd"/>
      <w:r w:rsidRPr="00BE4686">
        <w:rPr>
          <w:b/>
        </w:rPr>
        <w:t>(</w:t>
      </w:r>
      <w:r>
        <w:rPr>
          <w:b/>
        </w:rPr>
        <w:t>3</w:t>
      </w:r>
      <w:r w:rsidRPr="00BE4686">
        <w:rPr>
          <w:b/>
        </w:rPr>
        <w:t>)</w:t>
      </w:r>
      <w:r>
        <w:t>.</w:t>
      </w:r>
    </w:p>
    <w:p w14:paraId="2164B43A" w14:textId="77777777"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14:paraId="2164B43B" w14:textId="77777777" w:rsidR="007A051E" w:rsidRDefault="007A051E" w:rsidP="007A051E">
      <w:pPr>
        <w:pStyle w:val="Heading3"/>
      </w:pPr>
      <w:r>
        <w:t>Changes in FAST v8.03.02b-bjj</w:t>
      </w:r>
    </w:p>
    <w:p w14:paraId="2164B43C" w14:textId="77777777"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14:paraId="2164B43D" w14:textId="77777777" w:rsidR="00214A47" w:rsidRDefault="00214A47" w:rsidP="00214A47">
      <w:pPr>
        <w:pStyle w:val="ListParagraph"/>
        <w:numPr>
          <w:ilvl w:val="0"/>
          <w:numId w:val="3"/>
        </w:numPr>
      </w:pPr>
      <w:r>
        <w:t>The primary FAST input file has been converted to primary input files fo</w:t>
      </w:r>
      <w:r w:rsidR="00BA0751">
        <w:t>r FAST, ElastoDyn, and ServoDyn</w:t>
      </w:r>
      <w:r w:rsidR="00E42E58">
        <w:t xml:space="preserve"> and some of the inputs have been reordered</w:t>
      </w:r>
      <w:r w:rsidR="00754E0F">
        <w:t>.</w:t>
      </w:r>
    </w:p>
    <w:p w14:paraId="2164B43E" w14:textId="77777777"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w:t>
      </w:r>
      <w:proofErr w:type="spellStart"/>
      <w:r>
        <w:t>HydroDyn’s</w:t>
      </w:r>
      <w:proofErr w:type="spellEnd"/>
      <w:r>
        <w:t xml:space="preserve"> </w:t>
      </w:r>
      <w:r w:rsidR="00F43F8D">
        <w:t xml:space="preserve">and MAP’s </w:t>
      </w:r>
      <w:r>
        <w:t>input file</w:t>
      </w:r>
      <w:r w:rsidR="00F43F8D">
        <w:t>s</w:t>
      </w:r>
      <w:r w:rsidR="00754E0F">
        <w:t>.</w:t>
      </w:r>
    </w:p>
    <w:p w14:paraId="2164B43F" w14:textId="77777777"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14:paraId="2164B440" w14:textId="77777777"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14:paraId="2164B441" w14:textId="77777777" w:rsidR="00852A08" w:rsidRDefault="00BA0751" w:rsidP="00852A08">
      <w:pPr>
        <w:pStyle w:val="ListParagraph"/>
        <w:numPr>
          <w:ilvl w:val="0"/>
          <w:numId w:val="3"/>
        </w:numPr>
      </w:pPr>
      <w:r>
        <w:t>Noise has been removed</w:t>
      </w:r>
      <w:r w:rsidR="00754E0F">
        <w:t>.</w:t>
      </w:r>
    </w:p>
    <w:p w14:paraId="2164B442" w14:textId="77777777" w:rsidR="00852A08" w:rsidRDefault="00852A08" w:rsidP="00852A08">
      <w:pPr>
        <w:pStyle w:val="ListParagraph"/>
        <w:numPr>
          <w:ilvl w:val="0"/>
          <w:numId w:val="3"/>
        </w:numPr>
      </w:pPr>
      <w:proofErr w:type="spellStart"/>
      <w:r w:rsidRPr="007D7E91">
        <w:rPr>
          <w:b/>
        </w:rPr>
        <w:t>PtfmLdMod</w:t>
      </w:r>
      <w:proofErr w:type="spellEnd"/>
      <w:r>
        <w:t xml:space="preserve"> has </w:t>
      </w:r>
      <w:r w:rsidR="00BA0751">
        <w:t xml:space="preserve">been converted to </w:t>
      </w:r>
      <w:proofErr w:type="spellStart"/>
      <w:r w:rsidR="00BA0751" w:rsidRPr="007D7E91">
        <w:rPr>
          <w:b/>
        </w:rPr>
        <w:t>CompUsrPtfmLd</w:t>
      </w:r>
      <w:proofErr w:type="spellEnd"/>
      <w:r w:rsidR="00754E0F">
        <w:t>.</w:t>
      </w:r>
    </w:p>
    <w:p w14:paraId="2164B443" w14:textId="77777777" w:rsidR="00852A08" w:rsidRDefault="00852A08" w:rsidP="00852A08">
      <w:pPr>
        <w:pStyle w:val="ListParagraph"/>
        <w:numPr>
          <w:ilvl w:val="0"/>
          <w:numId w:val="3"/>
        </w:numPr>
      </w:pPr>
      <w:proofErr w:type="spellStart"/>
      <w:r w:rsidRPr="007D7E91">
        <w:rPr>
          <w:b/>
        </w:rPr>
        <w:t>TwrLdMod</w:t>
      </w:r>
      <w:proofErr w:type="spellEnd"/>
      <w:r>
        <w:t xml:space="preserve"> has been converted to </w:t>
      </w:r>
      <w:proofErr w:type="spellStart"/>
      <w:r w:rsidRPr="007D7E91">
        <w:rPr>
          <w:b/>
        </w:rPr>
        <w:t>CompUserTwrLd</w:t>
      </w:r>
      <w:proofErr w:type="spellEnd"/>
      <w:r w:rsidR="00754E0F">
        <w:t>.</w:t>
      </w:r>
    </w:p>
    <w:p w14:paraId="2164B444" w14:textId="77777777" w:rsidR="00852A08" w:rsidRDefault="00852A08" w:rsidP="00852A08">
      <w:pPr>
        <w:pStyle w:val="ListParagraph"/>
        <w:numPr>
          <w:ilvl w:val="0"/>
          <w:numId w:val="3"/>
        </w:numPr>
      </w:pPr>
      <w:r>
        <w:t xml:space="preserve">The </w:t>
      </w:r>
      <w:r w:rsidR="00F43F8D">
        <w:t>tip-</w:t>
      </w:r>
      <w:r>
        <w:t>brake inputs have been removed</w:t>
      </w:r>
      <w:r w:rsidR="00754E0F">
        <w:t>.</w:t>
      </w:r>
    </w:p>
    <w:p w14:paraId="2164B445" w14:textId="77777777" w:rsidR="00852A08" w:rsidRDefault="00852A08" w:rsidP="00852A08">
      <w:pPr>
        <w:pStyle w:val="ListParagraph"/>
        <w:numPr>
          <w:ilvl w:val="0"/>
          <w:numId w:val="3"/>
        </w:numPr>
      </w:pPr>
      <w:proofErr w:type="spellStart"/>
      <w:r w:rsidRPr="007D7E91">
        <w:rPr>
          <w:b/>
        </w:rPr>
        <w:t>PtfmCM</w:t>
      </w:r>
      <w:proofErr w:type="spellEnd"/>
      <w:r>
        <w:t xml:space="preserve"> is now </w:t>
      </w:r>
      <w:proofErr w:type="spellStart"/>
      <w:r w:rsidRPr="007D7E91">
        <w:rPr>
          <w:b/>
        </w:rPr>
        <w:t>PtfmCMzt</w:t>
      </w:r>
      <w:proofErr w:type="spellEnd"/>
      <w:r>
        <w:t xml:space="preserve">, with </w:t>
      </w:r>
      <w:proofErr w:type="spellStart"/>
      <w:r w:rsidRPr="007D7E91">
        <w:rPr>
          <w:b/>
        </w:rPr>
        <w:t>PtfmCMzt</w:t>
      </w:r>
      <w:proofErr w:type="spellEnd"/>
      <w:r>
        <w:t xml:space="preserve"> = -</w:t>
      </w:r>
      <w:proofErr w:type="spellStart"/>
      <w:r w:rsidRPr="007D7E91">
        <w:rPr>
          <w:b/>
        </w:rPr>
        <w:t>PtfmCM</w:t>
      </w:r>
      <w:proofErr w:type="spellEnd"/>
      <w:r w:rsidR="00754E0F">
        <w:t>.</w:t>
      </w:r>
    </w:p>
    <w:p w14:paraId="2164B446" w14:textId="77777777" w:rsidR="00852A08" w:rsidRDefault="00852A08" w:rsidP="00852A08">
      <w:pPr>
        <w:pStyle w:val="ListParagraph"/>
        <w:numPr>
          <w:ilvl w:val="0"/>
          <w:numId w:val="3"/>
        </w:numPr>
      </w:pPr>
      <w:r>
        <w:t xml:space="preserve">Corresponding inputs </w:t>
      </w:r>
      <w:proofErr w:type="spellStart"/>
      <w:r w:rsidRPr="007D7E91">
        <w:rPr>
          <w:b/>
        </w:rPr>
        <w:t>PtfmCMxt</w:t>
      </w:r>
      <w:proofErr w:type="spellEnd"/>
      <w:r>
        <w:t xml:space="preserve"> and </w:t>
      </w:r>
      <w:proofErr w:type="spellStart"/>
      <w:r w:rsidRPr="007D7E91">
        <w:rPr>
          <w:b/>
        </w:rPr>
        <w:t>PtfmCMyt</w:t>
      </w:r>
      <w:proofErr w:type="spellEnd"/>
      <w:r>
        <w:t xml:space="preserve"> have been added</w:t>
      </w:r>
      <w:r w:rsidR="00754E0F">
        <w:t>.</w:t>
      </w:r>
    </w:p>
    <w:p w14:paraId="2164B447" w14:textId="77777777" w:rsidR="00F37CCF" w:rsidRDefault="00F37CCF" w:rsidP="00F37CCF">
      <w:pPr>
        <w:pStyle w:val="ListParagraph"/>
        <w:numPr>
          <w:ilvl w:val="0"/>
          <w:numId w:val="3"/>
        </w:numPr>
      </w:pPr>
      <w:proofErr w:type="spellStart"/>
      <w:r w:rsidRPr="007D7E91">
        <w:rPr>
          <w:b/>
        </w:rPr>
        <w:t>PtfmRef</w:t>
      </w:r>
      <w:proofErr w:type="spellEnd"/>
      <w:r>
        <w:t xml:space="preserve"> is now </w:t>
      </w:r>
      <w:proofErr w:type="spellStart"/>
      <w:r w:rsidRPr="007D7E91">
        <w:rPr>
          <w:b/>
        </w:rPr>
        <w:t>PtfmRefzt</w:t>
      </w:r>
      <w:proofErr w:type="spellEnd"/>
      <w:r>
        <w:t xml:space="preserve">, with </w:t>
      </w:r>
      <w:proofErr w:type="spellStart"/>
      <w:r w:rsidRPr="007D7E91">
        <w:rPr>
          <w:b/>
        </w:rPr>
        <w:t>PtfmRefzt</w:t>
      </w:r>
      <w:proofErr w:type="spellEnd"/>
      <w:r>
        <w:t xml:space="preserve"> = -</w:t>
      </w:r>
      <w:proofErr w:type="spellStart"/>
      <w:r w:rsidRPr="007D7E91">
        <w:rPr>
          <w:b/>
        </w:rPr>
        <w:t>PtfmRef</w:t>
      </w:r>
      <w:proofErr w:type="spellEnd"/>
      <w:r>
        <w:t>.</w:t>
      </w:r>
    </w:p>
    <w:p w14:paraId="2164B448" w14:textId="77777777" w:rsidR="00F37CCF" w:rsidRDefault="00F37CCF" w:rsidP="00F37CCF">
      <w:pPr>
        <w:pStyle w:val="ListParagraph"/>
        <w:numPr>
          <w:ilvl w:val="0"/>
          <w:numId w:val="3"/>
        </w:numPr>
      </w:pPr>
      <w:proofErr w:type="spellStart"/>
      <w:r w:rsidRPr="007D7E91">
        <w:rPr>
          <w:b/>
        </w:rPr>
        <w:t>TwrRBHt</w:t>
      </w:r>
      <w:proofErr w:type="spellEnd"/>
      <w:r>
        <w:t xml:space="preserve"> and </w:t>
      </w:r>
      <w:proofErr w:type="spellStart"/>
      <w:r w:rsidRPr="007D7E91">
        <w:rPr>
          <w:b/>
        </w:rPr>
        <w:t>TwrDraft</w:t>
      </w:r>
      <w:proofErr w:type="spellEnd"/>
      <w:r>
        <w:t xml:space="preserve"> have been replaced with </w:t>
      </w:r>
      <w:proofErr w:type="spellStart"/>
      <w:r w:rsidRPr="007D7E91">
        <w:rPr>
          <w:b/>
        </w:rPr>
        <w:t>TowerBsHt</w:t>
      </w:r>
      <w:proofErr w:type="spellEnd"/>
      <w:r>
        <w:t xml:space="preserve">, with </w:t>
      </w:r>
      <w:r>
        <w:br/>
      </w:r>
      <w:proofErr w:type="spellStart"/>
      <w:r w:rsidRPr="007D7E91">
        <w:rPr>
          <w:b/>
        </w:rPr>
        <w:t>TowerBsHt</w:t>
      </w:r>
      <w:proofErr w:type="spellEnd"/>
      <w:r>
        <w:t xml:space="preserve"> = </w:t>
      </w:r>
      <w:proofErr w:type="spellStart"/>
      <w:r w:rsidRPr="007D7E91">
        <w:rPr>
          <w:b/>
        </w:rPr>
        <w:t>TwrRBHt</w:t>
      </w:r>
      <w:proofErr w:type="spellEnd"/>
      <w:r>
        <w:t> – </w:t>
      </w:r>
      <w:proofErr w:type="spellStart"/>
      <w:r w:rsidRPr="007D7E91">
        <w:rPr>
          <w:b/>
        </w:rPr>
        <w:t>TwrDraft</w:t>
      </w:r>
      <w:proofErr w:type="spellEnd"/>
      <w:r>
        <w:t>.</w:t>
      </w:r>
    </w:p>
    <w:p w14:paraId="2164B449" w14:textId="77777777" w:rsidR="00852A08" w:rsidRDefault="00852A08" w:rsidP="00852A08">
      <w:pPr>
        <w:pStyle w:val="ListParagraph"/>
        <w:numPr>
          <w:ilvl w:val="0"/>
          <w:numId w:val="3"/>
        </w:numPr>
      </w:pPr>
      <w:r>
        <w:t>The output decimation factor (</w:t>
      </w:r>
      <w:proofErr w:type="spellStart"/>
      <w:r w:rsidRPr="007D7E91">
        <w:rPr>
          <w:b/>
        </w:rPr>
        <w:t>DecFact</w:t>
      </w:r>
      <w:proofErr w:type="spellEnd"/>
      <w:r>
        <w:t xml:space="preserve">) has been converted to </w:t>
      </w:r>
      <w:proofErr w:type="spellStart"/>
      <w:r w:rsidRPr="007D7E91">
        <w:rPr>
          <w:b/>
        </w:rPr>
        <w:t>DT_out</w:t>
      </w:r>
      <w:proofErr w:type="spellEnd"/>
      <w:r>
        <w:t xml:space="preserve"> (</w:t>
      </w:r>
      <w:proofErr w:type="spellStart"/>
      <w:r w:rsidRPr="007D7E91">
        <w:rPr>
          <w:b/>
        </w:rPr>
        <w:t>DT_out</w:t>
      </w:r>
      <w:proofErr w:type="spellEnd"/>
      <w:r>
        <w:t xml:space="preserve"> = </w:t>
      </w:r>
      <w:r w:rsidRPr="007D7E91">
        <w:rPr>
          <w:b/>
        </w:rPr>
        <w:t>DT</w:t>
      </w:r>
      <w:r>
        <w:t>*</w:t>
      </w:r>
      <w:proofErr w:type="spellStart"/>
      <w:r w:rsidRPr="007D7E91">
        <w:rPr>
          <w:b/>
        </w:rPr>
        <w:t>DecFact</w:t>
      </w:r>
      <w:proofErr w:type="spellEnd"/>
      <w:r>
        <w:t>)</w:t>
      </w:r>
      <w:r w:rsidR="00754E0F">
        <w:t>.</w:t>
      </w:r>
    </w:p>
    <w:p w14:paraId="2164B44A" w14:textId="77777777"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14:paraId="2164B44B" w14:textId="77777777" w:rsidR="00BA0751" w:rsidRDefault="00BA0751" w:rsidP="00BA0751">
      <w:pPr>
        <w:pStyle w:val="ListParagraph"/>
        <w:numPr>
          <w:ilvl w:val="0"/>
          <w:numId w:val="3"/>
        </w:numPr>
      </w:pPr>
      <w:r>
        <w:t xml:space="preserve">The </w:t>
      </w:r>
      <w:proofErr w:type="spellStart"/>
      <w:r w:rsidRPr="007D7E91">
        <w:rPr>
          <w:b/>
        </w:rPr>
        <w:t>GBRevers</w:t>
      </w:r>
      <w:proofErr w:type="spellEnd"/>
      <w:r>
        <w:t xml:space="preserve"> variable has been removed; input </w:t>
      </w:r>
      <w:proofErr w:type="spellStart"/>
      <w:r w:rsidRPr="00EA3ECC">
        <w:rPr>
          <w:b/>
        </w:rPr>
        <w:t>GBRatio</w:t>
      </w:r>
      <w:proofErr w:type="spellEnd"/>
      <w:r>
        <w:t xml:space="preserve"> must now be specified as a negative number if </w:t>
      </w:r>
      <w:proofErr w:type="spellStart"/>
      <w:r w:rsidRPr="007D7E91">
        <w:rPr>
          <w:b/>
        </w:rPr>
        <w:t>GBRevers</w:t>
      </w:r>
      <w:proofErr w:type="spellEnd"/>
      <w:r>
        <w:t xml:space="preserve"> was previously set to </w:t>
      </w:r>
      <w:r w:rsidR="00813432">
        <w:t>True</w:t>
      </w:r>
      <w:r w:rsidR="00754E0F">
        <w:t>.</w:t>
      </w:r>
    </w:p>
    <w:p w14:paraId="2164B44C" w14:textId="77777777" w:rsidR="00BA0751" w:rsidRDefault="00BA0751" w:rsidP="00BA0751">
      <w:pPr>
        <w:pStyle w:val="ListParagraph"/>
        <w:numPr>
          <w:ilvl w:val="0"/>
          <w:numId w:val="3"/>
        </w:numPr>
      </w:pPr>
      <w:proofErr w:type="spellStart"/>
      <w:r>
        <w:t>ElastoDyn’s</w:t>
      </w:r>
      <w:proofErr w:type="spellEnd"/>
      <w:r>
        <w:t xml:space="preserve"> blade input properties table no longer specifies </w:t>
      </w:r>
      <w:proofErr w:type="spellStart"/>
      <w:r w:rsidRPr="007D7E91">
        <w:rPr>
          <w:b/>
        </w:rPr>
        <w:t>AeroCent</w:t>
      </w:r>
      <w:proofErr w:type="spellEnd"/>
      <w:r>
        <w:t>. Instead, i</w:t>
      </w:r>
      <w:r w:rsidR="00E42E58">
        <w:t>t</w:t>
      </w:r>
      <w:r>
        <w:t xml:space="preserve"> specifies </w:t>
      </w:r>
      <w:r w:rsidR="00E42E58">
        <w:t xml:space="preserve">the location of the pitch axis, </w:t>
      </w:r>
      <w:proofErr w:type="spellStart"/>
      <w:r w:rsidRPr="007D7E91">
        <w:rPr>
          <w:b/>
        </w:rPr>
        <w:t>PitchAxis</w:t>
      </w:r>
      <w:proofErr w:type="spellEnd"/>
      <w:r>
        <w:t xml:space="preserve">, which is calculated as </w:t>
      </w:r>
      <w:proofErr w:type="spellStart"/>
      <w:r w:rsidRPr="007D7E91">
        <w:rPr>
          <w:b/>
        </w:rPr>
        <w:t>PitchAxis</w:t>
      </w:r>
      <w:proofErr w:type="spellEnd"/>
      <w:r>
        <w:t xml:space="preserve"> = 0.5 </w:t>
      </w:r>
      <w:r w:rsidR="004C2327">
        <w:t>–</w:t>
      </w:r>
      <w:r>
        <w:t xml:space="preserve"> </w:t>
      </w:r>
      <w:proofErr w:type="spellStart"/>
      <w:r w:rsidRPr="007D7E91">
        <w:rPr>
          <w:b/>
        </w:rPr>
        <w:t>AeroCent</w:t>
      </w:r>
      <w:proofErr w:type="spellEnd"/>
      <w:r w:rsidR="00F43F8D">
        <w:t xml:space="preserve"> by the MATLAB conversion script</w:t>
      </w:r>
      <w:r w:rsidR="00E42E58">
        <w:t>; the aerodynamic center will become part of AeroDyn in a future release</w:t>
      </w:r>
      <w:r w:rsidR="00754E0F">
        <w:t>.</w:t>
      </w:r>
    </w:p>
    <w:p w14:paraId="2164B44D" w14:textId="77777777" w:rsidR="004C2327" w:rsidRDefault="004C2327" w:rsidP="00BA0751">
      <w:pPr>
        <w:pStyle w:val="ListParagraph"/>
        <w:numPr>
          <w:ilvl w:val="0"/>
          <w:numId w:val="3"/>
        </w:numPr>
      </w:pPr>
      <w:r>
        <w:t xml:space="preserve">The </w:t>
      </w:r>
      <w:proofErr w:type="spellStart"/>
      <w:r w:rsidRPr="007D7E91">
        <w:rPr>
          <w:b/>
        </w:rPr>
        <w:t>OutList</w:t>
      </w:r>
      <w:proofErr w:type="spellEnd"/>
      <w:r>
        <w:t xml:space="preserve"> variables have been divided among the various FAST modules, and several outputs are no longer valid.</w:t>
      </w:r>
    </w:p>
    <w:p w14:paraId="2164B44E" w14:textId="77777777" w:rsidR="00754E0F" w:rsidRDefault="00754E0F" w:rsidP="00BA0751">
      <w:pPr>
        <w:pStyle w:val="ListParagraph"/>
        <w:numPr>
          <w:ilvl w:val="0"/>
          <w:numId w:val="3"/>
        </w:numPr>
      </w:pPr>
      <w:r>
        <w:t>The GH Bladed Interface is now a standard option in ServoDyn, without requiring a recompile.</w:t>
      </w:r>
    </w:p>
    <w:p w14:paraId="2164B44F" w14:textId="77777777" w:rsidR="00F65382" w:rsidRDefault="00F65382" w:rsidP="00F65382">
      <w:pPr>
        <w:pStyle w:val="ListParagraph"/>
        <w:numPr>
          <w:ilvl w:val="0"/>
          <w:numId w:val="3"/>
        </w:numPr>
      </w:pPr>
      <w:r>
        <w:lastRenderedPageBreak/>
        <w:t xml:space="preserve">Tower drag loading has been added to AeroDyn </w:t>
      </w:r>
      <w:r w:rsidRPr="00F65382">
        <w:t>v14.02.00c-mlb</w:t>
      </w:r>
      <w:r>
        <w:t xml:space="preserve"> with a new corresponding flag in the AeroDyn input file.</w:t>
      </w:r>
    </w:p>
    <w:p w14:paraId="2164B450" w14:textId="77777777" w:rsidR="003F591E" w:rsidRDefault="003F591E" w:rsidP="00BA0751">
      <w:pPr>
        <w:pStyle w:val="ListParagraph"/>
        <w:numPr>
          <w:ilvl w:val="0"/>
          <w:numId w:val="3"/>
        </w:numPr>
      </w:pPr>
      <w:r>
        <w:t xml:space="preserve">The glue code allows options for </w:t>
      </w:r>
      <w:proofErr w:type="spellStart"/>
      <w:r w:rsidRPr="007D7E91">
        <w:rPr>
          <w:b/>
        </w:rPr>
        <w:t>AbortErrLevel</w:t>
      </w:r>
      <w:proofErr w:type="spellEnd"/>
      <w:r>
        <w:t>, number of corrections in the predictor-corrector algorithm, and extrapolation/interpolation order of module inputs to be used for time advancement.</w:t>
      </w:r>
    </w:p>
    <w:p w14:paraId="2164B451" w14:textId="77777777"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proofErr w:type="spellStart"/>
      <w:r w:rsidR="00813432" w:rsidRPr="007D7E91">
        <w:rPr>
          <w:b/>
        </w:rPr>
        <w:t>DT_UJac</w:t>
      </w:r>
      <w:proofErr w:type="spellEnd"/>
      <w:r w:rsidR="00813432">
        <w:t xml:space="preserve"> and </w:t>
      </w:r>
      <w:proofErr w:type="spellStart"/>
      <w:r w:rsidR="00813432" w:rsidRPr="007D7E91">
        <w:rPr>
          <w:b/>
        </w:rPr>
        <w:t>UJacSclFact</w:t>
      </w:r>
      <w:proofErr w:type="spellEnd"/>
      <w:r w:rsidR="00813432">
        <w:t xml:space="preserve"> described in the </w:t>
      </w:r>
      <w:r w:rsidR="00813432">
        <w:fldChar w:fldCharType="begin"/>
      </w:r>
      <w:r w:rsidR="00813432">
        <w:instrText xml:space="preserve"> REF _Ref391883796 \h </w:instrText>
      </w:r>
      <w:r w:rsidR="00813432">
        <w:fldChar w:fldCharType="separate"/>
      </w:r>
      <w:r w:rsidR="008462CD">
        <w:t>Variables Specified in the FAST Primary Input File</w:t>
      </w:r>
      <w:r w:rsidR="00813432">
        <w:fldChar w:fldCharType="end"/>
      </w:r>
      <w:r w:rsidR="00813432">
        <w:t xml:space="preserve"> Section above</w:t>
      </w:r>
      <w:r>
        <w:t>.</w:t>
      </w:r>
    </w:p>
    <w:p w14:paraId="2164B452" w14:textId="77777777" w:rsidR="006552FB" w:rsidRDefault="00AE3A86" w:rsidP="005847A9">
      <w:pPr>
        <w:pStyle w:val="Heading2"/>
      </w:pPr>
      <w:bookmarkStart w:id="361" w:name="_Ref391845139"/>
      <w:bookmarkStart w:id="362" w:name="_Ref391845887"/>
      <w:bookmarkStart w:id="363" w:name="_Toc417470264"/>
      <w:r>
        <w:t xml:space="preserve">MATLAB </w:t>
      </w:r>
      <w:r w:rsidR="00583AAD">
        <w:t>Conversion Script</w:t>
      </w:r>
      <w:bookmarkEnd w:id="361"/>
      <w:r w:rsidR="00F1616B">
        <w:t>s</w:t>
      </w:r>
      <w:bookmarkEnd w:id="362"/>
      <w:bookmarkEnd w:id="363"/>
    </w:p>
    <w:p w14:paraId="2164B453" w14:textId="69C51310" w:rsidR="00F35ABA" w:rsidRDefault="00214A47" w:rsidP="00214A47">
      <w:r>
        <w:t xml:space="preserve">Because the changes to the input files are significant, we have created </w:t>
      </w:r>
      <w:r w:rsidR="00AE3A86">
        <w:t xml:space="preserve">MATLAB </w:t>
      </w:r>
      <w:r>
        <w:t xml:space="preserve">scripts to automatically convert FAST v7.x </w:t>
      </w:r>
      <w:r w:rsidR="005248A0">
        <w:t>or</w:t>
      </w:r>
      <w:r>
        <w:t xml:space="preserve"> FAST </w:t>
      </w:r>
      <w:r w:rsidR="00280B19">
        <w:t>v</w:t>
      </w:r>
      <w:r>
        <w:t>8</w:t>
      </w:r>
      <w:r w:rsidR="00280B19">
        <w:t>.x</w:t>
      </w:r>
      <w:r>
        <w:t>.</w:t>
      </w:r>
      <w:r w:rsidR="002C779E">
        <w:t xml:space="preserve"> </w:t>
      </w:r>
      <w:r w:rsidR="00F35ABA">
        <w:t xml:space="preserve">The files you will need are included in the Simulation Toolbox, located in this directory of the FAST archive: </w:t>
      </w:r>
      <w:r w:rsidR="00A92244">
        <w:t>&lt;FAST</w:t>
      </w:r>
      <w:r w:rsidR="00035EC8">
        <w:t>8&gt;\</w:t>
      </w:r>
      <w:r w:rsidR="00F35ABA" w:rsidRPr="00F35ABA">
        <w:t>Utilities\</w:t>
      </w:r>
      <w:proofErr w:type="spellStart"/>
      <w:r w:rsidR="00F35ABA" w:rsidRPr="00F35ABA">
        <w:t>SimulationToolbox</w:t>
      </w:r>
      <w:proofErr w:type="spellEnd"/>
      <w:r w:rsidR="00F35ABA" w:rsidRPr="00F35ABA">
        <w:t>\</w:t>
      </w:r>
      <w:proofErr w:type="spellStart"/>
      <w:r w:rsidR="00F35ABA" w:rsidRPr="00F35ABA">
        <w:t>ConvertFASTVersions</w:t>
      </w:r>
      <w:proofErr w:type="spellEnd"/>
      <w:r w:rsidR="008353BA">
        <w:t>.</w:t>
      </w:r>
    </w:p>
    <w:p w14:paraId="2164B454" w14:textId="77777777" w:rsidR="00F35ABA" w:rsidRDefault="00F35ABA" w:rsidP="00F35ABA">
      <w:r>
        <w:t xml:space="preserve">We recommend that you add the Simulation Toolbox to your </w:t>
      </w:r>
      <w:r w:rsidR="00AE3A86">
        <w:t xml:space="preserve">MATLAB </w:t>
      </w:r>
      <w:r>
        <w:t>path so that you can access all of the routines defined in it</w:t>
      </w:r>
      <w:r w:rsidR="00754E0F">
        <w:t>. For example</w:t>
      </w:r>
      <w:r>
        <w:t>:</w:t>
      </w:r>
    </w:p>
    <w:p w14:paraId="2164B455" w14:textId="77777777" w:rsidR="00F35ABA" w:rsidRDefault="00F35ABA" w:rsidP="00F35ABA">
      <w:pPr>
        <w:pStyle w:val="SourceCode"/>
      </w:pPr>
      <w:proofErr w:type="spellStart"/>
      <w:r>
        <w:t>FASTSimulationToolbox</w:t>
      </w:r>
      <w:proofErr w:type="spellEnd"/>
      <w:r>
        <w:t xml:space="preserve"> = '</w:t>
      </w:r>
      <w:r w:rsidRPr="002C779E">
        <w:rPr>
          <w:color w:val="4F81BD" w:themeColor="accent1"/>
        </w:rPr>
        <w:t>C</w:t>
      </w:r>
      <w:proofErr w:type="gramStart"/>
      <w:r w:rsidRPr="002C779E">
        <w:rPr>
          <w:color w:val="4F81BD" w:themeColor="accent1"/>
        </w:rPr>
        <w:t>:\</w:t>
      </w:r>
      <w:proofErr w:type="gramEnd"/>
      <w:r w:rsidRPr="002C779E">
        <w:rPr>
          <w:color w:val="4F81BD" w:themeColor="accent1"/>
        </w:rPr>
        <w:t>Users\</w:t>
      </w:r>
      <w:proofErr w:type="spellStart"/>
      <w:r w:rsidRPr="002C779E">
        <w:rPr>
          <w:color w:val="4F81BD" w:themeColor="accent1"/>
        </w:rPr>
        <w:t>bjonkman</w:t>
      </w:r>
      <w:proofErr w:type="spellEnd"/>
      <w:r w:rsidRPr="002C779E">
        <w:rPr>
          <w:color w:val="4F81BD" w:themeColor="accent1"/>
        </w:rPr>
        <w:t>\FAST\</w:t>
      </w:r>
      <w:proofErr w:type="spellStart"/>
      <w:r w:rsidRPr="002C779E">
        <w:rPr>
          <w:color w:val="4F81BD" w:themeColor="accent1"/>
        </w:rPr>
        <w:t>UtilityCodes</w:t>
      </w:r>
      <w:proofErr w:type="spellEnd"/>
      <w:r w:rsidRPr="002C779E">
        <w:rPr>
          <w:color w:val="4F81BD" w:themeColor="accent1"/>
        </w:rPr>
        <w:t>\</w:t>
      </w:r>
      <w:proofErr w:type="spellStart"/>
      <w:r w:rsidRPr="002C779E">
        <w:rPr>
          <w:color w:val="4F81BD" w:themeColor="accent1"/>
        </w:rPr>
        <w:t>SimulationToolbox</w:t>
      </w:r>
      <w:proofErr w:type="spellEnd"/>
      <w:r>
        <w:t>';</w:t>
      </w:r>
    </w:p>
    <w:p w14:paraId="2164B456" w14:textId="77777777" w:rsidR="00F35ABA" w:rsidRDefault="00F35ABA" w:rsidP="00F35ABA">
      <w:pPr>
        <w:pStyle w:val="SourceCode"/>
      </w:pPr>
      <w:proofErr w:type="spellStart"/>
      <w:proofErr w:type="gramStart"/>
      <w:r>
        <w:t>addpath</w:t>
      </w:r>
      <w:proofErr w:type="spellEnd"/>
      <w:r>
        <w:t>(</w:t>
      </w:r>
      <w:proofErr w:type="gramEnd"/>
      <w:r>
        <w:t xml:space="preserve"> </w:t>
      </w:r>
      <w:proofErr w:type="spellStart"/>
      <w:r>
        <w:t>genpath</w:t>
      </w:r>
      <w:proofErr w:type="spellEnd"/>
      <w:r>
        <w:t xml:space="preserve">( </w:t>
      </w:r>
      <w:proofErr w:type="spellStart"/>
      <w:r>
        <w:t>FASTSimulationToolbox</w:t>
      </w:r>
      <w:proofErr w:type="spellEnd"/>
      <w:r>
        <w:t xml:space="preserve"> ) );</w:t>
      </w:r>
    </w:p>
    <w:p w14:paraId="2164B457" w14:textId="6E8F0382" w:rsidR="002C779E" w:rsidRDefault="004C2327" w:rsidP="00214A47">
      <w:r>
        <w:t>An example showing how we converted the NREL CertTest input files for use with FAST v8.</w:t>
      </w:r>
      <w:r w:rsidR="00280B19">
        <w:t>10</w:t>
      </w:r>
      <w:r>
        <w:t>.0</w:t>
      </w:r>
      <w:r w:rsidR="00DC6217">
        <w:t>0</w:t>
      </w:r>
      <w:r w:rsidR="004066D9">
        <w:t>a</w:t>
      </w:r>
      <w:r>
        <w:t>-bjj is included in the FAST archive:</w:t>
      </w:r>
      <w:r w:rsidR="00035EC8">
        <w:t>&lt;FAST8&gt;\</w:t>
      </w:r>
      <w:r w:rsidRPr="004C2327">
        <w:t>CertTest\</w:t>
      </w:r>
      <w:proofErr w:type="spellStart"/>
      <w:r w:rsidRPr="004C2327">
        <w:t>ConvertFiles.m</w:t>
      </w:r>
      <w:proofErr w:type="spellEnd"/>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w:t>
      </w:r>
      <w:proofErr w:type="gramStart"/>
      <w:r w:rsidR="00CD1C3F">
        <w:t>Fortran</w:t>
      </w:r>
      <w:proofErr w:type="gramEnd"/>
      <w:r w:rsidR="00CD1C3F">
        <w:t xml:space="preserve"> and MATLAB read text input files in slightly different ways; so some things that may work in Fortran may not be read in the same way in MATLAB. We recommend that you carefully check the files after converting them.</w:t>
      </w:r>
    </w:p>
    <w:p w14:paraId="2164B459" w14:textId="77777777" w:rsidR="00DC2532" w:rsidRDefault="00E90E09" w:rsidP="00E90E09">
      <w:pPr>
        <w:pStyle w:val="Heading3"/>
      </w:pPr>
      <w:r>
        <w:t xml:space="preserve">Converting from </w:t>
      </w:r>
      <w:r w:rsidR="00DC2532">
        <w:t>previous versions of FAST v8</w:t>
      </w:r>
    </w:p>
    <w:p w14:paraId="2164B45A" w14:textId="77777777" w:rsidR="000E1CA2" w:rsidRPr="000E1CA2" w:rsidRDefault="000E1CA2" w:rsidP="00280B19">
      <w:r>
        <w:t>Each release of FAST v8 comes with conversion scripts to help convert from the previous released version. To convert to the latest version, you may have to run multiple MATLAB scripts.</w:t>
      </w:r>
    </w:p>
    <w:p w14:paraId="2164B45B" w14:textId="64633F4C" w:rsidR="00E90E09" w:rsidRDefault="000E1CA2" w:rsidP="00280B19">
      <w:pPr>
        <w:pStyle w:val="Heading4"/>
      </w:pPr>
      <w:r>
        <w:t>Convert</w:t>
      </w:r>
      <w:r w:rsidR="00D3756B">
        <w:t xml:space="preserve"> from</w:t>
      </w:r>
      <w:r>
        <w:t xml:space="preserve"> </w:t>
      </w:r>
      <w:r w:rsidR="00E90E09">
        <w:t>FAST v8.03.02b-bjj</w:t>
      </w:r>
      <w:r>
        <w:t xml:space="preserve"> to FAST v8.08.00c-bjj</w:t>
      </w:r>
    </w:p>
    <w:p w14:paraId="2164B45C" w14:textId="72A46C21" w:rsidR="00583013" w:rsidRDefault="00583013" w:rsidP="00E90E09">
      <w:r>
        <w:t xml:space="preserve">If you have FAST v8.03.x input files that you wish to convert, you can use the </w:t>
      </w:r>
      <w:r w:rsidR="00AE3A86">
        <w:t xml:space="preserve">MATLAB </w:t>
      </w:r>
      <w:r>
        <w:t xml:space="preserve">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14:paraId="2164B45D" w14:textId="77777777" w:rsidR="00E90E09" w:rsidRDefault="00583013" w:rsidP="00583013">
      <w:pPr>
        <w:pStyle w:val="SourceCode"/>
      </w:pPr>
      <w:r w:rsidRPr="00583013">
        <w:t>ConvertFAST8_</w:t>
      </w:r>
      <w:proofErr w:type="gramStart"/>
      <w:r w:rsidRPr="00583013">
        <w:t>3to8(</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5E" w14:textId="4FDABD2E" w:rsidR="00A670F6" w:rsidRDefault="0051119D" w:rsidP="0051119D">
      <w:r>
        <w:t>Note that we do not automatically convert the SubDyn input files from FAST v8.03. These you must do by hand—or use the models provided in the FAST</w:t>
      </w:r>
      <w:del w:id="364" w:author="Bonnie Jonkman" w:date="2015-04-22T12:48:00Z">
        <w:r w:rsidDel="001D5646">
          <w:delText xml:space="preserve"> </w:delText>
        </w:r>
        <w:r w:rsidDel="001D5646">
          <w:fldChar w:fldCharType="begin"/>
        </w:r>
        <w:r w:rsidDel="001D5646">
          <w:delInstrText xml:space="preserve"> REF _Ref391890933 \h </w:delInstrText>
        </w:r>
        <w:r w:rsidDel="001D5646">
          <w:fldChar w:fldCharType="end"/>
        </w:r>
      </w:del>
      <w:ins w:id="365" w:author="Bonnie Jonkman" w:date="2015-04-22T12:48:00Z">
        <w:r w:rsidR="001D5646">
          <w:t xml:space="preserve"> </w:t>
        </w:r>
        <w:r w:rsidR="001D5646">
          <w:fldChar w:fldCharType="begin"/>
        </w:r>
        <w:r w:rsidR="001D5646">
          <w:instrText xml:space="preserve"> REF _Ref417470230 \h </w:instrText>
        </w:r>
      </w:ins>
      <w:r w:rsidR="001D5646">
        <w:fldChar w:fldCharType="separate"/>
      </w:r>
      <w:ins w:id="366" w:author="Bonnie Jonkman" w:date="2015-04-22T12:48:00Z">
        <w:r w:rsidR="008462CD">
          <w:t>Certification Tests</w:t>
        </w:r>
        <w:r w:rsidR="001D5646">
          <w:fldChar w:fldCharType="end"/>
        </w:r>
      </w:ins>
      <w:r>
        <w:t>.</w:t>
      </w:r>
    </w:p>
    <w:p w14:paraId="2164B45F" w14:textId="77777777" w:rsidR="00DC2532" w:rsidRDefault="00DC2532" w:rsidP="00805E93">
      <w:pPr>
        <w:pStyle w:val="Heading4"/>
      </w:pPr>
      <w:r>
        <w:t xml:space="preserve">Convert </w:t>
      </w:r>
      <w:r w:rsidR="00D3756B">
        <w:t xml:space="preserve">from </w:t>
      </w:r>
      <w:r>
        <w:t>FAST v8.08.00c-bjj to FAST v8.09.00</w:t>
      </w:r>
      <w:r w:rsidR="00CA0FDC">
        <w:t>a</w:t>
      </w:r>
      <w:r>
        <w:t>-bjj</w:t>
      </w:r>
    </w:p>
    <w:p w14:paraId="2164B460" w14:textId="1FA2147E" w:rsidR="0051119D" w:rsidRDefault="000E1CA2" w:rsidP="0051119D">
      <w:r>
        <w:t>Y</w:t>
      </w:r>
      <w:r w:rsidR="006B028F">
        <w:t xml:space="preserve">ou can call </w:t>
      </w:r>
      <w:r w:rsidR="006B028F" w:rsidRPr="006B028F">
        <w:rPr>
          <w:b/>
        </w:rPr>
        <w:t>ConvertFAST8_8to9</w:t>
      </w:r>
      <w:r w:rsidR="006B028F">
        <w:t xml:space="preserve"> to convert the FAST v8.08</w:t>
      </w:r>
      <w:r w:rsidR="004066D9">
        <w:t>.x</w:t>
      </w:r>
      <w:r w:rsidR="006B028F">
        <w:t xml:space="preserve"> files for use with FAST v8.09.</w:t>
      </w:r>
      <w:r w:rsidR="004066D9">
        <w:t>x</w:t>
      </w:r>
      <w:r>
        <w:t>:</w:t>
      </w:r>
    </w:p>
    <w:p w14:paraId="2164B461" w14:textId="77777777" w:rsidR="004066D9" w:rsidRDefault="004066D9" w:rsidP="004066D9">
      <w:pPr>
        <w:pStyle w:val="SourceCode"/>
      </w:pPr>
      <w:r w:rsidRPr="00583013">
        <w:t>ConvertFAST8_</w:t>
      </w:r>
      <w:proofErr w:type="gramStart"/>
      <w:r>
        <w:t>8</w:t>
      </w:r>
      <w:r w:rsidRPr="00583013">
        <w:t>to</w:t>
      </w:r>
      <w:r>
        <w:t>9</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3" w14:textId="77777777" w:rsidR="00DC2532" w:rsidRDefault="00DC2532" w:rsidP="00DC2532">
      <w:pPr>
        <w:pStyle w:val="Heading4"/>
      </w:pPr>
      <w:r>
        <w:lastRenderedPageBreak/>
        <w:t>Convert</w:t>
      </w:r>
      <w:r w:rsidR="00D3756B">
        <w:t xml:space="preserve"> from</w:t>
      </w:r>
      <w:r>
        <w:t xml:space="preserve"> FAST v8.09.00</w:t>
      </w:r>
      <w:r w:rsidR="00CA0FDC">
        <w:t>a</w:t>
      </w:r>
      <w:r>
        <w:t>-bjj to FAST v8.10.00a-bjj</w:t>
      </w:r>
    </w:p>
    <w:p w14:paraId="2164B464" w14:textId="77777777" w:rsidR="000E1CA2" w:rsidRDefault="000E1CA2" w:rsidP="000E1CA2">
      <w:r>
        <w:t xml:space="preserve">You can call </w:t>
      </w:r>
      <w:r w:rsidRPr="006B028F">
        <w:rPr>
          <w:b/>
        </w:rPr>
        <w:t>ConvertFAST8_</w:t>
      </w:r>
      <w:r>
        <w:rPr>
          <w:b/>
        </w:rPr>
        <w:t>9</w:t>
      </w:r>
      <w:r w:rsidRPr="006B028F">
        <w:rPr>
          <w:b/>
        </w:rPr>
        <w:t>to</w:t>
      </w:r>
      <w:r>
        <w:rPr>
          <w:b/>
        </w:rPr>
        <w:t>10</w:t>
      </w:r>
      <w:r>
        <w:t xml:space="preserve"> to convert the FAST v8.09.x files for use with FAST v8.10.x:</w:t>
      </w:r>
    </w:p>
    <w:p w14:paraId="2164B465" w14:textId="77777777" w:rsidR="000E1CA2" w:rsidRDefault="000E1CA2" w:rsidP="000E1CA2">
      <w:pPr>
        <w:pStyle w:val="SourceCode"/>
      </w:pPr>
      <w:r w:rsidRPr="00583013">
        <w:t>ConvertFAST8_</w:t>
      </w:r>
      <w:proofErr w:type="gramStart"/>
      <w:r>
        <w:t>9</w:t>
      </w:r>
      <w:r w:rsidRPr="00583013">
        <w:t>to</w:t>
      </w:r>
      <w:r>
        <w:t>10</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6" w14:textId="2063D3E2" w:rsidR="000E1CA2" w:rsidRDefault="000E1CA2" w:rsidP="00805E93">
      <w:pPr>
        <w:rPr>
          <w:ins w:id="367" w:author="Bonnie Jonkman" w:date="2015-06-06T17:00:00Z"/>
        </w:rPr>
      </w:pPr>
      <w:r>
        <w:t xml:space="preserve">This script </w:t>
      </w:r>
      <w:r w:rsidRPr="00805E93">
        <w:rPr>
          <w:i/>
        </w:rPr>
        <w:t xml:space="preserve">does </w:t>
      </w:r>
      <w:r w:rsidR="00805E93" w:rsidRPr="00805E93">
        <w:rPr>
          <w:i/>
        </w:rPr>
        <w:t>not</w:t>
      </w:r>
      <w:r w:rsidR="00805E93">
        <w:t xml:space="preserve"> </w:t>
      </w:r>
      <w:r>
        <w:t xml:space="preserve">change the MAP input files, and it does not rename </w:t>
      </w:r>
      <w:proofErr w:type="spellStart"/>
      <w:r>
        <w:t>ServoDyn’s</w:t>
      </w:r>
      <w:proofErr w:type="spellEnd"/>
      <w:r>
        <w:t xml:space="preserve"> old “</w:t>
      </w:r>
      <w:proofErr w:type="spellStart"/>
      <w:r>
        <w:t>HSSBrTq</w:t>
      </w:r>
      <w:proofErr w:type="spellEnd"/>
      <w:r>
        <w:t>” output to “</w:t>
      </w:r>
      <w:proofErr w:type="spellStart"/>
      <w:r>
        <w:t>HSSBrTqC</w:t>
      </w:r>
      <w:proofErr w:type="spellEnd"/>
      <w:r>
        <w:t>”. You will have to make those changes by hand.</w:t>
      </w:r>
    </w:p>
    <w:p w14:paraId="284CA08F" w14:textId="3C6EC029" w:rsidR="00713A12" w:rsidRDefault="00713A12" w:rsidP="00713A12">
      <w:pPr>
        <w:pStyle w:val="Heading4"/>
        <w:rPr>
          <w:ins w:id="368" w:author="Bonnie Jonkman" w:date="2015-06-06T17:00:00Z"/>
        </w:rPr>
      </w:pPr>
      <w:ins w:id="369" w:author="Bonnie Jonkman" w:date="2015-06-06T17:00:00Z">
        <w:r>
          <w:t>Convert from FAST v8.</w:t>
        </w:r>
        <w:r>
          <w:t>1</w:t>
        </w:r>
        <w:r>
          <w:t>0.00a-bjj to FAST v8.1</w:t>
        </w:r>
        <w:r>
          <w:t>2</w:t>
        </w:r>
        <w:r>
          <w:t>.00a-bjj</w:t>
        </w:r>
      </w:ins>
    </w:p>
    <w:p w14:paraId="1EB8628C" w14:textId="6DD9B931" w:rsidR="00713A12" w:rsidRDefault="00713A12" w:rsidP="00713A12">
      <w:pPr>
        <w:rPr>
          <w:ins w:id="370" w:author="Bonnie Jonkman" w:date="2015-06-06T17:00:00Z"/>
        </w:rPr>
      </w:pPr>
      <w:ins w:id="371" w:author="Bonnie Jonkman" w:date="2015-06-06T17:00:00Z">
        <w:r>
          <w:t xml:space="preserve">You can call </w:t>
        </w:r>
        <w:r w:rsidRPr="006B028F">
          <w:rPr>
            <w:b/>
          </w:rPr>
          <w:t>ConvertFAST8_</w:t>
        </w:r>
        <w:r>
          <w:rPr>
            <w:b/>
          </w:rPr>
          <w:t>10</w:t>
        </w:r>
        <w:r w:rsidRPr="006B028F">
          <w:rPr>
            <w:b/>
          </w:rPr>
          <w:t>to</w:t>
        </w:r>
        <w:r>
          <w:rPr>
            <w:b/>
          </w:rPr>
          <w:t>1</w:t>
        </w:r>
        <w:r>
          <w:rPr>
            <w:b/>
          </w:rPr>
          <w:t>2</w:t>
        </w:r>
        <w:r>
          <w:t xml:space="preserve"> to convert the FAST v8.</w:t>
        </w:r>
        <w:r>
          <w:t>1</w:t>
        </w:r>
        <w:r>
          <w:t>0.x files for use with FAST v8.1</w:t>
        </w:r>
        <w:r>
          <w:t>2</w:t>
        </w:r>
        <w:r>
          <w:t>.x:</w:t>
        </w:r>
      </w:ins>
    </w:p>
    <w:p w14:paraId="22A94B1C" w14:textId="457965C8" w:rsidR="00713A12" w:rsidRDefault="00713A12" w:rsidP="00713A12">
      <w:pPr>
        <w:pStyle w:val="SourceCode"/>
        <w:rPr>
          <w:ins w:id="372" w:author="Bonnie Jonkman" w:date="2015-06-06T17:00:00Z"/>
        </w:rPr>
      </w:pPr>
      <w:ins w:id="373" w:author="Bonnie Jonkman" w:date="2015-06-06T17:00:00Z">
        <w:r w:rsidRPr="00583013">
          <w:t>ConvertFAST8_</w:t>
        </w:r>
      </w:ins>
      <w:proofErr w:type="gramStart"/>
      <w:ins w:id="374" w:author="Bonnie Jonkman" w:date="2015-06-06T17:01:00Z">
        <w:r>
          <w:t>10</w:t>
        </w:r>
      </w:ins>
      <w:ins w:id="375" w:author="Bonnie Jonkman" w:date="2015-06-06T17:00:00Z">
        <w:r w:rsidRPr="00583013">
          <w:t>to</w:t>
        </w:r>
        <w:r>
          <w:t>1</w:t>
        </w:r>
      </w:ins>
      <w:ins w:id="376" w:author="Bonnie Jonkman" w:date="2015-06-06T17:01:00Z">
        <w:r>
          <w:t>2</w:t>
        </w:r>
      </w:ins>
      <w:ins w:id="377" w:author="Bonnie Jonkman" w:date="2015-06-06T17:00:00Z">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ins>
    </w:p>
    <w:p w14:paraId="67B1BA80" w14:textId="3009FED1" w:rsidR="00713A12" w:rsidRPr="00CA4ADB" w:rsidRDefault="00713A12" w:rsidP="00805E93">
      <w:ins w:id="378" w:author="Bonnie Jonkman" w:date="2015-06-06T17:00:00Z">
        <w:r>
          <w:t xml:space="preserve">This script </w:t>
        </w:r>
      </w:ins>
      <w:ins w:id="379" w:author="Bonnie Jonkman" w:date="2015-06-06T17:01:00Z">
        <w:r>
          <w:t>attempts to modify the AeroDyn v14 input files</w:t>
        </w:r>
      </w:ins>
      <w:ins w:id="380" w:author="Bonnie Jonkman" w:date="2015-06-06T17:02:00Z">
        <w:r>
          <w:t xml:space="preserve"> and create new InflowWind files</w:t>
        </w:r>
      </w:ins>
      <w:ins w:id="381" w:author="Bonnie Jonkman" w:date="2015-06-06T17:01:00Z">
        <w:r>
          <w:t xml:space="preserve">; however, due to some unique features of AeroDyn v14’s input file, some changes may have to be made by hand (particularly if the file uses multiple </w:t>
        </w:r>
      </w:ins>
      <w:ins w:id="382" w:author="Bonnie Jonkman" w:date="2015-06-06T17:02:00Z">
        <w:r>
          <w:t>Reynolds</w:t>
        </w:r>
      </w:ins>
      <w:ins w:id="383" w:author="Bonnie Jonkman" w:date="2015-06-06T17:01:00Z">
        <w:r>
          <w:t xml:space="preserve"> </w:t>
        </w:r>
      </w:ins>
      <w:ins w:id="384" w:author="Bonnie Jonkman" w:date="2015-06-06T17:02:00Z">
        <w:r>
          <w:t>numbers.)</w:t>
        </w:r>
      </w:ins>
      <w:ins w:id="385" w:author="Bonnie Jonkman" w:date="2015-06-06T17:00:00Z">
        <w:r>
          <w:t>.</w:t>
        </w:r>
      </w:ins>
      <w:ins w:id="386" w:author="Bonnie Jonkman" w:date="2015-06-06T17:02:00Z">
        <w:r>
          <w:t xml:space="preserve"> Also, the</w:t>
        </w:r>
      </w:ins>
      <w:ins w:id="387" w:author="Bonnie Jonkman" w:date="2015-06-06T17:03:00Z">
        <w:r>
          <w:t>re are some instances when the script fails to identify the wind file type (e.g. when a file has a .</w:t>
        </w:r>
        <w:proofErr w:type="spellStart"/>
        <w:r>
          <w:t>wnd</w:t>
        </w:r>
        <w:proofErr w:type="spellEnd"/>
        <w:r>
          <w:t xml:space="preserve"> extension but isn’t a full-field wind file)</w:t>
        </w:r>
      </w:ins>
      <w:ins w:id="388" w:author="Bonnie Jonkman" w:date="2015-06-06T17:04:00Z">
        <w:r>
          <w:t>; these files may have to be modified by hand. The script does not attempt to create AeroDyn v15 input files or BeamDyn input files.</w:t>
        </w:r>
      </w:ins>
    </w:p>
    <w:p w14:paraId="2164B467" w14:textId="77777777" w:rsidR="00E90E09" w:rsidRPr="00E90E09" w:rsidRDefault="00E90E09" w:rsidP="00E90E09">
      <w:pPr>
        <w:pStyle w:val="Heading3"/>
      </w:pPr>
      <w:r>
        <w:t>Converting from FAST v7</w:t>
      </w:r>
    </w:p>
    <w:p w14:paraId="2164B468" w14:textId="6A850B01" w:rsidR="00E20484" w:rsidRDefault="00CD1C3F" w:rsidP="003D4251">
      <w:r>
        <w:t>To convert FAST v7 input files to FAST v8.</w:t>
      </w:r>
      <w:r w:rsidR="000E1CA2">
        <w:t>10.00a</w:t>
      </w:r>
      <w:r>
        <w:t xml:space="preserve">-bjj, you can use the MATLAB function </w:t>
      </w:r>
      <w:r w:rsidRPr="00ED5157">
        <w:rPr>
          <w:b/>
        </w:rPr>
        <w:t>ConvertFAST7to8</w:t>
      </w:r>
      <w:r w:rsidRPr="00CD1C3F">
        <w:t>.</w:t>
      </w:r>
      <w:r>
        <w:t xml:space="preserve"> This function will create a new primary input files for FAST, ServoDyn, and ElastoDyn. It also creates new blade and tower files for ElastoDyn. </w:t>
      </w:r>
      <w:r w:rsidR="00E20484" w:rsidRPr="003C4A45">
        <w:rPr>
          <w:i/>
        </w:rPr>
        <w:t>It does not automatically convert hydrodynamic- and mooring system-related inputs</w:t>
      </w:r>
      <w:r w:rsidR="00E20484">
        <w:t>. This function does not create HydroDyn, SubDyn, MAP, or AeroDyn</w:t>
      </w:r>
      <w:r w:rsidR="00E20484" w:rsidRPr="00AC31AB">
        <w:rPr>
          <w:rStyle w:val="FootnoteReference"/>
          <w:rFonts w:eastAsia="Times New Roman" w:cs="Times New Roman"/>
          <w:color w:val="000000"/>
        </w:rPr>
        <w:footnoteReference w:id="9"/>
      </w:r>
      <w:r w:rsidR="00E20484">
        <w:t xml:space="preserve"> input files.</w:t>
      </w:r>
    </w:p>
    <w:p w14:paraId="2164B469" w14:textId="77777777" w:rsidR="003D4251" w:rsidRDefault="003D4251" w:rsidP="004066D9">
      <w:pPr>
        <w:keepNext/>
      </w:pPr>
      <w:r>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14:paraId="2164B46A" w14:textId="77777777" w:rsidR="00D36AEB" w:rsidRPr="00D36AEB" w:rsidRDefault="00D36AEB" w:rsidP="00D36AEB">
      <w:pPr>
        <w:pStyle w:val="SourceCode"/>
      </w:pPr>
      <w:proofErr w:type="gramStart"/>
      <w:r w:rsidRPr="00D36AEB">
        <w:t>ConvertFAST7to8(</w:t>
      </w:r>
      <w:proofErr w:type="spellStart"/>
      <w:proofErr w:type="gramEnd"/>
      <w:r w:rsidRPr="00D36AEB">
        <w:t>inputfile,newDir</w:t>
      </w:r>
      <w:proofErr w:type="spellEnd"/>
      <w:r w:rsidRPr="00D36AEB">
        <w:t>);</w:t>
      </w:r>
    </w:p>
    <w:p w14:paraId="2164B46B" w14:textId="77777777" w:rsidR="003D4251" w:rsidRDefault="003D4251" w:rsidP="00222668">
      <w:pPr>
        <w:keepNext/>
      </w:pPr>
      <w:r>
        <w:t xml:space="preserve">If your input file has pitch or yaw maneuvers, you may also provide the routine with the new rates (instead of the end times previously used). We have also provided a </w:t>
      </w:r>
      <w:r w:rsidR="00AE3A86">
        <w:t xml:space="preserve">MATLAB </w:t>
      </w:r>
      <w:r>
        <w:t>routine (</w:t>
      </w:r>
      <w:proofErr w:type="spellStart"/>
      <w:r w:rsidRPr="00D36AEB">
        <w:rPr>
          <w:b/>
        </w:rPr>
        <w:t>CalculateYawAndPitchRates</w:t>
      </w:r>
      <w:proofErr w:type="spellEnd"/>
      <w:r>
        <w:t>) that will calculate these rates, but you must provide the routine the name of the FAST output file that contains the previous results of the Pitch and/or Yaw channels.</w:t>
      </w:r>
    </w:p>
    <w:p w14:paraId="2164B46C" w14:textId="77777777" w:rsidR="00182565" w:rsidRPr="00D36AEB" w:rsidRDefault="00182565" w:rsidP="00222668">
      <w:pPr>
        <w:pStyle w:val="SourceCode"/>
        <w:keepNext/>
      </w:pPr>
      <w:r w:rsidRPr="00D36AEB">
        <w:t>[</w:t>
      </w:r>
      <w:proofErr w:type="spellStart"/>
      <w:r w:rsidRPr="00D36AEB">
        <w:t>YawManRat</w:t>
      </w:r>
      <w:proofErr w:type="spellEnd"/>
      <w:r w:rsidRPr="00D36AEB">
        <w:t xml:space="preserve">, </w:t>
      </w:r>
      <w:proofErr w:type="spellStart"/>
      <w:r w:rsidRPr="00D36AEB">
        <w:t>PitManRat</w:t>
      </w:r>
      <w:proofErr w:type="spellEnd"/>
      <w:r w:rsidRPr="00D36AEB">
        <w:t xml:space="preserve">] = </w:t>
      </w:r>
      <w:proofErr w:type="spellStart"/>
      <w:proofErr w:type="gramStart"/>
      <w:r w:rsidRPr="00D36AEB">
        <w:t>CalculateYawAndPitchRates</w:t>
      </w:r>
      <w:proofErr w:type="spellEnd"/>
      <w:r w:rsidRPr="00D36AEB">
        <w:t>(</w:t>
      </w:r>
      <w:proofErr w:type="gramEnd"/>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14:paraId="2164B46D" w14:textId="77777777" w:rsidR="00182565" w:rsidRDefault="00182565" w:rsidP="00D36AEB">
      <w:pPr>
        <w:pStyle w:val="SourceCode"/>
      </w:pPr>
      <w:proofErr w:type="gramStart"/>
      <w:r w:rsidRPr="00D36AEB">
        <w:t>ConvertFAST7to8(</w:t>
      </w:r>
      <w:proofErr w:type="spellStart"/>
      <w:proofErr w:type="gramEnd"/>
      <w:r w:rsidRPr="00D36AEB">
        <w:t>inputfile</w:t>
      </w:r>
      <w:proofErr w:type="spellEnd"/>
      <w:r w:rsidRPr="00D36AEB">
        <w:t>,</w:t>
      </w:r>
      <w:r w:rsidR="00D36AEB">
        <w:t xml:space="preserve"> </w:t>
      </w:r>
      <w:proofErr w:type="spellStart"/>
      <w:r w:rsidRPr="00D36AEB">
        <w:t>newDir</w:t>
      </w:r>
      <w:proofErr w:type="spellEnd"/>
      <w:r w:rsidRPr="00D36AEB">
        <w:t>,</w:t>
      </w:r>
      <w:r w:rsidR="00D36AEB">
        <w:t xml:space="preserve"> </w:t>
      </w:r>
      <w:proofErr w:type="spellStart"/>
      <w:r w:rsidRPr="00D36AEB">
        <w:t>YawManRat</w:t>
      </w:r>
      <w:proofErr w:type="spellEnd"/>
      <w:r w:rsidR="00D36AEB">
        <w:t>,</w:t>
      </w:r>
      <w:r w:rsidR="00D36AEB" w:rsidRPr="00D36AEB">
        <w:t xml:space="preserve"> </w:t>
      </w:r>
      <w:proofErr w:type="spellStart"/>
      <w:r w:rsidR="00D36AEB" w:rsidRPr="00D36AEB">
        <w:t>PitManRat</w:t>
      </w:r>
      <w:proofErr w:type="spellEnd"/>
      <w:r w:rsidRPr="00D36AEB">
        <w:t>);</w:t>
      </w:r>
    </w:p>
    <w:p w14:paraId="2164B46E" w14:textId="77777777" w:rsidR="000D66E4" w:rsidRDefault="000D66E4" w:rsidP="003D4251">
      <w:r>
        <w:t xml:space="preserve">If </w:t>
      </w:r>
      <w:proofErr w:type="spellStart"/>
      <w:r w:rsidRPr="000D66E4">
        <w:rPr>
          <w:b/>
        </w:rPr>
        <w:t>YawManRat</w:t>
      </w:r>
      <w:proofErr w:type="spellEnd"/>
      <w:r>
        <w:t xml:space="preserve"> or </w:t>
      </w:r>
      <w:proofErr w:type="spellStart"/>
      <w:r w:rsidRPr="000D66E4">
        <w:rPr>
          <w:b/>
        </w:rPr>
        <w:t>PitManRat</w:t>
      </w:r>
      <w:proofErr w:type="spellEnd"/>
      <w:r>
        <w:t xml:space="preserve"> are zero, those inputs are ignored and values from the ServoDyn template file will be used instead.</w:t>
      </w:r>
    </w:p>
    <w:p w14:paraId="2164B46F" w14:textId="77777777" w:rsidR="003D4251" w:rsidRDefault="003D4251" w:rsidP="003D4251">
      <w:r>
        <w:lastRenderedPageBreak/>
        <w:t xml:space="preserve">If your input file was used with the custom interface to GH Bladed DLL controllers, you should also set the optional input parameter, </w:t>
      </w:r>
      <w:proofErr w:type="spellStart"/>
      <w:r>
        <w:t>usedBladedDLL</w:t>
      </w:r>
      <w:proofErr w:type="spellEnd"/>
      <w:r>
        <w:t xml:space="preserve">, so that your input switches that previously called the DLL are now set to </w:t>
      </w:r>
      <w:proofErr w:type="gramStart"/>
      <w:r>
        <w:t>5</w:t>
      </w:r>
      <w:proofErr w:type="gramEnd"/>
      <w:r>
        <w:t>, the new switch for User-Defined Control from Bladed DLL.</w:t>
      </w:r>
    </w:p>
    <w:p w14:paraId="2164B470" w14:textId="77777777" w:rsidR="00022BE0" w:rsidRPr="00D36AEB" w:rsidRDefault="00022BE0" w:rsidP="00022BE0">
      <w:pPr>
        <w:pStyle w:val="SourceCode"/>
      </w:pPr>
      <w:proofErr w:type="gramStart"/>
      <w:r w:rsidRPr="00D36AEB">
        <w:t>ConvertFAST7to8(</w:t>
      </w:r>
      <w:proofErr w:type="spellStart"/>
      <w:proofErr w:type="gramEnd"/>
      <w:r w:rsidRPr="00D36AEB">
        <w:t>oldFSTName</w:t>
      </w:r>
      <w:proofErr w:type="spellEnd"/>
      <w:r w:rsidRPr="00D36AEB">
        <w:t xml:space="preserve">, </w:t>
      </w:r>
      <w:proofErr w:type="spellStart"/>
      <w:r w:rsidRPr="00D36AEB">
        <w:t>newDir</w:t>
      </w:r>
      <w:proofErr w:type="spellEnd"/>
      <w:r w:rsidRPr="00D36AEB">
        <w:t xml:space="preserve">, </w:t>
      </w:r>
      <w:proofErr w:type="spellStart"/>
      <w:r w:rsidRPr="00D36AEB">
        <w:t>YawManRat</w:t>
      </w:r>
      <w:proofErr w:type="spellEnd"/>
      <w:r w:rsidRPr="00D36AEB">
        <w:t xml:space="preserve">, </w:t>
      </w:r>
      <w:proofErr w:type="spellStart"/>
      <w:r w:rsidRPr="00D36AEB">
        <w:t>PitManRat</w:t>
      </w:r>
      <w:proofErr w:type="spellEnd"/>
      <w:r w:rsidRPr="00D36AEB">
        <w:t xml:space="preserve">, </w:t>
      </w:r>
      <w:proofErr w:type="spellStart"/>
      <w:r w:rsidRPr="00D36AEB">
        <w:t>usedBladedDLL</w:t>
      </w:r>
      <w:proofErr w:type="spellEnd"/>
      <w:r w:rsidRPr="00D36AEB">
        <w:t>)</w:t>
      </w:r>
    </w:p>
    <w:p w14:paraId="2164B47C" w14:textId="2E88CA11" w:rsidR="0051119D" w:rsidRDefault="007F152F" w:rsidP="00992CCA">
      <w:pPr>
        <w:pStyle w:val="Heading1"/>
      </w:pPr>
      <w:bookmarkStart w:id="389" w:name="_Toc417470265"/>
      <w:r>
        <w:t>Running FAST</w:t>
      </w:r>
      <w:bookmarkEnd w:id="389"/>
    </w:p>
    <w:p w14:paraId="2164B47D" w14:textId="4AA02CCB" w:rsidR="0051119D" w:rsidRDefault="0051119D" w:rsidP="0051119D">
      <w:pPr>
        <w:rPr>
          <w:ins w:id="390" w:author="Bonnie Jonkman" w:date="2015-04-21T10:38:00Z"/>
        </w:rPr>
      </w:pPr>
      <w:r>
        <w:t>FAST v8.</w:t>
      </w:r>
      <w:r w:rsidR="00DC6859">
        <w:t>1</w:t>
      </w:r>
      <w:del w:id="391" w:author="Bonnie Jonkman" w:date="2015-06-06T17:04:00Z">
        <w:r w:rsidR="00DC6859" w:rsidDel="00112CFA">
          <w:delText>0</w:delText>
        </w:r>
      </w:del>
      <w:ins w:id="392" w:author="Bonnie Jonkman" w:date="2015-06-06T17:05:00Z">
        <w:r w:rsidR="00112CFA">
          <w:t>2</w:t>
        </w:r>
      </w:ins>
      <w:r>
        <w:t>.00</w:t>
      </w:r>
      <w:r w:rsidR="007F152F">
        <w:t>a</w:t>
      </w:r>
      <w:r>
        <w:t>-bjj must load the MAP</w:t>
      </w:r>
      <w:r w:rsidR="000B5913">
        <w:t>++</w:t>
      </w:r>
      <w:r>
        <w:t xml:space="preserve">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w:t>
      </w:r>
      <w:r w:rsidR="00613374">
        <w:t>the code yourself</w:t>
      </w:r>
      <w:r>
        <w:t xml:space="preserve">, </w:t>
      </w:r>
      <w:r w:rsidR="007E0629">
        <w:t>you may have to modify your path environment variable or move some files.</w:t>
      </w:r>
    </w:p>
    <w:p w14:paraId="13CFD308" w14:textId="26DF97F3" w:rsidR="00814DDB" w:rsidRDefault="00814DDB" w:rsidP="00204924">
      <w:pPr>
        <w:pStyle w:val="Heading2"/>
      </w:pPr>
      <w:bookmarkStart w:id="393" w:name="_Toc417470266"/>
      <w:ins w:id="394" w:author="Bonnie Jonkman" w:date="2015-04-21T10:39:00Z">
        <w:r>
          <w:t>Normal Simulation: Starting FAST from an input file</w:t>
        </w:r>
      </w:ins>
      <w:bookmarkEnd w:id="393"/>
    </w:p>
    <w:p w14:paraId="2164B47E" w14:textId="77777777" w:rsidR="00DC658B" w:rsidRDefault="00DC658B" w:rsidP="00DC658B">
      <w:r>
        <w:t>To run FAST from a Windows command prompt, the syntax is:</w:t>
      </w:r>
    </w:p>
    <w:p w14:paraId="2164B47F" w14:textId="77777777" w:rsidR="00DC658B" w:rsidRDefault="00DC658B" w:rsidP="007D7E91">
      <w:pPr>
        <w:pStyle w:val="SourceCode"/>
      </w:pPr>
      <w:r>
        <w:t>&lt;</w:t>
      </w:r>
      <w:proofErr w:type="gramStart"/>
      <w:r>
        <w:t>name</w:t>
      </w:r>
      <w:proofErr w:type="gramEnd"/>
      <w:r>
        <w:t xml:space="preserve"> of FAST executable with or without extension&gt; &lt;name of input file with extension&gt;</w:t>
      </w:r>
    </w:p>
    <w:p w14:paraId="2164B480" w14:textId="77777777" w:rsidR="00DC658B" w:rsidRDefault="00DC658B" w:rsidP="00DC658B">
      <w:r>
        <w:t>To start, it easiest to open up your command window in the directory in which your FAST primary input file and FAST executable are stored. For example, if you have an input file named “</w:t>
      </w:r>
      <w:proofErr w:type="spellStart"/>
      <w:r>
        <w:t>Input.fst</w:t>
      </w:r>
      <w:proofErr w:type="spellEnd"/>
      <w:r>
        <w:t>”, along with “FAST</w:t>
      </w:r>
      <w:r w:rsidR="007D7E91">
        <w:t>_Win32</w:t>
      </w:r>
      <w:r>
        <w:t>.exe”, stored in “C:\</w:t>
      </w:r>
      <w:proofErr w:type="spellStart"/>
      <w:r>
        <w:t>FileLocation</w:t>
      </w:r>
      <w:proofErr w:type="spellEnd"/>
      <w:r>
        <w:t>”, you should type:</w:t>
      </w:r>
    </w:p>
    <w:p w14:paraId="2164B481" w14:textId="77777777" w:rsidR="00DC658B" w:rsidRDefault="00DC658B" w:rsidP="007D7E91">
      <w:pPr>
        <w:pStyle w:val="SourceCode"/>
      </w:pPr>
      <w:r>
        <w:t xml:space="preserve">C:\&gt;cd </w:t>
      </w:r>
      <w:proofErr w:type="spellStart"/>
      <w:r>
        <w:t>FileLocation</w:t>
      </w:r>
      <w:proofErr w:type="spellEnd"/>
    </w:p>
    <w:p w14:paraId="2164B482" w14:textId="77777777" w:rsidR="00DC658B" w:rsidRDefault="00DC658B" w:rsidP="007D7E91">
      <w:pPr>
        <w:pStyle w:val="SourceCode"/>
      </w:pPr>
      <w:r>
        <w:t>C:\FileLocation&gt; FAST</w:t>
      </w:r>
      <w:r w:rsidR="007D7E91">
        <w:t>_Win32</w:t>
      </w:r>
      <w:r>
        <w:t xml:space="preserve"> </w:t>
      </w:r>
      <w:proofErr w:type="spellStart"/>
      <w:r>
        <w:t>Input.fst</w:t>
      </w:r>
      <w:proofErr w:type="spellEnd"/>
    </w:p>
    <w:p w14:paraId="2164B483" w14:textId="77777777" w:rsidR="00DC658B" w:rsidRDefault="00DC658B" w:rsidP="00DC658B">
      <w:r>
        <w:t>The syntax is the same for different input files. Simply change “</w:t>
      </w:r>
      <w:proofErr w:type="spellStart"/>
      <w:r>
        <w:t>Input.fst</w:t>
      </w:r>
      <w:proofErr w:type="spellEnd"/>
      <w:r>
        <w:t>” to whatever input file you want.</w:t>
      </w:r>
    </w:p>
    <w:p w14:paraId="2164B484" w14:textId="77777777" w:rsidR="00DC658B" w:rsidRDefault="00DC658B" w:rsidP="00DC658B">
      <w:pPr>
        <w:rPr>
          <w:ins w:id="395" w:author="Bonnie Jonkman" w:date="2015-04-15T13:45:00Z"/>
        </w:rPr>
      </w:pPr>
      <w:r>
        <w:t xml:space="preserve">An installation guide is available that describes how to install FAST (and the other CAE tools) in such a way that they will run from a command window from any folder (without moving or copying the executable around to different folders). See: </w:t>
      </w:r>
      <w:hyperlink r:id="rId29" w:history="1">
        <w:r w:rsidR="00DC6859">
          <w:rPr>
            <w:rStyle w:val="Hyperlink"/>
          </w:rPr>
          <w:t>Installing NWTC CAE Tools on PCs Running Windows®</w:t>
        </w:r>
      </w:hyperlink>
      <w:r>
        <w:t>.</w:t>
      </w:r>
    </w:p>
    <w:p w14:paraId="78A99B97" w14:textId="141AAF3D" w:rsidR="00D520E7" w:rsidRDefault="00D520E7" w:rsidP="00204924">
      <w:pPr>
        <w:pStyle w:val="Heading2"/>
        <w:rPr>
          <w:ins w:id="396" w:author="Bonnie Jonkman" w:date="2015-04-15T13:45:00Z"/>
        </w:rPr>
      </w:pPr>
      <w:bookmarkStart w:id="397" w:name="_Toc417470267"/>
      <w:ins w:id="398" w:author="Bonnie Jonkman" w:date="2015-04-15T13:45:00Z">
        <w:r>
          <w:t>Restart: Starting FAST from a checkpoint file</w:t>
        </w:r>
        <w:bookmarkEnd w:id="397"/>
      </w:ins>
    </w:p>
    <w:p w14:paraId="79502EA7" w14:textId="471B0375" w:rsidR="00D520E7" w:rsidRDefault="00D520E7">
      <w:pPr>
        <w:rPr>
          <w:ins w:id="399" w:author="Bonnie Jonkman" w:date="2015-04-15T13:46:00Z"/>
        </w:rPr>
      </w:pPr>
      <w:ins w:id="400" w:author="Bonnie Jonkman" w:date="2015-04-15T13:45:00Z">
        <w:r>
          <w:t>If FAST generated a checkpoint file, but did not run to completion, the simulation may be restarted using th</w:t>
        </w:r>
      </w:ins>
      <w:ins w:id="401" w:author="Bonnie Jonkman" w:date="2015-04-15T13:46:00Z">
        <w:r>
          <w:t>is</w:t>
        </w:r>
      </w:ins>
      <w:ins w:id="402" w:author="Bonnie Jonkman" w:date="2015-04-15T13:45:00Z">
        <w:r>
          <w:t xml:space="preserve"> syntax</w:t>
        </w:r>
      </w:ins>
      <w:ins w:id="403" w:author="Bonnie Jonkman" w:date="2015-04-15T13:48:00Z">
        <w:r>
          <w:t xml:space="preserve"> from a Windows command prompt</w:t>
        </w:r>
      </w:ins>
      <w:ins w:id="404" w:author="Bonnie Jonkman" w:date="2015-04-15T13:46:00Z">
        <w:r>
          <w:t>:</w:t>
        </w:r>
      </w:ins>
    </w:p>
    <w:p w14:paraId="3DEB5E8D" w14:textId="4F05EE92" w:rsidR="00D520E7" w:rsidRDefault="00D520E7" w:rsidP="00D520E7">
      <w:pPr>
        <w:pStyle w:val="SourceCode"/>
        <w:rPr>
          <w:ins w:id="405" w:author="Bonnie Jonkman" w:date="2015-04-15T13:46:00Z"/>
        </w:rPr>
      </w:pPr>
      <w:ins w:id="406" w:author="Bonnie Jonkman" w:date="2015-04-15T13:46:00Z">
        <w:r>
          <w:t>&lt;</w:t>
        </w:r>
        <w:proofErr w:type="gramStart"/>
        <w:r>
          <w:t>name</w:t>
        </w:r>
        <w:proofErr w:type="gramEnd"/>
        <w:r>
          <w:t xml:space="preserve"> of FAST executable with or without extension&gt; -restart &lt;</w:t>
        </w:r>
        <w:proofErr w:type="spellStart"/>
        <w:r>
          <w:t>Rootname</w:t>
        </w:r>
        <w:proofErr w:type="spellEnd"/>
        <w:r>
          <w:t xml:space="preserve"> of </w:t>
        </w:r>
      </w:ins>
      <w:ins w:id="407" w:author="Bonnie Jonkman" w:date="2015-04-15T13:47:00Z">
        <w:r>
          <w:t xml:space="preserve">checkpoint </w:t>
        </w:r>
      </w:ins>
      <w:ins w:id="408" w:author="Bonnie Jonkman" w:date="2015-04-15T13:46:00Z">
        <w:r>
          <w:t>file</w:t>
        </w:r>
      </w:ins>
      <w:ins w:id="409" w:author="Bonnie Jonkman" w:date="2015-04-15T13:47:00Z">
        <w:r>
          <w:t>,</w:t>
        </w:r>
      </w:ins>
      <w:ins w:id="410" w:author="Bonnie Jonkman" w:date="2015-04-15T13:46:00Z">
        <w:r>
          <w:t xml:space="preserve"> with</w:t>
        </w:r>
      </w:ins>
      <w:ins w:id="411" w:author="Bonnie Jonkman" w:date="2015-04-15T13:47:00Z">
        <w:r>
          <w:t>out</w:t>
        </w:r>
      </w:ins>
      <w:ins w:id="412" w:author="Bonnie Jonkman" w:date="2015-04-15T13:46:00Z">
        <w:r>
          <w:t xml:space="preserve"> extension&gt;</w:t>
        </w:r>
      </w:ins>
    </w:p>
    <w:p w14:paraId="65425CB4" w14:textId="1DF91DC8" w:rsidR="00D520E7" w:rsidRDefault="00D520E7" w:rsidP="00D520E7">
      <w:pPr>
        <w:rPr>
          <w:ins w:id="413" w:author="Bonnie Jonkman" w:date="2015-04-15T13:49:00Z"/>
        </w:rPr>
      </w:pPr>
      <w:ins w:id="414" w:author="Bonnie Jonkman" w:date="2015-04-15T13:47:00Z">
        <w:r w:rsidRPr="00204924">
          <w:rPr>
            <w:highlight w:val="yellow"/>
          </w:rPr>
          <w:t>Fix this:</w:t>
        </w:r>
        <w:r>
          <w:t xml:space="preserve"> The checkpoint file uses the </w:t>
        </w:r>
        <w:proofErr w:type="spellStart"/>
        <w:r>
          <w:t>rootname</w:t>
        </w:r>
        <w:proofErr w:type="spellEnd"/>
        <w:r>
          <w:t xml:space="preserve"> because if the DLL has been updated with checkpoint/restart capability, it will have written a separate checkpoint file.</w:t>
        </w:r>
      </w:ins>
    </w:p>
    <w:p w14:paraId="175BAD51" w14:textId="5B673ADF" w:rsidR="00174830" w:rsidRDefault="00174830" w:rsidP="00D520E7">
      <w:pPr>
        <w:rPr>
          <w:ins w:id="415" w:author="Bonnie Jonkman" w:date="2015-04-15T13:49:00Z"/>
        </w:rPr>
      </w:pPr>
      <w:ins w:id="416" w:author="Bonnie Jonkman" w:date="2015-04-15T13:49:00Z">
        <w:r>
          <w:t>FAST does not read the input files again after restart.</w:t>
        </w:r>
      </w:ins>
      <w:ins w:id="417" w:author="Bonnie Jonkman" w:date="2015-04-21T10:29:00Z">
        <w:r w:rsidR="00A24410">
          <w:t xml:space="preserve"> However, if a Bladed-style DLL is used for control, </w:t>
        </w:r>
      </w:ins>
      <w:ins w:id="418" w:author="Bonnie Jonkman" w:date="2015-04-21T10:31:00Z">
        <w:r w:rsidR="00A24410">
          <w:t>the DLL</w:t>
        </w:r>
      </w:ins>
      <w:ins w:id="419" w:author="Bonnie Jonkman" w:date="2015-04-21T10:29:00Z">
        <w:r w:rsidR="00A24410">
          <w:t xml:space="preserve"> will be reloaded </w:t>
        </w:r>
      </w:ins>
      <w:ins w:id="420" w:author="Bonnie Jonkman" w:date="2015-04-21T10:31:00Z">
        <w:r w:rsidR="00A24410">
          <w:t xml:space="preserve">on restart </w:t>
        </w:r>
      </w:ins>
      <w:ins w:id="421" w:author="Bonnie Jonkman" w:date="2015-04-21T10:29:00Z">
        <w:r w:rsidR="00A24410">
          <w:t xml:space="preserve">using the stored name of the DLL file. </w:t>
        </w:r>
      </w:ins>
      <w:ins w:id="422" w:author="Bonnie Jonkman" w:date="2015-04-22T12:25:00Z">
        <w:r w:rsidR="00204924">
          <w:t>Thus, i</w:t>
        </w:r>
      </w:ins>
      <w:ins w:id="423" w:author="Bonnie Jonkman" w:date="2015-04-21T10:30:00Z">
        <w:r w:rsidR="00A24410">
          <w:t>f the stored name is a relative path and you are not in the same directory, it will likely fail.</w:t>
        </w:r>
      </w:ins>
    </w:p>
    <w:p w14:paraId="3314ACD5" w14:textId="2F79E3A2" w:rsidR="00174830" w:rsidRDefault="00174830" w:rsidP="00D520E7">
      <w:pPr>
        <w:rPr>
          <w:ins w:id="424" w:author="Bonnie Jonkman" w:date="2015-04-22T12:28:00Z"/>
        </w:rPr>
      </w:pPr>
      <w:ins w:id="425" w:author="Bonnie Jonkman" w:date="2015-04-15T13:49:00Z">
        <w:r>
          <w:lastRenderedPageBreak/>
          <w:t xml:space="preserve">FAST should be </w:t>
        </w:r>
      </w:ins>
      <w:ins w:id="426" w:author="Bonnie Jonkman" w:date="2015-04-15T13:50:00Z">
        <w:r>
          <w:t xml:space="preserve">restarted </w:t>
        </w:r>
      </w:ins>
      <w:ins w:id="427" w:author="Bonnie Jonkman" w:date="2015-04-15T13:49:00Z">
        <w:r>
          <w:t>from the same directory</w:t>
        </w:r>
      </w:ins>
      <w:ins w:id="428" w:author="Bonnie Jonkman" w:date="2015-04-15T13:50:00Z">
        <w:r>
          <w:t xml:space="preserve"> it w</w:t>
        </w:r>
        <w:r w:rsidR="00C955A4">
          <w:t>as originally run in (</w:t>
        </w:r>
        <w:proofErr w:type="spellStart"/>
        <w:r w:rsidR="00C955A4">
          <w:t>RootName</w:t>
        </w:r>
        <w:proofErr w:type="spellEnd"/>
        <w:r>
          <w:t xml:space="preserve"> may be used later in the code, particularly for new checkpoint files that generated</w:t>
        </w:r>
      </w:ins>
      <w:ins w:id="429" w:author="Bonnie Jonkman" w:date="2015-04-15T14:02:00Z">
        <w:r w:rsidR="00C955A4">
          <w:t>.</w:t>
        </w:r>
      </w:ins>
      <w:ins w:id="430" w:author="Bonnie Jonkman" w:date="2015-04-15T13:50:00Z">
        <w:r>
          <w:t>)</w:t>
        </w:r>
      </w:ins>
    </w:p>
    <w:p w14:paraId="03DA7B48" w14:textId="77777777" w:rsidR="00204924" w:rsidRDefault="00204924" w:rsidP="009B7C07">
      <w:pPr>
        <w:pStyle w:val="Heading2"/>
      </w:pPr>
      <w:bookmarkStart w:id="431" w:name="_Toc417470268"/>
      <w:r>
        <w:t>Modeling Tips</w:t>
      </w:r>
      <w:bookmarkEnd w:id="431"/>
    </w:p>
    <w:p w14:paraId="6FB8195F" w14:textId="77777777" w:rsidR="00204924" w:rsidRDefault="00204924" w:rsidP="00204924">
      <w:pPr>
        <w:keepNext/>
      </w:pPr>
      <w:r>
        <w:t>If a model is numerically unstable, you can try these steps</w:t>
      </w:r>
    </w:p>
    <w:p w14:paraId="04B255C4" w14:textId="77777777" w:rsidR="00204924" w:rsidRPr="00B20DF4" w:rsidRDefault="00204924" w:rsidP="00204924">
      <w:pPr>
        <w:pStyle w:val="ListParagraph"/>
        <w:numPr>
          <w:ilvl w:val="0"/>
          <w:numId w:val="9"/>
        </w:numPr>
        <w:rPr>
          <w:b/>
        </w:rPr>
      </w:pPr>
      <w:r>
        <w:t>Add a correction step (</w:t>
      </w:r>
      <w:proofErr w:type="spellStart"/>
      <w:r w:rsidRPr="00B20DF4">
        <w:rPr>
          <w:b/>
        </w:rPr>
        <w:t>NumCrctn</w:t>
      </w:r>
      <w:proofErr w:type="spellEnd"/>
      <w:r>
        <w:t>).</w:t>
      </w:r>
    </w:p>
    <w:p w14:paraId="4890E43E" w14:textId="77777777" w:rsidR="00204924" w:rsidRPr="009B51A8" w:rsidRDefault="00204924" w:rsidP="00204924">
      <w:pPr>
        <w:pStyle w:val="ListParagraph"/>
        <w:numPr>
          <w:ilvl w:val="0"/>
          <w:numId w:val="9"/>
        </w:numPr>
        <w:rPr>
          <w:b/>
        </w:rPr>
      </w:pPr>
      <w:r>
        <w:t xml:space="preserve">Make </w:t>
      </w:r>
      <w:r w:rsidRPr="00B20DF4">
        <w:rPr>
          <w:b/>
        </w:rPr>
        <w:t>DT</w:t>
      </w:r>
      <w:r>
        <w:t xml:space="preserve"> smaller</w:t>
      </w:r>
      <w:r w:rsidRPr="00B20DF4">
        <w:rPr>
          <w:i/>
        </w:rPr>
        <w:t>.</w:t>
      </w:r>
    </w:p>
    <w:p w14:paraId="79910685" w14:textId="77777777" w:rsidR="00204924" w:rsidRPr="001A4C06" w:rsidRDefault="00204924" w:rsidP="00204924">
      <w:pPr>
        <w:pStyle w:val="ListParagraph"/>
        <w:numPr>
          <w:ilvl w:val="0"/>
          <w:numId w:val="9"/>
        </w:numPr>
        <w:rPr>
          <w:b/>
        </w:rPr>
      </w:pPr>
      <w:r w:rsidRPr="009B51A8">
        <w:t>Change</w:t>
      </w:r>
      <w:r>
        <w:t xml:space="preserve"> </w:t>
      </w:r>
      <w:proofErr w:type="spellStart"/>
      <w:r w:rsidRPr="009B51A8">
        <w:rPr>
          <w:b/>
        </w:rPr>
        <w:t>InterpOrder</w:t>
      </w:r>
      <w:proofErr w:type="spellEnd"/>
      <w:r w:rsidRPr="009B51A8">
        <w:t>.</w:t>
      </w:r>
    </w:p>
    <w:p w14:paraId="4BB42104" w14:textId="77777777" w:rsidR="00204924" w:rsidRPr="009B51A8" w:rsidRDefault="00204924" w:rsidP="00204924">
      <w:pPr>
        <w:pStyle w:val="ListParagraph"/>
        <w:numPr>
          <w:ilvl w:val="0"/>
          <w:numId w:val="9"/>
        </w:numPr>
        <w:rPr>
          <w:b/>
        </w:rPr>
      </w:pPr>
      <w:r>
        <w:t xml:space="preserve">Use the recommend value for </w:t>
      </w:r>
      <w:proofErr w:type="spellStart"/>
      <w:r w:rsidRPr="00280B19">
        <w:rPr>
          <w:b/>
        </w:rPr>
        <w:t>UJacSclFact</w:t>
      </w:r>
      <w:proofErr w:type="spellEnd"/>
      <w:r w:rsidRPr="00280B19">
        <w:rPr>
          <w:b/>
        </w:rPr>
        <w:t>.</w:t>
      </w:r>
      <w:r>
        <w:t xml:space="preserve"> </w:t>
      </w:r>
    </w:p>
    <w:p w14:paraId="5863644D" w14:textId="77777777" w:rsidR="00204924" w:rsidRPr="00EE463C" w:rsidRDefault="00204924" w:rsidP="00204924">
      <w:pPr>
        <w:pStyle w:val="ListParagraph"/>
        <w:numPr>
          <w:ilvl w:val="0"/>
          <w:numId w:val="9"/>
        </w:numPr>
        <w:rPr>
          <w:b/>
        </w:rPr>
      </w:pPr>
      <w:r>
        <w:t>Set better initial conditions in the module input files (particularly ElastoDyn).</w:t>
      </w:r>
    </w:p>
    <w:p w14:paraId="780BD39B" w14:textId="77777777" w:rsidR="00204924" w:rsidRDefault="00204924" w:rsidP="00204924">
      <w:pPr>
        <w:pStyle w:val="ListParagraph"/>
        <w:numPr>
          <w:ilvl w:val="0"/>
          <w:numId w:val="9"/>
        </w:numPr>
      </w:pPr>
      <w:r w:rsidRPr="00EE463C">
        <w:t xml:space="preserve">Simplify models (e.g. disable modules </w:t>
      </w:r>
      <w:r>
        <w:t>and</w:t>
      </w:r>
      <w:r w:rsidRPr="00EE463C">
        <w:t xml:space="preserve"> eliminate DOFs) to debug problems</w:t>
      </w:r>
      <w:r>
        <w:t>.</w:t>
      </w:r>
    </w:p>
    <w:p w14:paraId="78C1E840" w14:textId="0BF0D42F" w:rsidR="00204924" w:rsidRDefault="00204924" w:rsidP="00204924">
      <w:r>
        <w:t xml:space="preserve">Some of models (e.g., the OC4 Jacket CertTest) require more than 2GB of memory and may not run on 32-bit Windows® systems. The model does run using FAST_Win32.exe on a 64-bit Windows® system. </w:t>
      </w:r>
    </w:p>
    <w:p w14:paraId="762E6553" w14:textId="0D509AE5" w:rsidR="00B55CAB" w:rsidRDefault="00B55CAB" w:rsidP="009B7C07">
      <w:pPr>
        <w:pStyle w:val="Heading2"/>
        <w:numPr>
          <w:ilvl w:val="0"/>
          <w:numId w:val="0"/>
        </w:numPr>
      </w:pPr>
      <w:bookmarkStart w:id="432" w:name="_Ref417469673"/>
      <w:bookmarkStart w:id="433" w:name="_Ref417469763"/>
      <w:bookmarkStart w:id="434" w:name="_Ref417470230"/>
      <w:bookmarkStart w:id="435" w:name="_Toc417470269"/>
      <w:r>
        <w:t>Certification Tests</w:t>
      </w:r>
      <w:bookmarkEnd w:id="432"/>
      <w:bookmarkEnd w:id="433"/>
      <w:bookmarkEnd w:id="434"/>
      <w:bookmarkEnd w:id="435"/>
    </w:p>
    <w:p w14:paraId="6CF21032" w14:textId="40115829" w:rsidR="00B55CAB" w:rsidRDefault="009B7C07" w:rsidP="00B55CAB">
      <w:r>
        <w:fldChar w:fldCharType="begin"/>
      </w:r>
      <w:r>
        <w:instrText xml:space="preserve"> REF _Ref417469358 \h </w:instrText>
      </w:r>
      <w:r>
        <w:fldChar w:fldCharType="separate"/>
      </w:r>
      <w:ins w:id="436" w:author="Bonnie Jonkman" w:date="2015-04-22T12:48:00Z">
        <w:r w:rsidR="008462CD">
          <w:t xml:space="preserve">Table </w:t>
        </w:r>
        <w:r w:rsidR="008462CD">
          <w:rPr>
            <w:noProof/>
          </w:rPr>
          <w:t>3</w:t>
        </w:r>
      </w:ins>
      <w:del w:id="437" w:author="Bonnie Jonkman" w:date="2015-04-22T12:46:00Z">
        <w:r w:rsidDel="00DB55A3">
          <w:delText xml:space="preserve">Table </w:delText>
        </w:r>
        <w:r w:rsidDel="00DB55A3">
          <w:rPr>
            <w:noProof/>
          </w:rPr>
          <w:delText>3</w:delText>
        </w:r>
      </w:del>
      <w:r>
        <w:fldChar w:fldCharType="end"/>
      </w:r>
      <w:del w:id="438" w:author="Bonnie Jonkman" w:date="2015-04-22T12:47:00Z">
        <w:r w:rsidR="00B55CAB" w:rsidDel="00DB55A3">
          <w:fldChar w:fldCharType="begin"/>
        </w:r>
        <w:r w:rsidR="00B55CAB" w:rsidDel="00DB55A3">
          <w:delInstrText xml:space="preserve"> REF _Ref391844734 \h </w:delInstrText>
        </w:r>
        <w:r w:rsidR="00B55CAB" w:rsidDel="00DB55A3">
          <w:fldChar w:fldCharType="end"/>
        </w:r>
      </w:del>
      <w:r w:rsidR="00B55CAB">
        <w:t xml:space="preserve"> lists the tests (1-25) and models available in the FAST CertTest folder:</w:t>
      </w:r>
    </w:p>
    <w:p w14:paraId="1D642F59" w14:textId="122CCB1B" w:rsidR="00B55CAB" w:rsidRDefault="00B55CAB" w:rsidP="00B55CAB">
      <w:pPr>
        <w:pStyle w:val="Caption"/>
        <w:keepNext/>
        <w:jc w:val="center"/>
      </w:pPr>
      <w:bookmarkStart w:id="439" w:name="_Ref417469358"/>
      <w:r>
        <w:t xml:space="preserve">Table </w:t>
      </w:r>
      <w:fldSimple w:instr=" SEQ Table \* ARABIC ">
        <w:r w:rsidR="008462CD">
          <w:rPr>
            <w:noProof/>
          </w:rPr>
          <w:t>3</w:t>
        </w:r>
      </w:fldSimple>
      <w:bookmarkEnd w:id="439"/>
      <w:r>
        <w:t>: Certification Tests Distributed with FAST v8.1</w:t>
      </w:r>
      <w:del w:id="440" w:author="Bonnie Jonkman" w:date="2015-06-06T17:05:00Z">
        <w:r w:rsidDel="00112CFA">
          <w:delText>0</w:delText>
        </w:r>
      </w:del>
      <w:ins w:id="441" w:author="Bonnie Jonkman" w:date="2015-06-06T17:05:00Z">
        <w:r w:rsidR="00112CFA">
          <w:t>2</w:t>
        </w:r>
      </w:ins>
      <w:r>
        <w:t>.00a-bjj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B55CAB" w:rsidRPr="006E3E44" w14:paraId="0F610750" w14:textId="77777777" w:rsidTr="00AD1B9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27793370" w14:textId="77777777" w:rsidR="00B55CAB" w:rsidRPr="006E3E44" w:rsidRDefault="00B55CAB" w:rsidP="00EA0D40">
            <w:pPr>
              <w:rPr>
                <w:sz w:val="18"/>
              </w:rPr>
            </w:pPr>
            <w:r w:rsidRPr="006E3E44">
              <w:rPr>
                <w:sz w:val="18"/>
              </w:rPr>
              <w:t>Test Name</w:t>
            </w:r>
          </w:p>
        </w:tc>
        <w:tc>
          <w:tcPr>
            <w:tcW w:w="0" w:type="auto"/>
          </w:tcPr>
          <w:p w14:paraId="6FB71BD0"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Turbine Name</w:t>
            </w:r>
          </w:p>
        </w:tc>
        <w:tc>
          <w:tcPr>
            <w:tcW w:w="0" w:type="auto"/>
          </w:tcPr>
          <w:p w14:paraId="5EB2E961"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Pr="006E3E44">
              <w:rPr>
                <w:sz w:val="18"/>
              </w:rPr>
              <w:br/>
              <w:t>(-)</w:t>
            </w:r>
          </w:p>
        </w:tc>
        <w:tc>
          <w:tcPr>
            <w:tcW w:w="0" w:type="auto"/>
          </w:tcPr>
          <w:p w14:paraId="10B020F5"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Pr>
                <w:sz w:val="18"/>
              </w:rPr>
              <w:br/>
            </w:r>
            <w:r w:rsidRPr="006E3E44">
              <w:rPr>
                <w:sz w:val="18"/>
              </w:rPr>
              <w:t>Diameter</w:t>
            </w:r>
            <w:r>
              <w:rPr>
                <w:sz w:val="18"/>
              </w:rPr>
              <w:br/>
            </w:r>
            <w:r w:rsidRPr="006E3E44">
              <w:rPr>
                <w:sz w:val="18"/>
              </w:rPr>
              <w:t>(m)</w:t>
            </w:r>
          </w:p>
        </w:tc>
        <w:tc>
          <w:tcPr>
            <w:tcW w:w="0" w:type="auto"/>
          </w:tcPr>
          <w:p w14:paraId="4FED0E00"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Pr>
                <w:sz w:val="18"/>
              </w:rPr>
              <w:br/>
            </w:r>
            <w:r w:rsidRPr="006E3E44">
              <w:rPr>
                <w:sz w:val="18"/>
              </w:rPr>
              <w:t xml:space="preserve">Power </w:t>
            </w:r>
            <w:r>
              <w:rPr>
                <w:sz w:val="18"/>
              </w:rPr>
              <w:br/>
            </w:r>
            <w:r w:rsidRPr="006E3E44">
              <w:rPr>
                <w:sz w:val="18"/>
              </w:rPr>
              <w:t>(kW)</w:t>
            </w:r>
          </w:p>
        </w:tc>
        <w:tc>
          <w:tcPr>
            <w:tcW w:w="0" w:type="auto"/>
          </w:tcPr>
          <w:p w14:paraId="543EFC47"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Test Description</w:t>
            </w:r>
          </w:p>
        </w:tc>
      </w:tr>
      <w:tr w:rsidR="00B55CAB" w:rsidRPr="006E3E44" w14:paraId="3AF90514"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8624189" w14:textId="77777777" w:rsidR="00B55CAB" w:rsidRPr="006E3E44" w:rsidRDefault="00B55CAB" w:rsidP="00EA0D40">
            <w:pPr>
              <w:rPr>
                <w:sz w:val="18"/>
              </w:rPr>
            </w:pPr>
            <w:r w:rsidRPr="006E3E44">
              <w:rPr>
                <w:sz w:val="18"/>
              </w:rPr>
              <w:t>Test01</w:t>
            </w:r>
          </w:p>
        </w:tc>
        <w:tc>
          <w:tcPr>
            <w:tcW w:w="0" w:type="auto"/>
          </w:tcPr>
          <w:p w14:paraId="0C78E476"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14E1457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33458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6FEBDE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35C7544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B55CAB" w:rsidRPr="006E3E44" w14:paraId="4E50378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7E44AF92" w14:textId="77777777" w:rsidR="00B55CAB" w:rsidRPr="006E3E44" w:rsidRDefault="00B55CAB" w:rsidP="00EA0D40">
            <w:pPr>
              <w:rPr>
                <w:sz w:val="18"/>
              </w:rPr>
            </w:pPr>
            <w:r w:rsidRPr="006E3E44">
              <w:rPr>
                <w:sz w:val="18"/>
              </w:rPr>
              <w:t>Test02</w:t>
            </w:r>
          </w:p>
        </w:tc>
        <w:tc>
          <w:tcPr>
            <w:tcW w:w="0" w:type="auto"/>
          </w:tcPr>
          <w:p w14:paraId="2C10760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0E8D3D2B"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5B7064CC"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01D7DF9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51A8A85F"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r>
              <w:rPr>
                <w:sz w:val="18"/>
              </w:rPr>
              <w:t>, high-speed shaft brake shutdown</w:t>
            </w:r>
          </w:p>
        </w:tc>
      </w:tr>
      <w:tr w:rsidR="00B55CAB" w:rsidRPr="006E3E44" w14:paraId="3555D65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66F1FEA" w14:textId="77777777" w:rsidR="00B55CAB" w:rsidRPr="006E3E44" w:rsidRDefault="00B55CAB" w:rsidP="00EA0D40">
            <w:pPr>
              <w:rPr>
                <w:sz w:val="18"/>
              </w:rPr>
            </w:pPr>
            <w:r w:rsidRPr="006E3E44">
              <w:rPr>
                <w:sz w:val="18"/>
              </w:rPr>
              <w:t>Test03</w:t>
            </w:r>
          </w:p>
        </w:tc>
        <w:tc>
          <w:tcPr>
            <w:tcW w:w="0" w:type="auto"/>
          </w:tcPr>
          <w:p w14:paraId="2028471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43C63E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5BD22668"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28183D2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44EF8F36"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B55CAB" w:rsidRPr="006E3E44" w14:paraId="1379087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90DC67D" w14:textId="77777777" w:rsidR="00B55CAB" w:rsidRPr="006E3E44" w:rsidRDefault="00B55CAB" w:rsidP="00EA0D40">
            <w:pPr>
              <w:rPr>
                <w:sz w:val="18"/>
              </w:rPr>
            </w:pPr>
            <w:r w:rsidRPr="006E3E44">
              <w:rPr>
                <w:sz w:val="18"/>
              </w:rPr>
              <w:t>Test04</w:t>
            </w:r>
          </w:p>
        </w:tc>
        <w:tc>
          <w:tcPr>
            <w:tcW w:w="0" w:type="auto"/>
          </w:tcPr>
          <w:p w14:paraId="60848A4A"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57BA33C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1D60BBD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23133EEA"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34614AA2"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B55CAB" w:rsidRPr="006E3E44" w14:paraId="0FEBE7E1"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5466804" w14:textId="77777777" w:rsidR="00B55CAB" w:rsidRPr="006E3E44" w:rsidRDefault="00B55CAB" w:rsidP="00EA0D40">
            <w:pPr>
              <w:rPr>
                <w:sz w:val="18"/>
              </w:rPr>
            </w:pPr>
            <w:r w:rsidRPr="006E3E44">
              <w:rPr>
                <w:sz w:val="18"/>
              </w:rPr>
              <w:t>Test05</w:t>
            </w:r>
          </w:p>
        </w:tc>
        <w:tc>
          <w:tcPr>
            <w:tcW w:w="0" w:type="auto"/>
          </w:tcPr>
          <w:p w14:paraId="1911306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37BB0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B357F9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E6D8E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5C06E77F"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B55CAB" w:rsidRPr="006E3E44" w14:paraId="3684A34F"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82B5610" w14:textId="77777777" w:rsidR="00B55CAB" w:rsidRPr="006E3E44" w:rsidRDefault="00B55CAB" w:rsidP="00EA0D40">
            <w:pPr>
              <w:rPr>
                <w:sz w:val="18"/>
              </w:rPr>
            </w:pPr>
            <w:r w:rsidRPr="006E3E44">
              <w:rPr>
                <w:sz w:val="18"/>
              </w:rPr>
              <w:t>Test06</w:t>
            </w:r>
          </w:p>
        </w:tc>
        <w:tc>
          <w:tcPr>
            <w:tcW w:w="0" w:type="auto"/>
          </w:tcPr>
          <w:p w14:paraId="61918DE9"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27FE054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71D424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88423D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2060A41D"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B55CAB" w:rsidRPr="006E3E44" w14:paraId="2363F345"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979DF13" w14:textId="77777777" w:rsidR="00B55CAB" w:rsidRPr="006E3E44" w:rsidRDefault="00B55CAB" w:rsidP="00EA0D40">
            <w:pPr>
              <w:rPr>
                <w:sz w:val="18"/>
              </w:rPr>
            </w:pPr>
            <w:r w:rsidRPr="006E3E44">
              <w:rPr>
                <w:sz w:val="18"/>
              </w:rPr>
              <w:t>Test07</w:t>
            </w:r>
          </w:p>
        </w:tc>
        <w:tc>
          <w:tcPr>
            <w:tcW w:w="0" w:type="auto"/>
          </w:tcPr>
          <w:p w14:paraId="736F996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14:paraId="1B5D7C9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C812A6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14:paraId="3243CBA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14:paraId="6DE91F5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B55CAB" w:rsidRPr="006E3E44" w14:paraId="62E9F47D"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4C786D6A" w14:textId="77777777" w:rsidR="00B55CAB" w:rsidRPr="006E3E44" w:rsidRDefault="00B55CAB" w:rsidP="00EA0D40">
            <w:pPr>
              <w:rPr>
                <w:sz w:val="18"/>
              </w:rPr>
            </w:pPr>
            <w:r w:rsidRPr="006E3E44">
              <w:rPr>
                <w:sz w:val="18"/>
              </w:rPr>
              <w:t>Test08</w:t>
            </w:r>
          </w:p>
        </w:tc>
        <w:tc>
          <w:tcPr>
            <w:tcW w:w="0" w:type="auto"/>
          </w:tcPr>
          <w:p w14:paraId="430A630F"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0087115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8B0F6B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7F6C373"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70B4CB5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B55CAB" w:rsidRPr="006E3E44" w14:paraId="1B4B356E"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4555379" w14:textId="77777777" w:rsidR="00B55CAB" w:rsidRPr="006E3E44" w:rsidRDefault="00B55CAB" w:rsidP="00EA0D40">
            <w:pPr>
              <w:rPr>
                <w:sz w:val="18"/>
              </w:rPr>
            </w:pPr>
            <w:r w:rsidRPr="006E3E44">
              <w:rPr>
                <w:sz w:val="18"/>
              </w:rPr>
              <w:t>Test09</w:t>
            </w:r>
          </w:p>
        </w:tc>
        <w:tc>
          <w:tcPr>
            <w:tcW w:w="0" w:type="auto"/>
          </w:tcPr>
          <w:p w14:paraId="187030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14:paraId="230785D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2A700D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BD73F1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14:paraId="5B9C6E9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B55CAB" w:rsidRPr="006E3E44" w14:paraId="4C780BD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F4D74A2" w14:textId="77777777" w:rsidR="00B55CAB" w:rsidRPr="006E3E44" w:rsidRDefault="00B55CAB" w:rsidP="00EA0D40">
            <w:pPr>
              <w:rPr>
                <w:sz w:val="18"/>
              </w:rPr>
            </w:pPr>
            <w:r w:rsidRPr="006E3E44">
              <w:rPr>
                <w:sz w:val="18"/>
              </w:rPr>
              <w:t>Test10</w:t>
            </w:r>
          </w:p>
        </w:tc>
        <w:tc>
          <w:tcPr>
            <w:tcW w:w="0" w:type="auto"/>
          </w:tcPr>
          <w:p w14:paraId="4980431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14:paraId="589BAEB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678979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1FF946C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14:paraId="391DEF74"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B55CAB" w:rsidRPr="006E3E44" w14:paraId="0C567E3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46ACA4A" w14:textId="77777777" w:rsidR="00B55CAB" w:rsidRPr="006E3E44" w:rsidRDefault="00B55CAB" w:rsidP="00EA0D40">
            <w:pPr>
              <w:rPr>
                <w:sz w:val="18"/>
              </w:rPr>
            </w:pPr>
            <w:r w:rsidRPr="006E3E44">
              <w:rPr>
                <w:sz w:val="18"/>
              </w:rPr>
              <w:t>Test11</w:t>
            </w:r>
          </w:p>
        </w:tc>
        <w:tc>
          <w:tcPr>
            <w:tcW w:w="0" w:type="auto"/>
          </w:tcPr>
          <w:p w14:paraId="7FDF3F8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329575F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ADC311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5C552D4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4AB7E84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B55CAB" w:rsidRPr="006E3E44" w14:paraId="79B0A5F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D3544C5" w14:textId="77777777" w:rsidR="00B55CAB" w:rsidRPr="006E3E44" w:rsidRDefault="00B55CAB" w:rsidP="00EA0D40">
            <w:pPr>
              <w:rPr>
                <w:sz w:val="18"/>
              </w:rPr>
            </w:pPr>
            <w:r w:rsidRPr="006E3E44">
              <w:rPr>
                <w:sz w:val="18"/>
              </w:rPr>
              <w:t>Test12</w:t>
            </w:r>
          </w:p>
        </w:tc>
        <w:tc>
          <w:tcPr>
            <w:tcW w:w="0" w:type="auto"/>
          </w:tcPr>
          <w:p w14:paraId="2F9C214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14:paraId="13B5168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52E174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14:paraId="7440D2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14:paraId="75CAA1DE"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B55CAB" w:rsidRPr="006E3E44" w14:paraId="573F5F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8DC4A0E" w14:textId="77777777" w:rsidR="00B55CAB" w:rsidRPr="006E3E44" w:rsidRDefault="00B55CAB" w:rsidP="00EA0D40">
            <w:pPr>
              <w:rPr>
                <w:sz w:val="18"/>
              </w:rPr>
            </w:pPr>
            <w:r w:rsidRPr="006E3E44">
              <w:rPr>
                <w:sz w:val="18"/>
              </w:rPr>
              <w:t>Test13</w:t>
            </w:r>
          </w:p>
        </w:tc>
        <w:tc>
          <w:tcPr>
            <w:tcW w:w="0" w:type="auto"/>
          </w:tcPr>
          <w:p w14:paraId="0611B3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70261330"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FBB0C7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45DB724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0EBBD74D"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B55CAB" w:rsidRPr="006E3E44" w14:paraId="23DE7162"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547D8E8" w14:textId="77777777" w:rsidR="00B55CAB" w:rsidRPr="006E3E44" w:rsidRDefault="00B55CAB" w:rsidP="00EA0D40">
            <w:pPr>
              <w:rPr>
                <w:sz w:val="18"/>
              </w:rPr>
            </w:pPr>
            <w:r>
              <w:rPr>
                <w:sz w:val="18"/>
              </w:rPr>
              <w:t>Test14</w:t>
            </w:r>
          </w:p>
        </w:tc>
        <w:tc>
          <w:tcPr>
            <w:tcW w:w="0" w:type="auto"/>
          </w:tcPr>
          <w:p w14:paraId="20590590" w14:textId="77777777" w:rsidR="00B55CAB" w:rsidRPr="00071BEF" w:rsidRDefault="00B55CAB" w:rsidP="00EA0D40">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14:paraId="1237318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A73646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7DEA56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37BEA75"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p>
        </w:tc>
      </w:tr>
      <w:tr w:rsidR="00B55CAB" w:rsidRPr="006E3E44" w14:paraId="34CD193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7B07F24" w14:textId="77777777" w:rsidR="00B55CAB" w:rsidRPr="006E3E44" w:rsidRDefault="00B55CAB" w:rsidP="00EA0D40">
            <w:pPr>
              <w:rPr>
                <w:sz w:val="18"/>
              </w:rPr>
            </w:pPr>
            <w:r w:rsidRPr="006E3E44">
              <w:rPr>
                <w:sz w:val="18"/>
              </w:rPr>
              <w:t>Test15</w:t>
            </w:r>
          </w:p>
        </w:tc>
        <w:tc>
          <w:tcPr>
            <w:tcW w:w="0" w:type="auto"/>
          </w:tcPr>
          <w:p w14:paraId="390A46F2"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5A507499"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B9604B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2540F43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47E4EFB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EOG01 event</w:t>
            </w:r>
          </w:p>
        </w:tc>
      </w:tr>
      <w:tr w:rsidR="00B55CAB" w:rsidRPr="006E3E44" w14:paraId="7983E23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4E5097" w14:textId="77777777" w:rsidR="00B55CAB" w:rsidRPr="006E3E44" w:rsidRDefault="00B55CAB" w:rsidP="00EA0D40">
            <w:pPr>
              <w:rPr>
                <w:sz w:val="18"/>
              </w:rPr>
            </w:pPr>
            <w:r w:rsidRPr="006E3E44">
              <w:rPr>
                <w:sz w:val="18"/>
              </w:rPr>
              <w:t>Test16</w:t>
            </w:r>
          </w:p>
        </w:tc>
        <w:tc>
          <w:tcPr>
            <w:tcW w:w="0" w:type="auto"/>
          </w:tcPr>
          <w:p w14:paraId="46768E5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14:paraId="4D407A0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D952146"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14:paraId="1D2A5B0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7CF2611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control, free yaw, EDC01 event</w:t>
            </w:r>
          </w:p>
        </w:tc>
      </w:tr>
      <w:tr w:rsidR="00B55CAB" w:rsidRPr="006E3E44" w14:paraId="1C4A584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389FB45" w14:textId="77777777" w:rsidR="00B55CAB" w:rsidRPr="006E3E44" w:rsidRDefault="00B55CAB" w:rsidP="00EA0D40">
            <w:pPr>
              <w:rPr>
                <w:sz w:val="18"/>
              </w:rPr>
            </w:pPr>
            <w:r w:rsidRPr="006E3E44">
              <w:rPr>
                <w:sz w:val="18"/>
              </w:rPr>
              <w:t>Test17</w:t>
            </w:r>
          </w:p>
        </w:tc>
        <w:tc>
          <w:tcPr>
            <w:tcW w:w="0" w:type="auto"/>
          </w:tcPr>
          <w:p w14:paraId="6F79752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21917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4249AF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6B5A54B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370DFE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turbulence</w:t>
            </w:r>
          </w:p>
        </w:tc>
      </w:tr>
      <w:tr w:rsidR="00B55CAB" w:rsidRPr="006E3E44" w14:paraId="41643C10"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B29F1A3" w14:textId="77777777" w:rsidR="00B55CAB" w:rsidRPr="006E3E44" w:rsidRDefault="00B55CAB" w:rsidP="00EA0D40">
            <w:pPr>
              <w:rPr>
                <w:sz w:val="18"/>
              </w:rPr>
            </w:pPr>
            <w:r w:rsidRPr="006E3E44">
              <w:rPr>
                <w:sz w:val="18"/>
              </w:rPr>
              <w:t>Test18</w:t>
            </w:r>
          </w:p>
        </w:tc>
        <w:tc>
          <w:tcPr>
            <w:tcW w:w="0" w:type="auto"/>
          </w:tcPr>
          <w:p w14:paraId="4327E37D"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14:paraId="6C4F143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0C6773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48D8438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BA3AE58"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B55CAB" w:rsidRPr="006E3E44" w14:paraId="0C4A843C"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D610056" w14:textId="77777777" w:rsidR="00B55CAB" w:rsidRPr="006E3E44" w:rsidRDefault="00B55CAB" w:rsidP="00EA0D40">
            <w:pPr>
              <w:rPr>
                <w:sz w:val="18"/>
              </w:rPr>
            </w:pPr>
            <w:r w:rsidRPr="006E3E44">
              <w:rPr>
                <w:sz w:val="18"/>
              </w:rPr>
              <w:t>Test19</w:t>
            </w:r>
          </w:p>
        </w:tc>
        <w:tc>
          <w:tcPr>
            <w:tcW w:w="0" w:type="auto"/>
          </w:tcPr>
          <w:p w14:paraId="4D56CAD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OC3</w:t>
            </w:r>
            <w:r>
              <w:rPr>
                <w:sz w:val="18"/>
              </w:rPr>
              <w:t>-</w:t>
            </w:r>
            <w:r w:rsidRPr="006E3E44">
              <w:rPr>
                <w:sz w:val="18"/>
              </w:rPr>
              <w:t>Monopile</w:t>
            </w:r>
          </w:p>
        </w:tc>
        <w:tc>
          <w:tcPr>
            <w:tcW w:w="0" w:type="auto"/>
          </w:tcPr>
          <w:p w14:paraId="15B1888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6CE9F3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4FBFFA5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2F2EBBE"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B55CAB" w:rsidRPr="006E3E44" w14:paraId="2C29995E"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1BFABB8" w14:textId="77777777" w:rsidR="00B55CAB" w:rsidRPr="006E3E44" w:rsidRDefault="00B55CAB" w:rsidP="00EA0D40">
            <w:pPr>
              <w:rPr>
                <w:sz w:val="18"/>
              </w:rPr>
            </w:pPr>
            <w:r w:rsidRPr="006E3E44">
              <w:rPr>
                <w:sz w:val="18"/>
              </w:rPr>
              <w:lastRenderedPageBreak/>
              <w:t>Test20</w:t>
            </w:r>
          </w:p>
        </w:tc>
        <w:tc>
          <w:tcPr>
            <w:tcW w:w="0" w:type="auto"/>
          </w:tcPr>
          <w:p w14:paraId="512B74F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Tripod</w:t>
            </w:r>
          </w:p>
        </w:tc>
        <w:tc>
          <w:tcPr>
            <w:tcW w:w="0" w:type="auto"/>
          </w:tcPr>
          <w:p w14:paraId="0B33916F"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5F176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F11C0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4715D8C3"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Pr>
                <w:sz w:val="18"/>
              </w:rPr>
              <w:t>regular</w:t>
            </w:r>
            <w:r w:rsidRPr="00071BEF">
              <w:rPr>
                <w:sz w:val="18"/>
              </w:rPr>
              <w:t xml:space="preserve"> waves with 0 phase</w:t>
            </w:r>
          </w:p>
        </w:tc>
      </w:tr>
      <w:tr w:rsidR="00B55CAB" w:rsidRPr="006E3E44" w14:paraId="7824A49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2ED6D89" w14:textId="77777777" w:rsidR="00B55CAB" w:rsidRPr="006E3E44" w:rsidRDefault="00B55CAB" w:rsidP="00EA0D40">
            <w:pPr>
              <w:rPr>
                <w:sz w:val="18"/>
              </w:rPr>
            </w:pPr>
            <w:r w:rsidRPr="006E3E44">
              <w:rPr>
                <w:sz w:val="18"/>
              </w:rPr>
              <w:t>Test21</w:t>
            </w:r>
          </w:p>
        </w:tc>
        <w:tc>
          <w:tcPr>
            <w:tcW w:w="0" w:type="auto"/>
          </w:tcPr>
          <w:p w14:paraId="798FF80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Jacket</w:t>
            </w:r>
          </w:p>
        </w:tc>
        <w:tc>
          <w:tcPr>
            <w:tcW w:w="0" w:type="auto"/>
          </w:tcPr>
          <w:p w14:paraId="232C48B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4EF6D1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03859C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CD81183"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B55CAB" w:rsidRPr="006E3E44" w14:paraId="2E32C043"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0CBBC3B" w14:textId="77777777" w:rsidR="00B55CAB" w:rsidRPr="006E3E44" w:rsidRDefault="00B55CAB" w:rsidP="00EA0D40">
            <w:pPr>
              <w:rPr>
                <w:sz w:val="18"/>
              </w:rPr>
            </w:pPr>
            <w:r w:rsidRPr="006E3E44">
              <w:rPr>
                <w:sz w:val="18"/>
              </w:rPr>
              <w:t>Test22</w:t>
            </w:r>
          </w:p>
        </w:tc>
        <w:tc>
          <w:tcPr>
            <w:tcW w:w="0" w:type="auto"/>
          </w:tcPr>
          <w:p w14:paraId="1300E8E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14:paraId="24F35B4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70194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02ADA6D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5AE56A7A"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B55CAB" w:rsidRPr="006E3E44" w14:paraId="7EB9E0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C069112" w14:textId="77777777" w:rsidR="00B55CAB" w:rsidRPr="006E3E44" w:rsidRDefault="00B55CAB" w:rsidP="00EA0D40">
            <w:pPr>
              <w:rPr>
                <w:sz w:val="18"/>
              </w:rPr>
            </w:pPr>
            <w:r w:rsidRPr="006E3E44">
              <w:rPr>
                <w:sz w:val="18"/>
              </w:rPr>
              <w:t>Test23</w:t>
            </w:r>
          </w:p>
        </w:tc>
        <w:tc>
          <w:tcPr>
            <w:tcW w:w="0" w:type="auto"/>
          </w:tcPr>
          <w:p w14:paraId="52F84B5C"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Pr>
                <w:sz w:val="18"/>
              </w:rPr>
              <w:t>/</w:t>
            </w:r>
            <w:r w:rsidRPr="006E3E44">
              <w:rPr>
                <w:sz w:val="18"/>
              </w:rPr>
              <w:t>NREL TLP</w:t>
            </w:r>
          </w:p>
        </w:tc>
        <w:tc>
          <w:tcPr>
            <w:tcW w:w="0" w:type="auto"/>
          </w:tcPr>
          <w:p w14:paraId="1A6FF0F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37B5C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3E9EBD0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6AC766A6"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0301954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EEDAC5" w14:textId="77777777" w:rsidR="00B55CAB" w:rsidRPr="006E3E44" w:rsidRDefault="00B55CAB" w:rsidP="00EA0D40">
            <w:pPr>
              <w:rPr>
                <w:sz w:val="18"/>
              </w:rPr>
            </w:pPr>
            <w:r w:rsidRPr="006E3E44">
              <w:rPr>
                <w:sz w:val="18"/>
              </w:rPr>
              <w:t>Test24</w:t>
            </w:r>
          </w:p>
        </w:tc>
        <w:tc>
          <w:tcPr>
            <w:tcW w:w="0" w:type="auto"/>
          </w:tcPr>
          <w:p w14:paraId="554B8F02"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Hywind</w:t>
            </w:r>
          </w:p>
        </w:tc>
        <w:tc>
          <w:tcPr>
            <w:tcW w:w="0" w:type="auto"/>
          </w:tcPr>
          <w:p w14:paraId="4EBA189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4E430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96E4C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776BF0CB"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50804618"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EC8B675" w14:textId="77777777" w:rsidR="00B55CAB" w:rsidRPr="006E3E44" w:rsidRDefault="00B55CAB" w:rsidP="00EA0D40">
            <w:pPr>
              <w:rPr>
                <w:sz w:val="18"/>
              </w:rPr>
            </w:pPr>
            <w:r w:rsidRPr="006E3E44">
              <w:rPr>
                <w:sz w:val="18"/>
              </w:rPr>
              <w:t>Test25</w:t>
            </w:r>
          </w:p>
        </w:tc>
        <w:tc>
          <w:tcPr>
            <w:tcW w:w="0" w:type="auto"/>
          </w:tcPr>
          <w:p w14:paraId="250C9567"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DeepCwind Semi</w:t>
            </w:r>
            <w:r>
              <w:rPr>
                <w:sz w:val="18"/>
              </w:rPr>
              <w:t>-Submersible</w:t>
            </w:r>
          </w:p>
        </w:tc>
        <w:tc>
          <w:tcPr>
            <w:tcW w:w="0" w:type="auto"/>
          </w:tcPr>
          <w:p w14:paraId="6ECC5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FC81D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B2718D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5F0C347" w14:textId="77777777" w:rsidR="00B55CAB" w:rsidRPr="007D09CB"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Pr>
                <w:sz w:val="18"/>
              </w:rPr>
              <w:t xml:space="preserve">Shortened </w:t>
            </w:r>
            <w:r w:rsidRPr="00071BEF">
              <w:rPr>
                <w:sz w:val="18"/>
              </w:rPr>
              <w:t xml:space="preserve">OC4 Load Case (LC) 3.7: steady wind, white noise </w:t>
            </w:r>
            <w:r>
              <w:rPr>
                <w:sz w:val="18"/>
              </w:rPr>
              <w:t xml:space="preserve">second-order </w:t>
            </w:r>
            <w:r w:rsidRPr="00071BEF">
              <w:rPr>
                <w:sz w:val="18"/>
              </w:rPr>
              <w:t>waves</w:t>
            </w:r>
          </w:p>
        </w:tc>
      </w:tr>
    </w:tbl>
    <w:p w14:paraId="441B099E" w14:textId="77777777" w:rsidR="00B55CAB" w:rsidRPr="00EE463C" w:rsidRDefault="00B55CAB" w:rsidP="00204924"/>
    <w:p w14:paraId="0DA72311" w14:textId="0574AF98" w:rsidR="00204924" w:rsidRDefault="00204924" w:rsidP="00204924">
      <w:pPr>
        <w:pStyle w:val="Heading1"/>
      </w:pPr>
      <w:bookmarkStart w:id="442" w:name="_Ref417470012"/>
      <w:bookmarkStart w:id="443" w:name="_Toc417470270"/>
      <w:r>
        <w:t>Compiling</w:t>
      </w:r>
      <w:bookmarkEnd w:id="442"/>
      <w:r w:rsidR="001165AB">
        <w:t xml:space="preserve"> FAST</w:t>
      </w:r>
      <w:bookmarkEnd w:id="443"/>
    </w:p>
    <w:p w14:paraId="5FF8FB25" w14:textId="77777777" w:rsidR="00204924" w:rsidRDefault="00204924" w:rsidP="00204924">
      <w:r>
        <w:t xml:space="preserve">If you want to compile the code, please read the file, “CompilingInstructions_FASTv8.pdf” located in the “Compiling” folder in the FAST archive for details. </w:t>
      </w:r>
      <w:r w:rsidRPr="00805E93">
        <w:rPr>
          <w:b/>
        </w:rPr>
        <w:t>Note that if you are running on Windows® and are not changing source code, you should not have to recompile the code.</w:t>
      </w:r>
      <w:r>
        <w:t xml:space="preserve"> Use the 32- or 64-bit binaries distributed in the &lt;FAST8&gt;\bin folder.</w:t>
      </w:r>
    </w:p>
    <w:p w14:paraId="6DC7AE94" w14:textId="77777777" w:rsidR="00204924" w:rsidRDefault="00204924" w:rsidP="00204924">
      <w:r>
        <w:t>Unlike FAST v7 distributions, all of the source code you need to compile the project is contained in the archive’s \Source directory. The text files (.txt) in the source folders are input files for the FAST Registry. These files are used to generate the *_Types.f90 files for the component modules.</w:t>
      </w:r>
    </w:p>
    <w:p w14:paraId="20815270" w14:textId="77777777" w:rsidR="00204924" w:rsidRDefault="00204924" w:rsidP="00204924">
      <w:pPr>
        <w:keepNext/>
      </w:pPr>
      <w:r>
        <w:t>The compiling folder contains:</w:t>
      </w:r>
    </w:p>
    <w:p w14:paraId="1C44511B" w14:textId="77777777" w:rsidR="00204924" w:rsidRDefault="00204924" w:rsidP="00204924">
      <w:pPr>
        <w:pStyle w:val="ListParagraph"/>
        <w:numPr>
          <w:ilvl w:val="0"/>
          <w:numId w:val="12"/>
        </w:numPr>
      </w:pPr>
      <w:r>
        <w:t>A Microsoft Visual Studio 2010 project with all of the FAST source files and settings needed to compile in Release or Debug mode. This project places executables called “FAST_dev_Win32.exe” and “FAST_dev_debug_Win32.exe” in the &lt;FAST8&gt;\bin folder.</w:t>
      </w:r>
      <w:r>
        <w:rPr>
          <w:rStyle w:val="FootnoteReference"/>
        </w:rPr>
        <w:footnoteReference w:id="10"/>
      </w:r>
      <w:r>
        <w:t xml:space="preserve"> (</w:t>
      </w:r>
      <w:proofErr w:type="gramStart"/>
      <w:r>
        <w:t>renamed</w:t>
      </w:r>
      <w:proofErr w:type="gramEnd"/>
      <w:r>
        <w:t xml:space="preserve"> with “_dev” to prevent overwriting the executables created by NREL and distributed with FAST).</w:t>
      </w:r>
    </w:p>
    <w:p w14:paraId="03E8380D" w14:textId="77777777" w:rsidR="00204924" w:rsidRDefault="00204924" w:rsidP="00204924">
      <w:pPr>
        <w:pStyle w:val="ListParagraph"/>
        <w:numPr>
          <w:ilvl w:val="0"/>
          <w:numId w:val="12"/>
        </w:numPr>
      </w:pPr>
      <w:r>
        <w:t xml:space="preserve">A Windows® batch script that can be run from your Intel </w:t>
      </w:r>
      <w:proofErr w:type="gramStart"/>
      <w:r>
        <w:t>Fortran</w:t>
      </w:r>
      <w:proofErr w:type="gramEnd"/>
      <w:r>
        <w:t xml:space="preserve"> Command Prompt Window, with very little (if any) modification. This batch file creates executables named “FAST_iwin32.exe” and “FAST_iwin64.exe” in the &lt;FAST8&gt;\bin folder. We recommend you use the Visual Studio project instead of this batch script.</w:t>
      </w:r>
    </w:p>
    <w:p w14:paraId="7EBB09E2" w14:textId="77777777" w:rsidR="00204924" w:rsidRDefault="00204924" w:rsidP="00204924">
      <w:pPr>
        <w:pStyle w:val="ListParagraph"/>
        <w:numPr>
          <w:ilvl w:val="0"/>
          <w:numId w:val="12"/>
        </w:numPr>
      </w:pPr>
      <w:r>
        <w:t xml:space="preserve">A </w:t>
      </w:r>
      <w:proofErr w:type="spellStart"/>
      <w:r w:rsidRPr="00EA3ECC">
        <w:rPr>
          <w:i/>
        </w:rPr>
        <w:t>makefile</w:t>
      </w:r>
      <w:proofErr w:type="spellEnd"/>
      <w:r>
        <w:t xml:space="preserve"> for gfortran with (most of) the settings to create “FAST_gwin32.exe” and “FAST_gwin64.exe” in the &lt;FAST8&gt;\bin folder. To run this on Windows, you will need to install binaries of the LAPACK libraries. Please see “CompilingInstructions_FASTv8.pdf” for details. This </w:t>
      </w:r>
      <w:proofErr w:type="spellStart"/>
      <w:r w:rsidRPr="00EA3ECC">
        <w:rPr>
          <w:i/>
        </w:rPr>
        <w:t>makefile</w:t>
      </w:r>
      <w:proofErr w:type="spellEnd"/>
      <w:r>
        <w:t xml:space="preserve"> has been tested only on Windows. Also note that offshore models do not run with the gfortran executables (land-based models do).</w:t>
      </w:r>
    </w:p>
    <w:p w14:paraId="68772806" w14:textId="77777777" w:rsidR="00204924" w:rsidRDefault="00204924" w:rsidP="00204924">
      <w:r>
        <w:lastRenderedPageBreak/>
        <w:t xml:space="preserve">All of these tools for compiling are set up to compile and link with the appropriate settings, though you may have to modify the </w:t>
      </w:r>
      <w:proofErr w:type="spellStart"/>
      <w:r w:rsidRPr="00EA3ECC">
        <w:rPr>
          <w:i/>
        </w:rPr>
        <w:t>makefile</w:t>
      </w:r>
      <w:proofErr w:type="spellEnd"/>
      <w:r>
        <w:t xml:space="preserve"> to find the LAPACK libraries. (Note that FAST uses several specialized compiling/linking options and that MAP++ is distributed as a dynamic-link library.) These tools also run the FAST Registry if necessary (e.g., changes to the Registry input files or missing *_Types.f90 files).</w:t>
      </w:r>
    </w:p>
    <w:p w14:paraId="3E4750DC" w14:textId="77777777" w:rsidR="00204924" w:rsidRDefault="00204924" w:rsidP="00204924">
      <w:pPr>
        <w:keepNext/>
      </w:pPr>
      <w:r>
        <w:t>The Visual Studio project and Windows batch script were created using</w:t>
      </w:r>
    </w:p>
    <w:p w14:paraId="50F5EA3A" w14:textId="77777777" w:rsidR="00204924" w:rsidRDefault="00204924" w:rsidP="00204924">
      <w:pPr>
        <w:keepNext/>
        <w:ind w:left="720"/>
      </w:pPr>
      <w:r>
        <w:t>Microsoft Visual Studio 2010 Shell</w:t>
      </w:r>
      <w:r>
        <w:br/>
        <w:t xml:space="preserve">Intel® Visual </w:t>
      </w:r>
      <w:proofErr w:type="gramStart"/>
      <w:r>
        <w:t>Fortran</w:t>
      </w:r>
      <w:proofErr w:type="gramEnd"/>
      <w:r>
        <w:t xml:space="preserve"> Composer XE 2011, version 12.1.3.300</w:t>
      </w:r>
      <w:r>
        <w:br/>
        <w:t>Intel Math Kernel Library (MKL) 10.3 Update 9</w:t>
      </w:r>
    </w:p>
    <w:p w14:paraId="052798E7" w14:textId="77777777" w:rsidR="00204924" w:rsidRDefault="00204924" w:rsidP="00204924">
      <w:r>
        <w:t>The MKL is used only for LAPACK routines.</w:t>
      </w:r>
    </w:p>
    <w:p w14:paraId="2164B485" w14:textId="77777777" w:rsidR="00D0774B" w:rsidRDefault="00D0774B" w:rsidP="00D0774B">
      <w:pPr>
        <w:pStyle w:val="Heading1"/>
      </w:pPr>
      <w:bookmarkStart w:id="450" w:name="_Ref413700469"/>
      <w:bookmarkStart w:id="451" w:name="_Toc417470271"/>
      <w:r>
        <w:t>FAST v8 Interface to Simulink</w:t>
      </w:r>
      <w:bookmarkEnd w:id="450"/>
      <w:bookmarkEnd w:id="451"/>
    </w:p>
    <w:p w14:paraId="2164B486" w14:textId="77777777" w:rsidR="008D29CA" w:rsidRPr="008D29CA" w:rsidRDefault="008D29CA" w:rsidP="008233CD">
      <w:r>
        <w:t>FAST v8 has</w:t>
      </w:r>
      <w:r w:rsidR="00613374">
        <w:t xml:space="preserve"> also</w:t>
      </w:r>
      <w:r>
        <w:t xml:space="preserve"> been implemented as a library that can be called from a Simulink S-Function block, using predefined inputs from Simulink.</w:t>
      </w:r>
      <w:r w:rsidR="00703CA6">
        <w:t xml:space="preserve"> Simulink is a popular simulation tool for controls design that is distributed by The </w:t>
      </w:r>
      <w:proofErr w:type="spellStart"/>
      <w:r w:rsidR="00703CA6">
        <w:t>Mathworks</w:t>
      </w:r>
      <w:proofErr w:type="spellEnd"/>
      <w:r w:rsidR="00703CA6">
        <w:t>, Inc. in conjunction with MATLAB</w:t>
      </w:r>
      <w:r w:rsidR="00351DEB">
        <w:t>.</w:t>
      </w:r>
    </w:p>
    <w:p w14:paraId="2164B487" w14:textId="77777777" w:rsidR="00CD44DA" w:rsidRDefault="00CD44DA" w:rsidP="00CD44DA">
      <w:pPr>
        <w:pStyle w:val="Heading2"/>
      </w:pPr>
      <w:bookmarkStart w:id="452" w:name="_Toc417470272"/>
      <w:bookmarkStart w:id="453" w:name="_Ref412115319"/>
      <w:r>
        <w:t xml:space="preserve">Major Changes </w:t>
      </w:r>
      <w:proofErr w:type="gramStart"/>
      <w:r>
        <w:t>Between</w:t>
      </w:r>
      <w:proofErr w:type="gramEnd"/>
      <w:r>
        <w:t xml:space="preserve"> the FAST v7 and v8 Interfaces to Simulink</w:t>
      </w:r>
      <w:bookmarkEnd w:id="452"/>
    </w:p>
    <w:p w14:paraId="3FA1C408" w14:textId="5FE1E34B" w:rsidR="00CA094B" w:rsidRDefault="00CA094B" w:rsidP="00805E93">
      <w:r>
        <w:t xml:space="preserve">For </w:t>
      </w:r>
      <w:del w:id="454" w:author="Bonnie Jonkman" w:date="2015-04-15T13:49:00Z">
        <w:r w:rsidDel="00E226D9">
          <w:delText xml:space="preserve">those </w:delText>
        </w:r>
      </w:del>
      <w:ins w:id="455" w:author="Bonnie Jonkman" w:date="2015-04-15T13:49:00Z">
        <w:r w:rsidR="00E226D9">
          <w:t xml:space="preserve">people </w:t>
        </w:r>
      </w:ins>
      <w:r>
        <w:t>familiar with the FAST v7 interface to Simulink, the following differences should be noted for the FAST v8 interface to Simulink:</w:t>
      </w:r>
    </w:p>
    <w:p w14:paraId="2164B488" w14:textId="350E0310" w:rsidR="00CD44DA" w:rsidRDefault="00CD44DA" w:rsidP="00CD44DA">
      <w:pPr>
        <w:pStyle w:val="ListParagraph"/>
        <w:numPr>
          <w:ilvl w:val="0"/>
          <w:numId w:val="26"/>
        </w:numPr>
      </w:pPr>
      <w:r>
        <w:t xml:space="preserve">Simulink no longer integrates the FAST </w:t>
      </w:r>
      <w:r w:rsidR="00CA094B">
        <w:t xml:space="preserve">structural </w:t>
      </w:r>
      <w:r>
        <w:t xml:space="preserve">states, which are now </w:t>
      </w:r>
      <w:r w:rsidR="00CA094B">
        <w:t>integrated</w:t>
      </w:r>
      <w:r>
        <w:t xml:space="preserve"> in the FAST library</w:t>
      </w:r>
      <w:proofErr w:type="gramStart"/>
      <w:r>
        <w:t>.</w:t>
      </w:r>
      <w:r w:rsidR="007F46A7">
        <w:t xml:space="preserve">  </w:t>
      </w:r>
      <w:proofErr w:type="gramEnd"/>
      <w:r w:rsidR="007F46A7">
        <w:t xml:space="preserve">See the section </w:t>
      </w:r>
      <w:r w:rsidR="00805E93">
        <w:t>“</w:t>
      </w:r>
      <w:r w:rsidR="007F46A7">
        <w:fldChar w:fldCharType="begin"/>
      </w:r>
      <w:r w:rsidR="007F46A7">
        <w:instrText xml:space="preserve"> REF _Ref415562525 \h </w:instrText>
      </w:r>
      <w:r w:rsidR="007F46A7">
        <w:fldChar w:fldCharType="separate"/>
      </w:r>
      <w:r w:rsidR="008462CD">
        <w:t>S-Function States</w:t>
      </w:r>
      <w:r w:rsidR="007F46A7">
        <w:fldChar w:fldCharType="end"/>
      </w:r>
      <w:r w:rsidR="00805E93">
        <w:t>”</w:t>
      </w:r>
      <w:r w:rsidR="007F46A7">
        <w:t xml:space="preserve"> below for further information.</w:t>
      </w:r>
    </w:p>
    <w:p w14:paraId="2164B489" w14:textId="77777777" w:rsidR="00985CF5" w:rsidRDefault="00985CF5" w:rsidP="00985CF5">
      <w:pPr>
        <w:pStyle w:val="ListParagraph"/>
        <w:numPr>
          <w:ilvl w:val="0"/>
          <w:numId w:val="26"/>
        </w:numPr>
      </w:pPr>
      <w:r>
        <w:t xml:space="preserve">MATLAB no longer reads the FAST input file, so </w:t>
      </w:r>
      <w:proofErr w:type="spellStart"/>
      <w:r>
        <w:t>Read_FAST_Input.m</w:t>
      </w:r>
      <w:proofErr w:type="spellEnd"/>
      <w:r>
        <w:t xml:space="preserve"> and </w:t>
      </w:r>
      <w:proofErr w:type="spellStart"/>
      <w:r>
        <w:t>Simsetup.m</w:t>
      </w:r>
      <w:proofErr w:type="spellEnd"/>
      <w:r>
        <w:t xml:space="preserve"> are no longer part of the FAST archive.</w:t>
      </w:r>
    </w:p>
    <w:p w14:paraId="2164B48A" w14:textId="77777777" w:rsidR="00985CF5" w:rsidRPr="00CD44DA" w:rsidRDefault="00985CF5" w:rsidP="00985CF5">
      <w:pPr>
        <w:pStyle w:val="ListParagraph"/>
        <w:numPr>
          <w:ilvl w:val="0"/>
          <w:numId w:val="26"/>
        </w:numPr>
      </w:pPr>
      <w:proofErr w:type="spellStart"/>
      <w:r>
        <w:t>FAST_SFunc</w:t>
      </w:r>
      <w:proofErr w:type="spellEnd"/>
      <w:r>
        <w:t xml:space="preserve"> no longer reads variables from the MATLAB workspace.</w:t>
      </w:r>
    </w:p>
    <w:p w14:paraId="2164B48B" w14:textId="77777777" w:rsidR="00CD44DA" w:rsidRDefault="00CD44DA" w:rsidP="00CD44DA">
      <w:pPr>
        <w:pStyle w:val="ListParagraph"/>
        <w:numPr>
          <w:ilvl w:val="0"/>
          <w:numId w:val="26"/>
        </w:numPr>
      </w:pPr>
      <w:r>
        <w:t>The blade and tower initial conditions</w:t>
      </w:r>
      <w:r w:rsidR="00DE4D91">
        <w:t xml:space="preserve"> (</w:t>
      </w:r>
      <w:proofErr w:type="spellStart"/>
      <w:r w:rsidR="00DE4D91">
        <w:t>ElastoDyn’s</w:t>
      </w:r>
      <w:proofErr w:type="spellEnd"/>
      <w:r w:rsidR="00DE4D91">
        <w:t xml:space="preserve"> </w:t>
      </w:r>
      <w:proofErr w:type="spellStart"/>
      <w:r w:rsidR="00DE4D91" w:rsidRPr="00805E93">
        <w:rPr>
          <w:b/>
        </w:rPr>
        <w:t>IPDefl</w:t>
      </w:r>
      <w:proofErr w:type="spellEnd"/>
      <w:r w:rsidR="00DE4D91">
        <w:rPr>
          <w:i/>
        </w:rPr>
        <w:t xml:space="preserve">, </w:t>
      </w:r>
      <w:proofErr w:type="spellStart"/>
      <w:r w:rsidR="00DE4D91" w:rsidRPr="00805E93">
        <w:rPr>
          <w:b/>
        </w:rPr>
        <w:t>OopDefl</w:t>
      </w:r>
      <w:proofErr w:type="spellEnd"/>
      <w:r w:rsidR="00DE4D91">
        <w:rPr>
          <w:i/>
        </w:rPr>
        <w:t xml:space="preserve">, </w:t>
      </w:r>
      <w:proofErr w:type="spellStart"/>
      <w:r w:rsidR="00DE4D91" w:rsidRPr="00805E93">
        <w:rPr>
          <w:b/>
        </w:rPr>
        <w:t>TTDspFA</w:t>
      </w:r>
      <w:proofErr w:type="spellEnd"/>
      <w:r w:rsidR="00DE4D91">
        <w:rPr>
          <w:i/>
        </w:rPr>
        <w:t xml:space="preserve">, </w:t>
      </w:r>
      <w:r w:rsidR="00DE4D91" w:rsidRPr="00DE4D91">
        <w:t>and</w:t>
      </w:r>
      <w:r w:rsidR="00DE4D91">
        <w:rPr>
          <w:i/>
        </w:rPr>
        <w:t xml:space="preserve"> </w:t>
      </w:r>
      <w:proofErr w:type="spellStart"/>
      <w:r w:rsidR="00DE4D91" w:rsidRPr="00805E93">
        <w:rPr>
          <w:b/>
        </w:rPr>
        <w:t>TTDspSS</w:t>
      </w:r>
      <w:proofErr w:type="spellEnd"/>
      <w:r w:rsidR="00DE4D91">
        <w:rPr>
          <w:i/>
        </w:rPr>
        <w:t xml:space="preserve"> </w:t>
      </w:r>
      <w:r w:rsidR="00DE4D91" w:rsidRPr="00DE4D91">
        <w:t>variables)</w:t>
      </w:r>
      <w:r>
        <w:t xml:space="preserve"> need not be zero.</w:t>
      </w:r>
    </w:p>
    <w:p w14:paraId="2164B48C" w14:textId="77777777" w:rsidR="00CD44DA" w:rsidRDefault="00730F88" w:rsidP="00730F88">
      <w:pPr>
        <w:pStyle w:val="ListParagraph"/>
        <w:numPr>
          <w:ilvl w:val="0"/>
          <w:numId w:val="26"/>
        </w:numPr>
      </w:pPr>
      <w:proofErr w:type="spellStart"/>
      <w:r>
        <w:t>ServoDyn’s</w:t>
      </w:r>
      <w:proofErr w:type="spellEnd"/>
      <w:r>
        <w:t xml:space="preserve"> </w:t>
      </w:r>
      <w:proofErr w:type="spellStart"/>
      <w:r w:rsidRPr="00805E93">
        <w:rPr>
          <w:b/>
        </w:rPr>
        <w:t>TPCOn</w:t>
      </w:r>
      <w:proofErr w:type="spellEnd"/>
      <w:r>
        <w:t xml:space="preserve">, </w:t>
      </w:r>
      <w:proofErr w:type="spellStart"/>
      <w:r w:rsidRPr="00805E93">
        <w:rPr>
          <w:b/>
        </w:rPr>
        <w:t>TYCOn</w:t>
      </w:r>
      <w:proofErr w:type="spellEnd"/>
      <w:r>
        <w:t xml:space="preserve">, and </w:t>
      </w:r>
      <w:proofErr w:type="spellStart"/>
      <w:r w:rsidRPr="00805E93">
        <w:rPr>
          <w:b/>
        </w:rPr>
        <w:t>TimGenOn</w:t>
      </w:r>
      <w:proofErr w:type="spellEnd"/>
      <w:r>
        <w:t xml:space="preserve"> variables need not be zero.</w:t>
      </w:r>
    </w:p>
    <w:p w14:paraId="2164B48D" w14:textId="77777777" w:rsidR="00730F88" w:rsidRDefault="00730F88" w:rsidP="00730F88">
      <w:pPr>
        <w:pStyle w:val="ListParagraph"/>
        <w:numPr>
          <w:ilvl w:val="0"/>
          <w:numId w:val="26"/>
        </w:numPr>
      </w:pPr>
      <w:proofErr w:type="spellStart"/>
      <w:r w:rsidRPr="00805E93">
        <w:t>ServoDyn’s</w:t>
      </w:r>
      <w:proofErr w:type="spellEnd"/>
      <w:r w:rsidRPr="00805E93">
        <w:t xml:space="preserve"> </w:t>
      </w:r>
      <w:proofErr w:type="spellStart"/>
      <w:r w:rsidRPr="00805E93">
        <w:rPr>
          <w:b/>
        </w:rPr>
        <w:t>TimGenOf</w:t>
      </w:r>
      <w:proofErr w:type="spellEnd"/>
      <w:r>
        <w:t xml:space="preserve"> variable need not be larger than </w:t>
      </w:r>
      <w:proofErr w:type="spellStart"/>
      <w:r w:rsidRPr="00805E93">
        <w:rPr>
          <w:b/>
        </w:rPr>
        <w:t>TMax</w:t>
      </w:r>
      <w:proofErr w:type="spellEnd"/>
      <w:r>
        <w:t>.</w:t>
      </w:r>
    </w:p>
    <w:p w14:paraId="2164B48E" w14:textId="77777777" w:rsidR="00730F88" w:rsidRDefault="00730F88" w:rsidP="00730F88">
      <w:pPr>
        <w:pStyle w:val="ListParagraph"/>
        <w:numPr>
          <w:ilvl w:val="0"/>
          <w:numId w:val="26"/>
        </w:numPr>
      </w:pPr>
      <w:proofErr w:type="spellStart"/>
      <w:r>
        <w:t>ServoDyn’s</w:t>
      </w:r>
      <w:proofErr w:type="spellEnd"/>
      <w:r>
        <w:t xml:space="preserve"> </w:t>
      </w:r>
      <w:proofErr w:type="spellStart"/>
      <w:r w:rsidRPr="00805E93">
        <w:rPr>
          <w:b/>
        </w:rPr>
        <w:t>GenTiStr</w:t>
      </w:r>
      <w:proofErr w:type="spellEnd"/>
      <w:r>
        <w:t xml:space="preserve"> and </w:t>
      </w:r>
      <w:proofErr w:type="spellStart"/>
      <w:r w:rsidRPr="00805E93">
        <w:rPr>
          <w:b/>
        </w:rPr>
        <w:t>GenTiStp</w:t>
      </w:r>
      <w:proofErr w:type="spellEnd"/>
      <w:r>
        <w:rPr>
          <w:i/>
        </w:rPr>
        <w:t xml:space="preserve"> </w:t>
      </w:r>
      <w:r>
        <w:t>variables need not be set to TRUE.</w:t>
      </w:r>
    </w:p>
    <w:p w14:paraId="2164B48F" w14:textId="6F76FC92" w:rsidR="00825D8B" w:rsidRDefault="00CA094B" w:rsidP="00730F88">
      <w:pPr>
        <w:pStyle w:val="ListParagraph"/>
        <w:numPr>
          <w:ilvl w:val="0"/>
          <w:numId w:val="26"/>
        </w:numPr>
      </w:pPr>
      <w:r>
        <w:t>The fraction of the maximum h</w:t>
      </w:r>
      <w:r w:rsidR="00825D8B">
        <w:t xml:space="preserve">igh-speed shaft braking </w:t>
      </w:r>
      <w:r>
        <w:t xml:space="preserve">torque </w:t>
      </w:r>
      <w:r w:rsidR="00825D8B">
        <w:t xml:space="preserve">has been added as an input to </w:t>
      </w:r>
      <w:proofErr w:type="spellStart"/>
      <w:r w:rsidR="00825D8B">
        <w:t>FAST_SFunc</w:t>
      </w:r>
      <w:proofErr w:type="spellEnd"/>
      <w:r w:rsidR="00825D8B">
        <w:t xml:space="preserve"> from Simulink.</w:t>
      </w:r>
    </w:p>
    <w:p w14:paraId="2164B490" w14:textId="77777777" w:rsidR="00D0774B" w:rsidRDefault="00D0774B" w:rsidP="003F0FFD">
      <w:pPr>
        <w:pStyle w:val="Heading2"/>
      </w:pPr>
      <w:bookmarkStart w:id="456" w:name="_Toc417470273"/>
      <w:r>
        <w:t>Definition of the FAST v8 Interface to Simulink</w:t>
      </w:r>
      <w:bookmarkEnd w:id="453"/>
      <w:bookmarkEnd w:id="456"/>
    </w:p>
    <w:p w14:paraId="2164B491" w14:textId="77777777" w:rsidR="00D0774B" w:rsidRDefault="00D0774B" w:rsidP="00D0774B">
      <w:r>
        <w:t xml:space="preserve">The FAST v8 interface to Simulink is implemented as a </w:t>
      </w:r>
      <w:r w:rsidR="00351DEB">
        <w:t>L</w:t>
      </w:r>
      <w:r>
        <w:t>evel</w:t>
      </w:r>
      <w:r w:rsidR="00351DEB">
        <w:t>-</w:t>
      </w:r>
      <w:r>
        <w:t>2 S-Function</w:t>
      </w:r>
      <w:r w:rsidR="00351DEB">
        <w:t xml:space="preserve"> called </w:t>
      </w:r>
      <w:proofErr w:type="spellStart"/>
      <w:r w:rsidR="00351DEB">
        <w:t>FAST_SFunc</w:t>
      </w:r>
      <w:proofErr w:type="spellEnd"/>
      <w:r>
        <w:t xml:space="preserve">. The interface is written in C, and it calls </w:t>
      </w:r>
      <w:proofErr w:type="gramStart"/>
      <w:r>
        <w:t>a DLL of FAST v8 routines</w:t>
      </w:r>
      <w:proofErr w:type="gramEnd"/>
      <w:r>
        <w:t xml:space="preserve">, which </w:t>
      </w:r>
      <w:r w:rsidR="008233CD">
        <w:t xml:space="preserve">are </w:t>
      </w:r>
      <w:r>
        <w:t xml:space="preserve">written in Fortran. </w:t>
      </w:r>
      <w:r w:rsidR="00351DEB">
        <w:t>Both 32- and 64-bit Windows</w:t>
      </w:r>
      <w:r w:rsidR="008F632E">
        <w:t>®</w:t>
      </w:r>
      <w:r w:rsidR="00351DEB">
        <w:t xml:space="preserve"> versions are supported</w:t>
      </w:r>
      <w:r w:rsidR="008F632E">
        <w:t>, although the libraries must have the same addressing scheme</w:t>
      </w:r>
      <w:r w:rsidR="00351DEB">
        <w:t xml:space="preserve"> (both </w:t>
      </w:r>
      <w:r w:rsidR="008F632E">
        <w:t xml:space="preserve">addressing schemes </w:t>
      </w:r>
      <w:r w:rsidR="00351DEB">
        <w:t xml:space="preserve">can be </w:t>
      </w:r>
      <w:r w:rsidR="008F632E">
        <w:t>used o</w:t>
      </w:r>
      <w:r w:rsidR="00351DEB">
        <w:t xml:space="preserve">n 64-bit operating systems, but only the 32-bit version can be </w:t>
      </w:r>
      <w:r w:rsidR="008F632E">
        <w:t>used</w:t>
      </w:r>
      <w:r w:rsidR="00351DEB">
        <w:t xml:space="preserve"> on a 32-bit operating system). The calling sequence between the libraries is illustrated in </w:t>
      </w:r>
      <w:r w:rsidR="00351DEB">
        <w:fldChar w:fldCharType="begin"/>
      </w:r>
      <w:r w:rsidR="00351DEB">
        <w:instrText xml:space="preserve"> REF _Ref412536543 \h </w:instrText>
      </w:r>
      <w:r w:rsidR="00351DEB">
        <w:fldChar w:fldCharType="separate"/>
      </w:r>
      <w:r w:rsidR="008462CD">
        <w:t xml:space="preserve">Figure </w:t>
      </w:r>
      <w:r w:rsidR="008462CD">
        <w:rPr>
          <w:noProof/>
        </w:rPr>
        <w:t>5</w:t>
      </w:r>
      <w:r w:rsidR="00351DEB">
        <w:fldChar w:fldCharType="end"/>
      </w:r>
      <w:r w:rsidR="00351DEB">
        <w:t>.</w:t>
      </w:r>
    </w:p>
    <w:p w14:paraId="2164B492" w14:textId="77777777" w:rsidR="003F0FFD" w:rsidRDefault="00D0774B" w:rsidP="008233CD">
      <w:pPr>
        <w:keepNext/>
        <w:jc w:val="center"/>
      </w:pPr>
      <w:r>
        <w:rPr>
          <w:noProof/>
        </w:rPr>
        <w:lastRenderedPageBreak/>
        <mc:AlternateContent>
          <mc:Choice Requires="wpg">
            <w:drawing>
              <wp:inline distT="0" distB="0" distL="0" distR="0" wp14:anchorId="2164B54E" wp14:editId="2164B54F">
                <wp:extent cx="5943486"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6" cy="777240"/>
                          <a:chOff x="0" y="0"/>
                          <a:chExt cx="5943486"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0" y="0"/>
                            <a:ext cx="5943486" cy="777240"/>
                            <a:chOff x="0" y="0"/>
                            <a:chExt cx="5943486" cy="777240"/>
                          </a:xfrm>
                        </wpg:grpSpPr>
                        <wps:wsp>
                          <wps:cNvPr id="4" name="Rectangle 4"/>
                          <wps:cNvSpPr/>
                          <wps:spPr>
                            <a:xfrm>
                              <a:off x="0" y="0"/>
                              <a:ext cx="125158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7" w14:textId="77777777" w:rsidR="00EA0D40" w:rsidRPr="00CF75BB" w:rsidRDefault="00EA0D40"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719" y="0"/>
                              <a:ext cx="12979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8" w14:textId="77777777" w:rsidR="00EA0D40" w:rsidRPr="00CF75BB" w:rsidRDefault="00EA0D40"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910" y="0"/>
                              <a:ext cx="149034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9" w14:textId="77777777" w:rsidR="00EA0D40" w:rsidRPr="00CF75BB" w:rsidRDefault="00EA0D40"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A" w14:textId="77777777" w:rsidR="00EA0D40" w:rsidRPr="00CF75BB" w:rsidRDefault="00EA0D40"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9" o:spid="_x0000_s1026" style="width:468pt;height:61.2pt;mso-position-horizontal-relative:char;mso-position-vertical-relative:line"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515;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7" w14:textId="77777777" w:rsidR="00EA0D40" w:rsidRPr="00CF75BB" w:rsidRDefault="00EA0D40"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v:textbox>
                  </v:rect>
                  <v:rect id="Rectangle 10" o:spid="_x0000_s1033" style="position:absolute;left:14057;width:12979;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2164B578" w14:textId="77777777" w:rsidR="00EA0D40" w:rsidRPr="00CF75BB" w:rsidRDefault="00EA0D40"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9;width:1490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14:paraId="2164B579" w14:textId="77777777" w:rsidR="00EA0D40" w:rsidRPr="00CF75BB" w:rsidRDefault="00EA0D40"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A" w14:textId="77777777" w:rsidR="00EA0D40" w:rsidRPr="00CF75BB" w:rsidRDefault="00EA0D40"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p>
    <w:p w14:paraId="2164B493" w14:textId="77777777" w:rsidR="00D0774B" w:rsidRDefault="003F0FFD" w:rsidP="003D5EA3">
      <w:pPr>
        <w:pStyle w:val="Caption"/>
        <w:jc w:val="center"/>
      </w:pPr>
      <w:bookmarkStart w:id="457" w:name="_Ref412536543"/>
      <w:r>
        <w:t xml:space="preserve">Figure </w:t>
      </w:r>
      <w:fldSimple w:instr=" SEQ Figure \* ARABIC ">
        <w:r w:rsidR="008462CD">
          <w:rPr>
            <w:noProof/>
          </w:rPr>
          <w:t>5</w:t>
        </w:r>
      </w:fldSimple>
      <w:bookmarkEnd w:id="457"/>
      <w:r>
        <w:t>: Libraries in the FAST - Simulink Interface</w:t>
      </w:r>
    </w:p>
    <w:p w14:paraId="2164B494" w14:textId="77777777" w:rsidR="006D62BD" w:rsidRPr="006D62BD" w:rsidRDefault="006D62BD" w:rsidP="00653C1F">
      <w:r>
        <w:t xml:space="preserve">Please note that because this interface uses static variables, there can be only one instance of the </w:t>
      </w:r>
      <w:proofErr w:type="spellStart"/>
      <w:r>
        <w:t>FAST_SFunc</w:t>
      </w:r>
      <w:proofErr w:type="spellEnd"/>
      <w:r>
        <w:t xml:space="preserve"> </w:t>
      </w:r>
      <w:proofErr w:type="spellStart"/>
      <w:r>
        <w:t>mex</w:t>
      </w:r>
      <w:proofErr w:type="spellEnd"/>
      <w:r>
        <w:t xml:space="preserve"> file in any instance of MATLAB (i.e., you cannot run two different models simultaneously).</w:t>
      </w:r>
    </w:p>
    <w:p w14:paraId="2164B495" w14:textId="77777777" w:rsidR="00D0774B" w:rsidRDefault="00D0774B" w:rsidP="003F0FFD">
      <w:pPr>
        <w:pStyle w:val="Heading3"/>
      </w:pPr>
      <w:bookmarkStart w:id="458" w:name="_Ref411514591"/>
      <w:r>
        <w:t>S-Function Parameters</w:t>
      </w:r>
      <w:bookmarkEnd w:id="458"/>
    </w:p>
    <w:p w14:paraId="2164B496" w14:textId="193D22B3" w:rsidR="00D0774B" w:rsidRDefault="00CA094B" w:rsidP="00D0774B">
      <w:r>
        <w:t xml:space="preserve">The </w:t>
      </w:r>
      <w:proofErr w:type="spellStart"/>
      <w:r w:rsidR="00D0774B">
        <w:t>FAST_SFunc</w:t>
      </w:r>
      <w:proofErr w:type="spellEnd"/>
      <w:r w:rsidR="00D56818">
        <w:t xml:space="preserve"> S-function block</w:t>
      </w:r>
      <w:r w:rsidR="00D0774B">
        <w:t xml:space="preserve"> is designed to accept exactly three parameters from Simulink.</w:t>
      </w:r>
      <w:r w:rsidR="003D5EA3">
        <w:t xml:space="preserve"> The values for each of the parameters are required at initialization, and they must not be changed during the simulation.</w:t>
      </w:r>
    </w:p>
    <w:p w14:paraId="2164B497" w14:textId="77777777" w:rsidR="003D5EA3" w:rsidRDefault="00D0774B" w:rsidP="008233CD">
      <w:pPr>
        <w:keepNext/>
        <w:jc w:val="center"/>
      </w:pPr>
      <w:r>
        <w:rPr>
          <w:noProof/>
        </w:rPr>
        <w:drawing>
          <wp:inline distT="0" distB="0" distL="0" distR="0" wp14:anchorId="2164B550" wp14:editId="2164B551">
            <wp:extent cx="2834640" cy="271815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34640" cy="2718151"/>
                    </a:xfrm>
                    <a:prstGeom prst="rect">
                      <a:avLst/>
                    </a:prstGeom>
                  </pic:spPr>
                </pic:pic>
              </a:graphicData>
            </a:graphic>
          </wp:inline>
        </w:drawing>
      </w:r>
    </w:p>
    <w:p w14:paraId="2164B498" w14:textId="77777777" w:rsidR="00D0774B" w:rsidRPr="00681E4B" w:rsidRDefault="003D5EA3" w:rsidP="007C0572">
      <w:pPr>
        <w:pStyle w:val="Caption"/>
        <w:jc w:val="center"/>
      </w:pPr>
      <w:r>
        <w:t xml:space="preserve">Figure </w:t>
      </w:r>
      <w:fldSimple w:instr=" SEQ Figure \* ARABIC ">
        <w:r w:rsidR="008462CD">
          <w:rPr>
            <w:noProof/>
          </w:rPr>
          <w:t>6</w:t>
        </w:r>
      </w:fldSimple>
      <w:r>
        <w:t xml:space="preserve">: </w:t>
      </w:r>
      <w:proofErr w:type="spellStart"/>
      <w:r>
        <w:t>FAST_SFunc</w:t>
      </w:r>
      <w:proofErr w:type="spellEnd"/>
      <w:r>
        <w:t xml:space="preserve"> Block Parameters</w:t>
      </w:r>
    </w:p>
    <w:p w14:paraId="2164B499" w14:textId="77777777" w:rsidR="00D0774B" w:rsidRDefault="00D0774B" w:rsidP="003F0FFD">
      <w:pPr>
        <w:pStyle w:val="Heading4"/>
      </w:pPr>
      <w:proofErr w:type="spellStart"/>
      <w:r>
        <w:t>FAST_InputFileName</w:t>
      </w:r>
      <w:proofErr w:type="spellEnd"/>
    </w:p>
    <w:p w14:paraId="2164B49A" w14:textId="77777777" w:rsidR="00D0774B" w:rsidRPr="00681E4B" w:rsidRDefault="00D0774B" w:rsidP="00D0774B">
      <w:r>
        <w:t xml:space="preserve">The first parameter is a string, which contains the name of the FAST v8 primary input file. In the sample models, this string is contained in a variable called </w:t>
      </w:r>
      <w:proofErr w:type="spellStart"/>
      <w:r w:rsidRPr="00805E93">
        <w:rPr>
          <w:b/>
        </w:rPr>
        <w:t>FAST_InputFileName</w:t>
      </w:r>
      <w:proofErr w:type="spellEnd"/>
      <w:r>
        <w:t>.</w:t>
      </w:r>
    </w:p>
    <w:p w14:paraId="2164B49B" w14:textId="77777777" w:rsidR="00D0774B" w:rsidRPr="00810027" w:rsidRDefault="00D0774B" w:rsidP="003F0FFD">
      <w:pPr>
        <w:pStyle w:val="Heading4"/>
      </w:pPr>
      <w:proofErr w:type="spellStart"/>
      <w:r>
        <w:t>TMax</w:t>
      </w:r>
      <w:proofErr w:type="spellEnd"/>
    </w:p>
    <w:p w14:paraId="2164B49C" w14:textId="77777777" w:rsidR="008233CD" w:rsidRDefault="008233CD" w:rsidP="00D0774B">
      <w:r>
        <w:t xml:space="preserve">The second parameter is a double-precision real value called </w:t>
      </w:r>
      <w:proofErr w:type="spellStart"/>
      <w:r w:rsidRPr="00805E93">
        <w:rPr>
          <w:b/>
        </w:rPr>
        <w:t>TMax</w:t>
      </w:r>
      <w:proofErr w:type="spellEnd"/>
      <w:r>
        <w:t xml:space="preserve">. </w:t>
      </w:r>
      <w:r w:rsidR="00CA0AA7">
        <w:t xml:space="preserve">This </w:t>
      </w:r>
      <w:proofErr w:type="spellStart"/>
      <w:r w:rsidR="00CA0AA7" w:rsidRPr="00805E93">
        <w:rPr>
          <w:b/>
        </w:rPr>
        <w:t>TMax</w:t>
      </w:r>
      <w:proofErr w:type="spellEnd"/>
      <w:r w:rsidR="00CA0AA7">
        <w:t xml:space="preserve"> is used in place of the </w:t>
      </w:r>
      <w:proofErr w:type="spellStart"/>
      <w:r w:rsidR="00CA0AA7" w:rsidRPr="00805E93">
        <w:rPr>
          <w:b/>
        </w:rPr>
        <w:t>TMax</w:t>
      </w:r>
      <w:proofErr w:type="spellEnd"/>
      <w:r w:rsidR="00CA0AA7">
        <w:t xml:space="preserve"> specified in the FAST v8 primary input file, except for the following </w:t>
      </w:r>
      <w:r>
        <w:t xml:space="preserve">two </w:t>
      </w:r>
      <w:r w:rsidR="00CA0AA7">
        <w:t>cases:</w:t>
      </w:r>
      <w:r>
        <w:t xml:space="preserve"> </w:t>
      </w:r>
    </w:p>
    <w:p w14:paraId="2164B49D" w14:textId="17A76D8A" w:rsidR="00CA0AA7" w:rsidRDefault="00CA0AA7" w:rsidP="007C0572">
      <w:pPr>
        <w:pStyle w:val="ListParagraph"/>
        <w:numPr>
          <w:ilvl w:val="0"/>
          <w:numId w:val="25"/>
        </w:numPr>
      </w:pPr>
      <w:r>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will be used by the FAST modules</w:t>
      </w:r>
      <w:r w:rsidR="008233CD">
        <w:t xml:space="preserve"> (e.g., </w:t>
      </w:r>
      <w:proofErr w:type="spellStart"/>
      <w:r w:rsidR="008233CD">
        <w:t>HydroDyn’s</w:t>
      </w:r>
      <w:proofErr w:type="spellEnd"/>
      <w:r w:rsidR="008233CD">
        <w:t xml:space="preserve"> </w:t>
      </w:r>
      <w:r w:rsidR="00CA094B">
        <w:t>Waves sub</w:t>
      </w:r>
      <w:r w:rsidR="008233CD">
        <w:t>module).</w:t>
      </w:r>
    </w:p>
    <w:p w14:paraId="2164B49E" w14:textId="0D21F42B" w:rsidR="008233CD" w:rsidRDefault="008233CD" w:rsidP="007C0572">
      <w:pPr>
        <w:pStyle w:val="ListParagraph"/>
        <w:numPr>
          <w:ilvl w:val="0"/>
          <w:numId w:val="25"/>
        </w:numPr>
      </w:pPr>
      <w:r>
        <w:lastRenderedPageBreak/>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 xml:space="preserve">will be used to allocate space for the binary output file (if </w:t>
      </w:r>
      <w:proofErr w:type="spellStart"/>
      <w:r w:rsidR="007C0572" w:rsidRPr="00805E93">
        <w:rPr>
          <w:b/>
        </w:rPr>
        <w:t>OutFileFmt</w:t>
      </w:r>
      <w:proofErr w:type="spellEnd"/>
      <w:r w:rsidR="007C0572">
        <w:t xml:space="preserve"> /= 1</w:t>
      </w:r>
      <w:r>
        <w:t>).</w:t>
      </w:r>
    </w:p>
    <w:p w14:paraId="2164B49F" w14:textId="77777777" w:rsidR="007C0572" w:rsidRDefault="00D0774B" w:rsidP="007C0572">
      <w:pPr>
        <w:keepNext/>
        <w:jc w:val="center"/>
      </w:pPr>
      <w:r>
        <w:rPr>
          <w:noProof/>
        </w:rPr>
        <w:drawing>
          <wp:inline distT="0" distB="0" distL="0" distR="0" wp14:anchorId="2164B552" wp14:editId="2164B553">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p>
    <w:p w14:paraId="2164B4A0" w14:textId="77777777" w:rsidR="00D0774B" w:rsidRDefault="007C0572" w:rsidP="007C0572">
      <w:pPr>
        <w:pStyle w:val="Caption"/>
        <w:jc w:val="center"/>
      </w:pPr>
      <w:r>
        <w:t xml:space="preserve">Figure </w:t>
      </w:r>
      <w:fldSimple w:instr=" SEQ Figure \* ARABIC ">
        <w:r w:rsidR="008462CD">
          <w:rPr>
            <w:noProof/>
          </w:rPr>
          <w:t>7</w:t>
        </w:r>
      </w:fldSimple>
      <w:r>
        <w:t xml:space="preserve">: Using </w:t>
      </w:r>
      <w:proofErr w:type="spellStart"/>
      <w:r>
        <w:t>TMax</w:t>
      </w:r>
      <w:proofErr w:type="spellEnd"/>
      <w:r>
        <w:t xml:space="preserve"> to specify simulation end time in Simulink</w:t>
      </w:r>
    </w:p>
    <w:p w14:paraId="2164B4A1" w14:textId="77777777" w:rsidR="00D0774B" w:rsidRPr="00810027" w:rsidRDefault="00D0774B" w:rsidP="003F0FFD">
      <w:pPr>
        <w:pStyle w:val="Heading4"/>
      </w:pPr>
      <w:proofErr w:type="spellStart"/>
      <w:r>
        <w:t>NumAdditionalInputs</w:t>
      </w:r>
      <w:proofErr w:type="spellEnd"/>
    </w:p>
    <w:p w14:paraId="2164B4A2" w14:textId="19890D7A" w:rsidR="00D0774B" w:rsidRDefault="006A4CEA" w:rsidP="00D0774B">
      <w:r>
        <w:t>T</w:t>
      </w:r>
      <w:r w:rsidR="00D0774B">
        <w:t>he third parameter sent to the S-Function block</w:t>
      </w:r>
      <w:r>
        <w:t xml:space="preserve"> is </w:t>
      </w:r>
      <w:proofErr w:type="spellStart"/>
      <w:r w:rsidRPr="00805E93">
        <w:rPr>
          <w:b/>
        </w:rPr>
        <w:t>NumAdditionalInputs</w:t>
      </w:r>
      <w:proofErr w:type="spellEnd"/>
      <w:r w:rsidR="00D0774B">
        <w:t xml:space="preserve">. Currently, </w:t>
      </w:r>
      <w:proofErr w:type="spellStart"/>
      <w:r w:rsidR="00D0774B" w:rsidRPr="00805E93">
        <w:rPr>
          <w:b/>
        </w:rPr>
        <w:t>NumAdditionalInputs</w:t>
      </w:r>
      <w:proofErr w:type="spellEnd"/>
      <w:r w:rsidR="00D0774B">
        <w:rPr>
          <w:i/>
        </w:rPr>
        <w:t xml:space="preserve"> </w:t>
      </w:r>
      <w:r w:rsidR="00D0774B">
        <w:t xml:space="preserve">is </w:t>
      </w:r>
      <w:proofErr w:type="gramStart"/>
      <w:r w:rsidR="00D0774B">
        <w:t>0</w:t>
      </w:r>
      <w:proofErr w:type="gramEnd"/>
      <w:r w:rsidR="00D0774B">
        <w:t xml:space="preserve"> for most cases.</w:t>
      </w:r>
      <w:r w:rsidR="00805E93">
        <w:rPr>
          <w:rStyle w:val="FootnoteReference"/>
        </w:rPr>
        <w:footnoteReference w:id="11"/>
      </w:r>
    </w:p>
    <w:p w14:paraId="2164B4A4" w14:textId="77777777" w:rsidR="00D0774B" w:rsidRDefault="00D720E0" w:rsidP="003F0FFD">
      <w:pPr>
        <w:pStyle w:val="Heading3"/>
      </w:pPr>
      <w:bookmarkStart w:id="459" w:name="_Ref412806082"/>
      <w:r>
        <w:t xml:space="preserve">S-Function </w:t>
      </w:r>
      <w:r w:rsidR="00D0774B">
        <w:t>Inputs</w:t>
      </w:r>
      <w:bookmarkEnd w:id="459"/>
    </w:p>
    <w:p w14:paraId="2164B4A5" w14:textId="77777777" w:rsidR="00D0774B" w:rsidRPr="00810027" w:rsidRDefault="00D0774B" w:rsidP="00D0774B">
      <w:r>
        <w:t xml:space="preserve">The inputs to the FAST S-Function are values in an array of size </w:t>
      </w:r>
      <w:r w:rsidR="00FE259D">
        <w:t xml:space="preserve">8 </w:t>
      </w:r>
      <w:r>
        <w:t xml:space="preserve">+ </w:t>
      </w:r>
      <w:proofErr w:type="spellStart"/>
      <w:r w:rsidRPr="00805E93">
        <w:rPr>
          <w:b/>
        </w:rPr>
        <w:t>NumAdditionalInputs</w:t>
      </w:r>
      <w:proofErr w:type="spellEnd"/>
      <w:r>
        <w:t xml:space="preserve">. (See </w:t>
      </w:r>
      <w:r w:rsidR="00743E68">
        <w:t>section “</w:t>
      </w:r>
      <w:r>
        <w:fldChar w:fldCharType="begin"/>
      </w:r>
      <w:r>
        <w:instrText xml:space="preserve"> REF _Ref411514591 \h </w:instrText>
      </w:r>
      <w:r>
        <w:fldChar w:fldCharType="separate"/>
      </w:r>
      <w:r w:rsidR="008462CD">
        <w:t>S-Function Parameters</w:t>
      </w:r>
      <w:r>
        <w:fldChar w:fldCharType="end"/>
      </w:r>
      <w:r w:rsidR="00743E68">
        <w:t>”</w:t>
      </w:r>
      <w:r w:rsidR="00775774">
        <w:t xml:space="preserve"> for an explanation of </w:t>
      </w:r>
      <w:proofErr w:type="spellStart"/>
      <w:r w:rsidR="00775774" w:rsidRPr="00805E93">
        <w:rPr>
          <w:b/>
        </w:rPr>
        <w:t>NumAdditionalInputs</w:t>
      </w:r>
      <w:proofErr w:type="spellEnd"/>
      <w:r w:rsidR="00775774">
        <w:t>.</w:t>
      </w:r>
      <w:r>
        <w:t>)</w:t>
      </w:r>
    </w:p>
    <w:p w14:paraId="2164B4A6" w14:textId="77777777" w:rsidR="00D0774B" w:rsidRDefault="00D0774B" w:rsidP="00D0774B">
      <w:r>
        <w:t>The values in the input array are as follows:</w:t>
      </w:r>
    </w:p>
    <w:p w14:paraId="2164B4A7" w14:textId="77777777" w:rsidR="00D0774B" w:rsidRDefault="00D0774B" w:rsidP="00D0774B">
      <w:pPr>
        <w:pStyle w:val="ListParagraph"/>
        <w:numPr>
          <w:ilvl w:val="0"/>
          <w:numId w:val="19"/>
        </w:numPr>
      </w:pPr>
      <w:r>
        <w:t>Generator torque</w:t>
      </w:r>
      <w:r w:rsidR="00540E39">
        <w:t xml:space="preserve"> (Nm)</w:t>
      </w:r>
    </w:p>
    <w:p w14:paraId="2164B4A8" w14:textId="77777777" w:rsidR="00D0774B" w:rsidRDefault="00D0774B" w:rsidP="00D0774B">
      <w:pPr>
        <w:pStyle w:val="ListParagraph"/>
        <w:numPr>
          <w:ilvl w:val="0"/>
          <w:numId w:val="19"/>
        </w:numPr>
      </w:pPr>
      <w:r>
        <w:t>Electrical power</w:t>
      </w:r>
      <w:r w:rsidR="00540E39">
        <w:t xml:space="preserve"> (W)</w:t>
      </w:r>
    </w:p>
    <w:p w14:paraId="2164B4A9" w14:textId="77777777" w:rsidR="00D0774B" w:rsidRDefault="00D0774B" w:rsidP="00D0774B">
      <w:pPr>
        <w:pStyle w:val="ListParagraph"/>
        <w:numPr>
          <w:ilvl w:val="0"/>
          <w:numId w:val="19"/>
        </w:numPr>
      </w:pPr>
      <w:r>
        <w:t>Commanded yaw position</w:t>
      </w:r>
      <w:r w:rsidR="00540E39">
        <w:t xml:space="preserve"> (radians)</w:t>
      </w:r>
    </w:p>
    <w:p w14:paraId="2164B4AA" w14:textId="77777777" w:rsidR="00D0774B" w:rsidRDefault="00D0774B" w:rsidP="00D0774B">
      <w:pPr>
        <w:pStyle w:val="ListParagraph"/>
        <w:numPr>
          <w:ilvl w:val="0"/>
          <w:numId w:val="19"/>
        </w:numPr>
      </w:pPr>
      <w:r>
        <w:t>Commanded yaw rate</w:t>
      </w:r>
      <w:r w:rsidR="00540E39">
        <w:t xml:space="preserve"> (radians/s)</w:t>
      </w:r>
    </w:p>
    <w:p w14:paraId="2164B4AB" w14:textId="77777777" w:rsidR="00D0774B" w:rsidRDefault="00D0774B" w:rsidP="00D0774B">
      <w:pPr>
        <w:pStyle w:val="ListParagraph"/>
        <w:numPr>
          <w:ilvl w:val="0"/>
          <w:numId w:val="19"/>
        </w:numPr>
      </w:pPr>
      <w:r>
        <w:t>Commanded pitch for blade 1</w:t>
      </w:r>
      <w:r w:rsidR="00540E39">
        <w:t xml:space="preserve"> (radians)</w:t>
      </w:r>
    </w:p>
    <w:p w14:paraId="2164B4AC" w14:textId="77777777" w:rsidR="00D0774B" w:rsidRDefault="00D0774B" w:rsidP="00D0774B">
      <w:pPr>
        <w:pStyle w:val="ListParagraph"/>
        <w:numPr>
          <w:ilvl w:val="0"/>
          <w:numId w:val="19"/>
        </w:numPr>
      </w:pPr>
      <w:r>
        <w:t>Commanded pitch for blade 2</w:t>
      </w:r>
      <w:r w:rsidR="00540E39">
        <w:t xml:space="preserve"> (radians)</w:t>
      </w:r>
    </w:p>
    <w:p w14:paraId="2164B4AD" w14:textId="77777777" w:rsidR="00CE549F" w:rsidRDefault="00D0774B" w:rsidP="00D0774B">
      <w:pPr>
        <w:pStyle w:val="ListParagraph"/>
        <w:numPr>
          <w:ilvl w:val="0"/>
          <w:numId w:val="19"/>
        </w:numPr>
      </w:pPr>
      <w:r>
        <w:t>Commanded pitch for blade 3</w:t>
      </w:r>
      <w:r w:rsidR="00540E39">
        <w:t xml:space="preserve"> (radians): note that this input is </w:t>
      </w:r>
      <w:r>
        <w:t xml:space="preserve">unused on 2-bladed turbines, but </w:t>
      </w:r>
      <w:r w:rsidR="00FE259D">
        <w:t xml:space="preserve">is always </w:t>
      </w:r>
      <w:r>
        <w:t xml:space="preserve">required as input to </w:t>
      </w:r>
      <w:r w:rsidR="00D56818">
        <w:t xml:space="preserve">the </w:t>
      </w:r>
      <w:r>
        <w:t>DLL</w:t>
      </w:r>
    </w:p>
    <w:p w14:paraId="2164B4AE" w14:textId="2A303904" w:rsidR="00D0774B" w:rsidRDefault="007F46A7" w:rsidP="00D0774B">
      <w:pPr>
        <w:pStyle w:val="ListParagraph"/>
        <w:numPr>
          <w:ilvl w:val="0"/>
          <w:numId w:val="19"/>
        </w:numPr>
      </w:pPr>
      <w:r>
        <w:t>Fraction of maximum h</w:t>
      </w:r>
      <w:r w:rsidR="00CE549F">
        <w:t xml:space="preserve">igh-speed shaft </w:t>
      </w:r>
      <w:r>
        <w:t>braking torque</w:t>
      </w:r>
      <w:r w:rsidR="00CE549F">
        <w:t xml:space="preserve"> (</w:t>
      </w:r>
      <w:r w:rsidR="00FE259D">
        <w:t>fractional value between 0 and 1</w:t>
      </w:r>
      <w:r w:rsidR="00CE549F">
        <w:t>)</w:t>
      </w:r>
    </w:p>
    <w:p w14:paraId="2164B4AF" w14:textId="29EB5160" w:rsidR="008D29CA" w:rsidRDefault="008D29CA" w:rsidP="00D56818">
      <w:r>
        <w:t xml:space="preserve">Note that these inputs are passed from Simulink to ServoDyn. However, these inputs are used </w:t>
      </w:r>
      <w:r>
        <w:rPr>
          <w:i/>
        </w:rPr>
        <w:t>only if</w:t>
      </w:r>
      <w:r>
        <w:t xml:space="preserve"> the appropriate switches in the ServoDyn input file are selected. The </w:t>
      </w:r>
      <w:proofErr w:type="spellStart"/>
      <w:r w:rsidRPr="00805E93">
        <w:rPr>
          <w:b/>
        </w:rPr>
        <w:t>PCMode</w:t>
      </w:r>
      <w:proofErr w:type="spellEnd"/>
      <w:r>
        <w:t xml:space="preserve">, </w:t>
      </w:r>
      <w:proofErr w:type="spellStart"/>
      <w:r w:rsidRPr="00805E93">
        <w:rPr>
          <w:b/>
        </w:rPr>
        <w:t>VSContrl</w:t>
      </w:r>
      <w:proofErr w:type="spellEnd"/>
      <w:r>
        <w:t xml:space="preserve">, </w:t>
      </w:r>
      <w:proofErr w:type="spellStart"/>
      <w:r w:rsidRPr="00805E93">
        <w:rPr>
          <w:b/>
        </w:rPr>
        <w:t>YCMode</w:t>
      </w:r>
      <w:proofErr w:type="spellEnd"/>
      <w:r w:rsidR="00FE259D">
        <w:rPr>
          <w:i/>
        </w:rPr>
        <w:t>,</w:t>
      </w:r>
      <w:r w:rsidR="00FE259D" w:rsidRPr="00FE259D">
        <w:t xml:space="preserve"> </w:t>
      </w:r>
      <w:r w:rsidR="00FE259D">
        <w:t xml:space="preserve">and </w:t>
      </w:r>
      <w:proofErr w:type="spellStart"/>
      <w:r w:rsidR="00FE259D" w:rsidRPr="00805E93">
        <w:rPr>
          <w:b/>
        </w:rPr>
        <w:t>HSSBrMode</w:t>
      </w:r>
      <w:proofErr w:type="spellEnd"/>
      <w:r>
        <w:t xml:space="preserve"> parameters in the ServoDyn input file must be set to “4” to allow the inputs from Simulink to be used for pitch control, variable-speed control, </w:t>
      </w:r>
      <w:r w:rsidR="00703CA6">
        <w:t xml:space="preserve">nacelle </w:t>
      </w:r>
      <w:r>
        <w:t>yaw control,</w:t>
      </w:r>
      <w:r w:rsidR="00FE259D">
        <w:t xml:space="preserve"> and/or high-speed shaft braking</w:t>
      </w:r>
      <w:r>
        <w:t xml:space="preserve"> respectively.</w:t>
      </w:r>
    </w:p>
    <w:p w14:paraId="2164B4B0" w14:textId="77777777" w:rsidR="002A6D2A" w:rsidRDefault="002A6D2A" w:rsidP="002A6D2A">
      <w:pPr>
        <w:keepNext/>
        <w:jc w:val="center"/>
      </w:pPr>
      <w:r>
        <w:rPr>
          <w:noProof/>
        </w:rPr>
        <w:lastRenderedPageBreak/>
        <w:drawing>
          <wp:inline distT="0" distB="0" distL="0" distR="0" wp14:anchorId="2164B554" wp14:editId="2164B555">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282950"/>
                    </a:xfrm>
                    <a:prstGeom prst="rect">
                      <a:avLst/>
                    </a:prstGeom>
                  </pic:spPr>
                </pic:pic>
              </a:graphicData>
            </a:graphic>
          </wp:inline>
        </w:drawing>
      </w:r>
    </w:p>
    <w:p w14:paraId="2164B4B1" w14:textId="77777777" w:rsidR="002A6D2A" w:rsidRDefault="002A6D2A" w:rsidP="002A6D2A">
      <w:pPr>
        <w:pStyle w:val="Caption"/>
        <w:jc w:val="center"/>
      </w:pPr>
      <w:r>
        <w:t xml:space="preserve">Figure </w:t>
      </w:r>
      <w:fldSimple w:instr=" SEQ Figure \* ARABIC ">
        <w:r w:rsidR="008462CD">
          <w:rPr>
            <w:noProof/>
          </w:rPr>
          <w:t>8</w:t>
        </w:r>
      </w:fldSimple>
      <w:r>
        <w:t>: FAST v8 Nonlinear Wind Turbine Block in Simulink</w:t>
      </w:r>
    </w:p>
    <w:p w14:paraId="2164B4B2" w14:textId="77777777" w:rsidR="00D0774B" w:rsidRDefault="00D720E0" w:rsidP="003F0FFD">
      <w:pPr>
        <w:pStyle w:val="Heading3"/>
      </w:pPr>
      <w:r>
        <w:t xml:space="preserve">S-Function </w:t>
      </w:r>
      <w:r w:rsidR="00D0774B">
        <w:t>Outputs</w:t>
      </w:r>
    </w:p>
    <w:p w14:paraId="2164B4B3" w14:textId="77777777" w:rsidR="00D0774B" w:rsidRDefault="00D0774B" w:rsidP="00D0774B">
      <w:r>
        <w:t xml:space="preserve">The outputs from FAST to Simulink are the values that are written to the FAST output file(s). </w:t>
      </w:r>
      <w:r w:rsidR="00D56818">
        <w:t xml:space="preserve">The values are output to Simulink every time the S-Function is called, and thus, are not affected by FAST’s </w:t>
      </w:r>
      <w:proofErr w:type="spellStart"/>
      <w:r w:rsidR="00D56818" w:rsidRPr="00AD1DBB">
        <w:rPr>
          <w:b/>
        </w:rPr>
        <w:t>DT_Out</w:t>
      </w:r>
      <w:proofErr w:type="spellEnd"/>
      <w:r w:rsidR="00D56818">
        <w:t xml:space="preserve"> parameter. </w:t>
      </w:r>
      <w:r>
        <w:t xml:space="preserve">These </w:t>
      </w:r>
      <w:r w:rsidR="00D56818">
        <w:t xml:space="preserve">outputs </w:t>
      </w:r>
      <w:r>
        <w:t xml:space="preserve">are the channels defined in module </w:t>
      </w:r>
      <w:proofErr w:type="spellStart"/>
      <w:r w:rsidRPr="00AD1DBB">
        <w:rPr>
          <w:b/>
        </w:rPr>
        <w:t>OutList</w:t>
      </w:r>
      <w:proofErr w:type="spellEnd"/>
      <w:r>
        <w:rPr>
          <w:b/>
        </w:rPr>
        <w:t xml:space="preserve"> </w:t>
      </w:r>
      <w:r>
        <w:t xml:space="preserve">variables; these channel names and units are also written in the FAST summary file. At the </w:t>
      </w:r>
      <w:proofErr w:type="spellStart"/>
      <w:r>
        <w:t>FAST_SFunc</w:t>
      </w:r>
      <w:proofErr w:type="spellEnd"/>
      <w:r>
        <w:t xml:space="preserve"> block initialization, </w:t>
      </w:r>
      <w:proofErr w:type="spellStart"/>
      <w:r>
        <w:t>FAST_SFunc</w:t>
      </w:r>
      <w:proofErr w:type="spellEnd"/>
      <w:r>
        <w:t xml:space="preserve"> writes a cell array called “</w:t>
      </w:r>
      <w:proofErr w:type="spellStart"/>
      <w:r w:rsidR="00F24945">
        <w:t>O</w:t>
      </w:r>
      <w:r>
        <w:t>utList</w:t>
      </w:r>
      <w:proofErr w:type="spellEnd"/>
      <w:r>
        <w:t xml:space="preserve">” containing the names of these output channels to the </w:t>
      </w:r>
      <w:r w:rsidR="00AE3A86">
        <w:t xml:space="preserve">MATLAB </w:t>
      </w:r>
      <w:r>
        <w:t>base workspace.</w:t>
      </w:r>
      <w:r w:rsidR="00277AD8">
        <w:t xml:space="preserve"> Currently, there is a limit of 1000 outputs from FAST when used with the Simulink Interface.</w:t>
      </w:r>
    </w:p>
    <w:p w14:paraId="2164B4B4" w14:textId="77777777" w:rsidR="00D0774B" w:rsidRDefault="00D720E0" w:rsidP="003F0FFD">
      <w:pPr>
        <w:pStyle w:val="Heading3"/>
      </w:pPr>
      <w:bookmarkStart w:id="460" w:name="_Ref415562525"/>
      <w:r>
        <w:t xml:space="preserve">S-Function </w:t>
      </w:r>
      <w:r w:rsidR="00D0774B">
        <w:t>States</w:t>
      </w:r>
      <w:bookmarkEnd w:id="460"/>
    </w:p>
    <w:p w14:paraId="2164B4B5" w14:textId="0E633249" w:rsidR="00D0774B" w:rsidRPr="001821CD" w:rsidRDefault="00D0774B" w:rsidP="00D0774B">
      <w:r>
        <w:t>The FAST v8 S-Function does not register any states with Simulink. This effectively makes the block a discrete</w:t>
      </w:r>
      <w:r w:rsidR="00F24945">
        <w:t>-time</w:t>
      </w:r>
      <w:r>
        <w:t xml:space="preserve"> system which is solved inside the S-Function block. Whereas the FAST v7 Simulink models frequently required a time-delay block to </w:t>
      </w:r>
      <w:r w:rsidR="00F24945">
        <w:t>eliminate alge</w:t>
      </w:r>
      <w:r w:rsidR="00D56818">
        <w:t>b</w:t>
      </w:r>
      <w:r w:rsidR="00F24945">
        <w:t>raic loops</w:t>
      </w:r>
      <w:r w:rsidR="007F46A7">
        <w:t xml:space="preserve"> to enable</w:t>
      </w:r>
      <w:r>
        <w:t xml:space="preserve"> the system to solve, FAST v8 Simulink models should not need to implement a time-delay block.</w:t>
      </w:r>
    </w:p>
    <w:p w14:paraId="2164B4B6" w14:textId="77777777" w:rsidR="00D0774B" w:rsidRDefault="00D0774B" w:rsidP="003F0FFD">
      <w:pPr>
        <w:pStyle w:val="Heading2"/>
      </w:pPr>
      <w:bookmarkStart w:id="461" w:name="_Toc417470274"/>
      <w:r>
        <w:t>Converting FAST v7 Simulink Models to FAST v8</w:t>
      </w:r>
      <w:bookmarkEnd w:id="461"/>
    </w:p>
    <w:p w14:paraId="2164B4B7" w14:textId="77777777" w:rsidR="00D0774B" w:rsidRDefault="00D0774B" w:rsidP="003F0FFD">
      <w:pPr>
        <w:pStyle w:val="Heading3"/>
      </w:pPr>
      <w:r>
        <w:t>Convert FAST input file(s)</w:t>
      </w:r>
    </w:p>
    <w:p w14:paraId="2164B4B8" w14:textId="4BF8339A" w:rsidR="00D720E0" w:rsidRPr="00D720E0" w:rsidRDefault="00D720E0" w:rsidP="00D56818">
      <w:r>
        <w:t xml:space="preserve">Any FAST </w:t>
      </w:r>
      <w:r w:rsidR="00F24945">
        <w:t>v</w:t>
      </w:r>
      <w:r>
        <w:t>7 input files must be converted to files for FAST v8 prior to using the FAST v8 Interface to Simulink. See the section “</w:t>
      </w:r>
      <w:r>
        <w:fldChar w:fldCharType="begin"/>
      </w:r>
      <w:r>
        <w:instrText xml:space="preserve"> REF _Ref352670793 \h </w:instrText>
      </w:r>
      <w:r>
        <w:fldChar w:fldCharType="separate"/>
      </w:r>
      <w:r w:rsidR="008462CD">
        <w:t>Converting to FAST v8.10.x</w:t>
      </w:r>
      <w:r>
        <w:fldChar w:fldCharType="end"/>
      </w:r>
      <w:r>
        <w:t>” for help with this conversion.</w:t>
      </w:r>
    </w:p>
    <w:p w14:paraId="2164B4B9" w14:textId="77777777" w:rsidR="00D0774B" w:rsidRDefault="00D0774B" w:rsidP="003F0FFD">
      <w:pPr>
        <w:pStyle w:val="Heading3"/>
      </w:pPr>
      <w:r>
        <w:t>Edit Simulink model</w:t>
      </w:r>
    </w:p>
    <w:p w14:paraId="2164B4BA" w14:textId="77777777" w:rsidR="00D0774B" w:rsidRDefault="00D0774B" w:rsidP="00D0774B">
      <w:pPr>
        <w:pStyle w:val="ListParagraph"/>
        <w:numPr>
          <w:ilvl w:val="0"/>
          <w:numId w:val="20"/>
        </w:numPr>
      </w:pPr>
      <w:r>
        <w:t>Remove state integrations from</w:t>
      </w:r>
      <w:r w:rsidR="00D720E0">
        <w:t xml:space="preserve"> the </w:t>
      </w:r>
      <w:r>
        <w:t>FAST Nonlinear Wind Turbine block</w:t>
      </w:r>
      <w:r w:rsidR="00825D8B">
        <w:t>.</w:t>
      </w:r>
    </w:p>
    <w:p w14:paraId="2164B4BB" w14:textId="77777777" w:rsidR="00D0774B" w:rsidRDefault="00D0774B" w:rsidP="00D0774B">
      <w:pPr>
        <w:pStyle w:val="ListParagraph"/>
        <w:numPr>
          <w:ilvl w:val="0"/>
          <w:numId w:val="20"/>
        </w:numPr>
      </w:pPr>
      <w:r>
        <w:t>Remove time delay (if it exists)</w:t>
      </w:r>
      <w:r w:rsidR="00825D8B">
        <w:t>.</w:t>
      </w:r>
    </w:p>
    <w:p w14:paraId="2164B4BC" w14:textId="77777777" w:rsidR="00C47D84" w:rsidRDefault="00C47D84" w:rsidP="00C47D84">
      <w:pPr>
        <w:pStyle w:val="ListParagraph"/>
        <w:numPr>
          <w:ilvl w:val="0"/>
          <w:numId w:val="20"/>
        </w:numPr>
      </w:pPr>
      <w:r>
        <w:t xml:space="preserve">Add appropriate parameters to the </w:t>
      </w:r>
      <w:proofErr w:type="spellStart"/>
      <w:r>
        <w:t>FAST_SFunc</w:t>
      </w:r>
      <w:proofErr w:type="spellEnd"/>
      <w:r>
        <w:t xml:space="preserve"> block (see “</w:t>
      </w:r>
      <w:r>
        <w:fldChar w:fldCharType="begin"/>
      </w:r>
      <w:r>
        <w:instrText xml:space="preserve"> REF _Ref411514591 \h </w:instrText>
      </w:r>
      <w:r>
        <w:fldChar w:fldCharType="separate"/>
      </w:r>
      <w:r w:rsidR="008462CD">
        <w:t>S-Function Parameters</w:t>
      </w:r>
      <w:r>
        <w:fldChar w:fldCharType="end"/>
      </w:r>
      <w:r>
        <w:t>”).</w:t>
      </w:r>
    </w:p>
    <w:p w14:paraId="2164B4BD" w14:textId="0BE06581" w:rsidR="00D0774B" w:rsidRDefault="00D0774B" w:rsidP="00D0774B">
      <w:pPr>
        <w:pStyle w:val="ListParagraph"/>
        <w:numPr>
          <w:ilvl w:val="0"/>
          <w:numId w:val="20"/>
        </w:numPr>
      </w:pPr>
      <w:r>
        <w:lastRenderedPageBreak/>
        <w:t xml:space="preserve">Change pitch controller to input </w:t>
      </w:r>
      <w:r w:rsidR="007F46A7">
        <w:t xml:space="preserve">three </w:t>
      </w:r>
      <w:r>
        <w:t xml:space="preserve">values instead of </w:t>
      </w:r>
      <w:proofErr w:type="spellStart"/>
      <w:r w:rsidRPr="00AD1DBB">
        <w:rPr>
          <w:b/>
        </w:rPr>
        <w:t>NumBl</w:t>
      </w:r>
      <w:proofErr w:type="spellEnd"/>
      <w:r>
        <w:t xml:space="preserve"> values</w:t>
      </w:r>
      <w:r w:rsidR="00825D8B">
        <w:t>.</w:t>
      </w:r>
    </w:p>
    <w:p w14:paraId="2164B4BE" w14:textId="77777777" w:rsidR="00CE549F" w:rsidRDefault="00CE549F" w:rsidP="00D0774B">
      <w:pPr>
        <w:pStyle w:val="ListParagraph"/>
        <w:numPr>
          <w:ilvl w:val="0"/>
          <w:numId w:val="20"/>
        </w:numPr>
      </w:pPr>
      <w:r>
        <w:t>Add an input for the high-speed shaft brake fraction</w:t>
      </w:r>
      <w:r w:rsidR="00825D8B">
        <w:t>.</w:t>
      </w:r>
    </w:p>
    <w:p w14:paraId="2164B4BF" w14:textId="5DA819C1" w:rsidR="00D0774B" w:rsidRDefault="00D0774B" w:rsidP="00D0774B">
      <w:pPr>
        <w:pStyle w:val="ListParagraph"/>
        <w:numPr>
          <w:ilvl w:val="0"/>
          <w:numId w:val="20"/>
        </w:numPr>
      </w:pPr>
      <w:r>
        <w:t>There are no continuous states</w:t>
      </w:r>
      <w:r w:rsidR="007F46A7">
        <w:t xml:space="preserve"> in the </w:t>
      </w:r>
      <w:proofErr w:type="spellStart"/>
      <w:r w:rsidR="007F46A7">
        <w:t>FAST_SFunc</w:t>
      </w:r>
      <w:proofErr w:type="spellEnd"/>
      <w:r>
        <w:t xml:space="preserve">, so the solver may be changed to </w:t>
      </w:r>
      <w:proofErr w:type="spellStart"/>
      <w:r>
        <w:t>FixedStepDiscrete</w:t>
      </w:r>
      <w:proofErr w:type="spellEnd"/>
      <w:r>
        <w:t>.</w:t>
      </w:r>
    </w:p>
    <w:p w14:paraId="2164B4C0" w14:textId="71A01FA4" w:rsidR="00D0774B" w:rsidRDefault="00D0774B" w:rsidP="00D0774B">
      <w:pPr>
        <w:pStyle w:val="ListParagraph"/>
        <w:numPr>
          <w:ilvl w:val="0"/>
          <w:numId w:val="20"/>
        </w:numPr>
      </w:pPr>
      <w:r>
        <w:t xml:space="preserve">If </w:t>
      </w:r>
      <w:r w:rsidR="00D720E0">
        <w:t xml:space="preserve">the Simulink model </w:t>
      </w:r>
      <w:r>
        <w:t>previously used states (</w:t>
      </w:r>
      <w:r w:rsidRPr="00653C1F">
        <w:rPr>
          <w:i/>
        </w:rPr>
        <w:t>q</w:t>
      </w:r>
      <w:r>
        <w:t xml:space="preserve">, </w:t>
      </w:r>
      <w:proofErr w:type="spellStart"/>
      <w:r w:rsidRPr="00653C1F">
        <w:rPr>
          <w:i/>
        </w:rPr>
        <w:t>qdot</w:t>
      </w:r>
      <w:proofErr w:type="spellEnd"/>
      <w:r>
        <w:t>) from FAST v7, choose the appropriate state outputs from ElastoDyn instead (see OutListParameters.xlsx</w:t>
      </w:r>
      <w:r w:rsidR="00201C65">
        <w:t xml:space="preserve"> in the FAST archive</w:t>
      </w:r>
      <w:r>
        <w:t>).</w:t>
      </w:r>
    </w:p>
    <w:p w14:paraId="2164B4C1" w14:textId="77777777" w:rsidR="00707227" w:rsidRDefault="00707227" w:rsidP="00D0774B">
      <w:pPr>
        <w:pStyle w:val="ListParagraph"/>
        <w:numPr>
          <w:ilvl w:val="0"/>
          <w:numId w:val="20"/>
        </w:numPr>
      </w:pPr>
      <w:r>
        <w:t>Replace any previously used output channels that don’t exist in FAST v8.</w:t>
      </w:r>
    </w:p>
    <w:p w14:paraId="2164B4C2" w14:textId="77777777" w:rsidR="00D0774B" w:rsidRDefault="00D0774B" w:rsidP="003F0FFD">
      <w:pPr>
        <w:pStyle w:val="Heading3"/>
      </w:pPr>
      <w:r>
        <w:t>Initialization</w:t>
      </w:r>
    </w:p>
    <w:p w14:paraId="2164B4C3" w14:textId="77777777" w:rsidR="00D0774B" w:rsidRDefault="00D0774B" w:rsidP="00D0774B">
      <w:r>
        <w:t xml:space="preserve">The Simulink interface for FAST v8 does not read </w:t>
      </w:r>
      <w:r>
        <w:rPr>
          <w:i/>
        </w:rPr>
        <w:t>any</w:t>
      </w:r>
      <w:r>
        <w:t xml:space="preserve"> variables defined in the </w:t>
      </w:r>
      <w:r w:rsidR="00AE3A86">
        <w:t xml:space="preserve">MATLAB </w:t>
      </w:r>
      <w:r>
        <w:t xml:space="preserve">workspace, which means the </w:t>
      </w:r>
      <w:proofErr w:type="spellStart"/>
      <w:r w:rsidR="008F632E" w:rsidRPr="00AD1DBB">
        <w:t>SimSetup.m</w:t>
      </w:r>
      <w:proofErr w:type="spellEnd"/>
      <w:r w:rsidR="008F632E">
        <w:t xml:space="preserve"> and </w:t>
      </w:r>
      <w:proofErr w:type="spellStart"/>
      <w:r w:rsidRPr="00AD1DBB">
        <w:t>Read_FAST_Input.m</w:t>
      </w:r>
      <w:proofErr w:type="spellEnd"/>
      <w:r w:rsidRPr="00846423">
        <w:t xml:space="preserve"> </w:t>
      </w:r>
      <w:r>
        <w:t>file</w:t>
      </w:r>
      <w:r w:rsidR="008F632E">
        <w:t>s</w:t>
      </w:r>
      <w:r w:rsidR="00792AB8">
        <w:t xml:space="preserve"> used by the Simulink interface for FAST v7</w:t>
      </w:r>
      <w:r>
        <w:t xml:space="preserve"> do not exist in v8. All values required for the DLL to run are passed directly through S-Function parameters (</w:t>
      </w:r>
      <w:r w:rsidR="00825D8B">
        <w:t>s</w:t>
      </w:r>
      <w:r>
        <w:t>ee section “</w:t>
      </w:r>
      <w:r>
        <w:fldChar w:fldCharType="begin"/>
      </w:r>
      <w:r>
        <w:instrText xml:space="preserve"> REF _Ref411514591 \h </w:instrText>
      </w:r>
      <w:r>
        <w:fldChar w:fldCharType="separate"/>
      </w:r>
      <w:r w:rsidR="008462CD">
        <w:t>S-Function Parameters</w:t>
      </w:r>
      <w:r>
        <w:fldChar w:fldCharType="end"/>
      </w:r>
      <w:r>
        <w:t>”)</w:t>
      </w:r>
      <w:r w:rsidR="00825D8B">
        <w:t xml:space="preserve"> and S-Function inputs (section “</w:t>
      </w:r>
      <w:r w:rsidR="00825D8B">
        <w:fldChar w:fldCharType="begin"/>
      </w:r>
      <w:r w:rsidR="00825D8B">
        <w:instrText xml:space="preserve"> REF _Ref412806082 \h </w:instrText>
      </w:r>
      <w:r w:rsidR="00825D8B">
        <w:fldChar w:fldCharType="separate"/>
      </w:r>
      <w:r w:rsidR="008462CD">
        <w:t>S-Function Inputs</w:t>
      </w:r>
      <w:r w:rsidR="00825D8B">
        <w:fldChar w:fldCharType="end"/>
      </w:r>
      <w:r w:rsidR="00825D8B">
        <w:t>”)</w:t>
      </w:r>
      <w:r>
        <w:t>.</w:t>
      </w:r>
    </w:p>
    <w:p w14:paraId="2164B4C4" w14:textId="15E42E39" w:rsidR="00D0774B" w:rsidRPr="00825D8B" w:rsidRDefault="00D0774B" w:rsidP="00825D8B">
      <w:r>
        <w:t xml:space="preserve">After FAST v8 is initialized, it places two variables, </w:t>
      </w:r>
      <w:proofErr w:type="spellStart"/>
      <w:r w:rsidRPr="00AD1DBB">
        <w:rPr>
          <w:b/>
        </w:rPr>
        <w:t>OutList</w:t>
      </w:r>
      <w:proofErr w:type="spellEnd"/>
      <w:r>
        <w:t xml:space="preserve">, and </w:t>
      </w:r>
      <w:r w:rsidRPr="00AD1DBB">
        <w:rPr>
          <w:b/>
        </w:rPr>
        <w:t>DT</w:t>
      </w:r>
      <w:r>
        <w:t xml:space="preserve"> in the </w:t>
      </w:r>
      <w:r w:rsidR="00AE3A86">
        <w:t xml:space="preserve">MATLAB </w:t>
      </w:r>
      <w:r>
        <w:t xml:space="preserve">workspace. </w:t>
      </w:r>
      <w:proofErr w:type="spellStart"/>
      <w:r w:rsidRPr="00AD1DBB">
        <w:rPr>
          <w:b/>
        </w:rPr>
        <w:t>OutList</w:t>
      </w:r>
      <w:proofErr w:type="spellEnd"/>
      <w:r>
        <w:t xml:space="preserve"> is a cell array of channel names corresponding to the FAST output channels, and </w:t>
      </w:r>
      <w:r w:rsidRPr="00AD1DBB">
        <w:rPr>
          <w:b/>
        </w:rPr>
        <w:t>DT</w:t>
      </w:r>
      <w:r>
        <w:rPr>
          <w:i/>
        </w:rPr>
        <w:t xml:space="preserve"> </w:t>
      </w:r>
      <w:r>
        <w:t xml:space="preserve">is a </w:t>
      </w:r>
      <w:r w:rsidR="00021903">
        <w:t xml:space="preserve">double-precision </w:t>
      </w:r>
      <w:r>
        <w:t xml:space="preserve">real value </w:t>
      </w:r>
      <w:r w:rsidR="00792AB8">
        <w:t xml:space="preserve">storing the time step from the FAST v8 primary input file </w:t>
      </w:r>
      <w:r>
        <w:t xml:space="preserve">that </w:t>
      </w:r>
      <w:r w:rsidR="008204F5">
        <w:t>may be</w:t>
      </w:r>
      <w:r w:rsidR="00825D8B">
        <w:t xml:space="preserve"> used in</w:t>
      </w:r>
      <w:r>
        <w:t xml:space="preserve"> the Simulink solver.</w:t>
      </w:r>
      <w:r w:rsidR="00825D8B">
        <w:t xml:space="preserve"> (Note: </w:t>
      </w:r>
      <w:r w:rsidR="00825D8B" w:rsidRPr="00201C65">
        <w:rPr>
          <w:b/>
        </w:rPr>
        <w:t>DT</w:t>
      </w:r>
      <w:r w:rsidR="00825D8B">
        <w:t xml:space="preserve"> </w:t>
      </w:r>
      <w:r w:rsidR="008204F5">
        <w:t xml:space="preserve">is the sample rate that </w:t>
      </w:r>
      <w:proofErr w:type="spellStart"/>
      <w:r w:rsidR="008204F5">
        <w:t>FAST_SFunc</w:t>
      </w:r>
      <w:proofErr w:type="spellEnd"/>
      <w:r w:rsidR="008204F5">
        <w:t xml:space="preserve"> is called. It </w:t>
      </w:r>
      <w:r w:rsidR="00825D8B">
        <w:t xml:space="preserve">need not be the same value as in the Simulink solver, but Simulink requires that </w:t>
      </w:r>
      <w:r w:rsidR="00825D8B" w:rsidRPr="00201C65">
        <w:rPr>
          <w:b/>
        </w:rPr>
        <w:t>DT</w:t>
      </w:r>
      <w:r w:rsidR="00825D8B">
        <w:t xml:space="preserve"> be an integer multiple of </w:t>
      </w:r>
      <w:r w:rsidR="001B3FFF">
        <w:t xml:space="preserve">the </w:t>
      </w:r>
      <w:r w:rsidR="00825D8B">
        <w:t xml:space="preserve">Simulink solver’s fundamental sample time.) </w:t>
      </w:r>
    </w:p>
    <w:p w14:paraId="2164B4C5" w14:textId="4F5613D5" w:rsidR="00D0774B" w:rsidRPr="00EC786F" w:rsidRDefault="00D0774B" w:rsidP="00D0774B">
      <w:r>
        <w:t xml:space="preserve">Depending on the model, you may have to set </w:t>
      </w:r>
      <w:r w:rsidRPr="00AD1DBB">
        <w:rPr>
          <w:b/>
        </w:rPr>
        <w:t>DT</w:t>
      </w:r>
      <w:r>
        <w:t xml:space="preserve"> and </w:t>
      </w:r>
      <w:proofErr w:type="spellStart"/>
      <w:r w:rsidRPr="00AD1DBB">
        <w:rPr>
          <w:b/>
        </w:rPr>
        <w:t>OutList</w:t>
      </w:r>
      <w:proofErr w:type="spellEnd"/>
      <w:r>
        <w:t xml:space="preserve"> prior to running your Simulink model. The two sample models included in the FAST archive do not require this step, but </w:t>
      </w:r>
      <w:r w:rsidR="00C47D84">
        <w:t xml:space="preserve">it may be required for </w:t>
      </w:r>
      <w:r>
        <w:t xml:space="preserve">more complicated models; this is because the </w:t>
      </w:r>
      <w:proofErr w:type="spellStart"/>
      <w:r>
        <w:t>FAST_SFunc</w:t>
      </w:r>
      <w:proofErr w:type="spellEnd"/>
      <w:r>
        <w:t xml:space="preserve"> block may not be initialized before Simulink checks </w:t>
      </w:r>
      <w:r w:rsidR="00792AB8">
        <w:t>whether</w:t>
      </w:r>
      <w:r>
        <w:t xml:space="preserve"> other blocks are valid. </w:t>
      </w:r>
      <w:proofErr w:type="spellStart"/>
      <w:r w:rsidRPr="00AD1DBB">
        <w:rPr>
          <w:b/>
        </w:rPr>
        <w:t>OutList</w:t>
      </w:r>
      <w:proofErr w:type="spellEnd"/>
      <w:r w:rsidRPr="00B0353E">
        <w:rPr>
          <w:i/>
        </w:rPr>
        <w:t xml:space="preserve"> </w:t>
      </w:r>
      <w:r>
        <w:t xml:space="preserve">and </w:t>
      </w:r>
      <w:r w:rsidRPr="00AD1DBB">
        <w:rPr>
          <w:b/>
        </w:rPr>
        <w:t>DT</w:t>
      </w:r>
      <w:r>
        <w:t xml:space="preserve"> will be overwritten before </w:t>
      </w:r>
      <w:proofErr w:type="spellStart"/>
      <w:r>
        <w:t>FAST_SFunc</w:t>
      </w:r>
      <w:proofErr w:type="spellEnd"/>
      <w:r>
        <w:t xml:space="preserve"> calculates any output, so they do not necessarily have to be correct when initialized; they just have to exist</w:t>
      </w:r>
      <w:r w:rsidR="00E64C2D">
        <w:t xml:space="preserve"> so that the rest of the model can be evaluated</w:t>
      </w:r>
      <w:r>
        <w:t>.</w:t>
      </w:r>
      <w:ins w:id="462" w:author="Bonnie Jonkman" w:date="2015-06-08T14:03:00Z">
        <w:r w:rsidR="00C235A0">
          <w:t xml:space="preserve"> </w:t>
        </w:r>
        <w:r w:rsidR="00C235A0" w:rsidRPr="00C235A0">
          <w:rPr>
            <w:highlight w:val="yellow"/>
            <w:rPrChange w:id="463" w:author="Bonnie Jonkman" w:date="2015-06-08T14:05:00Z">
              <w:rPr/>
            </w:rPrChange>
          </w:rPr>
          <w:t>NOTE: ADP</w:t>
        </w:r>
      </w:ins>
      <w:ins w:id="464" w:author="Bonnie Jonkman" w:date="2015-06-08T14:04:00Z">
        <w:r w:rsidR="00C235A0" w:rsidRPr="00C235A0">
          <w:rPr>
            <w:highlight w:val="yellow"/>
            <w:rPrChange w:id="465" w:author="Bonnie Jonkman" w:date="2015-06-08T14:05:00Z">
              <w:rPr/>
            </w:rPrChange>
          </w:rPr>
          <w:t xml:space="preserve">’s model requires </w:t>
        </w:r>
        <w:proofErr w:type="spellStart"/>
        <w:r w:rsidR="00C235A0" w:rsidRPr="00C235A0">
          <w:rPr>
            <w:highlight w:val="yellow"/>
            <w:rPrChange w:id="466" w:author="Bonnie Jonkman" w:date="2015-06-08T14:05:00Z">
              <w:rPr/>
            </w:rPrChange>
          </w:rPr>
          <w:t>OutList</w:t>
        </w:r>
        <w:proofErr w:type="spellEnd"/>
        <w:r w:rsidR="00C235A0" w:rsidRPr="00C235A0">
          <w:rPr>
            <w:highlight w:val="yellow"/>
            <w:rPrChange w:id="467" w:author="Bonnie Jonkman" w:date="2015-06-08T14:05:00Z">
              <w:rPr/>
            </w:rPrChange>
          </w:rPr>
          <w:t xml:space="preserve"> to be exact before calling </w:t>
        </w:r>
        <w:proofErr w:type="spellStart"/>
        <w:r w:rsidR="00C235A0" w:rsidRPr="00C235A0">
          <w:rPr>
            <w:highlight w:val="yellow"/>
            <w:rPrChange w:id="468" w:author="Bonnie Jonkman" w:date="2015-06-08T14:05:00Z">
              <w:rPr/>
            </w:rPrChange>
          </w:rPr>
          <w:t>FAST_SFunc</w:t>
        </w:r>
        <w:proofErr w:type="spellEnd"/>
        <w:r w:rsidR="00C235A0" w:rsidRPr="00C235A0">
          <w:rPr>
            <w:highlight w:val="yellow"/>
            <w:rPrChange w:id="469" w:author="Bonnie Jonkman" w:date="2015-06-08T14:05:00Z">
              <w:rPr/>
            </w:rPrChange>
          </w:rPr>
          <w:t xml:space="preserve"> at initialization; the expression blocks are not getting reevaluated during the model’s execution.</w:t>
        </w:r>
      </w:ins>
      <w:bookmarkStart w:id="470" w:name="_GoBack"/>
      <w:bookmarkEnd w:id="470"/>
    </w:p>
    <w:p w14:paraId="2164B4C6" w14:textId="77777777" w:rsidR="00D0774B" w:rsidRDefault="00D0774B" w:rsidP="003F0FFD">
      <w:pPr>
        <w:pStyle w:val="Heading3"/>
      </w:pPr>
      <w:r>
        <w:t>Output Files</w:t>
      </w:r>
    </w:p>
    <w:p w14:paraId="2164B4C7" w14:textId="54B6532F" w:rsidR="00D0774B" w:rsidRPr="00CF6F12" w:rsidRDefault="00D0774B" w:rsidP="00D0774B">
      <w:r>
        <w:t>Output files from FAST v8 for Simulink are named &lt;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 This is in contrast to files from FAST v7, which were named &lt;</w:t>
      </w:r>
      <w:proofErr w:type="spellStart"/>
      <w:r>
        <w:t>RootName</w:t>
      </w:r>
      <w:proofErr w:type="spellEnd"/>
      <w:r>
        <w:t>&gt;_</w:t>
      </w:r>
      <w:proofErr w:type="spellStart"/>
      <w:r>
        <w:t>SFunc</w:t>
      </w:r>
      <w:proofErr w:type="spellEnd"/>
      <w:proofErr w:type="gramStart"/>
      <w:r>
        <w:t>.&lt;</w:t>
      </w:r>
      <w:proofErr w:type="spellStart"/>
      <w:proofErr w:type="gramEnd"/>
      <w:r>
        <w:t>ext</w:t>
      </w:r>
      <w:proofErr w:type="spellEnd"/>
      <w:r>
        <w:t>&gt;. Note that the extensions in FAST v8 have changed from w</w:t>
      </w:r>
      <w:r w:rsidR="00BC064B">
        <w:t>hat was used in FAST v7 (see section</w:t>
      </w:r>
      <w:r w:rsidR="00604402">
        <w:t xml:space="preserve"> “</w:t>
      </w:r>
      <w:r w:rsidR="00604402">
        <w:fldChar w:fldCharType="begin"/>
      </w:r>
      <w:r w:rsidR="00604402">
        <w:instrText xml:space="preserve"> REF _Ref415574957 \h </w:instrText>
      </w:r>
      <w:r w:rsidR="00604402">
        <w:fldChar w:fldCharType="separate"/>
      </w:r>
      <w:r w:rsidR="008462CD">
        <w:t>FAST v8 Input and Output Files</w:t>
      </w:r>
      <w:r w:rsidR="00604402">
        <w:fldChar w:fldCharType="end"/>
      </w:r>
      <w:r w:rsidR="00604402">
        <w:t>”</w:t>
      </w:r>
      <w:r>
        <w:t xml:space="preserve">). </w:t>
      </w:r>
    </w:p>
    <w:p w14:paraId="2164B4C8" w14:textId="77777777" w:rsidR="00703CA6" w:rsidRDefault="00703CA6" w:rsidP="00703CA6">
      <w:pPr>
        <w:pStyle w:val="Heading2"/>
      </w:pPr>
      <w:bookmarkStart w:id="471" w:name="_Toc417470275"/>
      <w:r>
        <w:t>Running FAST in Simulink</w:t>
      </w:r>
      <w:bookmarkEnd w:id="471"/>
    </w:p>
    <w:p w14:paraId="2164B4C9" w14:textId="77777777" w:rsidR="00703CA6" w:rsidRDefault="00703CA6" w:rsidP="00BC064B">
      <w:r>
        <w:t xml:space="preserve">To run the FAST S-Function from Simulink, </w:t>
      </w:r>
      <w:r w:rsidR="00AE3A86">
        <w:t xml:space="preserve">MATLAB </w:t>
      </w:r>
      <w:r>
        <w:t xml:space="preserve">must be able to find the appropriate DLLs. This includes the </w:t>
      </w:r>
      <w:proofErr w:type="spellStart"/>
      <w:r>
        <w:t>FAST_SFunc.mex</w:t>
      </w:r>
      <w:proofErr w:type="spellEnd"/>
      <w:r>
        <w:t xml:space="preserve">*, </w:t>
      </w:r>
      <w:proofErr w:type="spellStart"/>
      <w:r>
        <w:t>FAST_Library</w:t>
      </w:r>
      <w:proofErr w:type="spellEnd"/>
      <w:r>
        <w:t>_*.</w:t>
      </w:r>
      <w:proofErr w:type="spellStart"/>
      <w:r>
        <w:t>dll</w:t>
      </w:r>
      <w:proofErr w:type="spellEnd"/>
      <w:r>
        <w:t xml:space="preserve">, and MAP_*.dll files. All of these files are contained in the FAST archive’s bin directory, so the easiest way to do this is to add the </w:t>
      </w:r>
      <w:r w:rsidRPr="00491B45">
        <w:t>&lt;FAST</w:t>
      </w:r>
      <w:r w:rsidR="003F6633" w:rsidRPr="00491B45">
        <w:t>8</w:t>
      </w:r>
      <w:r w:rsidRPr="00491B45">
        <w:t xml:space="preserve">&gt;\bin </w:t>
      </w:r>
      <w:r>
        <w:t xml:space="preserve">directory to the </w:t>
      </w:r>
      <w:r w:rsidR="00AE3A86">
        <w:t xml:space="preserve">MATLAB </w:t>
      </w:r>
      <w:r>
        <w:t xml:space="preserve">path. </w:t>
      </w:r>
    </w:p>
    <w:p w14:paraId="2164B4CA" w14:textId="77777777" w:rsidR="00D0774B" w:rsidRDefault="00D0774B" w:rsidP="00BC064B">
      <w:pPr>
        <w:pStyle w:val="Heading3"/>
      </w:pPr>
      <w:r>
        <w:t>Sample Simulink Models for FAST v8</w:t>
      </w:r>
    </w:p>
    <w:p w14:paraId="2164B4CB" w14:textId="77777777" w:rsidR="00D0774B" w:rsidRDefault="00D0774B" w:rsidP="00D0774B">
      <w:commentRangeStart w:id="472"/>
      <w:r>
        <w:t>Two sample models for running FAST v8 with Simulink</w:t>
      </w:r>
      <w:commentRangeEnd w:id="472"/>
      <w:r w:rsidR="00A76DE9">
        <w:rPr>
          <w:rStyle w:val="CommentReference"/>
        </w:rPr>
        <w:commentReference w:id="472"/>
      </w:r>
      <w:r>
        <w:t xml:space="preserve"> are provided in the FAST archive (see the </w:t>
      </w:r>
      <w:r w:rsidR="003F6633">
        <w:t>&lt;FAST8&gt;/</w:t>
      </w:r>
      <w:r>
        <w:t>Simulink/Samples folder).</w:t>
      </w:r>
      <w:r w:rsidR="00707227">
        <w:t xml:space="preserve"> These examples are intended to help the user understand how to </w:t>
      </w:r>
      <w:r w:rsidR="00707227">
        <w:lastRenderedPageBreak/>
        <w:t xml:space="preserve">use the </w:t>
      </w:r>
      <w:proofErr w:type="spellStart"/>
      <w:r w:rsidR="00707227">
        <w:t>FAST_SFunc</w:t>
      </w:r>
      <w:proofErr w:type="spellEnd"/>
      <w:r w:rsidR="00707227">
        <w:t xml:space="preserve"> block. It assumed that the user is already somewhat familiar with the Simulink environment.</w:t>
      </w:r>
    </w:p>
    <w:p w14:paraId="2164B4CC" w14:textId="77777777" w:rsidR="003F0FFD" w:rsidRDefault="003F0FFD" w:rsidP="00BC064B">
      <w:pPr>
        <w:pStyle w:val="Heading4"/>
      </w:pPr>
      <w:proofErr w:type="spellStart"/>
      <w:r>
        <w:t>OpenLoop</w:t>
      </w:r>
      <w:proofErr w:type="spellEnd"/>
    </w:p>
    <w:p w14:paraId="2164B4CD" w14:textId="77777777" w:rsidR="00703CA6" w:rsidRDefault="00703CA6" w:rsidP="00BC064B">
      <w:r>
        <w:t xml:space="preserve">The </w:t>
      </w:r>
      <w:proofErr w:type="spellStart"/>
      <w:r>
        <w:t>OpenLoop</w:t>
      </w:r>
      <w:proofErr w:type="spellEnd"/>
      <w:r>
        <w:t xml:space="preserve"> sample model contains the FAST S-Function block and constant open</w:t>
      </w:r>
      <w:r w:rsidR="00792AB8">
        <w:t>-</w:t>
      </w:r>
      <w:r>
        <w:t>loop control input blocks.</w:t>
      </w:r>
    </w:p>
    <w:p w14:paraId="2164B4CE" w14:textId="77777777" w:rsidR="008D29CA" w:rsidRPr="008D29CA" w:rsidRDefault="00703CA6" w:rsidP="00BC064B">
      <w:r>
        <w:t xml:space="preserve">The </w:t>
      </w:r>
      <w:proofErr w:type="spellStart"/>
      <w:r>
        <w:t>Run_OpenLoop.m</w:t>
      </w:r>
      <w:proofErr w:type="spellEnd"/>
      <w:r>
        <w:t xml:space="preserve"> script in the </w:t>
      </w:r>
      <w:r w:rsidR="003F6633">
        <w:t>&lt;FAST8&gt;/</w:t>
      </w:r>
      <w:r>
        <w:t xml:space="preserve">Simulink/Samples folder allows the user to run all of the FAST Certification Tests from Simulink using the </w:t>
      </w:r>
      <w:proofErr w:type="spellStart"/>
      <w:r>
        <w:t>OpenLoop</w:t>
      </w:r>
      <w:proofErr w:type="spellEnd"/>
      <w:r>
        <w:t xml:space="preserve"> model without using any of the control inputs from Simulink.</w:t>
      </w:r>
    </w:p>
    <w:p w14:paraId="2164B4CF" w14:textId="77777777" w:rsidR="003F0FFD" w:rsidRDefault="00CE549F" w:rsidP="00BC064B">
      <w:pPr>
        <w:keepNext/>
      </w:pPr>
      <w:r>
        <w:rPr>
          <w:noProof/>
        </w:rPr>
        <w:drawing>
          <wp:inline distT="0" distB="0" distL="0" distR="0" wp14:anchorId="2164B556" wp14:editId="2164B557">
            <wp:extent cx="5943600" cy="4029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029710"/>
                    </a:xfrm>
                    <a:prstGeom prst="rect">
                      <a:avLst/>
                    </a:prstGeom>
                  </pic:spPr>
                </pic:pic>
              </a:graphicData>
            </a:graphic>
          </wp:inline>
        </w:drawing>
      </w:r>
    </w:p>
    <w:p w14:paraId="2164B4D0" w14:textId="77777777" w:rsidR="003F0FFD" w:rsidRDefault="003F0FFD" w:rsidP="00BC064B">
      <w:pPr>
        <w:pStyle w:val="Caption"/>
        <w:jc w:val="center"/>
        <w:rPr>
          <w:noProof/>
        </w:rPr>
      </w:pPr>
      <w:r>
        <w:t xml:space="preserve">Figure </w:t>
      </w:r>
      <w:fldSimple w:instr=" SEQ Figure \* ARABIC ">
        <w:r w:rsidR="008462CD">
          <w:rPr>
            <w:noProof/>
          </w:rPr>
          <w:t>9</w:t>
        </w:r>
      </w:fldSimple>
      <w:r>
        <w:t xml:space="preserve">: </w:t>
      </w:r>
      <w:proofErr w:type="spellStart"/>
      <w:r>
        <w:t>OpenLoop.mdl</w:t>
      </w:r>
      <w:proofErr w:type="spellEnd"/>
      <w:r>
        <w:t xml:space="preserve"> Sample Model for Simulink</w:t>
      </w:r>
    </w:p>
    <w:p w14:paraId="2164B4D1" w14:textId="77777777" w:rsidR="003F0FFD" w:rsidRDefault="003F0FFD" w:rsidP="00CE549F">
      <w:pPr>
        <w:pStyle w:val="Heading4"/>
      </w:pPr>
      <w:r>
        <w:t>Test01_SIG</w:t>
      </w:r>
    </w:p>
    <w:p w14:paraId="2164B4D2" w14:textId="77777777" w:rsidR="00715AAA" w:rsidRPr="00715AAA" w:rsidRDefault="00715AAA" w:rsidP="00BC064B">
      <w:r>
        <w:t xml:space="preserve">The Test01_SIG.mdl file contains the FAST S-Function block and the simple induction generator model for FAST certification test #01 implemented within Simulink. To run this model, change </w:t>
      </w:r>
      <w:proofErr w:type="spellStart"/>
      <w:r w:rsidR="00707227">
        <w:rPr>
          <w:i/>
        </w:rPr>
        <w:t>VSControl</w:t>
      </w:r>
      <w:proofErr w:type="spellEnd"/>
      <w:r w:rsidR="00707227">
        <w:rPr>
          <w:i/>
        </w:rPr>
        <w:t xml:space="preserve"> </w:t>
      </w:r>
      <w:r w:rsidR="00707227">
        <w:t xml:space="preserve">to “4” in </w:t>
      </w:r>
      <w:r>
        <w:t xml:space="preserve">the </w:t>
      </w:r>
      <w:r w:rsidR="003F6633">
        <w:t>&lt;FAST8&gt;/</w:t>
      </w:r>
      <w:r w:rsidR="00707227" w:rsidRPr="00707227">
        <w:t>CertTest</w:t>
      </w:r>
      <w:r w:rsidR="00707227">
        <w:t>/</w:t>
      </w:r>
      <w:r w:rsidR="00707227" w:rsidRPr="00707227">
        <w:t>AWT27</w:t>
      </w:r>
      <w:r w:rsidR="00707227">
        <w:t>/</w:t>
      </w:r>
      <w:r w:rsidR="00707227" w:rsidRPr="00707227">
        <w:t>Test01_ServoDyn.dat</w:t>
      </w:r>
      <w:r w:rsidR="00707227">
        <w:t xml:space="preserve"> file, then run the </w:t>
      </w:r>
      <w:r>
        <w:t xml:space="preserve">Run_Test01_SIG.m file in the </w:t>
      </w:r>
      <w:r w:rsidR="00DC6859">
        <w:t>&lt;FAST8&gt;/</w:t>
      </w:r>
      <w:r>
        <w:t>Simulink/Samples folder.</w:t>
      </w:r>
    </w:p>
    <w:p w14:paraId="2164B4D3" w14:textId="77777777" w:rsidR="003F0FFD" w:rsidRDefault="00CE549F" w:rsidP="00BC064B">
      <w:pPr>
        <w:keepNext/>
      </w:pPr>
      <w:r>
        <w:rPr>
          <w:noProof/>
        </w:rPr>
        <w:lastRenderedPageBreak/>
        <w:drawing>
          <wp:inline distT="0" distB="0" distL="0" distR="0" wp14:anchorId="2164B558" wp14:editId="2164B559">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55340"/>
                    </a:xfrm>
                    <a:prstGeom prst="rect">
                      <a:avLst/>
                    </a:prstGeom>
                  </pic:spPr>
                </pic:pic>
              </a:graphicData>
            </a:graphic>
          </wp:inline>
        </w:drawing>
      </w:r>
    </w:p>
    <w:p w14:paraId="2164B4D4" w14:textId="77777777" w:rsidR="003F0FFD" w:rsidRDefault="003F0FFD" w:rsidP="00BC064B">
      <w:pPr>
        <w:pStyle w:val="Caption"/>
        <w:jc w:val="center"/>
      </w:pPr>
      <w:r>
        <w:t xml:space="preserve">Figure </w:t>
      </w:r>
      <w:fldSimple w:instr=" SEQ Figure \* ARABIC ">
        <w:r w:rsidR="008462CD">
          <w:rPr>
            <w:noProof/>
          </w:rPr>
          <w:t>10</w:t>
        </w:r>
      </w:fldSimple>
      <w:r>
        <w:t>: Test01_SIG</w:t>
      </w:r>
      <w:r w:rsidRPr="00DE1A84">
        <w:t>.mdl Sample Model for Simulink</w:t>
      </w:r>
    </w:p>
    <w:p w14:paraId="2164B4D5" w14:textId="77777777" w:rsidR="005B630C" w:rsidRDefault="009F7B14" w:rsidP="0027571D">
      <w:pPr>
        <w:pStyle w:val="Heading3"/>
      </w:pPr>
      <w:r>
        <w:t>Error Messages</w:t>
      </w:r>
    </w:p>
    <w:p w14:paraId="2164B4D6" w14:textId="77777777" w:rsidR="005B630C" w:rsidRPr="005B630C" w:rsidRDefault="005B630C" w:rsidP="0027571D">
      <w:r>
        <w:t>If your Simulink model fails to run, please make note of any error</w:t>
      </w:r>
      <w:r w:rsidR="007441EB">
        <w:t>, warning,</w:t>
      </w:r>
      <w:r w:rsidR="00C47D84">
        <w:t xml:space="preserve"> or </w:t>
      </w:r>
      <w:r>
        <w:t>informational window</w:t>
      </w:r>
      <w:r w:rsidR="009F7B14">
        <w:t>s</w:t>
      </w:r>
      <w:r>
        <w:t xml:space="preserve"> that open. Also make sure to look at any text written to the </w:t>
      </w:r>
      <w:r w:rsidR="00AE3A86">
        <w:t xml:space="preserve">MATLAB </w:t>
      </w:r>
      <w:r>
        <w:t>Command Window, which is where all messages from the FAST_Library_*.dll file will be written.</w:t>
      </w:r>
    </w:p>
    <w:p w14:paraId="2164B4D7" w14:textId="77777777" w:rsidR="00D0774B" w:rsidRDefault="00D0774B" w:rsidP="003F0FFD">
      <w:pPr>
        <w:pStyle w:val="Heading2"/>
      </w:pPr>
      <w:bookmarkStart w:id="473" w:name="_Toc417470276"/>
      <w:r>
        <w:t xml:space="preserve">Compiling </w:t>
      </w:r>
      <w:r w:rsidR="008509E5">
        <w:t xml:space="preserve">FAST </w:t>
      </w:r>
      <w:r>
        <w:t>for Simulink</w:t>
      </w:r>
      <w:bookmarkEnd w:id="473"/>
    </w:p>
    <w:p w14:paraId="2164B4D8" w14:textId="7E1690EB" w:rsidR="005B630C" w:rsidRPr="005B630C" w:rsidRDefault="005B630C" w:rsidP="001B3FFF">
      <w:r>
        <w:t>The S-Function (</w:t>
      </w:r>
      <w:proofErr w:type="spellStart"/>
      <w:r>
        <w:t>mex</w:t>
      </w:r>
      <w:proofErr w:type="spellEnd"/>
      <w:r>
        <w:t>) file</w:t>
      </w:r>
      <w:r w:rsidR="001B3FFF">
        <w:t>s</w:t>
      </w:r>
      <w:r>
        <w:t xml:space="preserve"> contained in the </w:t>
      </w:r>
      <w:r w:rsidR="001B3FFF">
        <w:t xml:space="preserve">FAST v8 archive were compiled with </w:t>
      </w:r>
      <w:r w:rsidR="009C7D9E" w:rsidRPr="0018732B">
        <w:t xml:space="preserve">MATLAB </w:t>
      </w:r>
      <w:r w:rsidR="0018732B" w:rsidRPr="0018732B">
        <w:t>R</w:t>
      </w:r>
      <w:r w:rsidR="001B3FFF" w:rsidRPr="0018732B">
        <w:t>2014b. If yo</w:t>
      </w:r>
      <w:r w:rsidR="001B3FFF">
        <w:t xml:space="preserve">u are using a different version of </w:t>
      </w:r>
      <w:r w:rsidR="009C7D9E">
        <w:t>MATLAB</w:t>
      </w:r>
      <w:r w:rsidR="001B3FFF">
        <w:t xml:space="preserve">, you may have to compile </w:t>
      </w:r>
      <w:proofErr w:type="spellStart"/>
      <w:r w:rsidR="001B3FFF">
        <w:t>FAST_SFunc</w:t>
      </w:r>
      <w:proofErr w:type="spellEnd"/>
      <w:r w:rsidR="001B3FFF">
        <w:t xml:space="preserve">, but you should not have to recompile the </w:t>
      </w:r>
      <w:proofErr w:type="spellStart"/>
      <w:r w:rsidR="001B3FFF">
        <w:t>FAST_Library</w:t>
      </w:r>
      <w:proofErr w:type="spellEnd"/>
      <w:r w:rsidR="001B3FFF">
        <w:t xml:space="preserve"> </w:t>
      </w:r>
      <w:proofErr w:type="spellStart"/>
      <w:r w:rsidR="001B3FFF">
        <w:t>dll</w:t>
      </w:r>
      <w:proofErr w:type="spellEnd"/>
      <w:r w:rsidR="001B3FFF">
        <w:t>.</w:t>
      </w:r>
    </w:p>
    <w:p w14:paraId="2164B4D9" w14:textId="77777777" w:rsidR="00D0774B" w:rsidRDefault="00D0774B" w:rsidP="003F0FFD">
      <w:pPr>
        <w:pStyle w:val="Heading3"/>
      </w:pPr>
      <w:proofErr w:type="spellStart"/>
      <w:r>
        <w:t>FAST_Library</w:t>
      </w:r>
      <w:proofErr w:type="spellEnd"/>
    </w:p>
    <w:p w14:paraId="2164B4DA" w14:textId="77777777" w:rsidR="00955CA5" w:rsidRPr="00F00B79" w:rsidRDefault="00955CA5" w:rsidP="00955CA5">
      <w:r>
        <w:t xml:space="preserve">The FAST archive contains a sample Visual Studio </w:t>
      </w:r>
      <w:r w:rsidR="00276C5F">
        <w:t xml:space="preserve">Intel Fortran </w:t>
      </w:r>
      <w:r>
        <w:t xml:space="preserve">project (2010) that is set up to compile a </w:t>
      </w:r>
      <w:proofErr w:type="spellStart"/>
      <w:r>
        <w:t>dll</w:t>
      </w:r>
      <w:proofErr w:type="spellEnd"/>
      <w:r>
        <w:t xml:space="preserve"> called </w:t>
      </w:r>
      <w:proofErr w:type="spellStart"/>
      <w:r>
        <w:t>FAST_Library</w:t>
      </w:r>
      <w:proofErr w:type="spellEnd"/>
      <w:r>
        <w:t>_{Win32 | x64}.dll and place it in the &lt;FAST8&gt;/bin folder. This project is located in the &lt;FAST8&gt;/Simulink/</w:t>
      </w:r>
      <w:proofErr w:type="spellStart"/>
      <w:r>
        <w:t>VisualStudio</w:t>
      </w:r>
      <w:proofErr w:type="spellEnd"/>
      <w:r>
        <w:t xml:space="preserve"> folder.</w:t>
      </w:r>
    </w:p>
    <w:p w14:paraId="2164B4DB" w14:textId="42CC9959" w:rsidR="00955CA5" w:rsidRDefault="00F00B79" w:rsidP="0027571D">
      <w:r>
        <w:t>Compiling the FAST library is very similar to compiling the stand-alone version of FAST v8</w:t>
      </w:r>
      <w:r w:rsidR="00063365">
        <w:t>, which is described in the “</w:t>
      </w:r>
      <w:ins w:id="474" w:author="Bonnie Jonkman" w:date="2015-04-22T12:44:00Z">
        <w:r w:rsidR="001165AB">
          <w:fldChar w:fldCharType="begin"/>
        </w:r>
        <w:r w:rsidR="001165AB">
          <w:instrText xml:space="preserve"> REF _Ref417470012 \h </w:instrText>
        </w:r>
      </w:ins>
      <w:r w:rsidR="001165AB">
        <w:fldChar w:fldCharType="separate"/>
      </w:r>
      <w:ins w:id="475" w:author="Bonnie Jonkman" w:date="2015-04-22T12:49:00Z">
        <w:r w:rsidR="008462CD">
          <w:t>Compiling</w:t>
        </w:r>
      </w:ins>
      <w:ins w:id="476" w:author="Bonnie Jonkman" w:date="2015-04-22T12:44:00Z">
        <w:r w:rsidR="001165AB">
          <w:fldChar w:fldCharType="end"/>
        </w:r>
      </w:ins>
      <w:del w:id="477" w:author="Bonnie Jonkman" w:date="2015-04-22T12:47:00Z">
        <w:r w:rsidR="00063365" w:rsidDel="00406E21">
          <w:fldChar w:fldCharType="begin"/>
        </w:r>
        <w:r w:rsidR="00063365" w:rsidDel="00406E21">
          <w:delInstrText xml:space="preserve"> REF _Ref412121277 \h </w:delInstrText>
        </w:r>
      </w:del>
      <w:del w:id="478" w:author="Bonnie Jonkman" w:date="2015-04-22T12:33:00Z">
        <w:r w:rsidR="003A2ABC" w:rsidDel="009B7C07">
          <w:delInstrText>Compiling</w:delInstrText>
        </w:r>
      </w:del>
      <w:del w:id="479" w:author="Bonnie Jonkman" w:date="2015-04-22T12:47:00Z">
        <w:r w:rsidR="00063365" w:rsidDel="00406E21">
          <w:fldChar w:fldCharType="end"/>
        </w:r>
      </w:del>
      <w:r w:rsidR="00063365">
        <w:t>” section of this document</w:t>
      </w:r>
      <w:r>
        <w:t>.</w:t>
      </w:r>
      <w:r w:rsidR="00B7075F">
        <w:t xml:space="preserve"> The remainder of this section describes some things that are different </w:t>
      </w:r>
    </w:p>
    <w:p w14:paraId="2164B4DC" w14:textId="33CAF478" w:rsidR="00F00B79" w:rsidRDefault="001F3997" w:rsidP="0027571D">
      <w:r>
        <w:t xml:space="preserve">Two files need to be replaced to compile FAST as a </w:t>
      </w:r>
      <w:r w:rsidR="0020438F">
        <w:t>DLL</w:t>
      </w:r>
      <w:r>
        <w:t>:</w:t>
      </w:r>
    </w:p>
    <w:p w14:paraId="2164B4DD" w14:textId="77777777" w:rsidR="001F3997" w:rsidRDefault="001F3997" w:rsidP="0027571D">
      <w:pPr>
        <w:pStyle w:val="ListParagraph"/>
        <w:numPr>
          <w:ilvl w:val="0"/>
          <w:numId w:val="22"/>
        </w:numPr>
      </w:pPr>
      <w:r>
        <w:t>FAST_Library.f90 should be used in place of FAST_Prog.f90</w:t>
      </w:r>
    </w:p>
    <w:p w14:paraId="2164B4DE" w14:textId="77777777" w:rsidR="001F3997" w:rsidRDefault="001F3997" w:rsidP="0027571D">
      <w:pPr>
        <w:pStyle w:val="ListParagraph"/>
        <w:numPr>
          <w:ilvl w:val="0"/>
          <w:numId w:val="22"/>
        </w:numPr>
      </w:pPr>
      <w:r>
        <w:t>SysMatlab.f90 should be used in place of SysIVF.f90</w:t>
      </w:r>
      <w:r w:rsidR="00955CA5">
        <w:t>.</w:t>
      </w:r>
      <w:r>
        <w:t xml:space="preserve"> (</w:t>
      </w:r>
      <w:r w:rsidR="00955CA5">
        <w:t>N</w:t>
      </w:r>
      <w:r>
        <w:t>ote that this assumes we’re using the Intel Visual Fortran compiler. SysMatlab.f90 may need slight modification if using gfortran.)</w:t>
      </w:r>
    </w:p>
    <w:p w14:paraId="2164B4DF" w14:textId="77777777" w:rsidR="005C697F" w:rsidRDefault="005C697F" w:rsidP="0027571D">
      <w:r>
        <w:lastRenderedPageBreak/>
        <w:t xml:space="preserve">A few </w:t>
      </w:r>
      <w:r w:rsidR="00955CA5">
        <w:t xml:space="preserve">compiling </w:t>
      </w:r>
      <w:r>
        <w:t>commands are different from the stand-alone application:</w:t>
      </w:r>
    </w:p>
    <w:p w14:paraId="2164B4E0" w14:textId="77777777" w:rsidR="005C697F" w:rsidRDefault="005C697F" w:rsidP="0027571D">
      <w:pPr>
        <w:pStyle w:val="ListParagraph"/>
        <w:numPr>
          <w:ilvl w:val="0"/>
          <w:numId w:val="23"/>
        </w:numPr>
      </w:pPr>
      <w:r>
        <w:t xml:space="preserve">The project must </w:t>
      </w:r>
      <w:r w:rsidR="00955CA5">
        <w:t xml:space="preserve">create </w:t>
      </w:r>
      <w:r>
        <w:t>a dynamic library (DLL or shared object) instead of a console application.</w:t>
      </w:r>
    </w:p>
    <w:p w14:paraId="2164B4E1" w14:textId="77777777" w:rsidR="00B7075F" w:rsidRDefault="00B7075F" w:rsidP="0027571D">
      <w:pPr>
        <w:pStyle w:val="ListParagraph"/>
        <w:numPr>
          <w:ilvl w:val="0"/>
          <w:numId w:val="23"/>
        </w:numPr>
      </w:pPr>
      <w:r>
        <w:t xml:space="preserve">The </w:t>
      </w:r>
      <w:r w:rsidRPr="00B7075F">
        <w:t>COMPILE_SIMULINK</w:t>
      </w:r>
      <w:r>
        <w:t xml:space="preserve"> preprocessor directive must be used.</w:t>
      </w:r>
    </w:p>
    <w:p w14:paraId="2164B4E2" w14:textId="77777777" w:rsidR="00955CA5" w:rsidRDefault="00B7075F" w:rsidP="0027571D">
      <w:pPr>
        <w:pStyle w:val="ListParagraph"/>
        <w:numPr>
          <w:ilvl w:val="0"/>
          <w:numId w:val="23"/>
        </w:numPr>
      </w:pPr>
      <w:r>
        <w:t xml:space="preserve">The FAST library should be linked with libmex.lib. </w:t>
      </w:r>
      <w:r w:rsidR="005C697F">
        <w:t xml:space="preserve">SysMatlab.f90 is designed to call </w:t>
      </w:r>
      <w:r w:rsidR="00AE3A86">
        <w:t>MATLAB</w:t>
      </w:r>
      <w:r w:rsidR="005C697F">
        <w:t xml:space="preserve">’s </w:t>
      </w:r>
      <w:proofErr w:type="spellStart"/>
      <w:r>
        <w:t>mexPrintf</w:t>
      </w:r>
      <w:proofErr w:type="spellEnd"/>
      <w:r>
        <w:t xml:space="preserve"> function </w:t>
      </w:r>
      <w:r w:rsidR="005C697F">
        <w:t>to</w:t>
      </w:r>
      <w:r>
        <w:t xml:space="preserve"> print in</w:t>
      </w:r>
      <w:r w:rsidR="005C697F">
        <w:t xml:space="preserve"> the </w:t>
      </w:r>
      <w:r w:rsidR="00AE3A86">
        <w:t xml:space="preserve">MATLAB </w:t>
      </w:r>
      <w:r w:rsidR="005C697F">
        <w:t>Command Window</w:t>
      </w:r>
      <w:r w:rsidR="00955CA5">
        <w:t>.</w:t>
      </w:r>
      <w:r>
        <w:t xml:space="preserve"> This function is part of the libmex.lib library,</w:t>
      </w:r>
      <w:r w:rsidR="002D794B">
        <w:t xml:space="preserve"> which is found in the %</w:t>
      </w:r>
      <w:proofErr w:type="spellStart"/>
      <w:r w:rsidR="002D794B">
        <w:t>matlabroot</w:t>
      </w:r>
      <w:proofErr w:type="spellEnd"/>
      <w:r w:rsidR="002D794B">
        <w:t>%/extern/lib</w:t>
      </w:r>
      <w:proofErr w:type="gramStart"/>
      <w:r w:rsidR="002D794B">
        <w:t>/{</w:t>
      </w:r>
      <w:proofErr w:type="gramEnd"/>
      <w:r w:rsidR="002D794B">
        <w:t>architecture}</w:t>
      </w:r>
      <w:r w:rsidR="00955CA5">
        <w:t>/{compiler}</w:t>
      </w:r>
      <w:r w:rsidR="002D794B">
        <w:t xml:space="preserve">/ folder. For the 64-bit version of </w:t>
      </w:r>
      <w:r w:rsidR="00AE3A86">
        <w:t xml:space="preserve">MATLAB </w:t>
      </w:r>
      <w:r w:rsidR="001B3FFF">
        <w:t>R2014b</w:t>
      </w:r>
      <w:r w:rsidR="002D794B">
        <w:t xml:space="preserve">, </w:t>
      </w:r>
      <w:r w:rsidR="00955CA5">
        <w:t xml:space="preserve">using Visual Studio, </w:t>
      </w:r>
      <w:r w:rsidR="002D794B">
        <w:t>the file is located here:</w:t>
      </w:r>
      <w:r>
        <w:br/>
        <w:t xml:space="preserve">     </w:t>
      </w:r>
      <w:r w:rsidR="002D794B" w:rsidRPr="002D794B">
        <w:t>"C:\Program Files\MATLAB\</w:t>
      </w:r>
      <w:r w:rsidR="001B3FFF" w:rsidRPr="002D794B">
        <w:t>R201</w:t>
      </w:r>
      <w:r w:rsidR="001B3FFF">
        <w:t>4b</w:t>
      </w:r>
      <w:r w:rsidR="002D794B" w:rsidRPr="002D794B">
        <w:t>\extern\lib\win64\</w:t>
      </w:r>
      <w:proofErr w:type="spellStart"/>
      <w:r w:rsidR="002D794B" w:rsidRPr="002D794B">
        <w:t>microsoft</w:t>
      </w:r>
      <w:proofErr w:type="spellEnd"/>
      <w:r w:rsidR="002D794B" w:rsidRPr="002D794B">
        <w:t>\libmex.lib"</w:t>
      </w:r>
      <w:r>
        <w:br/>
      </w:r>
      <w:r>
        <w:br/>
      </w:r>
      <w:r w:rsidR="00955CA5">
        <w:t xml:space="preserve">If you wish to compile the library without linking with libmex.lib, use the preprocessor directive CONSOLE_FILE. This directive will write to a text file called CONSOLE.TXT instead of to the </w:t>
      </w:r>
      <w:r w:rsidR="00AE3A86">
        <w:t xml:space="preserve">MATLAB </w:t>
      </w:r>
      <w:r w:rsidR="00955CA5">
        <w:t>Command Window</w:t>
      </w:r>
    </w:p>
    <w:p w14:paraId="2164B4E3" w14:textId="77777777" w:rsidR="00B7075F" w:rsidRDefault="00B7075F" w:rsidP="0027571D">
      <w:pPr>
        <w:keepNext/>
      </w:pPr>
      <w:r>
        <w:rPr>
          <w:noProof/>
        </w:rPr>
        <w:drawing>
          <wp:inline distT="0" distB="0" distL="0" distR="0" wp14:anchorId="2164B55A" wp14:editId="2164B55B">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741420"/>
                    </a:xfrm>
                    <a:prstGeom prst="rect">
                      <a:avLst/>
                    </a:prstGeom>
                  </pic:spPr>
                </pic:pic>
              </a:graphicData>
            </a:graphic>
          </wp:inline>
        </w:drawing>
      </w:r>
    </w:p>
    <w:p w14:paraId="2164B4E4" w14:textId="77777777" w:rsidR="00B7075F" w:rsidRDefault="00B7075F" w:rsidP="0027571D">
      <w:pPr>
        <w:pStyle w:val="Caption"/>
        <w:jc w:val="center"/>
        <w:rPr>
          <w:noProof/>
        </w:rPr>
      </w:pPr>
      <w:r>
        <w:t xml:space="preserve">Figure </w:t>
      </w:r>
      <w:fldSimple w:instr=" SEQ Figure \* ARABIC ">
        <w:r w:rsidR="008462CD">
          <w:rPr>
            <w:noProof/>
          </w:rPr>
          <w:t>11</w:t>
        </w:r>
      </w:fldSimple>
      <w:r>
        <w:t>: Visual Studio window</w:t>
      </w:r>
      <w:r>
        <w:rPr>
          <w:noProof/>
        </w:rPr>
        <w:t xml:space="preserve"> showing additional dependencies for the linker (MAP and libmex)</w:t>
      </w:r>
    </w:p>
    <w:p w14:paraId="2164B4E5" w14:textId="77777777" w:rsidR="00B7075F" w:rsidRDefault="00B7075F" w:rsidP="0027571D">
      <w:pPr>
        <w:keepNext/>
      </w:pPr>
      <w:r>
        <w:rPr>
          <w:noProof/>
        </w:rPr>
        <w:lastRenderedPageBreak/>
        <w:drawing>
          <wp:inline distT="0" distB="0" distL="0" distR="0" wp14:anchorId="2164B55C" wp14:editId="2164B55D">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1420"/>
                    </a:xfrm>
                    <a:prstGeom prst="rect">
                      <a:avLst/>
                    </a:prstGeom>
                  </pic:spPr>
                </pic:pic>
              </a:graphicData>
            </a:graphic>
          </wp:inline>
        </w:drawing>
      </w:r>
    </w:p>
    <w:p w14:paraId="2164B4E6" w14:textId="77777777" w:rsidR="00B7075F" w:rsidRPr="00066FEC" w:rsidRDefault="00B7075F" w:rsidP="0027571D">
      <w:pPr>
        <w:pStyle w:val="Caption"/>
        <w:jc w:val="center"/>
      </w:pPr>
      <w:r>
        <w:t xml:space="preserve">Figure </w:t>
      </w:r>
      <w:fldSimple w:instr=" SEQ Figure \* ARABIC ">
        <w:r w:rsidR="008462CD">
          <w:rPr>
            <w:noProof/>
          </w:rPr>
          <w:t>12</w:t>
        </w:r>
      </w:fldSimple>
      <w:r>
        <w:t xml:space="preserve">: Preprocessor directives for </w:t>
      </w:r>
      <w:proofErr w:type="spellStart"/>
      <w:r>
        <w:t>FAST_Library</w:t>
      </w:r>
      <w:proofErr w:type="spellEnd"/>
    </w:p>
    <w:p w14:paraId="2164B4E7" w14:textId="77777777" w:rsidR="00D0774B" w:rsidRDefault="00D0774B" w:rsidP="003F0FFD">
      <w:pPr>
        <w:pStyle w:val="Heading3"/>
      </w:pPr>
      <w:proofErr w:type="spellStart"/>
      <w:r>
        <w:t>FAST_SFunc</w:t>
      </w:r>
      <w:proofErr w:type="spellEnd"/>
    </w:p>
    <w:p w14:paraId="2164B4E8" w14:textId="77777777" w:rsidR="005B630C" w:rsidRDefault="005B630C" w:rsidP="0027571D">
      <w:r>
        <w:t xml:space="preserve">To compile the </w:t>
      </w:r>
      <w:proofErr w:type="spellStart"/>
      <w:r>
        <w:t>FAST_SFunc</w:t>
      </w:r>
      <w:proofErr w:type="spellEnd"/>
      <w:r>
        <w:t xml:space="preserve"> S-Function, you must have a C compiler supported by the version of </w:t>
      </w:r>
      <w:r w:rsidR="00AE3A86">
        <w:t xml:space="preserve">MATLAB </w:t>
      </w:r>
      <w:r>
        <w:t xml:space="preserve">you are using. The compilation is done in </w:t>
      </w:r>
      <w:r w:rsidR="00AE3A86">
        <w:t xml:space="preserve">MATLAB </w:t>
      </w:r>
      <w:r>
        <w:t>via the “</w:t>
      </w:r>
      <w:proofErr w:type="spellStart"/>
      <w:r>
        <w:t>mex</w:t>
      </w:r>
      <w:proofErr w:type="spellEnd"/>
      <w:r>
        <w:t>” command. If you haven’t already done so,</w:t>
      </w:r>
      <w:r w:rsidR="00C47D84">
        <w:t xml:space="preserve"> first</w:t>
      </w:r>
      <w:r>
        <w:t xml:space="preserve"> run “</w:t>
      </w:r>
      <w:proofErr w:type="spellStart"/>
      <w:r>
        <w:t>mex</w:t>
      </w:r>
      <w:proofErr w:type="spellEnd"/>
      <w:r>
        <w:t xml:space="preserve"> –setup” from the </w:t>
      </w:r>
      <w:r w:rsidR="00AE3A86">
        <w:t xml:space="preserve">MATLAB </w:t>
      </w:r>
      <w:r>
        <w:t>Command W</w:t>
      </w:r>
      <w:r w:rsidR="003F6633">
        <w:t>i</w:t>
      </w:r>
      <w:r>
        <w:t>ndow</w:t>
      </w:r>
      <w:r w:rsidR="003F6633">
        <w:t xml:space="preserve"> to select your compiler.</w:t>
      </w:r>
    </w:p>
    <w:p w14:paraId="2164B4E9" w14:textId="77777777" w:rsidR="003F6633" w:rsidRDefault="003F6633" w:rsidP="0027571D">
      <w:r>
        <w:t xml:space="preserve">For 32-bit </w:t>
      </w:r>
      <w:r w:rsidR="00F00B79">
        <w:t xml:space="preserve">versions of </w:t>
      </w:r>
      <w:r w:rsidR="00AE3A86">
        <w:t>MATLAB</w:t>
      </w:r>
      <w:r>
        <w:t xml:space="preserve">, the command </w:t>
      </w:r>
      <w:r w:rsidR="0027571D">
        <w:t xml:space="preserve">to compile </w:t>
      </w:r>
      <w:proofErr w:type="spellStart"/>
      <w:r w:rsidR="0027571D">
        <w:t>FAST_SFunc</w:t>
      </w:r>
      <w:proofErr w:type="spellEnd"/>
      <w:r w:rsidR="0027571D">
        <w:t xml:space="preserve"> </w:t>
      </w:r>
      <w:r>
        <w:t>is</w:t>
      </w:r>
    </w:p>
    <w:p w14:paraId="2164B4EA" w14:textId="6C2B52E3"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w:t>
      </w:r>
      <w:proofErr w:type="spellStart"/>
      <w:r w:rsidRPr="00F00B79">
        <w:rPr>
          <w:rFonts w:ascii="Courier New" w:hAnsi="Courier New" w:cs="Courier New"/>
          <w:color w:val="A020F0"/>
          <w:sz w:val="20"/>
          <w:szCs w:val="24"/>
        </w:rPr>
        <w:t>outdir</w:t>
      </w:r>
      <w:proofErr w:type="spellEnd"/>
      <w:r w:rsidRPr="00F00B79">
        <w:rPr>
          <w:rFonts w:ascii="Courier New" w:hAnsi="Courier New" w:cs="Courier New"/>
          <w:color w:val="000000"/>
          <w:sz w:val="20"/>
          <w:szCs w:val="24"/>
        </w:rPr>
        <w:t xml:space="preserve"> </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proofErr w:type="spellStart"/>
      <w:r w:rsidRPr="00F00B79">
        <w:rPr>
          <w:rFonts w:ascii="Courier New" w:hAnsi="Courier New" w:cs="Courier New"/>
          <w:color w:val="A020F0"/>
          <w:sz w:val="20"/>
          <w:szCs w:val="24"/>
        </w:rPr>
        <w:t>FAST_SFunc.c</w:t>
      </w:r>
      <w:proofErr w:type="spellEnd"/>
      <w:r w:rsidRPr="00F00B79">
        <w:rPr>
          <w:rFonts w:ascii="Courier New" w:hAnsi="Courier New" w:cs="Courier New"/>
          <w:color w:val="000000"/>
          <w:sz w:val="20"/>
          <w:szCs w:val="24"/>
        </w:rPr>
        <w:t xml:space="preserve"> </w:t>
      </w:r>
    </w:p>
    <w:p w14:paraId="2164B4EC" w14:textId="77777777" w:rsidR="003F6633" w:rsidRDefault="003F6633" w:rsidP="00F00B79">
      <w:r>
        <w:t xml:space="preserve">For 64-bit </w:t>
      </w:r>
      <w:r w:rsidR="00F00B79">
        <w:t xml:space="preserve">versions of </w:t>
      </w:r>
      <w:r w:rsidR="00AE3A86">
        <w:t xml:space="preserve">MATLAB </w:t>
      </w:r>
      <w:r>
        <w:t>it is</w:t>
      </w:r>
    </w:p>
    <w:p w14:paraId="2164B4ED" w14:textId="77777777"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w:t>
      </w:r>
      <w:proofErr w:type="spellStart"/>
      <w:r w:rsidRPr="00F00B79">
        <w:rPr>
          <w:rFonts w:ascii="Courier New" w:hAnsi="Courier New" w:cs="Courier New"/>
          <w:color w:val="A020F0"/>
          <w:sz w:val="20"/>
          <w:szCs w:val="24"/>
        </w:rPr>
        <w:t>outdir</w:t>
      </w:r>
      <w:proofErr w:type="spellEnd"/>
      <w:r w:rsidRPr="00F00B79">
        <w:rPr>
          <w:rFonts w:ascii="Courier New" w:hAnsi="Courier New" w:cs="Courier New"/>
          <w:color w:val="000000"/>
          <w:sz w:val="20"/>
          <w:szCs w:val="24"/>
        </w:rPr>
        <w:t xml:space="preserve"> </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proofErr w:type="spellStart"/>
      <w:r w:rsidRPr="00F00B79">
        <w:rPr>
          <w:rFonts w:ascii="Courier New" w:hAnsi="Courier New" w:cs="Courier New"/>
          <w:color w:val="A020F0"/>
          <w:sz w:val="20"/>
          <w:szCs w:val="24"/>
        </w:rPr>
        <w:t>FAST_SFunc.c</w:t>
      </w:r>
      <w:proofErr w:type="spellEnd"/>
    </w:p>
    <w:p w14:paraId="2164B4EE" w14:textId="77777777" w:rsidR="003F6633" w:rsidRDefault="003F6633" w:rsidP="003F6633">
      <w:r>
        <w:t xml:space="preserve">These commands are specified in the </w:t>
      </w:r>
      <w:r w:rsidR="00DC6859">
        <w:t>&lt;FAST8&gt;/</w:t>
      </w:r>
      <w:r>
        <w:t>Simulink/Source/</w:t>
      </w:r>
      <w:proofErr w:type="spellStart"/>
      <w:r>
        <w:t>create_FAST_SFunc.m</w:t>
      </w:r>
      <w:proofErr w:type="spellEnd"/>
      <w:r>
        <w:t xml:space="preserve"> file. The script assumes it is being run from the &lt;FAST8&gt;/Simulink/Source/ directory</w:t>
      </w:r>
      <w:r w:rsidR="001B3FFF">
        <w:t xml:space="preserve"> where the script and source files reside</w:t>
      </w:r>
      <w:r>
        <w:t xml:space="preserve">. </w:t>
      </w:r>
    </w:p>
    <w:p w14:paraId="2164B4EF" w14:textId="77777777" w:rsidR="00F00B79" w:rsidRDefault="00F00B79" w:rsidP="003F6633">
      <w:r>
        <w:t xml:space="preserve">These commands compile </w:t>
      </w:r>
      <w:proofErr w:type="spellStart"/>
      <w:r>
        <w:t>FAST_SFunc.c</w:t>
      </w:r>
      <w:proofErr w:type="spellEnd"/>
      <w:r>
        <w:t xml:space="preserve"> (which includes </w:t>
      </w:r>
      <w:proofErr w:type="spellStart"/>
      <w:r>
        <w:t>FAST_Library.h</w:t>
      </w:r>
      <w:proofErr w:type="spellEnd"/>
      <w:r>
        <w:t xml:space="preserve">) and link it with the FAST_Library_*.lib file for the appropriate addressing scheme (32- or 64-bits). If you are using a 32-bit Windows® version of </w:t>
      </w:r>
      <w:r w:rsidR="00AE3A86">
        <w:t>MATLAB</w:t>
      </w:r>
      <w:r>
        <w:t xml:space="preserve">, this will produce </w:t>
      </w:r>
      <w:proofErr w:type="gramStart"/>
      <w:r>
        <w:t>../..</w:t>
      </w:r>
      <w:proofErr w:type="gramEnd"/>
      <w:r>
        <w:t xml:space="preserve">/bin/FAST_SFunc.mexw32. On 64-bit Windows versions of </w:t>
      </w:r>
      <w:r w:rsidR="00AE3A86">
        <w:t>MATLAB</w:t>
      </w:r>
      <w:r>
        <w:t xml:space="preserve">, it will produce </w:t>
      </w:r>
      <w:proofErr w:type="gramStart"/>
      <w:r>
        <w:t>../..</w:t>
      </w:r>
      <w:proofErr w:type="gramEnd"/>
      <w:r>
        <w:t>/bin/FAST_SFunc.mexw64.</w:t>
      </w:r>
    </w:p>
    <w:p w14:paraId="2164B4F0" w14:textId="77777777" w:rsidR="00F00B79" w:rsidRDefault="00F00B79" w:rsidP="003F6633">
      <w:r>
        <w:lastRenderedPageBreak/>
        <w:t xml:space="preserve">Because </w:t>
      </w:r>
      <w:proofErr w:type="spellStart"/>
      <w:r>
        <w:t>FAST_SFunc.c</w:t>
      </w:r>
      <w:proofErr w:type="spellEnd"/>
      <w:r>
        <w:t xml:space="preserve"> passes the input</w:t>
      </w:r>
      <w:r w:rsidR="00DC6859">
        <w:t xml:space="preserve"> and </w:t>
      </w:r>
      <w:r>
        <w:t xml:space="preserve">output arrays directly to the FAST_Library*.dll file, </w:t>
      </w:r>
      <w:proofErr w:type="spellStart"/>
      <w:r>
        <w:t>FAST_SFunc</w:t>
      </w:r>
      <w:proofErr w:type="spellEnd"/>
      <w:r>
        <w:t xml:space="preserve"> should not need to be modified (or recompiled) very often. For example, </w:t>
      </w:r>
      <w:r w:rsidR="00276C5F">
        <w:t xml:space="preserve">if you wanted to add an additional </w:t>
      </w:r>
      <w:proofErr w:type="spellStart"/>
      <w:r w:rsidR="00276C5F">
        <w:t>FAST_SFunc</w:t>
      </w:r>
      <w:proofErr w:type="spellEnd"/>
      <w:r w:rsidR="00276C5F">
        <w:t xml:space="preserve"> input from Simulink, you would change the third S-Function parameter in the S-Function block in Simulink and then modify FAST_Library.f90 to handle the new input value, without touching </w:t>
      </w:r>
      <w:proofErr w:type="spellStart"/>
      <w:r w:rsidR="00276C5F">
        <w:t>FAST_SFunc.c</w:t>
      </w:r>
      <w:proofErr w:type="spellEnd"/>
      <w:r w:rsidR="008F632E">
        <w:t>;</w:t>
      </w:r>
      <w:r w:rsidR="00276C5F">
        <w:t xml:space="preserve"> </w:t>
      </w:r>
      <w:proofErr w:type="spellStart"/>
      <w:r w:rsidR="00276C5F">
        <w:t>FAST_Library</w:t>
      </w:r>
      <w:proofErr w:type="spellEnd"/>
      <w:r w:rsidR="00276C5F">
        <w:t xml:space="preserve"> would need to be recompiled, but </w:t>
      </w:r>
      <w:proofErr w:type="spellStart"/>
      <w:r w:rsidR="00276C5F">
        <w:t>FAST_SFunc</w:t>
      </w:r>
      <w:proofErr w:type="spellEnd"/>
      <w:r w:rsidR="00276C5F">
        <w:t xml:space="preserve"> would not.</w:t>
      </w:r>
    </w:p>
    <w:p w14:paraId="3A7BDB36" w14:textId="77777777" w:rsidR="006E3D24" w:rsidRDefault="006E3D24" w:rsidP="006E3D24">
      <w:pPr>
        <w:pStyle w:val="Heading1"/>
      </w:pPr>
      <w:bookmarkStart w:id="480" w:name="_Toc417470277"/>
      <w:r>
        <w:t>Future Work</w:t>
      </w:r>
      <w:bookmarkEnd w:id="480"/>
    </w:p>
    <w:p w14:paraId="3C956808" w14:textId="77777777" w:rsidR="006E3D24" w:rsidRDefault="006E3D24" w:rsidP="006E3D24">
      <w:r w:rsidRPr="003F591E">
        <w:t>All future developments of FAST will follow the framework.</w:t>
      </w:r>
    </w:p>
    <w:p w14:paraId="4AC4C456" w14:textId="77777777" w:rsidR="006E3D24" w:rsidRDefault="006E3D24" w:rsidP="006E3D24">
      <w:pPr>
        <w:pStyle w:val="ListParagraph"/>
        <w:numPr>
          <w:ilvl w:val="0"/>
          <w:numId w:val="1"/>
        </w:numPr>
      </w:pPr>
      <w:r>
        <w:t xml:space="preserve">Introduce </w:t>
      </w:r>
      <w:r w:rsidRPr="00C7297C">
        <w:t xml:space="preserve">the new BeamDyn module for nonlinear finite-element modeling of blade </w:t>
      </w:r>
      <w:r>
        <w:t xml:space="preserve">structural </w:t>
      </w:r>
      <w:r w:rsidRPr="00C7297C">
        <w:t>dynamics</w:t>
      </w:r>
      <w:r>
        <w:t>.</w:t>
      </w:r>
    </w:p>
    <w:p w14:paraId="79ACF161" w14:textId="77777777" w:rsidR="006E3D24" w:rsidRDefault="006E3D24" w:rsidP="006E3D24">
      <w:pPr>
        <w:pStyle w:val="ListParagraph"/>
        <w:numPr>
          <w:ilvl w:val="0"/>
          <w:numId w:val="1"/>
        </w:numPr>
      </w:pPr>
      <w:r>
        <w:t xml:space="preserve">Upgrade ElastoDyn and AeroDyn to have distinct discretization schemes for the blades and tower (currently ElastoDyn uses </w:t>
      </w:r>
      <w:proofErr w:type="spellStart"/>
      <w:r>
        <w:t>AeroDyn’s</w:t>
      </w:r>
      <w:proofErr w:type="spellEnd"/>
      <w:r>
        <w:t xml:space="preserve"> blade discretization and AeroDyn uses </w:t>
      </w:r>
      <w:proofErr w:type="spellStart"/>
      <w:r>
        <w:t>ElastoDyn’s</w:t>
      </w:r>
      <w:proofErr w:type="spellEnd"/>
      <w:r>
        <w:t xml:space="preserve"> tower discretization).</w:t>
      </w:r>
    </w:p>
    <w:p w14:paraId="7AB503C8" w14:textId="77777777" w:rsidR="006E3D24" w:rsidRDefault="006E3D24" w:rsidP="006E3D24">
      <w:pPr>
        <w:pStyle w:val="ListParagraph"/>
        <w:numPr>
          <w:ilvl w:val="0"/>
          <w:numId w:val="1"/>
        </w:numPr>
      </w:pPr>
      <w:r>
        <w:t>Add restart capability.</w:t>
      </w:r>
    </w:p>
    <w:p w14:paraId="0D5EFEEE" w14:textId="77777777" w:rsidR="006E3D24" w:rsidRDefault="006E3D24" w:rsidP="006E3D24">
      <w:pPr>
        <w:pStyle w:val="ListParagraph"/>
        <w:numPr>
          <w:ilvl w:val="0"/>
          <w:numId w:val="1"/>
        </w:numPr>
      </w:pPr>
      <w:r>
        <w:t>Add items from FAST v7 that are not yet in FAST v8.</w:t>
      </w:r>
    </w:p>
    <w:p w14:paraId="106699E6" w14:textId="77777777" w:rsidR="006E3D24" w:rsidRDefault="006E3D24" w:rsidP="006E3D24">
      <w:pPr>
        <w:pStyle w:val="ListParagraph"/>
        <w:numPr>
          <w:ilvl w:val="0"/>
          <w:numId w:val="1"/>
        </w:numPr>
      </w:pPr>
      <w:r>
        <w:t>U</w:t>
      </w:r>
      <w:r w:rsidRPr="00C7297C">
        <w:t>pgrade</w:t>
      </w:r>
      <w:r>
        <w:t xml:space="preserve"> the </w:t>
      </w:r>
      <w:r w:rsidRPr="00C7297C">
        <w:t>loose</w:t>
      </w:r>
      <w:r>
        <w:t>-</w:t>
      </w:r>
      <w:r w:rsidRPr="00C7297C">
        <w:t xml:space="preserve">coupling algorithm </w:t>
      </w:r>
      <w:r>
        <w:t xml:space="preserve">of the glue code to </w:t>
      </w:r>
      <w:r w:rsidRPr="00C7297C">
        <w:t>allow each module to have its own time step</w:t>
      </w:r>
      <w:r>
        <w:t>, including time steps larger than the glue-code time step.</w:t>
      </w:r>
    </w:p>
    <w:p w14:paraId="4B2AD130" w14:textId="77777777" w:rsidR="006E3D24" w:rsidRDefault="006E3D24" w:rsidP="006E3D24">
      <w:pPr>
        <w:pStyle w:val="ListParagraph"/>
        <w:numPr>
          <w:ilvl w:val="0"/>
          <w:numId w:val="1"/>
        </w:numPr>
      </w:pPr>
      <w:r>
        <w:t>Optimize the code, particularly ElastoDyn, so that it runs faster. We have put our effort into getting the framework to work and hope to address computational efficiency later. We expect improvements in efficiency as development continues.</w:t>
      </w:r>
    </w:p>
    <w:p w14:paraId="44A806F6" w14:textId="77777777" w:rsidR="006E3D24" w:rsidRDefault="006E3D24" w:rsidP="006E3D24">
      <w:pPr>
        <w:pStyle w:val="ListParagraph"/>
        <w:numPr>
          <w:ilvl w:val="0"/>
          <w:numId w:val="1"/>
        </w:numPr>
      </w:pPr>
      <w:r>
        <w:t>Introduce tight coupling.</w:t>
      </w:r>
    </w:p>
    <w:p w14:paraId="7D1FF41D" w14:textId="77777777" w:rsidR="006E3D24" w:rsidRDefault="006E3D24" w:rsidP="006E3D24">
      <w:pPr>
        <w:pStyle w:val="ListParagraph"/>
        <w:keepNext/>
        <w:numPr>
          <w:ilvl w:val="0"/>
          <w:numId w:val="1"/>
        </w:numPr>
      </w:pPr>
      <w:r>
        <w:t>Introduce operating-point determination and linearization across the coupled aero-hydro-servo-elastic solution.</w:t>
      </w:r>
    </w:p>
    <w:p w14:paraId="4DE4FA30" w14:textId="77777777" w:rsidR="006E3D24" w:rsidRPr="00583AAD" w:rsidRDefault="006E3D24" w:rsidP="006E3D24">
      <w:pPr>
        <w:pStyle w:val="ListParagraph"/>
        <w:numPr>
          <w:ilvl w:val="0"/>
          <w:numId w:val="1"/>
        </w:numPr>
      </w:pPr>
      <w:r>
        <w:t>And much, much, more…</w:t>
      </w:r>
    </w:p>
    <w:p w14:paraId="2164B4F1" w14:textId="77777777" w:rsidR="006E56E7" w:rsidRDefault="00F2521D" w:rsidP="00992CCA">
      <w:pPr>
        <w:pStyle w:val="Heading1"/>
      </w:pPr>
      <w:bookmarkStart w:id="481" w:name="_Toc417470278"/>
      <w:r>
        <w:t>Feedback</w:t>
      </w:r>
      <w:bookmarkEnd w:id="481"/>
    </w:p>
    <w:p w14:paraId="2164B4F2" w14:textId="77777777"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37" w:history="1">
        <w:r>
          <w:rPr>
            <w:rStyle w:val="Hyperlink"/>
          </w:rPr>
          <w:t>https://wind.nrel.gov/forum/wind/</w:t>
        </w:r>
      </w:hyperlink>
      <w:r>
        <w:t xml:space="preserve"> </w:t>
      </w:r>
    </w:p>
    <w:p w14:paraId="2164B4F3" w14:textId="58399E0B" w:rsidR="00452E60" w:rsidRDefault="006D7B34" w:rsidP="007D7E91">
      <w:pPr>
        <w:pStyle w:val="Heading1"/>
      </w:pPr>
      <w:bookmarkStart w:id="482" w:name="_Ref392062682"/>
      <w:bookmarkStart w:id="483" w:name="_Toc417470279"/>
      <w:r>
        <w:lastRenderedPageBreak/>
        <w:t>Appendix</w:t>
      </w:r>
      <w:r w:rsidR="00185772">
        <w:t xml:space="preserve"> </w:t>
      </w:r>
      <w:r w:rsidR="00566733">
        <w:fldChar w:fldCharType="begin"/>
      </w:r>
      <w:r w:rsidR="00566733">
        <w:instrText xml:space="preserve"> SEQ Appendix \</w:instrText>
      </w:r>
      <w:r w:rsidR="00566733">
        <w:instrText xml:space="preserve">* MERGEFORMAT \* ALPHABETIC \* MERGEFORMAT </w:instrText>
      </w:r>
      <w:r w:rsidR="00566733">
        <w:fldChar w:fldCharType="separate"/>
      </w:r>
      <w:r w:rsidR="008462CD">
        <w:rPr>
          <w:noProof/>
        </w:rPr>
        <w:t>A</w:t>
      </w:r>
      <w:r w:rsidR="00566733">
        <w:rPr>
          <w:noProof/>
        </w:rPr>
        <w:fldChar w:fldCharType="end"/>
      </w:r>
      <w:r>
        <w:t xml:space="preserve">: </w:t>
      </w:r>
      <w:r w:rsidR="00992CCA">
        <w:t xml:space="preserve">Example FAST </w:t>
      </w:r>
      <w:r w:rsidR="00B859C9">
        <w:t>v8.</w:t>
      </w:r>
      <w:r w:rsidR="005408C3">
        <w:t>1</w:t>
      </w:r>
      <w:del w:id="484" w:author="Bonnie Jonkman" w:date="2015-06-06T17:07:00Z">
        <w:r w:rsidR="005408C3" w:rsidDel="00B70C62">
          <w:delText>1</w:delText>
        </w:r>
      </w:del>
      <w:ins w:id="485" w:author="Bonnie Jonkman" w:date="2015-06-06T17:07:00Z">
        <w:r w:rsidR="00B70C62">
          <w:t>2</w:t>
        </w:r>
      </w:ins>
      <w:r w:rsidR="00B859C9">
        <w:t xml:space="preserve">.* </w:t>
      </w:r>
      <w:r w:rsidR="00992CCA">
        <w:t>Input File</w:t>
      </w:r>
      <w:bookmarkEnd w:id="482"/>
      <w:bookmarkEnd w:id="483"/>
    </w:p>
    <w:p w14:paraId="2164B4F4" w14:textId="77777777" w:rsidR="00EC4C17" w:rsidRPr="00EC4C17" w:rsidRDefault="00EC4C17" w:rsidP="00A16467"/>
    <w:p w14:paraId="2164B4F5" w14:textId="77777777" w:rsidR="001017C7" w:rsidRDefault="007F2710" w:rsidP="001017C7">
      <w:pPr>
        <w:keepNext/>
        <w:ind w:left="-360"/>
        <w:jc w:val="center"/>
      </w:pPr>
      <w:r>
        <w:rPr>
          <w:noProof/>
        </w:rPr>
        <mc:AlternateContent>
          <mc:Choice Requires="wps">
            <w:drawing>
              <wp:inline distT="0" distB="0" distL="0" distR="0" wp14:anchorId="2164B55E" wp14:editId="4D7E1C23">
                <wp:extent cx="6400800" cy="4766733"/>
                <wp:effectExtent l="0" t="0" r="19050" b="1524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4766733"/>
                        </a:xfrm>
                        <a:prstGeom prst="rect">
                          <a:avLst/>
                        </a:prstGeom>
                        <a:solidFill>
                          <a:srgbClr val="FFFFFF"/>
                        </a:solidFill>
                        <a:ln w="9525">
                          <a:solidFill>
                            <a:srgbClr val="000000"/>
                          </a:solidFill>
                          <a:miter lim="800000"/>
                          <a:headEnd/>
                          <a:tailEnd/>
                        </a:ln>
                      </wps:spPr>
                      <wps:txbx>
                        <w:txbxContent>
                          <w:p w14:paraId="2164B57B" w14:textId="5DAE7274"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w:t>
                            </w:r>
                            <w:del w:id="486" w:author="Bonnie Jonkman" w:date="2015-06-06T17:07:00Z">
                              <w:r w:rsidDel="00B70C62">
                                <w:rPr>
                                  <w:rFonts w:ascii="Courier New" w:hAnsi="Courier New" w:cs="Courier New"/>
                                  <w:sz w:val="15"/>
                                  <w:szCs w:val="15"/>
                                </w:rPr>
                                <w:delText>0</w:delText>
                              </w:r>
                            </w:del>
                            <w:ins w:id="487" w:author="Bonnie Jonkman" w:date="2015-06-06T17:07:00Z">
                              <w:r w:rsidR="00B70C62">
                                <w:rPr>
                                  <w:rFonts w:ascii="Courier New" w:hAnsi="Courier New" w:cs="Courier New"/>
                                  <w:sz w:val="15"/>
                                  <w:szCs w:val="15"/>
                                </w:rPr>
                                <w:t>2</w:t>
                              </w:r>
                            </w:ins>
                            <w:r w:rsidRPr="00C914B8">
                              <w:rPr>
                                <w:rFonts w:ascii="Courier New" w:hAnsi="Courier New" w:cs="Courier New"/>
                                <w:sz w:val="15"/>
                                <w:szCs w:val="15"/>
                              </w:rPr>
                              <w:t>.* INPUT FILE ------------------------------------------------</w:t>
                            </w:r>
                          </w:p>
                          <w:p w14:paraId="2164B57C"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375F5DBE" w14:textId="5E7E3498" w:rsidR="00B70C62" w:rsidRDefault="00B70C62" w:rsidP="001017C7">
                            <w:pPr>
                              <w:spacing w:after="0" w:line="240" w:lineRule="auto"/>
                              <w:rPr>
                                <w:ins w:id="488" w:author="Bonnie Jonkman" w:date="2015-06-06T17:08:00Z"/>
                                <w:rFonts w:ascii="Courier New" w:hAnsi="Courier New" w:cs="Courier New"/>
                                <w:sz w:val="15"/>
                                <w:szCs w:val="15"/>
                              </w:rPr>
                            </w:pPr>
                            <w:ins w:id="489" w:author="Bonnie Jonkman" w:date="2015-06-06T17:08:00Z">
                              <w:r w:rsidRPr="00B70C62">
                                <w:rPr>
                                  <w:rFonts w:ascii="Courier New" w:hAnsi="Courier New" w:cs="Courier New"/>
                                  <w:sz w:val="15"/>
                                  <w:szCs w:val="15"/>
                                </w:rPr>
                                <w:t xml:space="preserve">   </w:t>
                              </w:r>
                              <w:r>
                                <w:rPr>
                                  <w:rFonts w:ascii="Courier New" w:hAnsi="Courier New" w:cs="Courier New"/>
                                  <w:sz w:val="15"/>
                                  <w:szCs w:val="15"/>
                                </w:rPr>
                                <w:t xml:space="preserve">     </w:t>
                              </w:r>
                              <w:proofErr w:type="gramStart"/>
                              <w:r w:rsidRPr="00B70C62">
                                <w:rPr>
                                  <w:rFonts w:ascii="Courier New" w:hAnsi="Courier New" w:cs="Courier New"/>
                                  <w:sz w:val="15"/>
                                  <w:szCs w:val="15"/>
                                </w:rPr>
                                <w:t xml:space="preserve">1  </w:t>
                              </w:r>
                              <w:proofErr w:type="spellStart"/>
                              <w:r w:rsidRPr="00B70C62">
                                <w:rPr>
                                  <w:rFonts w:ascii="Courier New" w:hAnsi="Courier New" w:cs="Courier New"/>
                                  <w:sz w:val="15"/>
                                  <w:szCs w:val="15"/>
                                </w:rPr>
                                <w:t>CompInflow</w:t>
                              </w:r>
                              <w:proofErr w:type="spellEnd"/>
                              <w:proofErr w:type="gramEnd"/>
                              <w:r w:rsidRPr="00B70C62">
                                <w:rPr>
                                  <w:rFonts w:ascii="Courier New" w:hAnsi="Courier New" w:cs="Courier New"/>
                                  <w:sz w:val="15"/>
                                  <w:szCs w:val="15"/>
                                </w:rPr>
                                <w:t xml:space="preserve">     - Compute inflow wind velocities (switch) {0=still air; 1=InflowWind}</w:t>
                              </w:r>
                            </w:ins>
                          </w:p>
                          <w:p w14:paraId="2164B588" w14:textId="609C1DF5"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ins w:id="490" w:author="Bonnie Jonkman" w:date="2015-06-06T17:07:00Z">
                              <w:r w:rsidR="00B70C62">
                                <w:rPr>
                                  <w:rFonts w:ascii="Courier New" w:hAnsi="Courier New" w:cs="Courier New"/>
                                  <w:sz w:val="15"/>
                                  <w:szCs w:val="15"/>
                                </w:rPr>
                                <w:t xml:space="preserve"> v14; 2=AeroDyn v15</w:t>
                              </w:r>
                            </w:ins>
                            <w:r w:rsidRPr="00C914B8">
                              <w:rPr>
                                <w:rFonts w:ascii="Courier New" w:hAnsi="Courier New" w:cs="Courier New"/>
                                <w:sz w:val="15"/>
                                <w:szCs w:val="15"/>
                              </w:rPr>
                              <w:t>}</w:t>
                            </w:r>
                          </w:p>
                          <w:p w14:paraId="2164B589"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6783048A"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14:paraId="2164B58D"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8E"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14:paraId="2164B58F"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14:paraId="2164B590"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w:t>
                            </w:r>
                            <w:proofErr w:type="gramStart"/>
                            <w:r w:rsidRPr="00C914B8">
                              <w:rPr>
                                <w:rFonts w:ascii="Courier New" w:hAnsi="Courier New" w:cs="Courier New"/>
                                <w:sz w:val="15"/>
                                <w:szCs w:val="15"/>
                              </w:rPr>
                              <w:t xml:space="preserve">" </w:t>
                            </w:r>
                            <w:ins w:id="491" w:author="Bonnie Jonkman" w:date="2015-06-06T17:11:00Z">
                              <w:r w:rsidR="007354EA">
                                <w:rPr>
                                  <w:rFonts w:ascii="Courier New" w:hAnsi="Courier New" w:cs="Courier New"/>
                                  <w:sz w:val="15"/>
                                  <w:szCs w:val="15"/>
                                </w:rPr>
                                <w:t xml:space="preserve"> </w:t>
                              </w:r>
                            </w:ins>
                            <w:proofErr w:type="spellStart"/>
                            <w:r w:rsidRPr="00C914B8">
                              <w:rPr>
                                <w:rFonts w:ascii="Courier New" w:hAnsi="Courier New" w:cs="Courier New"/>
                                <w:sz w:val="15"/>
                                <w:szCs w:val="15"/>
                              </w:rPr>
                              <w:t>EDFile</w:t>
                            </w:r>
                            <w:proofErr w:type="spellEnd"/>
                            <w:proofErr w:type="gramEnd"/>
                            <w:r w:rsidRPr="00C914B8">
                              <w:rPr>
                                <w:rFonts w:ascii="Courier New" w:hAnsi="Courier New" w:cs="Courier New"/>
                                <w:sz w:val="15"/>
                                <w:szCs w:val="15"/>
                              </w:rPr>
                              <w:t xml:space="preserve">       - Name of file containing ElastoDyn input parameters (quoted string)</w:t>
                            </w:r>
                          </w:p>
                          <w:p w14:paraId="2164B592" w14:textId="4D220233"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492"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39B418A3"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493" w:author="Bonnie Jonkman" w:date="2015-06-06T17:11:00Z">
                              <w:r w:rsidR="007354EA">
                                <w:rPr>
                                  <w:rFonts w:ascii="Courier New" w:hAnsi="Courier New" w:cs="Courier New"/>
                                  <w:sz w:val="15"/>
                                  <w:szCs w:val="15"/>
                                </w:rPr>
                                <w:t xml:space="preserve"> </w:t>
                              </w:r>
                            </w:ins>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4A4E5232"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494" w:author="Bonnie Jonkman" w:date="2015-06-06T17:11:00Z">
                              <w:r w:rsidR="007354EA">
                                <w:rPr>
                                  <w:rFonts w:ascii="Courier New" w:hAnsi="Courier New" w:cs="Courier New"/>
                                  <w:sz w:val="15"/>
                                  <w:szCs w:val="15"/>
                                </w:rPr>
                                <w:t xml:space="preserve"> </w:t>
                              </w:r>
                            </w:ins>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16C1B8FC" w14:textId="27D28447" w:rsidR="0016770E" w:rsidRDefault="0016770E" w:rsidP="001017C7">
                            <w:pPr>
                              <w:spacing w:after="0" w:line="240" w:lineRule="auto"/>
                              <w:rPr>
                                <w:ins w:id="495" w:author="Bonnie Jonkman" w:date="2015-06-06T17:09:00Z"/>
                                <w:rFonts w:ascii="Courier New" w:hAnsi="Courier New" w:cs="Courier New"/>
                                <w:sz w:val="15"/>
                                <w:szCs w:val="15"/>
                              </w:rPr>
                            </w:pPr>
                            <w:ins w:id="496" w:author="Bonnie Jonkman" w:date="2015-06-06T17:08:00Z">
                              <w:r w:rsidRPr="0016770E">
                                <w:rPr>
                                  <w:rFonts w:ascii="Courier New" w:hAnsi="Courier New" w:cs="Courier New"/>
                                  <w:sz w:val="15"/>
                                  <w:szCs w:val="15"/>
                                </w:rPr>
                                <w:t>"</w:t>
                              </w:r>
                            </w:ins>
                            <w:ins w:id="497" w:author="Bonnie Jonkman" w:date="2015-06-06T17:09:00Z">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ins>
                            <w:ins w:id="498" w:author="Bonnie Jonkman" w:date="2015-06-06T17:08:00Z">
                              <w:r w:rsidRPr="0016770E">
                                <w:rPr>
                                  <w:rFonts w:ascii="Courier New" w:hAnsi="Courier New" w:cs="Courier New"/>
                                  <w:sz w:val="15"/>
                                  <w:szCs w:val="15"/>
                                </w:rPr>
                                <w:t xml:space="preserve">" </w:t>
                              </w:r>
                              <w:proofErr w:type="spellStart"/>
                              <w:r w:rsidRPr="0016770E">
                                <w:rPr>
                                  <w:rFonts w:ascii="Courier New" w:hAnsi="Courier New" w:cs="Courier New"/>
                                  <w:sz w:val="15"/>
                                  <w:szCs w:val="15"/>
                                </w:rPr>
                                <w:t>InflowFile</w:t>
                              </w:r>
                              <w:proofErr w:type="spellEnd"/>
                              <w:r w:rsidRPr="0016770E">
                                <w:rPr>
                                  <w:rFonts w:ascii="Courier New" w:hAnsi="Courier New" w:cs="Courier New"/>
                                  <w:sz w:val="15"/>
                                  <w:szCs w:val="15"/>
                                </w:rPr>
                                <w:t xml:space="preserve">  </w:t>
                              </w:r>
                            </w:ins>
                            <w:ins w:id="499" w:author="Bonnie Jonkman" w:date="2015-06-06T17:11:00Z">
                              <w:r w:rsidR="007354EA">
                                <w:rPr>
                                  <w:rFonts w:ascii="Courier New" w:hAnsi="Courier New" w:cs="Courier New"/>
                                  <w:sz w:val="15"/>
                                  <w:szCs w:val="15"/>
                                </w:rPr>
                                <w:t xml:space="preserve"> </w:t>
                              </w:r>
                            </w:ins>
                            <w:ins w:id="500" w:author="Bonnie Jonkman" w:date="2015-06-06T17:08:00Z">
                              <w:r w:rsidRPr="0016770E">
                                <w:rPr>
                                  <w:rFonts w:ascii="Courier New" w:hAnsi="Courier New" w:cs="Courier New"/>
                                  <w:sz w:val="15"/>
                                  <w:szCs w:val="15"/>
                                </w:rPr>
                                <w:t xml:space="preserve">- Name of file containing inflow wind input parameters (quoted string) </w:t>
                              </w:r>
                            </w:ins>
                          </w:p>
                          <w:p w14:paraId="2164B595" w14:textId="52294F64"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ins w:id="501" w:author="Bonnie Jonkman" w:date="2015-06-06T17:11:00Z">
                              <w:r w:rsidR="007354EA">
                                <w:rPr>
                                  <w:rFonts w:ascii="Courier New" w:hAnsi="Courier New" w:cs="Courier New"/>
                                  <w:sz w:val="15"/>
                                  <w:szCs w:val="15"/>
                                </w:rPr>
                                <w:t xml:space="preserve"> </w:t>
                              </w:r>
                            </w:ins>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15D780A1"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ins w:id="502" w:author="Bonnie Jonkman" w:date="2015-06-06T17:11:00Z">
                              <w:r w:rsidR="007354EA">
                                <w:rPr>
                                  <w:rFonts w:ascii="Courier New" w:hAnsi="Courier New" w:cs="Courier New"/>
                                  <w:sz w:val="15"/>
                                  <w:szCs w:val="15"/>
                                </w:rPr>
                                <w:t xml:space="preserve"> </w:t>
                              </w:r>
                            </w:ins>
                            <w:proofErr w:type="spellStart"/>
                            <w:r w:rsidRPr="00C914B8">
                              <w:rPr>
                                <w:rFonts w:ascii="Courier New" w:hAnsi="Courier New" w:cs="Courier New"/>
                                <w:sz w:val="15"/>
                                <w:szCs w:val="15"/>
                              </w:rPr>
                              <w:t>ServoFile</w:t>
                            </w:r>
                            <w:proofErr w:type="spellEnd"/>
                            <w:r w:rsidRPr="00C914B8">
                              <w:rPr>
                                <w:rFonts w:ascii="Courier New" w:hAnsi="Courier New" w:cs="Courier New"/>
                                <w:sz w:val="15"/>
                                <w:szCs w:val="15"/>
                              </w:rPr>
                              <w:t xml:space="preserve">    - Name of file with control/electric-drive inputs (quoted string)</w:t>
                            </w:r>
                          </w:p>
                          <w:p w14:paraId="2164B597" w14:textId="076E570A"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ins w:id="503" w:author="Bonnie Jonkman" w:date="2015-06-06T17:11:00Z">
                              <w:r w:rsidR="007354EA">
                                <w:rPr>
                                  <w:rFonts w:ascii="Courier New" w:hAnsi="Courier New" w:cs="Courier New"/>
                                  <w:sz w:val="15"/>
                                  <w:szCs w:val="15"/>
                                </w:rPr>
                                <w:t xml:space="preserve"> </w:t>
                              </w:r>
                            </w:ins>
                            <w:proofErr w:type="spellStart"/>
                            <w:r w:rsidRPr="00C914B8">
                              <w:rPr>
                                <w:rFonts w:ascii="Courier New" w:hAnsi="Courier New" w:cs="Courier New"/>
                                <w:sz w:val="15"/>
                                <w:szCs w:val="15"/>
                              </w:rPr>
                              <w:t>HydroFile</w:t>
                            </w:r>
                            <w:proofErr w:type="spellEnd"/>
                            <w:r w:rsidRPr="00C914B8">
                              <w:rPr>
                                <w:rFonts w:ascii="Courier New" w:hAnsi="Courier New" w:cs="Courier New"/>
                                <w:sz w:val="15"/>
                                <w:szCs w:val="15"/>
                              </w:rPr>
                              <w:t xml:space="preserve">    - Name of file containing hydrodynamic inputs (quoted string)</w:t>
                            </w:r>
                          </w:p>
                          <w:p w14:paraId="2164B598" w14:textId="2F0DD71A"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ins w:id="504" w:author="Bonnie Jonkman" w:date="2015-06-06T17:11:00Z">
                              <w:r w:rsidR="007354EA">
                                <w:rPr>
                                  <w:rFonts w:ascii="Courier New" w:hAnsi="Courier New" w:cs="Courier New"/>
                                  <w:sz w:val="15"/>
                                  <w:szCs w:val="15"/>
                                </w:rPr>
                                <w:t xml:space="preserve"> </w:t>
                              </w:r>
                            </w:ins>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4101CA53"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505"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CBBAFBC"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506"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EA0D40" w:rsidRDefault="00EA0D40" w:rsidP="001017C7">
                            <w:pPr>
                              <w:spacing w:after="0" w:line="240" w:lineRule="auto"/>
                              <w:rPr>
                                <w:ins w:id="507" w:author="Bonnie Jonkman" w:date="2015-04-22T10:27:00Z"/>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422B5471" w14:textId="6607D921" w:rsidR="00EA0D40" w:rsidRPr="00C914B8" w:rsidRDefault="00EA0D40" w:rsidP="001017C7">
                            <w:pPr>
                              <w:spacing w:after="0" w:line="240" w:lineRule="auto"/>
                              <w:rPr>
                                <w:rFonts w:ascii="Courier New" w:hAnsi="Courier New" w:cs="Courier New"/>
                                <w:sz w:val="15"/>
                                <w:szCs w:val="15"/>
                              </w:rPr>
                            </w:pPr>
                            <w:ins w:id="508" w:author="Bonnie Jonkman" w:date="2015-04-22T10:27:00Z">
                              <w:r w:rsidRPr="005408C3">
                                <w:rPr>
                                  <w:rFonts w:ascii="Courier New" w:hAnsi="Courier New" w:cs="Courier New"/>
                                  <w:sz w:val="15"/>
                                  <w:szCs w:val="15"/>
                                </w:rPr>
                                <w:t xml:space="preserve"> </w:t>
                              </w:r>
                            </w:ins>
                            <w:ins w:id="509" w:author="Bonnie Jonkman" w:date="2015-04-22T10:28:00Z">
                              <w:r>
                                <w:rPr>
                                  <w:rFonts w:ascii="Courier New" w:hAnsi="Courier New" w:cs="Courier New"/>
                                  <w:sz w:val="15"/>
                                  <w:szCs w:val="15"/>
                                </w:rPr>
                                <w:t xml:space="preserve"> </w:t>
                              </w:r>
                            </w:ins>
                            <w:ins w:id="510" w:author="Bonnie Jonkman" w:date="2015-04-22T10:27:00Z">
                              <w:r w:rsidRPr="005408C3">
                                <w:rPr>
                                  <w:rFonts w:ascii="Courier New" w:hAnsi="Courier New" w:cs="Courier New"/>
                                  <w:sz w:val="15"/>
                                  <w:szCs w:val="15"/>
                                </w:rPr>
                                <w:t xml:space="preserve">  </w:t>
                              </w:r>
                              <w:proofErr w:type="gramStart"/>
                              <w:r w:rsidRPr="005408C3">
                                <w:rPr>
                                  <w:rFonts w:ascii="Courier New" w:hAnsi="Courier New" w:cs="Courier New"/>
                                  <w:sz w:val="15"/>
                                  <w:szCs w:val="15"/>
                                </w:rPr>
                                <w:t xml:space="preserve">99999  </w:t>
                              </w:r>
                              <w:proofErr w:type="spellStart"/>
                              <w:r w:rsidRPr="005408C3">
                                <w:rPr>
                                  <w:rFonts w:ascii="Courier New" w:hAnsi="Courier New" w:cs="Courier New"/>
                                  <w:sz w:val="15"/>
                                  <w:szCs w:val="15"/>
                                </w:rPr>
                                <w:t>ChkptTime</w:t>
                              </w:r>
                              <w:proofErr w:type="spellEnd"/>
                              <w:proofErr w:type="gramEnd"/>
                              <w:r w:rsidRPr="005408C3">
                                <w:rPr>
                                  <w:rFonts w:ascii="Courier New" w:hAnsi="Courier New" w:cs="Courier New"/>
                                  <w:sz w:val="15"/>
                                  <w:szCs w:val="15"/>
                                </w:rPr>
                                <w:t xml:space="preserve">       - Amount of time between creating checkpoint files for potential restart (s)</w:t>
                              </w:r>
                            </w:ins>
                          </w:p>
                          <w:p w14:paraId="2164B59E"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14:paraId="2164B59F"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wps:txbx>
                      <wps:bodyPr rot="0" vert="horz" wrap="square" lIns="45720" tIns="45720" rIns="4572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36" type="#_x0000_t202" style="width:7in;height:37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">
                <v:textbox inset="3.6pt,,3.6pt">
                  <w:txbxContent>
                    <w:p w14:paraId="2164B57B" w14:textId="5DAE7274"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w:t>
                      </w:r>
                      <w:del w:id="511" w:author="Bonnie Jonkman" w:date="2015-06-06T17:07:00Z">
                        <w:r w:rsidDel="00B70C62">
                          <w:rPr>
                            <w:rFonts w:ascii="Courier New" w:hAnsi="Courier New" w:cs="Courier New"/>
                            <w:sz w:val="15"/>
                            <w:szCs w:val="15"/>
                          </w:rPr>
                          <w:delText>0</w:delText>
                        </w:r>
                      </w:del>
                      <w:ins w:id="512" w:author="Bonnie Jonkman" w:date="2015-06-06T17:07:00Z">
                        <w:r w:rsidR="00B70C62">
                          <w:rPr>
                            <w:rFonts w:ascii="Courier New" w:hAnsi="Courier New" w:cs="Courier New"/>
                            <w:sz w:val="15"/>
                            <w:szCs w:val="15"/>
                          </w:rPr>
                          <w:t>2</w:t>
                        </w:r>
                      </w:ins>
                      <w:r w:rsidRPr="00C914B8">
                        <w:rPr>
                          <w:rFonts w:ascii="Courier New" w:hAnsi="Courier New" w:cs="Courier New"/>
                          <w:sz w:val="15"/>
                          <w:szCs w:val="15"/>
                        </w:rPr>
                        <w:t>.* INPUT FILE ------------------------------------------------</w:t>
                      </w:r>
                    </w:p>
                    <w:p w14:paraId="2164B57C"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375F5DBE" w14:textId="5E7E3498" w:rsidR="00B70C62" w:rsidRDefault="00B70C62" w:rsidP="001017C7">
                      <w:pPr>
                        <w:spacing w:after="0" w:line="240" w:lineRule="auto"/>
                        <w:rPr>
                          <w:ins w:id="513" w:author="Bonnie Jonkman" w:date="2015-06-06T17:08:00Z"/>
                          <w:rFonts w:ascii="Courier New" w:hAnsi="Courier New" w:cs="Courier New"/>
                          <w:sz w:val="15"/>
                          <w:szCs w:val="15"/>
                        </w:rPr>
                      </w:pPr>
                      <w:ins w:id="514" w:author="Bonnie Jonkman" w:date="2015-06-06T17:08:00Z">
                        <w:r w:rsidRPr="00B70C62">
                          <w:rPr>
                            <w:rFonts w:ascii="Courier New" w:hAnsi="Courier New" w:cs="Courier New"/>
                            <w:sz w:val="15"/>
                            <w:szCs w:val="15"/>
                          </w:rPr>
                          <w:t xml:space="preserve">   </w:t>
                        </w:r>
                        <w:r>
                          <w:rPr>
                            <w:rFonts w:ascii="Courier New" w:hAnsi="Courier New" w:cs="Courier New"/>
                            <w:sz w:val="15"/>
                            <w:szCs w:val="15"/>
                          </w:rPr>
                          <w:t xml:space="preserve">     </w:t>
                        </w:r>
                        <w:proofErr w:type="gramStart"/>
                        <w:r w:rsidRPr="00B70C62">
                          <w:rPr>
                            <w:rFonts w:ascii="Courier New" w:hAnsi="Courier New" w:cs="Courier New"/>
                            <w:sz w:val="15"/>
                            <w:szCs w:val="15"/>
                          </w:rPr>
                          <w:t xml:space="preserve">1  </w:t>
                        </w:r>
                        <w:proofErr w:type="spellStart"/>
                        <w:r w:rsidRPr="00B70C62">
                          <w:rPr>
                            <w:rFonts w:ascii="Courier New" w:hAnsi="Courier New" w:cs="Courier New"/>
                            <w:sz w:val="15"/>
                            <w:szCs w:val="15"/>
                          </w:rPr>
                          <w:t>CompInflow</w:t>
                        </w:r>
                        <w:proofErr w:type="spellEnd"/>
                        <w:proofErr w:type="gramEnd"/>
                        <w:r w:rsidRPr="00B70C62">
                          <w:rPr>
                            <w:rFonts w:ascii="Courier New" w:hAnsi="Courier New" w:cs="Courier New"/>
                            <w:sz w:val="15"/>
                            <w:szCs w:val="15"/>
                          </w:rPr>
                          <w:t xml:space="preserve">     - Compute inflow wind velocities (switch) {0=still air; 1=InflowWind}</w:t>
                        </w:r>
                      </w:ins>
                    </w:p>
                    <w:p w14:paraId="2164B588" w14:textId="609C1DF5"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ins w:id="515" w:author="Bonnie Jonkman" w:date="2015-06-06T17:07:00Z">
                        <w:r w:rsidR="00B70C62">
                          <w:rPr>
                            <w:rFonts w:ascii="Courier New" w:hAnsi="Courier New" w:cs="Courier New"/>
                            <w:sz w:val="15"/>
                            <w:szCs w:val="15"/>
                          </w:rPr>
                          <w:t xml:space="preserve"> v14; 2=AeroDyn v15</w:t>
                        </w:r>
                      </w:ins>
                      <w:r w:rsidRPr="00C914B8">
                        <w:rPr>
                          <w:rFonts w:ascii="Courier New" w:hAnsi="Courier New" w:cs="Courier New"/>
                          <w:sz w:val="15"/>
                          <w:szCs w:val="15"/>
                        </w:rPr>
                        <w:t>}</w:t>
                      </w:r>
                    </w:p>
                    <w:p w14:paraId="2164B589"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6783048A"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14:paraId="2164B58D"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8E"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14:paraId="2164B58F"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14:paraId="2164B590"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w:t>
                      </w:r>
                      <w:proofErr w:type="gramStart"/>
                      <w:r w:rsidRPr="00C914B8">
                        <w:rPr>
                          <w:rFonts w:ascii="Courier New" w:hAnsi="Courier New" w:cs="Courier New"/>
                          <w:sz w:val="15"/>
                          <w:szCs w:val="15"/>
                        </w:rPr>
                        <w:t xml:space="preserve">" </w:t>
                      </w:r>
                      <w:ins w:id="516" w:author="Bonnie Jonkman" w:date="2015-06-06T17:11:00Z">
                        <w:r w:rsidR="007354EA">
                          <w:rPr>
                            <w:rFonts w:ascii="Courier New" w:hAnsi="Courier New" w:cs="Courier New"/>
                            <w:sz w:val="15"/>
                            <w:szCs w:val="15"/>
                          </w:rPr>
                          <w:t xml:space="preserve"> </w:t>
                        </w:r>
                      </w:ins>
                      <w:proofErr w:type="spellStart"/>
                      <w:r w:rsidRPr="00C914B8">
                        <w:rPr>
                          <w:rFonts w:ascii="Courier New" w:hAnsi="Courier New" w:cs="Courier New"/>
                          <w:sz w:val="15"/>
                          <w:szCs w:val="15"/>
                        </w:rPr>
                        <w:t>EDFile</w:t>
                      </w:r>
                      <w:proofErr w:type="spellEnd"/>
                      <w:proofErr w:type="gramEnd"/>
                      <w:r w:rsidRPr="00C914B8">
                        <w:rPr>
                          <w:rFonts w:ascii="Courier New" w:hAnsi="Courier New" w:cs="Courier New"/>
                          <w:sz w:val="15"/>
                          <w:szCs w:val="15"/>
                        </w:rPr>
                        <w:t xml:space="preserve">       - Name of file containing ElastoDyn input parameters (quoted string)</w:t>
                      </w:r>
                    </w:p>
                    <w:p w14:paraId="2164B592" w14:textId="4D220233"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517"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39B418A3"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518" w:author="Bonnie Jonkman" w:date="2015-06-06T17:11:00Z">
                        <w:r w:rsidR="007354EA">
                          <w:rPr>
                            <w:rFonts w:ascii="Courier New" w:hAnsi="Courier New" w:cs="Courier New"/>
                            <w:sz w:val="15"/>
                            <w:szCs w:val="15"/>
                          </w:rPr>
                          <w:t xml:space="preserve"> </w:t>
                        </w:r>
                      </w:ins>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4A4E5232"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519" w:author="Bonnie Jonkman" w:date="2015-06-06T17:11:00Z">
                        <w:r w:rsidR="007354EA">
                          <w:rPr>
                            <w:rFonts w:ascii="Courier New" w:hAnsi="Courier New" w:cs="Courier New"/>
                            <w:sz w:val="15"/>
                            <w:szCs w:val="15"/>
                          </w:rPr>
                          <w:t xml:space="preserve"> </w:t>
                        </w:r>
                      </w:ins>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16C1B8FC" w14:textId="27D28447" w:rsidR="0016770E" w:rsidRDefault="0016770E" w:rsidP="001017C7">
                      <w:pPr>
                        <w:spacing w:after="0" w:line="240" w:lineRule="auto"/>
                        <w:rPr>
                          <w:ins w:id="520" w:author="Bonnie Jonkman" w:date="2015-06-06T17:09:00Z"/>
                          <w:rFonts w:ascii="Courier New" w:hAnsi="Courier New" w:cs="Courier New"/>
                          <w:sz w:val="15"/>
                          <w:szCs w:val="15"/>
                        </w:rPr>
                      </w:pPr>
                      <w:ins w:id="521" w:author="Bonnie Jonkman" w:date="2015-06-06T17:08:00Z">
                        <w:r w:rsidRPr="0016770E">
                          <w:rPr>
                            <w:rFonts w:ascii="Courier New" w:hAnsi="Courier New" w:cs="Courier New"/>
                            <w:sz w:val="15"/>
                            <w:szCs w:val="15"/>
                          </w:rPr>
                          <w:t>"</w:t>
                        </w:r>
                      </w:ins>
                      <w:ins w:id="522" w:author="Bonnie Jonkman" w:date="2015-06-06T17:09:00Z">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ins>
                      <w:ins w:id="523" w:author="Bonnie Jonkman" w:date="2015-06-06T17:08:00Z">
                        <w:r w:rsidRPr="0016770E">
                          <w:rPr>
                            <w:rFonts w:ascii="Courier New" w:hAnsi="Courier New" w:cs="Courier New"/>
                            <w:sz w:val="15"/>
                            <w:szCs w:val="15"/>
                          </w:rPr>
                          <w:t xml:space="preserve">" </w:t>
                        </w:r>
                        <w:proofErr w:type="spellStart"/>
                        <w:r w:rsidRPr="0016770E">
                          <w:rPr>
                            <w:rFonts w:ascii="Courier New" w:hAnsi="Courier New" w:cs="Courier New"/>
                            <w:sz w:val="15"/>
                            <w:szCs w:val="15"/>
                          </w:rPr>
                          <w:t>InflowFile</w:t>
                        </w:r>
                        <w:proofErr w:type="spellEnd"/>
                        <w:r w:rsidRPr="0016770E">
                          <w:rPr>
                            <w:rFonts w:ascii="Courier New" w:hAnsi="Courier New" w:cs="Courier New"/>
                            <w:sz w:val="15"/>
                            <w:szCs w:val="15"/>
                          </w:rPr>
                          <w:t xml:space="preserve">  </w:t>
                        </w:r>
                      </w:ins>
                      <w:ins w:id="524" w:author="Bonnie Jonkman" w:date="2015-06-06T17:11:00Z">
                        <w:r w:rsidR="007354EA">
                          <w:rPr>
                            <w:rFonts w:ascii="Courier New" w:hAnsi="Courier New" w:cs="Courier New"/>
                            <w:sz w:val="15"/>
                            <w:szCs w:val="15"/>
                          </w:rPr>
                          <w:t xml:space="preserve"> </w:t>
                        </w:r>
                      </w:ins>
                      <w:ins w:id="525" w:author="Bonnie Jonkman" w:date="2015-06-06T17:08:00Z">
                        <w:r w:rsidRPr="0016770E">
                          <w:rPr>
                            <w:rFonts w:ascii="Courier New" w:hAnsi="Courier New" w:cs="Courier New"/>
                            <w:sz w:val="15"/>
                            <w:szCs w:val="15"/>
                          </w:rPr>
                          <w:t xml:space="preserve">- Name of file containing inflow wind input parameters (quoted string) </w:t>
                        </w:r>
                      </w:ins>
                    </w:p>
                    <w:p w14:paraId="2164B595" w14:textId="52294F64"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ins w:id="526" w:author="Bonnie Jonkman" w:date="2015-06-06T17:11:00Z">
                        <w:r w:rsidR="007354EA">
                          <w:rPr>
                            <w:rFonts w:ascii="Courier New" w:hAnsi="Courier New" w:cs="Courier New"/>
                            <w:sz w:val="15"/>
                            <w:szCs w:val="15"/>
                          </w:rPr>
                          <w:t xml:space="preserve"> </w:t>
                        </w:r>
                      </w:ins>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15D780A1"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ins w:id="527" w:author="Bonnie Jonkman" w:date="2015-06-06T17:11:00Z">
                        <w:r w:rsidR="007354EA">
                          <w:rPr>
                            <w:rFonts w:ascii="Courier New" w:hAnsi="Courier New" w:cs="Courier New"/>
                            <w:sz w:val="15"/>
                            <w:szCs w:val="15"/>
                          </w:rPr>
                          <w:t xml:space="preserve"> </w:t>
                        </w:r>
                      </w:ins>
                      <w:proofErr w:type="spellStart"/>
                      <w:r w:rsidRPr="00C914B8">
                        <w:rPr>
                          <w:rFonts w:ascii="Courier New" w:hAnsi="Courier New" w:cs="Courier New"/>
                          <w:sz w:val="15"/>
                          <w:szCs w:val="15"/>
                        </w:rPr>
                        <w:t>ServoFile</w:t>
                      </w:r>
                      <w:proofErr w:type="spellEnd"/>
                      <w:r w:rsidRPr="00C914B8">
                        <w:rPr>
                          <w:rFonts w:ascii="Courier New" w:hAnsi="Courier New" w:cs="Courier New"/>
                          <w:sz w:val="15"/>
                          <w:szCs w:val="15"/>
                        </w:rPr>
                        <w:t xml:space="preserve">    - Name of file with control/electric-drive inputs (quoted string)</w:t>
                      </w:r>
                    </w:p>
                    <w:p w14:paraId="2164B597" w14:textId="076E570A"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ins w:id="528" w:author="Bonnie Jonkman" w:date="2015-06-06T17:11:00Z">
                        <w:r w:rsidR="007354EA">
                          <w:rPr>
                            <w:rFonts w:ascii="Courier New" w:hAnsi="Courier New" w:cs="Courier New"/>
                            <w:sz w:val="15"/>
                            <w:szCs w:val="15"/>
                          </w:rPr>
                          <w:t xml:space="preserve"> </w:t>
                        </w:r>
                      </w:ins>
                      <w:proofErr w:type="spellStart"/>
                      <w:r w:rsidRPr="00C914B8">
                        <w:rPr>
                          <w:rFonts w:ascii="Courier New" w:hAnsi="Courier New" w:cs="Courier New"/>
                          <w:sz w:val="15"/>
                          <w:szCs w:val="15"/>
                        </w:rPr>
                        <w:t>HydroFile</w:t>
                      </w:r>
                      <w:proofErr w:type="spellEnd"/>
                      <w:r w:rsidRPr="00C914B8">
                        <w:rPr>
                          <w:rFonts w:ascii="Courier New" w:hAnsi="Courier New" w:cs="Courier New"/>
                          <w:sz w:val="15"/>
                          <w:szCs w:val="15"/>
                        </w:rPr>
                        <w:t xml:space="preserve">    - Name of file containing hydrodynamic inputs (quoted string)</w:t>
                      </w:r>
                    </w:p>
                    <w:p w14:paraId="2164B598" w14:textId="2F0DD71A"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ins w:id="529" w:author="Bonnie Jonkman" w:date="2015-06-06T17:11:00Z">
                        <w:r w:rsidR="007354EA">
                          <w:rPr>
                            <w:rFonts w:ascii="Courier New" w:hAnsi="Courier New" w:cs="Courier New"/>
                            <w:sz w:val="15"/>
                            <w:szCs w:val="15"/>
                          </w:rPr>
                          <w:t xml:space="preserve"> </w:t>
                        </w:r>
                      </w:ins>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4101CA53"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530"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CBBAFBC"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531"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EA0D40" w:rsidRDefault="00EA0D40" w:rsidP="001017C7">
                      <w:pPr>
                        <w:spacing w:after="0" w:line="240" w:lineRule="auto"/>
                        <w:rPr>
                          <w:ins w:id="532" w:author="Bonnie Jonkman" w:date="2015-04-22T10:27:00Z"/>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422B5471" w14:textId="6607D921" w:rsidR="00EA0D40" w:rsidRPr="00C914B8" w:rsidRDefault="00EA0D40" w:rsidP="001017C7">
                      <w:pPr>
                        <w:spacing w:after="0" w:line="240" w:lineRule="auto"/>
                        <w:rPr>
                          <w:rFonts w:ascii="Courier New" w:hAnsi="Courier New" w:cs="Courier New"/>
                          <w:sz w:val="15"/>
                          <w:szCs w:val="15"/>
                        </w:rPr>
                      </w:pPr>
                      <w:ins w:id="533" w:author="Bonnie Jonkman" w:date="2015-04-22T10:27:00Z">
                        <w:r w:rsidRPr="005408C3">
                          <w:rPr>
                            <w:rFonts w:ascii="Courier New" w:hAnsi="Courier New" w:cs="Courier New"/>
                            <w:sz w:val="15"/>
                            <w:szCs w:val="15"/>
                          </w:rPr>
                          <w:t xml:space="preserve"> </w:t>
                        </w:r>
                      </w:ins>
                      <w:ins w:id="534" w:author="Bonnie Jonkman" w:date="2015-04-22T10:28:00Z">
                        <w:r>
                          <w:rPr>
                            <w:rFonts w:ascii="Courier New" w:hAnsi="Courier New" w:cs="Courier New"/>
                            <w:sz w:val="15"/>
                            <w:szCs w:val="15"/>
                          </w:rPr>
                          <w:t xml:space="preserve"> </w:t>
                        </w:r>
                      </w:ins>
                      <w:ins w:id="535" w:author="Bonnie Jonkman" w:date="2015-04-22T10:27:00Z">
                        <w:r w:rsidRPr="005408C3">
                          <w:rPr>
                            <w:rFonts w:ascii="Courier New" w:hAnsi="Courier New" w:cs="Courier New"/>
                            <w:sz w:val="15"/>
                            <w:szCs w:val="15"/>
                          </w:rPr>
                          <w:t xml:space="preserve">  </w:t>
                        </w:r>
                        <w:proofErr w:type="gramStart"/>
                        <w:r w:rsidRPr="005408C3">
                          <w:rPr>
                            <w:rFonts w:ascii="Courier New" w:hAnsi="Courier New" w:cs="Courier New"/>
                            <w:sz w:val="15"/>
                            <w:szCs w:val="15"/>
                          </w:rPr>
                          <w:t xml:space="preserve">99999  </w:t>
                        </w:r>
                        <w:proofErr w:type="spellStart"/>
                        <w:r w:rsidRPr="005408C3">
                          <w:rPr>
                            <w:rFonts w:ascii="Courier New" w:hAnsi="Courier New" w:cs="Courier New"/>
                            <w:sz w:val="15"/>
                            <w:szCs w:val="15"/>
                          </w:rPr>
                          <w:t>ChkptTime</w:t>
                        </w:r>
                        <w:proofErr w:type="spellEnd"/>
                        <w:proofErr w:type="gramEnd"/>
                        <w:r w:rsidRPr="005408C3">
                          <w:rPr>
                            <w:rFonts w:ascii="Courier New" w:hAnsi="Courier New" w:cs="Courier New"/>
                            <w:sz w:val="15"/>
                            <w:szCs w:val="15"/>
                          </w:rPr>
                          <w:t xml:space="preserve">       - Amount of time between creating checkpoint files for potential restart (s)</w:t>
                        </w:r>
                      </w:ins>
                    </w:p>
                    <w:p w14:paraId="2164B59E"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14:paraId="2164B59F"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v:textbox>
                <w10:anchorlock/>
              </v:shape>
            </w:pict>
          </mc:Fallback>
        </mc:AlternateContent>
      </w:r>
    </w:p>
    <w:p w14:paraId="2164B4F6" w14:textId="25AB4200" w:rsidR="007F2710" w:rsidRDefault="001017C7" w:rsidP="001017C7">
      <w:pPr>
        <w:pStyle w:val="Caption"/>
        <w:jc w:val="center"/>
      </w:pPr>
      <w:r>
        <w:t xml:space="preserve">Figure </w:t>
      </w:r>
      <w:fldSimple w:instr=" SEQ Figure \* ARABIC ">
        <w:r w:rsidR="008462CD">
          <w:rPr>
            <w:noProof/>
          </w:rPr>
          <w:t>13</w:t>
        </w:r>
      </w:fldSimple>
      <w:r>
        <w:t>: Example FAST v8.</w:t>
      </w:r>
      <w:r w:rsidR="005C5A0C">
        <w:t>1</w:t>
      </w:r>
      <w:del w:id="536" w:author="Bonnie Jonkman" w:date="2015-06-06T17:11:00Z">
        <w:r w:rsidR="006F3B17" w:rsidDel="00295D8A">
          <w:delText>1</w:delText>
        </w:r>
      </w:del>
      <w:ins w:id="537" w:author="Bonnie Jonkman" w:date="2015-06-06T17:11:00Z">
        <w:r w:rsidR="00295D8A">
          <w:t>2</w:t>
        </w:r>
      </w:ins>
      <w:r>
        <w:t>.00</w:t>
      </w:r>
      <w:r w:rsidR="007F152F">
        <w:t>a</w:t>
      </w:r>
      <w:r>
        <w:t>-bjj Input File</w:t>
      </w:r>
    </w:p>
    <w:p w14:paraId="2164B545" w14:textId="31B06401" w:rsidR="00185772" w:rsidRPr="004D64B4" w:rsidRDefault="00185772" w:rsidP="004D64B4">
      <w:pPr>
        <w:spacing w:after="0" w:line="240" w:lineRule="auto"/>
        <w:rPr>
          <w:rFonts w:ascii="Courier New" w:hAnsi="Courier New" w:cs="Courier New"/>
          <w:sz w:val="15"/>
          <w:szCs w:val="15"/>
        </w:rPr>
      </w:pPr>
    </w:p>
    <w:sectPr w:rsidR="00185772" w:rsidRPr="004D64B4">
      <w:footnotePr>
        <w:numFmt w:val="chicago"/>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26" w:author="Bonnie Jonkman" w:date="2015-04-21T10:35:00Z" w:initials="BJJ">
    <w:p w14:paraId="7DF51F37" w14:textId="08391C91" w:rsidR="00EA0D40" w:rsidRDefault="00EA0D40">
      <w:pPr>
        <w:pStyle w:val="CommentText"/>
      </w:pPr>
      <w:r>
        <w:rPr>
          <w:rStyle w:val="CommentReference"/>
        </w:rPr>
        <w:annotationRef/>
      </w:r>
      <w:proofErr w:type="spellStart"/>
      <w:r>
        <w:t>IceF</w:t>
      </w:r>
      <w:proofErr w:type="spellEnd"/>
      <w:r>
        <w:t xml:space="preserve">, HD, SD, FAST; check that summary files are closed ASAP, preferably in </w:t>
      </w:r>
      <w:proofErr w:type="spellStart"/>
      <w:r>
        <w:t>Init.</w:t>
      </w:r>
      <w:proofErr w:type="spellEnd"/>
    </w:p>
  </w:comment>
  <w:comment w:id="472" w:author="Bonnie Jonkman" w:date="2015-04-21T10:37:00Z" w:initials="BJJ">
    <w:p w14:paraId="4C1DFA4C" w14:textId="3DF685DE" w:rsidR="00EA0D40" w:rsidRDefault="00EA0D40">
      <w:pPr>
        <w:pStyle w:val="CommentText"/>
      </w:pPr>
      <w:r>
        <w:rPr>
          <w:rStyle w:val="CommentReference"/>
        </w:rPr>
        <w:annotationRef/>
      </w:r>
      <w:r>
        <w:t>BJJ: 5MW model in Simulink? Would be really nice for testing something that isn’t so basic.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F3BA26" w14:textId="77777777" w:rsidR="00566733" w:rsidRDefault="00566733" w:rsidP="0032059E">
      <w:pPr>
        <w:spacing w:after="0" w:line="240" w:lineRule="auto"/>
      </w:pPr>
      <w:r>
        <w:separator/>
      </w:r>
    </w:p>
  </w:endnote>
  <w:endnote w:type="continuationSeparator" w:id="0">
    <w:p w14:paraId="0F9DC6DA" w14:textId="77777777" w:rsidR="00566733" w:rsidRDefault="00566733"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4B56C" w14:textId="77777777" w:rsidR="00EA0D40" w:rsidRPr="006228F7" w:rsidRDefault="00EA0D40" w:rsidP="008A0C65">
    <w:pPr>
      <w:pStyle w:val="Footer"/>
      <w:jc w:val="center"/>
    </w:pPr>
    <w:r>
      <w:fldChar w:fldCharType="begin"/>
    </w:r>
    <w:r>
      <w:instrText xml:space="preserve"> PAGE  \* Arabic  \* MERGEFORMAT </w:instrText>
    </w:r>
    <w:r>
      <w:fldChar w:fldCharType="separate"/>
    </w:r>
    <w:r w:rsidR="00C235A0">
      <w:rPr>
        <w:noProof/>
      </w:rPr>
      <w:t>33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494168" w14:textId="77777777" w:rsidR="00566733" w:rsidRDefault="00566733" w:rsidP="0032059E">
      <w:pPr>
        <w:spacing w:after="0" w:line="240" w:lineRule="auto"/>
      </w:pPr>
      <w:r>
        <w:separator/>
      </w:r>
    </w:p>
  </w:footnote>
  <w:footnote w:type="continuationSeparator" w:id="0">
    <w:p w14:paraId="02A405C4" w14:textId="77777777" w:rsidR="00566733" w:rsidRDefault="00566733" w:rsidP="0032059E">
      <w:pPr>
        <w:spacing w:after="0" w:line="240" w:lineRule="auto"/>
      </w:pPr>
      <w:r>
        <w:continuationSeparator/>
      </w:r>
    </w:p>
  </w:footnote>
  <w:footnote w:id="1">
    <w:p w14:paraId="2164B56D" w14:textId="77777777" w:rsidR="00EA0D40" w:rsidRDefault="00EA0D40">
      <w:pPr>
        <w:pStyle w:val="FootnoteText"/>
      </w:pPr>
      <w:r>
        <w:rPr>
          <w:rStyle w:val="FootnoteReference"/>
        </w:rPr>
        <w:footnoteRef/>
      </w:r>
      <w:r>
        <w:t xml:space="preserve"> This option is a custom feature in FAST v7, requiring a separate executable. In FAST v8, it is part of the standard distribution.</w:t>
      </w:r>
    </w:p>
  </w:footnote>
  <w:footnote w:id="2">
    <w:p w14:paraId="2164B56E" w14:textId="77777777" w:rsidR="00EA0D40" w:rsidRDefault="00EA0D40">
      <w:pPr>
        <w:pStyle w:val="FootnoteText"/>
      </w:pPr>
      <w:r>
        <w:rPr>
          <w:rStyle w:val="FootnoteReference"/>
        </w:rPr>
        <w:footnoteRef/>
      </w:r>
      <w:r>
        <w:t xml:space="preserve"> These steps must be integer multiples of the structural time step.</w:t>
      </w:r>
    </w:p>
  </w:footnote>
  <w:footnote w:id="3">
    <w:p w14:paraId="2164B56F" w14:textId="77777777" w:rsidR="00EA0D40" w:rsidRDefault="00EA0D40"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14:paraId="2164B570" w14:textId="77777777" w:rsidR="00EA0D40" w:rsidRDefault="00EA0D40">
      <w:pPr>
        <w:pStyle w:val="FootnoteText"/>
      </w:pPr>
      <w:r>
        <w:rPr>
          <w:rStyle w:val="FootnoteReference"/>
        </w:rPr>
        <w:footnoteRef/>
      </w:r>
      <w:r>
        <w:t xml:space="preserve"> FAST v7 is limited to one correction step and this correction step only applies to some modules.</w:t>
      </w:r>
    </w:p>
  </w:footnote>
  <w:footnote w:id="5">
    <w:p w14:paraId="2164B571" w14:textId="77777777" w:rsidR="00EA0D40" w:rsidRDefault="00EA0D40" w:rsidP="008F3D10">
      <w:pPr>
        <w:pStyle w:val="FootnoteText"/>
      </w:pPr>
      <w:r>
        <w:rPr>
          <w:rStyle w:val="FootnoteReference"/>
        </w:rPr>
        <w:footnoteRef/>
      </w:r>
      <w:r>
        <w:t xml:space="preserve"> The FAST v8.10 source code can be compiled using </w:t>
      </w:r>
      <w:proofErr w:type="gramStart"/>
      <w:r>
        <w:t>gfortran,</w:t>
      </w:r>
      <w:proofErr w:type="gramEnd"/>
      <w:r>
        <w:t xml:space="preserve"> however the offshore cases do not run with this compiled executable. We are working to find the problem and fix it.</w:t>
      </w:r>
    </w:p>
  </w:footnote>
  <w:footnote w:id="6">
    <w:p w14:paraId="2164B572" w14:textId="671C0644" w:rsidR="00EA0D40" w:rsidRDefault="00EA0D40" w:rsidP="001A5D50">
      <w:pPr>
        <w:pStyle w:val="FootnoteText"/>
      </w:pPr>
      <w:r>
        <w:rPr>
          <w:rStyle w:val="FootnoteReference"/>
        </w:rPr>
        <w:footnoteRef/>
      </w:r>
      <w:r>
        <w:t xml:space="preserve"> </w:t>
      </w:r>
      <w:r w:rsidRPr="00435832">
        <w:t xml:space="preserve">The FAST Registry </w:t>
      </w:r>
      <w:r>
        <w:t xml:space="preserve">is a separate executable that </w:t>
      </w:r>
      <w:r w:rsidRPr="00435832">
        <w:t>reads input files from each module to auto-generate the *_Types.f90 files</w:t>
      </w:r>
      <w:r>
        <w:t xml:space="preserve"> required for the FAST framework</w:t>
      </w:r>
      <w:r w:rsidRPr="00435832">
        <w:t>.</w:t>
      </w:r>
    </w:p>
  </w:footnote>
  <w:footnote w:id="7">
    <w:p w14:paraId="2164B573" w14:textId="77777777" w:rsidR="00EA0D40" w:rsidRDefault="00EA0D40" w:rsidP="002C1FAC">
      <w:pPr>
        <w:pStyle w:val="FootnoteText"/>
      </w:pPr>
      <w:r>
        <w:rPr>
          <w:rStyle w:val="FootnoteReference"/>
        </w:rPr>
        <w:footnoteRef/>
      </w:r>
      <w:r>
        <w:t xml:space="preserve"> IceDyn and FEAMooring have been added to FAST v8.09.00a-bjj, but they are not complete and have not been tested well.</w:t>
      </w:r>
    </w:p>
  </w:footnote>
  <w:footnote w:id="8">
    <w:p w14:paraId="2164B574" w14:textId="77777777" w:rsidR="00EA0D40" w:rsidRDefault="00EA0D40">
      <w:pPr>
        <w:pStyle w:val="FootnoteText"/>
      </w:pPr>
      <w:r>
        <w:rPr>
          <w:rStyle w:val="FootnoteReference"/>
        </w:rPr>
        <w:footnoteRef/>
      </w:r>
      <w:r>
        <w:t xml:space="preserve"> Note that the LabVIEW interface for FAST v8 has not yet been developed.</w:t>
      </w:r>
    </w:p>
  </w:footnote>
  <w:footnote w:id="9">
    <w:p w14:paraId="2164B575" w14:textId="77777777" w:rsidR="00EA0D40" w:rsidRDefault="00EA0D40" w:rsidP="00E20484">
      <w:pPr>
        <w:pStyle w:val="FootnoteText"/>
      </w:pPr>
      <w:r>
        <w:rPr>
          <w:rStyle w:val="FootnoteReference"/>
        </w:rPr>
        <w:footnoteRef/>
      </w:r>
      <w:r>
        <w:t xml:space="preserve"> If you use the “NEWTOWER” model in AeroDyn, you will have to add one additional line (the AeroDyn input file for Test18 in the CertTest folder contains this line); if you do not use the “NEWTOWER” model, the AeroDyn input file has not changed.</w:t>
      </w:r>
    </w:p>
  </w:footnote>
  <w:footnote w:id="10">
    <w:p w14:paraId="5B21839F" w14:textId="4DDB0EDA" w:rsidR="00EA0D40" w:rsidRDefault="00EA0D40" w:rsidP="00204924">
      <w:pPr>
        <w:pStyle w:val="FootnoteText"/>
        <w:rPr>
          <w:ins w:id="444" w:author="Bonnie Jonkman" w:date="2015-04-22T12:29:00Z"/>
        </w:rPr>
      </w:pPr>
      <w:ins w:id="445" w:author="Bonnie Jonkman" w:date="2015-04-22T12:29:00Z">
        <w:r>
          <w:rPr>
            <w:rStyle w:val="FootnoteReference"/>
          </w:rPr>
          <w:footnoteRef/>
        </w:r>
        <w:r>
          <w:t xml:space="preserve"> If you are using</w:t>
        </w:r>
      </w:ins>
      <w:ins w:id="446" w:author="Bonnie Jonkman" w:date="2015-04-22T12:41:00Z">
        <w:r>
          <w:t xml:space="preserve"> a 2015 or later version of</w:t>
        </w:r>
      </w:ins>
      <w:ins w:id="447" w:author="Bonnie Jonkman" w:date="2015-04-22T12:29:00Z">
        <w:r>
          <w:t xml:space="preserve"> </w:t>
        </w:r>
      </w:ins>
      <w:ins w:id="448" w:author="Bonnie Jonkman" w:date="2015-04-22T12:41:00Z">
        <w:r>
          <w:t>Intel Fortran</w:t>
        </w:r>
      </w:ins>
      <w:ins w:id="449" w:author="Bonnie Jonkman" w:date="2015-04-22T12:29:00Z">
        <w:r>
          <w:t>, the executable may be generated in the &lt;FAST8&gt;\Compiling\</w:t>
        </w:r>
        <w:proofErr w:type="spellStart"/>
        <w:r>
          <w:t>VisualStudio</w:t>
        </w:r>
        <w:proofErr w:type="spellEnd"/>
        <w:r>
          <w:t xml:space="preserve"> folder instead.</w:t>
        </w:r>
      </w:ins>
    </w:p>
  </w:footnote>
  <w:footnote w:id="11">
    <w:p w14:paraId="39D6B433" w14:textId="2E5FA20A" w:rsidR="00EA0D40" w:rsidRDefault="00EA0D40">
      <w:pPr>
        <w:pStyle w:val="FootnoteText"/>
      </w:pPr>
      <w:r>
        <w:rPr>
          <w:rStyle w:val="FootnoteReference"/>
        </w:rPr>
        <w:footnoteRef/>
      </w:r>
      <w:r>
        <w:t xml:space="preserve"> For flexibility reasons (i.e., so that </w:t>
      </w:r>
      <w:proofErr w:type="spellStart"/>
      <w:r w:rsidRPr="00846423">
        <w:t>FAST_SFunc.c</w:t>
      </w:r>
      <w:proofErr w:type="spellEnd"/>
      <w:r>
        <w:t xml:space="preserve"> doesn’t have to be recompiled for customizations to </w:t>
      </w:r>
      <w:r w:rsidRPr="00846423">
        <w:t>FAST_Library.f90</w:t>
      </w:r>
      <w:r>
        <w:t xml:space="preserve">), this third parameter can also be input as an array with no more than 11 entries. If this parameter is an array, the first element of the array is </w:t>
      </w:r>
      <w:proofErr w:type="spellStart"/>
      <w:r w:rsidRPr="001A703C">
        <w:rPr>
          <w:b/>
        </w:rPr>
        <w:t>NumAdditionalInputs</w:t>
      </w:r>
      <w:proofErr w:type="spellEnd"/>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B91AC6"/>
    <w:multiLevelType w:val="hybridMultilevel"/>
    <w:tmpl w:val="94843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C72276"/>
    <w:multiLevelType w:val="hybridMultilevel"/>
    <w:tmpl w:val="6B5284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E43187"/>
    <w:multiLevelType w:val="multilevel"/>
    <w:tmpl w:val="0409001D"/>
    <w:numStyleLink w:val="oldlist"/>
  </w:abstractNum>
  <w:abstractNum w:abstractNumId="19">
    <w:nsid w:val="579D70EC"/>
    <w:multiLevelType w:val="hybridMultilevel"/>
    <w:tmpl w:val="A90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222819"/>
    <w:multiLevelType w:val="hybridMultilevel"/>
    <w:tmpl w:val="0854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3C3104"/>
    <w:multiLevelType w:val="hybridMultilevel"/>
    <w:tmpl w:val="2E4A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9"/>
  </w:num>
  <w:num w:numId="2">
    <w:abstractNumId w:val="2"/>
  </w:num>
  <w:num w:numId="3">
    <w:abstractNumId w:val="16"/>
  </w:num>
  <w:num w:numId="4">
    <w:abstractNumId w:val="15"/>
  </w:num>
  <w:num w:numId="5">
    <w:abstractNumId w:val="14"/>
  </w:num>
  <w:num w:numId="6">
    <w:abstractNumId w:val="22"/>
  </w:num>
  <w:num w:numId="7">
    <w:abstractNumId w:val="17"/>
  </w:num>
  <w:num w:numId="8">
    <w:abstractNumId w:val="28"/>
  </w:num>
  <w:num w:numId="9">
    <w:abstractNumId w:val="21"/>
  </w:num>
  <w:num w:numId="10">
    <w:abstractNumId w:val="13"/>
  </w:num>
  <w:num w:numId="11">
    <w:abstractNumId w:val="4"/>
  </w:num>
  <w:num w:numId="12">
    <w:abstractNumId w:val="25"/>
  </w:num>
  <w:num w:numId="13">
    <w:abstractNumId w:val="26"/>
  </w:num>
  <w:num w:numId="14">
    <w:abstractNumId w:val="6"/>
  </w:num>
  <w:num w:numId="15">
    <w:abstractNumId w:val="18"/>
  </w:num>
  <w:num w:numId="16">
    <w:abstractNumId w:val="5"/>
  </w:num>
  <w:num w:numId="17">
    <w:abstractNumId w:val="1"/>
  </w:num>
  <w:num w:numId="18">
    <w:abstractNumId w:val="11"/>
  </w:num>
  <w:num w:numId="19">
    <w:abstractNumId w:val="8"/>
  </w:num>
  <w:num w:numId="20">
    <w:abstractNumId w:val="24"/>
  </w:num>
  <w:num w:numId="21">
    <w:abstractNumId w:val="7"/>
  </w:num>
  <w:num w:numId="22">
    <w:abstractNumId w:val="10"/>
  </w:num>
  <w:num w:numId="23">
    <w:abstractNumId w:val="0"/>
  </w:num>
  <w:num w:numId="24">
    <w:abstractNumId w:val="20"/>
  </w:num>
  <w:num w:numId="25">
    <w:abstractNumId w:val="19"/>
  </w:num>
  <w:num w:numId="26">
    <w:abstractNumId w:val="23"/>
  </w:num>
  <w:num w:numId="27">
    <w:abstractNumId w:val="27"/>
  </w:num>
  <w:num w:numId="28">
    <w:abstractNumId w:val="12"/>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1471D"/>
    <w:rsid w:val="000151C3"/>
    <w:rsid w:val="00017CF5"/>
    <w:rsid w:val="0002006B"/>
    <w:rsid w:val="000210A1"/>
    <w:rsid w:val="00021903"/>
    <w:rsid w:val="00022BE0"/>
    <w:rsid w:val="00024A69"/>
    <w:rsid w:val="00030E30"/>
    <w:rsid w:val="00031503"/>
    <w:rsid w:val="000341D0"/>
    <w:rsid w:val="00034E12"/>
    <w:rsid w:val="00035EC8"/>
    <w:rsid w:val="0004326B"/>
    <w:rsid w:val="00047E90"/>
    <w:rsid w:val="00050F5C"/>
    <w:rsid w:val="00053AB0"/>
    <w:rsid w:val="0006011A"/>
    <w:rsid w:val="00062F6C"/>
    <w:rsid w:val="00063365"/>
    <w:rsid w:val="00066DFD"/>
    <w:rsid w:val="00066FEC"/>
    <w:rsid w:val="00071BEF"/>
    <w:rsid w:val="000770F8"/>
    <w:rsid w:val="00081318"/>
    <w:rsid w:val="00086C75"/>
    <w:rsid w:val="00095694"/>
    <w:rsid w:val="000973B8"/>
    <w:rsid w:val="000A7AE6"/>
    <w:rsid w:val="000B5913"/>
    <w:rsid w:val="000C417D"/>
    <w:rsid w:val="000D16ED"/>
    <w:rsid w:val="000D2280"/>
    <w:rsid w:val="000D24F9"/>
    <w:rsid w:val="000D373D"/>
    <w:rsid w:val="000D4770"/>
    <w:rsid w:val="000D66E4"/>
    <w:rsid w:val="000D67F1"/>
    <w:rsid w:val="000D703D"/>
    <w:rsid w:val="000E1845"/>
    <w:rsid w:val="000E1CA2"/>
    <w:rsid w:val="000E1D2E"/>
    <w:rsid w:val="000E4597"/>
    <w:rsid w:val="000F21F1"/>
    <w:rsid w:val="000F3583"/>
    <w:rsid w:val="00100AB0"/>
    <w:rsid w:val="001017C7"/>
    <w:rsid w:val="0010264A"/>
    <w:rsid w:val="0010612B"/>
    <w:rsid w:val="00112CFA"/>
    <w:rsid w:val="001143AF"/>
    <w:rsid w:val="001165AB"/>
    <w:rsid w:val="00123745"/>
    <w:rsid w:val="001336DD"/>
    <w:rsid w:val="001421BE"/>
    <w:rsid w:val="00143736"/>
    <w:rsid w:val="00143EBA"/>
    <w:rsid w:val="001479F4"/>
    <w:rsid w:val="00160D02"/>
    <w:rsid w:val="0016100B"/>
    <w:rsid w:val="0016770E"/>
    <w:rsid w:val="00174830"/>
    <w:rsid w:val="0017590F"/>
    <w:rsid w:val="00176884"/>
    <w:rsid w:val="00176F14"/>
    <w:rsid w:val="00182565"/>
    <w:rsid w:val="001847A2"/>
    <w:rsid w:val="0018499D"/>
    <w:rsid w:val="00185772"/>
    <w:rsid w:val="0018640E"/>
    <w:rsid w:val="0018732B"/>
    <w:rsid w:val="00195D86"/>
    <w:rsid w:val="001A0C92"/>
    <w:rsid w:val="001A4C06"/>
    <w:rsid w:val="001A5D50"/>
    <w:rsid w:val="001A7232"/>
    <w:rsid w:val="001A778F"/>
    <w:rsid w:val="001B1E94"/>
    <w:rsid w:val="001B3FFF"/>
    <w:rsid w:val="001C051D"/>
    <w:rsid w:val="001C3EEE"/>
    <w:rsid w:val="001C3FE2"/>
    <w:rsid w:val="001C4FB6"/>
    <w:rsid w:val="001C5503"/>
    <w:rsid w:val="001D3CFF"/>
    <w:rsid w:val="001D5646"/>
    <w:rsid w:val="001E2045"/>
    <w:rsid w:val="001E429B"/>
    <w:rsid w:val="001E4B29"/>
    <w:rsid w:val="001F3997"/>
    <w:rsid w:val="001F7594"/>
    <w:rsid w:val="00201B27"/>
    <w:rsid w:val="00201C65"/>
    <w:rsid w:val="002034C6"/>
    <w:rsid w:val="0020438F"/>
    <w:rsid w:val="00204924"/>
    <w:rsid w:val="00207908"/>
    <w:rsid w:val="002105D5"/>
    <w:rsid w:val="0021067C"/>
    <w:rsid w:val="0021214D"/>
    <w:rsid w:val="00214A47"/>
    <w:rsid w:val="00216308"/>
    <w:rsid w:val="002163CE"/>
    <w:rsid w:val="00217CBB"/>
    <w:rsid w:val="002204BD"/>
    <w:rsid w:val="002213CC"/>
    <w:rsid w:val="00222668"/>
    <w:rsid w:val="00230DFF"/>
    <w:rsid w:val="002351D0"/>
    <w:rsid w:val="00241AB7"/>
    <w:rsid w:val="00243C5B"/>
    <w:rsid w:val="00244B64"/>
    <w:rsid w:val="00246C52"/>
    <w:rsid w:val="0025096E"/>
    <w:rsid w:val="00253827"/>
    <w:rsid w:val="00254699"/>
    <w:rsid w:val="0025602C"/>
    <w:rsid w:val="00256CFF"/>
    <w:rsid w:val="00267231"/>
    <w:rsid w:val="0026798D"/>
    <w:rsid w:val="0027277B"/>
    <w:rsid w:val="0027571D"/>
    <w:rsid w:val="00276C5F"/>
    <w:rsid w:val="002770E9"/>
    <w:rsid w:val="0027790F"/>
    <w:rsid w:val="00277AD8"/>
    <w:rsid w:val="00280B19"/>
    <w:rsid w:val="002827E8"/>
    <w:rsid w:val="00290622"/>
    <w:rsid w:val="00294041"/>
    <w:rsid w:val="00295D8A"/>
    <w:rsid w:val="002A2363"/>
    <w:rsid w:val="002A47ED"/>
    <w:rsid w:val="002A4917"/>
    <w:rsid w:val="002A6D2A"/>
    <w:rsid w:val="002A6E11"/>
    <w:rsid w:val="002B2441"/>
    <w:rsid w:val="002B2A60"/>
    <w:rsid w:val="002C073A"/>
    <w:rsid w:val="002C16F5"/>
    <w:rsid w:val="002C1FAC"/>
    <w:rsid w:val="002C4CCD"/>
    <w:rsid w:val="002C4FC6"/>
    <w:rsid w:val="002C779E"/>
    <w:rsid w:val="002D091E"/>
    <w:rsid w:val="002D794B"/>
    <w:rsid w:val="002E4801"/>
    <w:rsid w:val="002E5163"/>
    <w:rsid w:val="002E52E3"/>
    <w:rsid w:val="003002E5"/>
    <w:rsid w:val="00302A9F"/>
    <w:rsid w:val="00310129"/>
    <w:rsid w:val="00316C58"/>
    <w:rsid w:val="00317AA0"/>
    <w:rsid w:val="0032059E"/>
    <w:rsid w:val="00322393"/>
    <w:rsid w:val="00324B4D"/>
    <w:rsid w:val="00324BB2"/>
    <w:rsid w:val="00325AC4"/>
    <w:rsid w:val="00325C4A"/>
    <w:rsid w:val="003318D6"/>
    <w:rsid w:val="00351DEB"/>
    <w:rsid w:val="00352D3A"/>
    <w:rsid w:val="003544F5"/>
    <w:rsid w:val="00357156"/>
    <w:rsid w:val="00370855"/>
    <w:rsid w:val="00376EFF"/>
    <w:rsid w:val="00382F86"/>
    <w:rsid w:val="0039422C"/>
    <w:rsid w:val="003A2ABC"/>
    <w:rsid w:val="003A36AE"/>
    <w:rsid w:val="003A459F"/>
    <w:rsid w:val="003C03A3"/>
    <w:rsid w:val="003C2940"/>
    <w:rsid w:val="003C4A45"/>
    <w:rsid w:val="003D4251"/>
    <w:rsid w:val="003D4964"/>
    <w:rsid w:val="003D5EA3"/>
    <w:rsid w:val="003D7F3C"/>
    <w:rsid w:val="003F0FFD"/>
    <w:rsid w:val="003F11AE"/>
    <w:rsid w:val="003F2E3C"/>
    <w:rsid w:val="003F3E95"/>
    <w:rsid w:val="003F591E"/>
    <w:rsid w:val="003F6633"/>
    <w:rsid w:val="00402646"/>
    <w:rsid w:val="00405814"/>
    <w:rsid w:val="00405A94"/>
    <w:rsid w:val="00406345"/>
    <w:rsid w:val="004066D9"/>
    <w:rsid w:val="00406E21"/>
    <w:rsid w:val="00411B3A"/>
    <w:rsid w:val="0041287D"/>
    <w:rsid w:val="00413886"/>
    <w:rsid w:val="00413D42"/>
    <w:rsid w:val="00420A63"/>
    <w:rsid w:val="004212D7"/>
    <w:rsid w:val="00423985"/>
    <w:rsid w:val="00424574"/>
    <w:rsid w:val="0042493B"/>
    <w:rsid w:val="00425D37"/>
    <w:rsid w:val="00426882"/>
    <w:rsid w:val="00431649"/>
    <w:rsid w:val="00435832"/>
    <w:rsid w:val="00437347"/>
    <w:rsid w:val="00441220"/>
    <w:rsid w:val="0044720D"/>
    <w:rsid w:val="0044746F"/>
    <w:rsid w:val="004502F5"/>
    <w:rsid w:val="00450382"/>
    <w:rsid w:val="00451190"/>
    <w:rsid w:val="00452E60"/>
    <w:rsid w:val="00460C71"/>
    <w:rsid w:val="00461B5D"/>
    <w:rsid w:val="00462FFD"/>
    <w:rsid w:val="00470DE9"/>
    <w:rsid w:val="0047266F"/>
    <w:rsid w:val="00473920"/>
    <w:rsid w:val="00485B0E"/>
    <w:rsid w:val="00487004"/>
    <w:rsid w:val="00487BBF"/>
    <w:rsid w:val="0049139C"/>
    <w:rsid w:val="00491464"/>
    <w:rsid w:val="00491B45"/>
    <w:rsid w:val="00494C80"/>
    <w:rsid w:val="004975BD"/>
    <w:rsid w:val="004A0A8F"/>
    <w:rsid w:val="004A0F59"/>
    <w:rsid w:val="004A39F6"/>
    <w:rsid w:val="004B0DB9"/>
    <w:rsid w:val="004C2327"/>
    <w:rsid w:val="004C4A8A"/>
    <w:rsid w:val="004C66D0"/>
    <w:rsid w:val="004C6A31"/>
    <w:rsid w:val="004C70C9"/>
    <w:rsid w:val="004D1388"/>
    <w:rsid w:val="004D4796"/>
    <w:rsid w:val="004D64B4"/>
    <w:rsid w:val="004D7F94"/>
    <w:rsid w:val="004F109B"/>
    <w:rsid w:val="004F4788"/>
    <w:rsid w:val="004F4871"/>
    <w:rsid w:val="004F6EDE"/>
    <w:rsid w:val="004F77E5"/>
    <w:rsid w:val="00503806"/>
    <w:rsid w:val="00510B11"/>
    <w:rsid w:val="0051119D"/>
    <w:rsid w:val="00523E1B"/>
    <w:rsid w:val="005248A0"/>
    <w:rsid w:val="00526596"/>
    <w:rsid w:val="005408C3"/>
    <w:rsid w:val="00540E39"/>
    <w:rsid w:val="00543B79"/>
    <w:rsid w:val="005509D5"/>
    <w:rsid w:val="005556B1"/>
    <w:rsid w:val="005658F8"/>
    <w:rsid w:val="00566733"/>
    <w:rsid w:val="00572C86"/>
    <w:rsid w:val="005752A7"/>
    <w:rsid w:val="00583013"/>
    <w:rsid w:val="00583754"/>
    <w:rsid w:val="00583AAD"/>
    <w:rsid w:val="005847A9"/>
    <w:rsid w:val="0058480C"/>
    <w:rsid w:val="0059296F"/>
    <w:rsid w:val="00593BC1"/>
    <w:rsid w:val="00597FB7"/>
    <w:rsid w:val="005A19B8"/>
    <w:rsid w:val="005A2B54"/>
    <w:rsid w:val="005A3AA5"/>
    <w:rsid w:val="005B33D7"/>
    <w:rsid w:val="005B5316"/>
    <w:rsid w:val="005B630C"/>
    <w:rsid w:val="005B6929"/>
    <w:rsid w:val="005C01C1"/>
    <w:rsid w:val="005C51E0"/>
    <w:rsid w:val="005C5A0C"/>
    <w:rsid w:val="005C697F"/>
    <w:rsid w:val="005D7EC4"/>
    <w:rsid w:val="005F0B16"/>
    <w:rsid w:val="005F3CDB"/>
    <w:rsid w:val="005F57F4"/>
    <w:rsid w:val="005F6FFB"/>
    <w:rsid w:val="00603778"/>
    <w:rsid w:val="00604402"/>
    <w:rsid w:val="00604B86"/>
    <w:rsid w:val="00613374"/>
    <w:rsid w:val="0061511F"/>
    <w:rsid w:val="00616C1F"/>
    <w:rsid w:val="00617A56"/>
    <w:rsid w:val="006228F7"/>
    <w:rsid w:val="00626DDD"/>
    <w:rsid w:val="00636465"/>
    <w:rsid w:val="00640D9F"/>
    <w:rsid w:val="0064763A"/>
    <w:rsid w:val="0065210D"/>
    <w:rsid w:val="00653C1F"/>
    <w:rsid w:val="006552FB"/>
    <w:rsid w:val="00685372"/>
    <w:rsid w:val="00686170"/>
    <w:rsid w:val="00690150"/>
    <w:rsid w:val="00695C19"/>
    <w:rsid w:val="006A280F"/>
    <w:rsid w:val="006A4CEA"/>
    <w:rsid w:val="006A62EC"/>
    <w:rsid w:val="006B028F"/>
    <w:rsid w:val="006C131B"/>
    <w:rsid w:val="006D1721"/>
    <w:rsid w:val="006D62BD"/>
    <w:rsid w:val="006D7B34"/>
    <w:rsid w:val="006E23B7"/>
    <w:rsid w:val="006E32A3"/>
    <w:rsid w:val="006E3D24"/>
    <w:rsid w:val="006E3E44"/>
    <w:rsid w:val="006E56E7"/>
    <w:rsid w:val="006F3B17"/>
    <w:rsid w:val="006F4EDC"/>
    <w:rsid w:val="00703CA6"/>
    <w:rsid w:val="0070478E"/>
    <w:rsid w:val="00707214"/>
    <w:rsid w:val="00707227"/>
    <w:rsid w:val="00710BF4"/>
    <w:rsid w:val="00713A12"/>
    <w:rsid w:val="00715AAA"/>
    <w:rsid w:val="007163E7"/>
    <w:rsid w:val="00717098"/>
    <w:rsid w:val="007231E1"/>
    <w:rsid w:val="007255E7"/>
    <w:rsid w:val="00725E3F"/>
    <w:rsid w:val="007260CD"/>
    <w:rsid w:val="00730F88"/>
    <w:rsid w:val="00733232"/>
    <w:rsid w:val="007354EA"/>
    <w:rsid w:val="00740D17"/>
    <w:rsid w:val="00741D30"/>
    <w:rsid w:val="00743E68"/>
    <w:rsid w:val="007441EB"/>
    <w:rsid w:val="00751FAE"/>
    <w:rsid w:val="00752A0E"/>
    <w:rsid w:val="00754E0F"/>
    <w:rsid w:val="007720B4"/>
    <w:rsid w:val="0077211A"/>
    <w:rsid w:val="00775774"/>
    <w:rsid w:val="00791179"/>
    <w:rsid w:val="00792AB8"/>
    <w:rsid w:val="00794BE0"/>
    <w:rsid w:val="00796008"/>
    <w:rsid w:val="007A051E"/>
    <w:rsid w:val="007A2403"/>
    <w:rsid w:val="007A37F2"/>
    <w:rsid w:val="007A40D8"/>
    <w:rsid w:val="007B0CF4"/>
    <w:rsid w:val="007B654A"/>
    <w:rsid w:val="007B7767"/>
    <w:rsid w:val="007C0572"/>
    <w:rsid w:val="007C61F5"/>
    <w:rsid w:val="007D09CB"/>
    <w:rsid w:val="007D20B2"/>
    <w:rsid w:val="007D2FC0"/>
    <w:rsid w:val="007D7E91"/>
    <w:rsid w:val="007E0629"/>
    <w:rsid w:val="007F152F"/>
    <w:rsid w:val="007F2710"/>
    <w:rsid w:val="007F3E8B"/>
    <w:rsid w:val="007F46A7"/>
    <w:rsid w:val="007F502A"/>
    <w:rsid w:val="007F665B"/>
    <w:rsid w:val="00800315"/>
    <w:rsid w:val="00802342"/>
    <w:rsid w:val="00805E93"/>
    <w:rsid w:val="0080639F"/>
    <w:rsid w:val="0080762B"/>
    <w:rsid w:val="00813432"/>
    <w:rsid w:val="00814DDB"/>
    <w:rsid w:val="008204F5"/>
    <w:rsid w:val="008233CD"/>
    <w:rsid w:val="00825D8B"/>
    <w:rsid w:val="008274A4"/>
    <w:rsid w:val="00830652"/>
    <w:rsid w:val="00831468"/>
    <w:rsid w:val="00831ED9"/>
    <w:rsid w:val="008343ED"/>
    <w:rsid w:val="00834D19"/>
    <w:rsid w:val="008353BA"/>
    <w:rsid w:val="00840641"/>
    <w:rsid w:val="00845AC5"/>
    <w:rsid w:val="008462CD"/>
    <w:rsid w:val="00846423"/>
    <w:rsid w:val="008509E5"/>
    <w:rsid w:val="00852A08"/>
    <w:rsid w:val="008546F4"/>
    <w:rsid w:val="00854E55"/>
    <w:rsid w:val="008709B5"/>
    <w:rsid w:val="00870EDF"/>
    <w:rsid w:val="00882C88"/>
    <w:rsid w:val="008875E5"/>
    <w:rsid w:val="008908C2"/>
    <w:rsid w:val="008949F6"/>
    <w:rsid w:val="008A0BA3"/>
    <w:rsid w:val="008A0C65"/>
    <w:rsid w:val="008A5B4E"/>
    <w:rsid w:val="008B0119"/>
    <w:rsid w:val="008B0813"/>
    <w:rsid w:val="008B1C3A"/>
    <w:rsid w:val="008B306F"/>
    <w:rsid w:val="008B5549"/>
    <w:rsid w:val="008B7344"/>
    <w:rsid w:val="008C15EA"/>
    <w:rsid w:val="008C3E9A"/>
    <w:rsid w:val="008D12B0"/>
    <w:rsid w:val="008D177F"/>
    <w:rsid w:val="008D29CA"/>
    <w:rsid w:val="008E4072"/>
    <w:rsid w:val="008E79AA"/>
    <w:rsid w:val="008F1D42"/>
    <w:rsid w:val="008F3D10"/>
    <w:rsid w:val="008F632E"/>
    <w:rsid w:val="008F7B47"/>
    <w:rsid w:val="00902EA5"/>
    <w:rsid w:val="0090395F"/>
    <w:rsid w:val="00904A93"/>
    <w:rsid w:val="0091346C"/>
    <w:rsid w:val="00921668"/>
    <w:rsid w:val="00923A5B"/>
    <w:rsid w:val="009240A9"/>
    <w:rsid w:val="009250CC"/>
    <w:rsid w:val="009300D5"/>
    <w:rsid w:val="00941C74"/>
    <w:rsid w:val="009445DA"/>
    <w:rsid w:val="00944CB5"/>
    <w:rsid w:val="00946655"/>
    <w:rsid w:val="009473D1"/>
    <w:rsid w:val="00955CA5"/>
    <w:rsid w:val="00960CB8"/>
    <w:rsid w:val="00960E61"/>
    <w:rsid w:val="009614E1"/>
    <w:rsid w:val="00963B58"/>
    <w:rsid w:val="00966397"/>
    <w:rsid w:val="009733A8"/>
    <w:rsid w:val="00976EEE"/>
    <w:rsid w:val="00980C9B"/>
    <w:rsid w:val="00985CF5"/>
    <w:rsid w:val="00992CCA"/>
    <w:rsid w:val="009951B8"/>
    <w:rsid w:val="009A2E23"/>
    <w:rsid w:val="009A3075"/>
    <w:rsid w:val="009A4B60"/>
    <w:rsid w:val="009A60D9"/>
    <w:rsid w:val="009A69FA"/>
    <w:rsid w:val="009B0BC2"/>
    <w:rsid w:val="009B264B"/>
    <w:rsid w:val="009B51A8"/>
    <w:rsid w:val="009B7C07"/>
    <w:rsid w:val="009C0E86"/>
    <w:rsid w:val="009C1705"/>
    <w:rsid w:val="009C1B4E"/>
    <w:rsid w:val="009C2307"/>
    <w:rsid w:val="009C606B"/>
    <w:rsid w:val="009C7D9E"/>
    <w:rsid w:val="009D29B6"/>
    <w:rsid w:val="009D3495"/>
    <w:rsid w:val="009E083D"/>
    <w:rsid w:val="009E13A6"/>
    <w:rsid w:val="009F2717"/>
    <w:rsid w:val="009F34BC"/>
    <w:rsid w:val="009F43D1"/>
    <w:rsid w:val="009F7B14"/>
    <w:rsid w:val="00A10B4F"/>
    <w:rsid w:val="00A1232C"/>
    <w:rsid w:val="00A12679"/>
    <w:rsid w:val="00A16467"/>
    <w:rsid w:val="00A24410"/>
    <w:rsid w:val="00A337F1"/>
    <w:rsid w:val="00A36E2F"/>
    <w:rsid w:val="00A50E15"/>
    <w:rsid w:val="00A57CEC"/>
    <w:rsid w:val="00A611CB"/>
    <w:rsid w:val="00A63833"/>
    <w:rsid w:val="00A670F6"/>
    <w:rsid w:val="00A76DE9"/>
    <w:rsid w:val="00A82364"/>
    <w:rsid w:val="00A83475"/>
    <w:rsid w:val="00A85DDE"/>
    <w:rsid w:val="00A92244"/>
    <w:rsid w:val="00A961B1"/>
    <w:rsid w:val="00AA26FF"/>
    <w:rsid w:val="00AB0D68"/>
    <w:rsid w:val="00AB4AC5"/>
    <w:rsid w:val="00AB4C00"/>
    <w:rsid w:val="00AB4FA0"/>
    <w:rsid w:val="00AB6BDA"/>
    <w:rsid w:val="00AB7DAA"/>
    <w:rsid w:val="00AC1E7D"/>
    <w:rsid w:val="00AC31AB"/>
    <w:rsid w:val="00AC7793"/>
    <w:rsid w:val="00AD1B9B"/>
    <w:rsid w:val="00AD1DBB"/>
    <w:rsid w:val="00AE205C"/>
    <w:rsid w:val="00AE3A86"/>
    <w:rsid w:val="00AE564B"/>
    <w:rsid w:val="00AF4372"/>
    <w:rsid w:val="00B003CF"/>
    <w:rsid w:val="00B00831"/>
    <w:rsid w:val="00B03B33"/>
    <w:rsid w:val="00B10E2D"/>
    <w:rsid w:val="00B1172F"/>
    <w:rsid w:val="00B15D1D"/>
    <w:rsid w:val="00B20DF4"/>
    <w:rsid w:val="00B214CB"/>
    <w:rsid w:val="00B23118"/>
    <w:rsid w:val="00B313C9"/>
    <w:rsid w:val="00B31562"/>
    <w:rsid w:val="00B3624E"/>
    <w:rsid w:val="00B378CD"/>
    <w:rsid w:val="00B42D5D"/>
    <w:rsid w:val="00B44FC9"/>
    <w:rsid w:val="00B52163"/>
    <w:rsid w:val="00B52DBD"/>
    <w:rsid w:val="00B55CAB"/>
    <w:rsid w:val="00B63F27"/>
    <w:rsid w:val="00B65334"/>
    <w:rsid w:val="00B66C86"/>
    <w:rsid w:val="00B67678"/>
    <w:rsid w:val="00B7075F"/>
    <w:rsid w:val="00B70C62"/>
    <w:rsid w:val="00B73836"/>
    <w:rsid w:val="00B749B5"/>
    <w:rsid w:val="00B763E9"/>
    <w:rsid w:val="00B76B55"/>
    <w:rsid w:val="00B77EA5"/>
    <w:rsid w:val="00B859C9"/>
    <w:rsid w:val="00B92E37"/>
    <w:rsid w:val="00B93212"/>
    <w:rsid w:val="00BA0751"/>
    <w:rsid w:val="00BB43B9"/>
    <w:rsid w:val="00BB51E2"/>
    <w:rsid w:val="00BC064B"/>
    <w:rsid w:val="00BC368A"/>
    <w:rsid w:val="00BD039A"/>
    <w:rsid w:val="00BE40F1"/>
    <w:rsid w:val="00BE4686"/>
    <w:rsid w:val="00BE7AE8"/>
    <w:rsid w:val="00BF4E3A"/>
    <w:rsid w:val="00C017CD"/>
    <w:rsid w:val="00C020FB"/>
    <w:rsid w:val="00C0452B"/>
    <w:rsid w:val="00C07F3C"/>
    <w:rsid w:val="00C13750"/>
    <w:rsid w:val="00C16357"/>
    <w:rsid w:val="00C17402"/>
    <w:rsid w:val="00C2209D"/>
    <w:rsid w:val="00C22E8D"/>
    <w:rsid w:val="00C22F9B"/>
    <w:rsid w:val="00C235A0"/>
    <w:rsid w:val="00C258E0"/>
    <w:rsid w:val="00C341C9"/>
    <w:rsid w:val="00C35EE7"/>
    <w:rsid w:val="00C364BE"/>
    <w:rsid w:val="00C41533"/>
    <w:rsid w:val="00C41DFA"/>
    <w:rsid w:val="00C473F0"/>
    <w:rsid w:val="00C47D84"/>
    <w:rsid w:val="00C625E2"/>
    <w:rsid w:val="00C6618D"/>
    <w:rsid w:val="00C66AA9"/>
    <w:rsid w:val="00C72128"/>
    <w:rsid w:val="00C7297C"/>
    <w:rsid w:val="00C767E6"/>
    <w:rsid w:val="00C804D5"/>
    <w:rsid w:val="00C8307E"/>
    <w:rsid w:val="00C83AC8"/>
    <w:rsid w:val="00C84D03"/>
    <w:rsid w:val="00C86181"/>
    <w:rsid w:val="00C9142A"/>
    <w:rsid w:val="00C914B8"/>
    <w:rsid w:val="00C955A4"/>
    <w:rsid w:val="00C979CB"/>
    <w:rsid w:val="00CA094B"/>
    <w:rsid w:val="00CA0AA7"/>
    <w:rsid w:val="00CA0FDC"/>
    <w:rsid w:val="00CA2F20"/>
    <w:rsid w:val="00CA4ADB"/>
    <w:rsid w:val="00CA4DEA"/>
    <w:rsid w:val="00CA54DC"/>
    <w:rsid w:val="00CA6174"/>
    <w:rsid w:val="00CA74B5"/>
    <w:rsid w:val="00CB0B8F"/>
    <w:rsid w:val="00CB3A7A"/>
    <w:rsid w:val="00CB5929"/>
    <w:rsid w:val="00CB7383"/>
    <w:rsid w:val="00CC7BFB"/>
    <w:rsid w:val="00CD07C6"/>
    <w:rsid w:val="00CD0A98"/>
    <w:rsid w:val="00CD1C3F"/>
    <w:rsid w:val="00CD44DA"/>
    <w:rsid w:val="00CE2581"/>
    <w:rsid w:val="00CE2DA4"/>
    <w:rsid w:val="00CE4E89"/>
    <w:rsid w:val="00CE549F"/>
    <w:rsid w:val="00CE6A2F"/>
    <w:rsid w:val="00CE6C50"/>
    <w:rsid w:val="00CE6EC3"/>
    <w:rsid w:val="00CF0284"/>
    <w:rsid w:val="00CF0303"/>
    <w:rsid w:val="00CF6546"/>
    <w:rsid w:val="00D02778"/>
    <w:rsid w:val="00D03503"/>
    <w:rsid w:val="00D07613"/>
    <w:rsid w:val="00D0774B"/>
    <w:rsid w:val="00D172A3"/>
    <w:rsid w:val="00D20C86"/>
    <w:rsid w:val="00D22ED8"/>
    <w:rsid w:val="00D3260C"/>
    <w:rsid w:val="00D33FB9"/>
    <w:rsid w:val="00D34FED"/>
    <w:rsid w:val="00D36AEB"/>
    <w:rsid w:val="00D3756B"/>
    <w:rsid w:val="00D37DB1"/>
    <w:rsid w:val="00D37EC2"/>
    <w:rsid w:val="00D520E7"/>
    <w:rsid w:val="00D540B3"/>
    <w:rsid w:val="00D5674B"/>
    <w:rsid w:val="00D56818"/>
    <w:rsid w:val="00D57472"/>
    <w:rsid w:val="00D57C07"/>
    <w:rsid w:val="00D62217"/>
    <w:rsid w:val="00D65682"/>
    <w:rsid w:val="00D658D2"/>
    <w:rsid w:val="00D6617B"/>
    <w:rsid w:val="00D668A4"/>
    <w:rsid w:val="00D7063E"/>
    <w:rsid w:val="00D7106A"/>
    <w:rsid w:val="00D720E0"/>
    <w:rsid w:val="00D73A79"/>
    <w:rsid w:val="00D76608"/>
    <w:rsid w:val="00D9198B"/>
    <w:rsid w:val="00DA5127"/>
    <w:rsid w:val="00DA779C"/>
    <w:rsid w:val="00DB0DFE"/>
    <w:rsid w:val="00DB3191"/>
    <w:rsid w:val="00DB33B3"/>
    <w:rsid w:val="00DB55A3"/>
    <w:rsid w:val="00DC2532"/>
    <w:rsid w:val="00DC49AD"/>
    <w:rsid w:val="00DC6217"/>
    <w:rsid w:val="00DC658B"/>
    <w:rsid w:val="00DC6859"/>
    <w:rsid w:val="00DD0379"/>
    <w:rsid w:val="00DD7DF7"/>
    <w:rsid w:val="00DE337C"/>
    <w:rsid w:val="00DE4D91"/>
    <w:rsid w:val="00DE6B88"/>
    <w:rsid w:val="00DF0A19"/>
    <w:rsid w:val="00DF226E"/>
    <w:rsid w:val="00DF37BC"/>
    <w:rsid w:val="00DF5C8E"/>
    <w:rsid w:val="00E003F4"/>
    <w:rsid w:val="00E04013"/>
    <w:rsid w:val="00E07037"/>
    <w:rsid w:val="00E10129"/>
    <w:rsid w:val="00E13EB2"/>
    <w:rsid w:val="00E14436"/>
    <w:rsid w:val="00E17C2E"/>
    <w:rsid w:val="00E20484"/>
    <w:rsid w:val="00E226D9"/>
    <w:rsid w:val="00E22DA9"/>
    <w:rsid w:val="00E254E3"/>
    <w:rsid w:val="00E27744"/>
    <w:rsid w:val="00E33AF0"/>
    <w:rsid w:val="00E34664"/>
    <w:rsid w:val="00E371BB"/>
    <w:rsid w:val="00E40658"/>
    <w:rsid w:val="00E40EE5"/>
    <w:rsid w:val="00E41567"/>
    <w:rsid w:val="00E42E58"/>
    <w:rsid w:val="00E56F1A"/>
    <w:rsid w:val="00E64C2D"/>
    <w:rsid w:val="00E7032A"/>
    <w:rsid w:val="00E7113A"/>
    <w:rsid w:val="00E72DCC"/>
    <w:rsid w:val="00E759ED"/>
    <w:rsid w:val="00E76264"/>
    <w:rsid w:val="00E821C7"/>
    <w:rsid w:val="00E841BB"/>
    <w:rsid w:val="00E8645F"/>
    <w:rsid w:val="00E86BFC"/>
    <w:rsid w:val="00E90E09"/>
    <w:rsid w:val="00E92541"/>
    <w:rsid w:val="00EA0D40"/>
    <w:rsid w:val="00EA31B9"/>
    <w:rsid w:val="00EA3ECC"/>
    <w:rsid w:val="00EA4DEE"/>
    <w:rsid w:val="00EB34CB"/>
    <w:rsid w:val="00EB4588"/>
    <w:rsid w:val="00EB5D8D"/>
    <w:rsid w:val="00EC0F52"/>
    <w:rsid w:val="00EC128B"/>
    <w:rsid w:val="00EC4BC5"/>
    <w:rsid w:val="00EC4C17"/>
    <w:rsid w:val="00EC632B"/>
    <w:rsid w:val="00ED2517"/>
    <w:rsid w:val="00ED3F28"/>
    <w:rsid w:val="00ED5157"/>
    <w:rsid w:val="00EE4134"/>
    <w:rsid w:val="00EE463C"/>
    <w:rsid w:val="00EF174A"/>
    <w:rsid w:val="00EF2B14"/>
    <w:rsid w:val="00EF33CC"/>
    <w:rsid w:val="00EF7FF6"/>
    <w:rsid w:val="00F00B79"/>
    <w:rsid w:val="00F06CA7"/>
    <w:rsid w:val="00F1616B"/>
    <w:rsid w:val="00F24945"/>
    <w:rsid w:val="00F2521D"/>
    <w:rsid w:val="00F27314"/>
    <w:rsid w:val="00F2770C"/>
    <w:rsid w:val="00F3485B"/>
    <w:rsid w:val="00F35ABA"/>
    <w:rsid w:val="00F37CCF"/>
    <w:rsid w:val="00F42846"/>
    <w:rsid w:val="00F43F8D"/>
    <w:rsid w:val="00F4472C"/>
    <w:rsid w:val="00F45A49"/>
    <w:rsid w:val="00F56CAF"/>
    <w:rsid w:val="00F642DF"/>
    <w:rsid w:val="00F65048"/>
    <w:rsid w:val="00F65382"/>
    <w:rsid w:val="00F66E7D"/>
    <w:rsid w:val="00F77353"/>
    <w:rsid w:val="00F8027B"/>
    <w:rsid w:val="00F81797"/>
    <w:rsid w:val="00F864B4"/>
    <w:rsid w:val="00F86A33"/>
    <w:rsid w:val="00F94BAE"/>
    <w:rsid w:val="00FA6688"/>
    <w:rsid w:val="00FA6C56"/>
    <w:rsid w:val="00FB4B7E"/>
    <w:rsid w:val="00FC0193"/>
    <w:rsid w:val="00FC2BAB"/>
    <w:rsid w:val="00FC4A4F"/>
    <w:rsid w:val="00FC5F2F"/>
    <w:rsid w:val="00FD0BAC"/>
    <w:rsid w:val="00FE259D"/>
    <w:rsid w:val="00FE36CB"/>
    <w:rsid w:val="00FE538B"/>
    <w:rsid w:val="00FE7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4B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https://nwtc.nrel.gov/IceFloe" TargetMode="External"/><Relationship Id="rId26" Type="http://schemas.openxmlformats.org/officeDocument/2006/relationships/image" Target="media/image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nwtc.nrel.gov/DWM" TargetMode="External"/><Relationship Id="rId34"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nwtc.nrel.gov/TMD"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wtc.nrel.gov/MAP" TargetMode="External"/><Relationship Id="rId20" Type="http://schemas.openxmlformats.org/officeDocument/2006/relationships/hyperlink" Target="https://nwtc.nrel.gov/DWM" TargetMode="External"/><Relationship Id="rId29" Type="http://schemas.openxmlformats.org/officeDocument/2006/relationships/hyperlink" Target="https://nwtc.nrel.gov/system/files/Setup_NWTC_Windows.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wtc.nrel.gov/FAST7" TargetMode="External"/><Relationship Id="rId24" Type="http://schemas.openxmlformats.org/officeDocument/2006/relationships/hyperlink" Target="http://wind.nrel.gov/designcodes/simulators/developers/" TargetMode="External"/><Relationship Id="rId32" Type="http://schemas.openxmlformats.org/officeDocument/2006/relationships/image" Target="media/image8.png"/><Relationship Id="rId37" Type="http://schemas.openxmlformats.org/officeDocument/2006/relationships/hyperlink" Target="https://wind.nrel.gov/forum/wind/"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nrel.gov/docs/fy14osti/60742.pdf" TargetMode="External"/><Relationship Id="rId28" Type="http://schemas.openxmlformats.org/officeDocument/2006/relationships/hyperlink" Target="https://nwtc.nrel.gov/MAP" TargetMode="External"/><Relationship Id="rId36" Type="http://schemas.openxmlformats.org/officeDocument/2006/relationships/image" Target="media/image12.png"/><Relationship Id="rId10" Type="http://schemas.openxmlformats.org/officeDocument/2006/relationships/hyperlink" Target="https://nwtc.nrel.gov/FAST-Developers" TargetMode="External"/><Relationship Id="rId19" Type="http://schemas.openxmlformats.org/officeDocument/2006/relationships/hyperlink" Target="https://nwtc.nrel.gov/FEAMooring" TargetMode="External"/><Relationship Id="rId31"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hyperlink" Target="http://www.nrel.gov/docs/fy14osti/60742.pdf" TargetMode="External"/><Relationship Id="rId27" Type="http://schemas.openxmlformats.org/officeDocument/2006/relationships/comments" Target="comments.xml"/><Relationship Id="rId30" Type="http://schemas.openxmlformats.org/officeDocument/2006/relationships/image" Target="media/image6.png"/><Relationship Id="rId3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D816F0-A179-4617-87A9-6EC63E52A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10682</TotalTime>
  <Pages>39</Pages>
  <Words>10649</Words>
  <Characters>60702</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71209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87</cp:revision>
  <dcterms:created xsi:type="dcterms:W3CDTF">2015-03-31T13:08:00Z</dcterms:created>
  <dcterms:modified xsi:type="dcterms:W3CDTF">2015-06-08T20:05:00Z</dcterms:modified>
</cp:coreProperties>
</file>