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r>
        <w:t>F</w:t>
      </w:r>
      <w:r w:rsidR="00CA74B5">
        <w:t>AST v8.</w:t>
      </w:r>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201</w:t>
      </w:r>
      <w:r w:rsidR="002A6E11">
        <w:t>5</w:t>
      </w:r>
      <w:ins w:id="6" w:author="Bonnie Jonkman" w:date="2015-08-18T12:20:00Z">
        <w:r w:rsidR="009A1356">
          <w:t xml:space="preserve">  -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ins>
      <w:r w:rsidR="004E202C">
        <w:rPr>
          <w:noProof/>
          <w:webHidden/>
        </w:rPr>
      </w:r>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ins>
      <w:r>
        <w:rPr>
          <w:noProof/>
          <w:webHidden/>
        </w:rPr>
      </w:r>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ins>
      <w:r>
        <w:rPr>
          <w:noProof/>
          <w:webHidden/>
        </w:rPr>
      </w:r>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ins>
      <w:r>
        <w:rPr>
          <w:noProof/>
          <w:webHidden/>
        </w:rPr>
      </w:r>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ins>
      <w:r>
        <w:rPr>
          <w:noProof/>
          <w:webHidden/>
        </w:rPr>
      </w:r>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ins>
      <w:r>
        <w:rPr>
          <w:noProof/>
          <w:webHidden/>
        </w:rPr>
      </w:r>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ins>
      <w:r>
        <w:rPr>
          <w:noProof/>
          <w:webHidden/>
        </w:rPr>
      </w:r>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ins>
      <w:r>
        <w:rPr>
          <w:noProof/>
          <w:webHidden/>
        </w:rPr>
      </w:r>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ins>
      <w:r>
        <w:rPr>
          <w:noProof/>
          <w:webHidden/>
        </w:rPr>
      </w:r>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ins>
      <w:r>
        <w:rPr>
          <w:noProof/>
          <w:webHidden/>
        </w:rPr>
      </w:r>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ins>
      <w:r>
        <w:rPr>
          <w:noProof/>
          <w:webHidden/>
        </w:rPr>
      </w:r>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ins>
      <w:r>
        <w:rPr>
          <w:noProof/>
          <w:webHidden/>
        </w:rPr>
      </w:r>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ins>
      <w:r>
        <w:rPr>
          <w:noProof/>
          <w:webHidden/>
        </w:rPr>
      </w:r>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ins>
      <w:r>
        <w:rPr>
          <w:noProof/>
          <w:webHidden/>
        </w:rPr>
      </w:r>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ins>
      <w:r>
        <w:rPr>
          <w:noProof/>
          <w:webHidden/>
        </w:rPr>
      </w:r>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ins>
      <w:r>
        <w:rPr>
          <w:noProof/>
          <w:webHidden/>
        </w:rPr>
      </w:r>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ins>
      <w:r>
        <w:rPr>
          <w:noProof/>
          <w:webHidden/>
        </w:rPr>
      </w:r>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ins>
      <w:r>
        <w:rPr>
          <w:noProof/>
          <w:webHidden/>
        </w:rPr>
      </w:r>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ins>
      <w:r>
        <w:rPr>
          <w:noProof/>
          <w:webHidden/>
        </w:rPr>
      </w:r>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ins>
      <w:r>
        <w:rPr>
          <w:noProof/>
          <w:webHidden/>
        </w:rPr>
      </w:r>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ins>
      <w:r>
        <w:rPr>
          <w:noProof/>
          <w:webHidden/>
        </w:rPr>
      </w:r>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ins>
      <w:r>
        <w:rPr>
          <w:noProof/>
          <w:webHidden/>
        </w:rPr>
      </w:r>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ins>
      <w:r>
        <w:rPr>
          <w:noProof/>
          <w:webHidden/>
        </w:rPr>
      </w:r>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ins>
      <w:r>
        <w:rPr>
          <w:noProof/>
          <w:webHidden/>
        </w:rPr>
      </w:r>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ins>
      <w:r>
        <w:rPr>
          <w:noProof/>
          <w:webHidden/>
        </w:rPr>
      </w:r>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ins>
      <w:r>
        <w:rPr>
          <w:noProof/>
          <w:webHidden/>
        </w:rPr>
      </w:r>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ins>
      <w:r>
        <w:rPr>
          <w:noProof/>
          <w:webHidden/>
        </w:rPr>
      </w:r>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ins>
      <w:r>
        <w:rPr>
          <w:noProof/>
          <w:webHidden/>
        </w:rPr>
      </w:r>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ins>
      <w:r>
        <w:rPr>
          <w:noProof/>
          <w:webHidden/>
        </w:rPr>
      </w:r>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ins>
      <w:r>
        <w:rPr>
          <w:noProof/>
          <w:webHidden/>
        </w:rPr>
      </w:r>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99" w:name="_Ref368594244"/>
      <w:r>
        <w:t xml:space="preserve">Figure </w:t>
      </w:r>
      <w:r w:rsidR="004E5FE7">
        <w:fldChar w:fldCharType="begin"/>
      </w:r>
      <w:r w:rsidR="004E5FE7">
        <w:instrText xml:space="preserve"> SEQ Figure \* ARABIC </w:instrText>
      </w:r>
      <w:r w:rsidR="004E5FE7">
        <w:fldChar w:fldCharType="separate"/>
      </w:r>
      <w:r w:rsidR="008462CD">
        <w:rPr>
          <w:noProof/>
        </w:rPr>
        <w:t>1</w:t>
      </w:r>
      <w:r w:rsidR="004E5FE7">
        <w:rPr>
          <w:noProof/>
        </w:rPr>
        <w:fldChar w:fldCharType="end"/>
      </w:r>
      <w:bookmarkEnd w:id="99"/>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244.3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1662057" r:id="rId14"/>
        </w:object>
      </w:r>
    </w:p>
    <w:p w14:paraId="2164B0DD" w14:textId="77777777" w:rsidR="000D16ED" w:rsidRDefault="000D16ED" w:rsidP="000D16ED">
      <w:pPr>
        <w:pStyle w:val="Caption"/>
        <w:jc w:val="center"/>
      </w:pPr>
      <w:bookmarkStart w:id="100" w:name="_Ref368606255"/>
      <w:r>
        <w:t xml:space="preserve">Figure </w:t>
      </w:r>
      <w:r w:rsidR="004E5FE7">
        <w:fldChar w:fldCharType="begin"/>
      </w:r>
      <w:r w:rsidR="004E5FE7">
        <w:instrText xml:space="preserve"> SEQ Figure \* ARABIC </w:instrText>
      </w:r>
      <w:r w:rsidR="004E5FE7">
        <w:fldChar w:fldCharType="separate"/>
      </w:r>
      <w:r w:rsidR="008462CD">
        <w:rPr>
          <w:noProof/>
        </w:rPr>
        <w:t>2</w:t>
      </w:r>
      <w:r w:rsidR="004E5FE7">
        <w:rPr>
          <w:noProof/>
        </w:rPr>
        <w:fldChar w:fldCharType="end"/>
      </w:r>
      <w:bookmarkEnd w:id="100"/>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01" w:name="_Ref368606394"/>
      <w:r>
        <w:t xml:space="preserve">Figure </w:t>
      </w:r>
      <w:r w:rsidR="004E5FE7">
        <w:fldChar w:fldCharType="begin"/>
      </w:r>
      <w:r w:rsidR="004E5FE7">
        <w:instrText xml:space="preserve"> SEQ Figure \* ARABIC </w:instrText>
      </w:r>
      <w:r w:rsidR="004E5FE7">
        <w:fldChar w:fldCharType="separate"/>
      </w:r>
      <w:r w:rsidR="008462CD">
        <w:rPr>
          <w:noProof/>
        </w:rPr>
        <w:t>3</w:t>
      </w:r>
      <w:r w:rsidR="004E5FE7">
        <w:rPr>
          <w:noProof/>
        </w:rPr>
        <w:fldChar w:fldCharType="end"/>
      </w:r>
      <w:bookmarkEnd w:id="101"/>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02" w:name="_Ref368603146"/>
      <w:r>
        <w:lastRenderedPageBreak/>
        <w:t xml:space="preserve">Table </w:t>
      </w:r>
      <w:r w:rsidR="004E5FE7">
        <w:fldChar w:fldCharType="begin"/>
      </w:r>
      <w:r w:rsidR="004E5FE7">
        <w:instrText xml:space="preserve"> SEQ Table \* ARABIC </w:instrText>
      </w:r>
      <w:r w:rsidR="004E5FE7">
        <w:fldChar w:fldCharType="separate"/>
      </w:r>
      <w:r w:rsidR="008462CD">
        <w:rPr>
          <w:noProof/>
        </w:rPr>
        <w:t>1</w:t>
      </w:r>
      <w:r w:rsidR="004E5FE7">
        <w:rPr>
          <w:noProof/>
        </w:rPr>
        <w:fldChar w:fldCharType="end"/>
      </w:r>
      <w:bookmarkEnd w:id="102"/>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03" w:author="Bonnie Jonkman" w:date="2015-06-11T14:13:00Z">
              <w:r w:rsidR="001A5D50" w:rsidDel="00F22E64">
                <w:rPr>
                  <w:rFonts w:ascii="Calibri" w:eastAsia="Times New Roman" w:hAnsi="Calibri" w:cs="Times New Roman"/>
                  <w:b/>
                  <w:bCs/>
                  <w:color w:val="000000"/>
                </w:rPr>
                <w:delText>10</w:delText>
              </w:r>
            </w:del>
            <w:ins w:id="104"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05"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06" w:author="Bonnie Jonkman" w:date="2015-04-24T10:08:00Z"/>
                <w:rFonts w:ascii="Calibri" w:eastAsia="Times New Roman" w:hAnsi="Calibri" w:cs="Times New Roman"/>
              </w:rPr>
            </w:pPr>
            <w:ins w:id="107" w:author="Bonnie Jonkman" w:date="2015-04-24T10:08:00Z">
              <w:r w:rsidRPr="0032059E">
                <w:rPr>
                  <w:rFonts w:ascii="Calibri" w:eastAsia="Times New Roman" w:hAnsi="Calibri" w:cs="Times New Roman"/>
                </w:rPr>
                <w:t xml:space="preserve">•  </w:t>
              </w:r>
            </w:ins>
            <w:ins w:id="108"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09" w:author="Bonnie Jonkman" w:date="2015-04-24T10:08:00Z"/>
                <w:rFonts w:ascii="Wingdings" w:eastAsia="Times New Roman" w:hAnsi="Wingdings" w:cs="Times New Roman"/>
              </w:rPr>
            </w:pPr>
            <w:ins w:id="110"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11" w:author="Bonnie Jonkman" w:date="2015-04-24T10:08:00Z"/>
                <w:rFonts w:ascii="Calibri" w:eastAsia="Times New Roman" w:hAnsi="Calibri" w:cs="Times New Roman"/>
              </w:rPr>
            </w:pPr>
            <w:ins w:id="112"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13"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14" w:author="Bonnie Jonkman" w:date="2015-07-09T12:41:00Z"/>
                <w:rFonts w:ascii="Calibri" w:eastAsia="Times New Roman" w:hAnsi="Calibri" w:cs="Times New Roman"/>
              </w:rPr>
            </w:pPr>
            <w:ins w:id="115"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16" w:author="Bonnie Jonkman" w:date="2015-07-09T12:41:00Z"/>
                <w:rFonts w:ascii="Wingdings" w:eastAsia="Times New Roman" w:hAnsi="Wingdings" w:cs="Times New Roman"/>
              </w:rPr>
            </w:pPr>
            <w:ins w:id="117"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18" w:author="Bonnie Jonkman" w:date="2015-07-09T12:41:00Z"/>
                <w:rFonts w:ascii="Calibri" w:eastAsia="Times New Roman" w:hAnsi="Calibri" w:cs="Times New Roman"/>
              </w:rPr>
            </w:pPr>
            <w:ins w:id="119"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0" w:author="Bonnie Jonkman" w:date="2015-06-11T14:13:00Z">
              <w:r w:rsidDel="00F22E64">
                <w:rPr>
                  <w:rFonts w:ascii="Calibri" w:eastAsia="Times New Roman" w:hAnsi="Calibri" w:cs="Times New Roman"/>
                  <w:b/>
                  <w:bCs/>
                  <w:color w:val="000000"/>
                </w:rPr>
                <w:delText>10</w:delText>
              </w:r>
            </w:del>
            <w:ins w:id="121"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2" w:author="Bonnie Jonkman" w:date="2015-06-11T14:13:00Z">
              <w:r w:rsidR="001A5D50" w:rsidDel="00F22E64">
                <w:rPr>
                  <w:rFonts w:ascii="Calibri" w:eastAsia="Times New Roman" w:hAnsi="Calibri" w:cs="Times New Roman"/>
                  <w:b/>
                  <w:bCs/>
                  <w:color w:val="000000"/>
                </w:rPr>
                <w:delText>10</w:delText>
              </w:r>
            </w:del>
            <w:ins w:id="123"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24" w:author="Bonnie Jonkman" w:date="2015-06-11T14:13:00Z">
              <w:r w:rsidR="001A5D50" w:rsidDel="00F22E64">
                <w:rPr>
                  <w:rFonts w:ascii="Calibri" w:eastAsia="Times New Roman" w:hAnsi="Calibri" w:cs="Times New Roman"/>
                  <w:b/>
                  <w:bCs/>
                  <w:color w:val="000000"/>
                </w:rPr>
                <w:delText>10</w:delText>
              </w:r>
            </w:del>
            <w:ins w:id="125"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26" w:author="Bonnie Jonkman" w:date="2015-04-22T12:35:00Z">
              <w:r w:rsidR="001A5D50" w:rsidDel="009B7C07">
                <w:rPr>
                  <w:rFonts w:ascii="Calibri" w:eastAsia="Times New Roman" w:hAnsi="Calibri" w:cs="Times New Roman"/>
                  <w:b/>
                  <w:bCs/>
                  <w:color w:val="000000"/>
                </w:rPr>
                <w:delText>0</w:delText>
              </w:r>
            </w:del>
            <w:ins w:id="127"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28"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29" w:author="Bonnie Jonkman" w:date="2015-04-22T12:35:00Z"/>
                <w:rFonts w:ascii="Calibri" w:eastAsia="Times New Roman" w:hAnsi="Calibri" w:cs="Times New Roman"/>
                <w:color w:val="000000"/>
              </w:rPr>
            </w:pPr>
            <w:ins w:id="130"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31" w:author="Bonnie Jonkman" w:date="2015-04-22T12:35:00Z"/>
                <w:rFonts w:ascii="Wingdings" w:eastAsia="Times New Roman" w:hAnsi="Wingdings" w:cs="Times New Roman"/>
                <w:color w:val="000000"/>
              </w:rPr>
            </w:pPr>
            <w:ins w:id="132"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33" w:author="Bonnie Jonkman" w:date="2015-04-22T12:35:00Z"/>
                <w:rFonts w:ascii="Wingdings" w:eastAsia="Times New Roman" w:hAnsi="Wingdings" w:cs="Times New Roman"/>
              </w:rPr>
            </w:pPr>
            <w:ins w:id="134"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35"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38" w:author="Bonnie Jonkman" w:date="2015-04-15T12:42:00Z"/>
        </w:rPr>
      </w:pPr>
      <w:bookmarkStart w:id="139" w:name="_Ref412116144"/>
      <w:bookmarkStart w:id="140" w:name="_Toc427740960"/>
      <w:r>
        <w:t>Major changes</w:t>
      </w:r>
      <w:r w:rsidR="008274A4">
        <w:t xml:space="preserve"> in FAST</w:t>
      </w:r>
      <w:bookmarkEnd w:id="139"/>
      <w:bookmarkEnd w:id="140"/>
    </w:p>
    <w:p w14:paraId="7FB9A931" w14:textId="7F56270E" w:rsidR="00B92E37" w:rsidRDefault="00B92E37" w:rsidP="00B92E37">
      <w:pPr>
        <w:pStyle w:val="Heading2"/>
        <w:rPr>
          <w:ins w:id="141" w:author="Bonnie Jonkman" w:date="2015-04-15T12:42:00Z"/>
        </w:rPr>
      </w:pPr>
      <w:bookmarkStart w:id="142" w:name="_Toc427740961"/>
      <w:ins w:id="143" w:author="Bonnie Jonkman" w:date="2015-04-15T12:42:00Z">
        <w:r>
          <w:t>v8.1</w:t>
        </w:r>
      </w:ins>
      <w:ins w:id="144" w:author="Bonnie Jonkman" w:date="2015-06-06T16:56:00Z">
        <w:r w:rsidR="001A0C92">
          <w:t>2</w:t>
        </w:r>
      </w:ins>
      <w:ins w:id="145" w:author="Bonnie Jonkman" w:date="2015-04-15T12:42:00Z">
        <w:r>
          <w:t>.00a-bjj</w:t>
        </w:r>
        <w:bookmarkEnd w:id="142"/>
      </w:ins>
    </w:p>
    <w:p w14:paraId="31E3881B" w14:textId="740E23AA" w:rsidR="00B92E37" w:rsidRDefault="00B92E37" w:rsidP="00B92E37">
      <w:pPr>
        <w:pStyle w:val="ListParagraph"/>
        <w:numPr>
          <w:ilvl w:val="0"/>
          <w:numId w:val="6"/>
        </w:numPr>
        <w:rPr>
          <w:ins w:id="146" w:author="Bonnie Jonkman" w:date="2015-04-24T10:07:00Z"/>
        </w:rPr>
      </w:pPr>
      <w:ins w:id="147" w:author="Bonnie Jonkman" w:date="2015-04-15T12:43:00Z">
        <w:r>
          <w:t>We added checkpoint-restart capability.</w:t>
        </w:r>
      </w:ins>
    </w:p>
    <w:p w14:paraId="08A5DF33" w14:textId="5E705EBF" w:rsidR="00DF0A19" w:rsidRDefault="00DF0A19" w:rsidP="00B92E37">
      <w:pPr>
        <w:pStyle w:val="ListParagraph"/>
        <w:numPr>
          <w:ilvl w:val="0"/>
          <w:numId w:val="6"/>
        </w:numPr>
        <w:rPr>
          <w:ins w:id="148" w:author="Bonnie Jonkman" w:date="2015-08-18T12:18:00Z"/>
        </w:rPr>
      </w:pPr>
      <w:ins w:id="149"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150" w:author="Bonnie Jonkman" w:date="2015-08-18T12:18:00Z"/>
        </w:rPr>
      </w:pPr>
      <w:ins w:id="151" w:author="Bonnie Jonkman" w:date="2015-08-18T12:18:00Z">
        <w:r>
          <w:t>Added HAWC-format wind files to InflowWind</w:t>
        </w:r>
      </w:ins>
    </w:p>
    <w:p w14:paraId="7EAFD9F1" w14:textId="5195605F" w:rsidR="00BE1CEA" w:rsidRDefault="00BE1CEA" w:rsidP="00B92E37">
      <w:pPr>
        <w:pStyle w:val="ListParagraph"/>
        <w:numPr>
          <w:ilvl w:val="0"/>
          <w:numId w:val="6"/>
        </w:numPr>
        <w:rPr>
          <w:ins w:id="152" w:author="Bonnie Jonkman" w:date="2015-06-06T16:56:00Z"/>
        </w:rPr>
      </w:pPr>
      <w:ins w:id="153" w:author="Bonnie Jonkman" w:date="2015-08-18T12:18:00Z">
        <w:r>
          <w:t xml:space="preserve">Added integrations for </w:t>
        </w:r>
      </w:ins>
      <w:ins w:id="154" w:author="Bonnie Jonkman" w:date="2015-08-18T12:19:00Z">
        <w:r>
          <w:t xml:space="preserve">the </w:t>
        </w:r>
      </w:ins>
      <w:ins w:id="155" w:author="Bonnie Jonkman" w:date="2015-08-18T12:18:00Z">
        <w:r>
          <w:t>FAST v8-OpenFOAM interface</w:t>
        </w:r>
      </w:ins>
    </w:p>
    <w:p w14:paraId="27254C28" w14:textId="5F3FF6B0" w:rsidR="001A0C92" w:rsidRDefault="001A0C92" w:rsidP="00B92E37">
      <w:pPr>
        <w:pStyle w:val="ListParagraph"/>
        <w:numPr>
          <w:ilvl w:val="0"/>
          <w:numId w:val="6"/>
        </w:numPr>
        <w:rPr>
          <w:ins w:id="156" w:author="Bonnie Jonkman" w:date="2015-08-04T13:58:00Z"/>
        </w:rPr>
      </w:pPr>
      <w:ins w:id="157" w:author="Bonnie Jonkman" w:date="2015-06-06T16:56:00Z">
        <w:r>
          <w:t>We added AeroDyn v15 in addition to AeroDyn 14. We will remove AeroDyn v14 after AeroDyn v15</w:t>
        </w:r>
      </w:ins>
      <w:ins w:id="158" w:author="Bonnie Jonkman" w:date="2015-06-06T16:57:00Z">
        <w:r>
          <w:t xml:space="preserve"> is deemed a suitable replacement</w:t>
        </w:r>
      </w:ins>
      <w:ins w:id="159" w:author="Bonnie Jonkman" w:date="2015-06-06T16:58:00Z">
        <w:r>
          <w:t xml:space="preserve"> for it</w:t>
        </w:r>
      </w:ins>
      <w:ins w:id="160" w:author="Bonnie Jonkman" w:date="2015-06-06T16:56:00Z">
        <w:r>
          <w:t>.</w:t>
        </w:r>
      </w:ins>
    </w:p>
    <w:p w14:paraId="592A9D3E" w14:textId="2DEC3564" w:rsidR="005D2AF6" w:rsidRDefault="004E202C">
      <w:pPr>
        <w:pStyle w:val="ListParagraph"/>
        <w:numPr>
          <w:ilvl w:val="1"/>
          <w:numId w:val="6"/>
        </w:numPr>
        <w:rPr>
          <w:ins w:id="161" w:author="Bonnie Jonkman" w:date="2015-06-11T14:10:00Z"/>
        </w:rPr>
        <w:pPrChange w:id="162" w:author="Bonnie Jonkman" w:date="2015-08-04T13:58:00Z">
          <w:pPr>
            <w:pStyle w:val="ListParagraph"/>
            <w:numPr>
              <w:numId w:val="6"/>
            </w:numPr>
            <w:ind w:left="1080" w:hanging="720"/>
          </w:pPr>
        </w:pPrChange>
      </w:pPr>
      <w:ins w:id="163" w:author="Bonnie Jonkman" w:date="2015-08-19T09:49:00Z">
        <w:r>
          <w:t>Some text here</w:t>
        </w:r>
      </w:ins>
      <w:ins w:id="164"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65" w:author="Bonnie Jonkman" w:date="2015-06-11T14:11:00Z"/>
        </w:rPr>
      </w:pPr>
      <w:ins w:id="16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167" w:author="Bonnie Jonkman" w:date="2015-06-11T14:13:00Z"/>
        </w:rPr>
      </w:pPr>
      <w:ins w:id="168" w:author="Bonnie Jonkman" w:date="2015-06-11T14:11:00Z">
        <w:r>
          <w:t>BeamDyn</w:t>
        </w:r>
      </w:ins>
    </w:p>
    <w:p w14:paraId="088DD154" w14:textId="43A446A7" w:rsidR="00E50828" w:rsidRDefault="00E50828" w:rsidP="00B92E37">
      <w:pPr>
        <w:pStyle w:val="ListParagraph"/>
        <w:numPr>
          <w:ilvl w:val="0"/>
          <w:numId w:val="6"/>
        </w:numPr>
        <w:rPr>
          <w:ins w:id="169" w:author="Bonnie Jonkman" w:date="2015-04-15T12:43:00Z"/>
        </w:rPr>
      </w:pPr>
      <w:ins w:id="170" w:author="Bonnie Jonkman" w:date="2015-06-11T14:13:00Z">
        <w:r>
          <w:t>MoorDyn validated</w:t>
        </w:r>
      </w:ins>
    </w:p>
    <w:p w14:paraId="6BAFDADF" w14:textId="59C9087B" w:rsidR="004106F7" w:rsidRDefault="004E202C" w:rsidP="004106F7">
      <w:pPr>
        <w:pStyle w:val="ListParagraph"/>
        <w:numPr>
          <w:ilvl w:val="0"/>
          <w:numId w:val="6"/>
        </w:numPr>
      </w:pPr>
      <w:ins w:id="171" w:author="Bonnie Jonkman" w:date="2015-08-19T09:49:00Z">
        <w:r>
          <w:t>FAST v8 officially released under the Apache 2.0 license.</w:t>
        </w:r>
      </w:ins>
    </w:p>
    <w:p w14:paraId="546C8C5B" w14:textId="270F8F88" w:rsidR="004106F7" w:rsidRDefault="004106F7" w:rsidP="0015373F">
      <w:pPr>
        <w:pStyle w:val="Caption"/>
        <w:keepNext/>
        <w:ind w:left="360"/>
        <w:jc w:val="center"/>
      </w:pPr>
      <w:r>
        <w:lastRenderedPageBreak/>
        <w:t xml:space="preserve">Table </w:t>
      </w:r>
      <w:r w:rsidR="004E5FE7">
        <w:fldChar w:fldCharType="begin"/>
      </w:r>
      <w:r w:rsidR="004E5FE7">
        <w:instrText xml:space="preserve"> SEQ Table \* ARABIC </w:instrText>
      </w:r>
      <w:r w:rsidR="004E5FE7">
        <w:fldChar w:fldCharType="separate"/>
      </w:r>
      <w:r>
        <w:rPr>
          <w:noProof/>
        </w:rPr>
        <w:t>2</w:t>
      </w:r>
      <w:r w:rsidR="004E5FE7">
        <w:rPr>
          <w:noProof/>
        </w:rPr>
        <w:fldChar w:fldCharType="end"/>
      </w:r>
      <w:r>
        <w:t>: Components in FAST v8.1</w:t>
      </w:r>
      <w:del w:id="172" w:author="Bonnie Jonkman" w:date="2015-07-09T12:38:00Z">
        <w:r w:rsidDel="004106F7">
          <w:delText>0</w:delText>
        </w:r>
      </w:del>
      <w:ins w:id="173"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74" w:author="Bonnie Jonkman" w:date="2015-07-09T12:39:00Z">
                  <w:rPr/>
                </w:rPrChange>
              </w:rPr>
            </w:pPr>
            <w:r w:rsidRPr="004106F7">
              <w:rPr>
                <w:highlight w:val="yellow"/>
                <w:rPrChange w:id="175"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76"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177" w:author="Bonnie Jonkman" w:date="2015-07-09T12:38:00Z"/>
                <w:b w:val="0"/>
                <w:rPrChange w:id="178" w:author="Bonnie Jonkman" w:date="2015-07-09T12:39:00Z">
                  <w:rPr>
                    <w:ins w:id="179" w:author="Bonnie Jonkman" w:date="2015-07-09T12:38:00Z"/>
                  </w:rPr>
                </w:rPrChange>
              </w:rPr>
            </w:pPr>
            <w:ins w:id="180"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81" w:author="Bonnie Jonkman" w:date="2015-07-09T12:38:00Z"/>
                <w:highlight w:val="yellow"/>
                <w:rPrChange w:id="182" w:author="Bonnie Jonkman" w:date="2015-07-09T12:39:00Z">
                  <w:rPr>
                    <w:ins w:id="183"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184" w:author="Bonnie Jonkman" w:date="2015-07-09T12:38:00Z"/>
              </w:rPr>
            </w:pPr>
            <w:ins w:id="185"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186"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87" w:author="Bonnie Jonkman" w:date="2015-07-09T12:39:00Z">
                  <w:rPr/>
                </w:rPrChange>
              </w:rPr>
            </w:pPr>
            <w:r w:rsidRPr="004106F7">
              <w:rPr>
                <w:highlight w:val="yellow"/>
                <w:rPrChange w:id="188"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89"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190" w:author="Bonnie Jonkman" w:date="2015-07-09T12:39:00Z"/>
                <w:b w:val="0"/>
                <w:rPrChange w:id="191" w:author="Bonnie Jonkman" w:date="2015-07-09T12:39:00Z">
                  <w:rPr>
                    <w:ins w:id="192" w:author="Bonnie Jonkman" w:date="2015-07-09T12:39:00Z"/>
                  </w:rPr>
                </w:rPrChange>
              </w:rPr>
            </w:pPr>
            <w:ins w:id="193"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94" w:author="Bonnie Jonkman" w:date="2015-07-09T12:39:00Z"/>
                <w:highlight w:val="yellow"/>
                <w:rPrChange w:id="195" w:author="Bonnie Jonkman" w:date="2015-07-09T12:39:00Z">
                  <w:rPr>
                    <w:ins w:id="196" w:author="Bonnie Jonkman" w:date="2015-07-09T12:39:00Z"/>
                  </w:rPr>
                </w:rPrChange>
              </w:rPr>
            </w:pPr>
            <w:ins w:id="197" w:author="Bonnie Jonkman" w:date="2015-07-09T12:39:00Z">
              <w:r w:rsidRPr="004106F7">
                <w:rPr>
                  <w:highlight w:val="yellow"/>
                  <w:rPrChange w:id="198"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199" w:author="Bonnie Jonkman" w:date="2015-07-09T12:39:00Z"/>
              </w:rPr>
            </w:pPr>
            <w:ins w:id="200"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01" w:author="Bonnie Jonkman" w:date="2015-07-09T12:39:00Z">
                  <w:rPr/>
                </w:rPrChange>
              </w:rPr>
            </w:pPr>
            <w:r w:rsidRPr="004106F7">
              <w:rPr>
                <w:highlight w:val="yellow"/>
                <w:rPrChange w:id="202" w:author="Bonnie Jonkman" w:date="2015-07-09T12:39:00Z">
                  <w:rPr/>
                </w:rPrChange>
              </w:rPr>
              <w:t>v</w:t>
            </w:r>
            <w:del w:id="203" w:author="Bonnie Jonkman" w:date="2015-07-09T12:39:00Z">
              <w:r w:rsidRPr="004106F7" w:rsidDel="004106F7">
                <w:rPr>
                  <w:highlight w:val="yellow"/>
                  <w:rPrChange w:id="204" w:author="Bonnie Jonkman" w:date="2015-07-09T12:39:00Z">
                    <w:rPr/>
                  </w:rPrChange>
                </w:rPr>
                <w:delText>2</w:delText>
              </w:r>
            </w:del>
            <w:ins w:id="205" w:author="Bonnie Jonkman" w:date="2015-07-09T12:39:00Z">
              <w:r w:rsidRPr="004106F7">
                <w:rPr>
                  <w:highlight w:val="yellow"/>
                  <w:rPrChange w:id="206" w:author="Bonnie Jonkman" w:date="2015-07-09T12:39:00Z">
                    <w:rPr/>
                  </w:rPrChange>
                </w:rPr>
                <w:t>3</w:t>
              </w:r>
            </w:ins>
            <w:r w:rsidRPr="004106F7">
              <w:rPr>
                <w:highlight w:val="yellow"/>
                <w:rPrChange w:id="207" w:author="Bonnie Jonkman" w:date="2015-07-09T12:39:00Z">
                  <w:rPr/>
                </w:rPrChange>
              </w:rPr>
              <w:t>.0</w:t>
            </w:r>
            <w:del w:id="208" w:author="Bonnie Jonkman" w:date="2015-07-09T12:39:00Z">
              <w:r w:rsidRPr="004106F7" w:rsidDel="004106F7">
                <w:rPr>
                  <w:highlight w:val="yellow"/>
                  <w:rPrChange w:id="209" w:author="Bonnie Jonkman" w:date="2015-07-09T12:39:00Z">
                    <w:rPr/>
                  </w:rPrChange>
                </w:rPr>
                <w:delText>1</w:delText>
              </w:r>
            </w:del>
            <w:ins w:id="210" w:author="Bonnie Jonkman" w:date="2015-07-09T12:39:00Z">
              <w:r w:rsidRPr="004106F7">
                <w:rPr>
                  <w:highlight w:val="yellow"/>
                  <w:rPrChange w:id="211" w:author="Bonnie Jonkman" w:date="2015-07-09T12:39:00Z">
                    <w:rPr/>
                  </w:rPrChange>
                </w:rPr>
                <w:t>0</w:t>
              </w:r>
            </w:ins>
            <w:r w:rsidRPr="004106F7">
              <w:rPr>
                <w:highlight w:val="yellow"/>
                <w:rPrChange w:id="212"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IfW</w:t>
            </w:r>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3" w:author="Bonnie Jonkman" w:date="2015-07-09T12:39:00Z">
                  <w:rPr/>
                </w:rPrChange>
              </w:rPr>
            </w:pPr>
            <w:r w:rsidRPr="004106F7">
              <w:rPr>
                <w:highlight w:val="yellow"/>
                <w:rPrChange w:id="214"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SrvD</w:t>
            </w:r>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15"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6" w:author="Bonnie Jonkman" w:date="2015-07-09T12:39:00Z">
                  <w:rPr/>
                </w:rPrChange>
              </w:rPr>
            </w:pPr>
            <w:r w:rsidRPr="004106F7">
              <w:rPr>
                <w:highlight w:val="yellow"/>
                <w:rPrChange w:id="217"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18" w:author="Bonnie Jonkman" w:date="2015-07-09T12:39:00Z">
                  <w:rPr/>
                </w:rPrChange>
              </w:rPr>
            </w:pPr>
            <w:r w:rsidRPr="004106F7">
              <w:rPr>
                <w:highlight w:val="yellow"/>
                <w:rPrChange w:id="219"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0"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1" w:author="Bonnie Jonkman" w:date="2015-07-09T12:39:00Z">
                  <w:rPr/>
                </w:rPrChange>
              </w:rPr>
            </w:pPr>
            <w:r w:rsidRPr="004106F7">
              <w:rPr>
                <w:highlight w:val="yellow"/>
                <w:rPrChange w:id="222"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r w:rsidRPr="005509D5">
              <w:rPr>
                <w:b w:val="0"/>
              </w:rPr>
              <w:t>MoorDyn</w:t>
            </w:r>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3" w:author="Bonnie Jonkman" w:date="2015-07-09T12:39:00Z">
                  <w:rPr/>
                </w:rPrChange>
              </w:rPr>
            </w:pPr>
            <w:r w:rsidRPr="004106F7">
              <w:rPr>
                <w:highlight w:val="yellow"/>
                <w:rPrChange w:id="224"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5" w:author="Bonnie Jonkman" w:date="2015-07-09T12:39:00Z">
                  <w:rPr/>
                </w:rPrChange>
              </w:rPr>
            </w:pPr>
            <w:r w:rsidRPr="004106F7">
              <w:rPr>
                <w:highlight w:val="yellow"/>
                <w:rPrChange w:id="226"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IceF</w:t>
            </w:r>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7"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IceD</w:t>
            </w:r>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28"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1" w:author="Bonnie Jonkman" w:date="2015-07-09T12:43:00Z">
                  <w:rPr/>
                </w:rPrChange>
              </w:rPr>
            </w:pPr>
            <w:r w:rsidRPr="0015373F">
              <w:rPr>
                <w:highlight w:val="yellow"/>
                <w:rPrChange w:id="232"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2490700A" w:rsidR="004106F7" w:rsidRDefault="004106F7" w:rsidP="0015373F">
            <w:pPr>
              <w:cnfStyle w:val="000000000000" w:firstRow="0" w:lastRow="0" w:firstColumn="0" w:lastColumn="0" w:oddVBand="0" w:evenVBand="0" w:oddHBand="0" w:evenHBand="0" w:firstRowFirstColumn="0" w:firstRowLastColumn="0" w:lastRowFirstColumn="0" w:lastRowLastColumn="0"/>
            </w:pPr>
            <w:r>
              <w:t>v3.</w:t>
            </w:r>
            <w:del w:id="233" w:author="Bonnie Jonkman" w:date="2015-08-21T11:33:00Z">
              <w:r w:rsidDel="000E55B7">
                <w:delText>3</w:delText>
              </w:r>
            </w:del>
            <w:ins w:id="234" w:author="Bonnie Jonkman" w:date="2015-08-21T11:33:00Z">
              <w:r w:rsidR="000E55B7">
                <w:t>4.1</w:t>
              </w:r>
            </w:ins>
            <w:r>
              <w:t xml:space="preserve"> as part of Intel® Math Kernel Library</w:t>
            </w:r>
            <w:bookmarkStart w:id="235" w:name="_GoBack"/>
            <w:bookmarkEnd w:id="235"/>
            <w:r>
              <w:t xml:space="preserve">;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r w:rsidRPr="00405A94">
              <w:rPr>
                <w:b w:val="0"/>
              </w:rPr>
              <w:t>ScaLAPACK</w:t>
            </w:r>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36"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37" w:author="Bonnie Jonkman" w:date="2015-07-09T12:43:00Z"/>
                <w:b w:val="0"/>
                <w:rPrChange w:id="238" w:author="Bonnie Jonkman" w:date="2015-07-09T12:43:00Z">
                  <w:rPr>
                    <w:ins w:id="239" w:author="Bonnie Jonkman" w:date="2015-07-09T12:43:00Z"/>
                  </w:rPr>
                </w:rPrChange>
              </w:rPr>
            </w:pPr>
            <w:ins w:id="240" w:author="Bonnie Jonkman" w:date="2015-07-09T12:43:00Z">
              <w:r w:rsidRPr="0015373F">
                <w:t>FitPack</w:t>
              </w:r>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241" w:author="Bonnie Jonkman" w:date="2015-07-09T12:43:00Z"/>
              </w:rPr>
            </w:pPr>
          </w:p>
        </w:tc>
      </w:tr>
    </w:tbl>
    <w:p w14:paraId="7342E82F" w14:textId="0CCAD070" w:rsidR="004106F7" w:rsidRPr="00066FEC" w:rsidDel="0015373F" w:rsidRDefault="004106F7">
      <w:pPr>
        <w:pStyle w:val="ListParagraph"/>
        <w:ind w:left="1080"/>
        <w:rPr>
          <w:del w:id="242" w:author="Bonnie Jonkman" w:date="2015-07-09T12:43:00Z"/>
        </w:rPr>
        <w:pPrChange w:id="243" w:author="Bonnie Jonkman" w:date="2015-07-09T12:42:00Z">
          <w:pPr>
            <w:pStyle w:val="ListParagraph"/>
            <w:numPr>
              <w:numId w:val="6"/>
            </w:numPr>
            <w:ind w:left="1080" w:hanging="720"/>
          </w:pPr>
        </w:pPrChange>
      </w:pPr>
    </w:p>
    <w:p w14:paraId="6F19D8BD" w14:textId="77777777" w:rsidR="00B92E37" w:rsidRPr="00B92E37" w:rsidRDefault="00B92E37">
      <w:pPr>
        <w:pPrChange w:id="244" w:author="Bonnie Jonkman" w:date="2015-04-15T12:42:00Z">
          <w:pPr>
            <w:pStyle w:val="Heading1"/>
          </w:pPr>
        </w:pPrChange>
      </w:pPr>
    </w:p>
    <w:p w14:paraId="2164B221" w14:textId="77777777" w:rsidR="00176884" w:rsidRDefault="00176884" w:rsidP="00176884">
      <w:pPr>
        <w:pStyle w:val="Heading2"/>
      </w:pPr>
      <w:bookmarkStart w:id="245" w:name="_Toc427740962"/>
      <w:r>
        <w:t>v8.10.00a-bjj</w:t>
      </w:r>
      <w:bookmarkEnd w:id="245"/>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lastRenderedPageBreak/>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46" w:name="_Toc427740963"/>
      <w:r>
        <w:t>v8.09.00a-bjj</w:t>
      </w:r>
      <w:bookmarkEnd w:id="246"/>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47" w:name="_Ref412116139"/>
      <w:bookmarkStart w:id="248" w:name="_Toc427740964"/>
      <w:r>
        <w:t>v8.08.00c-bjj</w:t>
      </w:r>
      <w:bookmarkEnd w:id="247"/>
      <w:bookmarkEnd w:id="248"/>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lastRenderedPageBreak/>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49" w:name="_Ref391841077"/>
      <w:r w:rsidR="002C1FAC" w:rsidRPr="00AC31AB">
        <w:rPr>
          <w:rStyle w:val="FootnoteReference"/>
          <w:rFonts w:eastAsia="Times New Roman" w:cs="Times New Roman"/>
          <w:color w:val="000000"/>
        </w:rPr>
        <w:footnoteReference w:id="7"/>
      </w:r>
      <w:bookmarkEnd w:id="249"/>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8462CD">
        <w:t xml:space="preserve">Figure </w:t>
      </w:r>
      <w:r w:rsidR="008462CD">
        <w:rPr>
          <w:noProof/>
        </w:rPr>
        <w:t>4</w:t>
      </w:r>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lastRenderedPageBreak/>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50" w:name="_Toc427740965"/>
      <w:r>
        <w:t>v8.03.02b-bjj</w:t>
      </w:r>
      <w:bookmarkEnd w:id="250"/>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51" w:name="_Ref415574957"/>
      <w:bookmarkStart w:id="252" w:name="_Toc427740966"/>
      <w:r>
        <w:t>FAST v8 Input and Output Files</w:t>
      </w:r>
      <w:bookmarkEnd w:id="251"/>
      <w:bookmarkEnd w:id="252"/>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53" w:name="_Toc427740967"/>
      <w:r>
        <w:t>File Naming Conventions</w:t>
      </w:r>
      <w:bookmarkEnd w:id="253"/>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lastRenderedPageBreak/>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54"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55" w:author="Bonnie Jonkman" w:date="2015-04-15T12:43:00Z"/>
              </w:rPr>
            </w:pPr>
            <w:ins w:id="256"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57" w:author="Bonnie Jonkman" w:date="2015-04-15T12:43:00Z"/>
              </w:rPr>
            </w:pPr>
            <w:ins w:id="258"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259" w:author="Bonnie Jonkman" w:date="2015-08-18T11:35:00Z"/>
        </w:rPr>
      </w:pPr>
      <w:ins w:id="260" w:author="Bonnie Jonkman" w:date="2015-08-18T11:35:00Z">
        <w:r>
          <w:t xml:space="preserve">The checkpoint files will also be modified to indicate at which time step they were generated. </w:t>
        </w:r>
      </w:ins>
      <w:ins w:id="261" w:author="Bonnie Jonkman" w:date="2015-08-18T11:36:00Z">
        <w:r>
          <w:t xml:space="preserve">They are </w:t>
        </w:r>
      </w:ins>
      <w:ins w:id="262" w:author="Bonnie Jonkman" w:date="2015-08-18T11:37:00Z">
        <w:r>
          <w:t>i</w:t>
        </w:r>
      </w:ins>
      <w:ins w:id="263" w:author="Bonnie Jonkman" w:date="2015-08-18T11:36:00Z">
        <w:r>
          <w:t>n the form &lt;RootName&gt;.&lt;timeStep&gt;.chkp</w:t>
        </w:r>
      </w:ins>
      <w:ins w:id="264" w:author="Bonnie Jonkman" w:date="2015-08-18T11:37:00Z">
        <w:r w:rsidR="008551F9">
          <w:t xml:space="preserve"> and &lt;RootName&gt;.&lt;timeStep&gt;.dll.chkp (an extension for the Bladed-style DLLs)</w:t>
        </w:r>
      </w:ins>
      <w:ins w:id="265"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66" w:name="_Ref352753427"/>
      <w:r>
        <w:t xml:space="preserve">Figure </w:t>
      </w:r>
      <w:r w:rsidR="004E5FE7">
        <w:fldChar w:fldCharType="begin"/>
      </w:r>
      <w:r w:rsidR="004E5FE7">
        <w:instrText xml:space="preserve"> SEQ Figure \* ARABIC </w:instrText>
      </w:r>
      <w:r w:rsidR="004E5FE7">
        <w:fldChar w:fldCharType="separate"/>
      </w:r>
      <w:r w:rsidR="008462CD">
        <w:rPr>
          <w:noProof/>
        </w:rPr>
        <w:t>4</w:t>
      </w:r>
      <w:r w:rsidR="004E5FE7">
        <w:rPr>
          <w:noProof/>
        </w:rPr>
        <w:fldChar w:fldCharType="end"/>
      </w:r>
      <w:bookmarkEnd w:id="266"/>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67" w:name="_Ref391883796"/>
      <w:bookmarkStart w:id="268" w:name="_Toc427740968"/>
      <w:bookmarkStart w:id="269" w:name="_Ref352702959"/>
      <w:r>
        <w:lastRenderedPageBreak/>
        <w:t xml:space="preserve">Variables Specified in the </w:t>
      </w:r>
      <w:r w:rsidR="007A051E">
        <w:t>FAST Primary Input File</w:t>
      </w:r>
      <w:bookmarkEnd w:id="267"/>
      <w:bookmarkEnd w:id="268"/>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70" w:author="Bonnie Jonkman" w:date="2015-04-24T10:24:00Z"/>
        </w:rPr>
      </w:pPr>
      <w:ins w:id="271" w:author="Bonnie Jonkman" w:date="2015-04-24T10:24:00Z">
        <w:r>
          <w:t xml:space="preserve">CompInflow: Compute </w:t>
        </w:r>
        <w:r w:rsidR="00FE74AB">
          <w:t>inflow wind velocities</w:t>
        </w:r>
        <w:r>
          <w:t xml:space="preserve"> [0 or 1]</w:t>
        </w:r>
      </w:ins>
    </w:p>
    <w:p w14:paraId="67180EF5" w14:textId="7C639DFE" w:rsidR="00EA0D40" w:rsidRDefault="00EA0D40" w:rsidP="00EA0D40">
      <w:pPr>
        <w:rPr>
          <w:ins w:id="272" w:author="Bonnie Jonkman" w:date="2015-04-24T10:24:00Z"/>
        </w:rPr>
      </w:pPr>
      <w:ins w:id="273" w:author="Bonnie Jonkman" w:date="2015-04-24T10:24:00Z">
        <w:r>
          <w:t xml:space="preserve">0: </w:t>
        </w:r>
      </w:ins>
      <w:ins w:id="274" w:author="Bonnie Jonkman" w:date="2015-04-24T10:25:00Z">
        <w:r w:rsidR="00FE74AB">
          <w:t xml:space="preserve">Use still air </w:t>
        </w:r>
      </w:ins>
      <w:ins w:id="275" w:author="Bonnie Jonkman" w:date="2015-04-24T10:24:00Z">
        <w:r>
          <w:br/>
          <w:t xml:space="preserve">1: Use </w:t>
        </w:r>
      </w:ins>
      <w:ins w:id="276" w:author="Bonnie Jonkman" w:date="2015-04-24T10:25:00Z">
        <w:r w:rsidR="00FE74AB">
          <w:t xml:space="preserve">InflowWInd </w:t>
        </w:r>
      </w:ins>
      <w:ins w:id="277" w:author="Bonnie Jonkman" w:date="2015-04-24T10:24:00Z">
        <w:r>
          <w:t xml:space="preserve">for </w:t>
        </w:r>
      </w:ins>
      <w:ins w:id="278"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279" w:author="Bonnie Jonkman" w:date="2015-06-06T17:06:00Z">
        <w:r w:rsidR="00D73A79">
          <w:t xml:space="preserve"> v14</w:t>
        </w:r>
      </w:ins>
      <w:r w:rsidR="00845AC5">
        <w:t xml:space="preserve"> for aerodynamic loads</w:t>
      </w:r>
      <w:ins w:id="280" w:author="Bonnie Jonkman" w:date="2015-06-06T17:06:00Z">
        <w:r w:rsidR="00D73A79">
          <w:br/>
          <w:t>2: Use AeroDyn v15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r>
        <w:t xml:space="preserve">CompMooring: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p>
    <w:p w14:paraId="2164B3AC" w14:textId="5CF3EDC4" w:rsidR="00450382" w:rsidRDefault="00450382" w:rsidP="00EF174A">
      <w:r>
        <w:t xml:space="preserve">Note that </w:t>
      </w:r>
      <w:r w:rsidR="000E4597">
        <w:t xml:space="preserve">MoorDyn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r>
        <w:t>CompUserPtfmLd: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r>
        <w:t>CompUserTwrLd: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81" w:author="Bonnie Jonkman" w:date="2015-04-24T10:25:00Z"/>
        </w:rPr>
      </w:pPr>
      <w:ins w:id="282" w:author="Bonnie Jonkman" w:date="2015-04-24T10:25:00Z">
        <w:r>
          <w:t>InflowFile: Name of file containing inflow wind input parameters [-]</w:t>
        </w:r>
      </w:ins>
    </w:p>
    <w:p w14:paraId="30322D59" w14:textId="0FFB06FE" w:rsidR="00F77353" w:rsidRPr="001A0C92" w:rsidRDefault="00F77353">
      <w:pPr>
        <w:rPr>
          <w:ins w:id="283" w:author="Bonnie Jonkman" w:date="2015-04-24T10:25:00Z"/>
        </w:rPr>
        <w:pPrChange w:id="284" w:author="Bonnie Jonkman" w:date="2015-04-24T10:25:00Z">
          <w:pPr>
            <w:pStyle w:val="Heading4"/>
          </w:pPr>
        </w:pPrChange>
      </w:pPr>
      <w:ins w:id="285" w:author="Bonnie Jonkman" w:date="2015-04-24T10:25:00Z">
        <w:r>
          <w:t xml:space="preserve">This is the name of the InflowWind primary input file. It is not used if </w:t>
        </w:r>
      </w:ins>
      <w:ins w:id="286" w:author="Bonnie Jonkman" w:date="2015-04-24T10:26:00Z">
        <w:r w:rsidRPr="00F77353">
          <w:rPr>
            <w:b/>
            <w:rPrChange w:id="287" w:author="Bonnie Jonkman" w:date="2015-04-24T10:26:00Z">
              <w:rPr/>
            </w:rPrChange>
          </w:rPr>
          <w:t>Comp</w:t>
        </w:r>
        <w:r>
          <w:rPr>
            <w:b/>
          </w:rPr>
          <w:t>Inflow</w:t>
        </w:r>
        <w:r>
          <w:t> = 0.</w:t>
        </w:r>
      </w:ins>
    </w:p>
    <w:p w14:paraId="2164B3BE" w14:textId="77777777" w:rsidR="001D3CFF" w:rsidRDefault="001D3CFF" w:rsidP="00AD1B9B">
      <w:pPr>
        <w:pStyle w:val="Heading4"/>
      </w:pPr>
      <w:r>
        <w:lastRenderedPageBreak/>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288" w:author="Bonnie Jonkman" w:date="2015-04-24T10:26:00Z">
        <w:r w:rsidR="00F77353">
          <w:t> = </w:t>
        </w:r>
      </w:ins>
      <w:del w:id="289"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290" w:author="Bonnie Jonkman" w:date="2015-04-24T10:26:00Z">
        <w:r w:rsidR="00F77353">
          <w:t> = </w:t>
        </w:r>
      </w:ins>
      <w:del w:id="291"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292" w:author="Bonnie Jonkman" w:date="2015-04-24T10:26:00Z">
        <w:r w:rsidR="00F77353">
          <w:t> = </w:t>
        </w:r>
      </w:ins>
      <w:del w:id="293"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20DB8CFF" w:rsidR="00C22E8D" w:rsidRPr="00B76B55" w:rsidRDefault="00C22E8D" w:rsidP="00C22E8D">
      <w:r>
        <w:t>This is the name of the MAP</w:t>
      </w:r>
      <w:r w:rsidR="00DD7DF7">
        <w:t>++</w:t>
      </w:r>
      <w:r>
        <w:t xml:space="preserve"> (</w:t>
      </w:r>
      <w:r w:rsidRPr="00C22E8D">
        <w:rPr>
          <w:b/>
        </w:rPr>
        <w:t>CompMooring</w:t>
      </w:r>
      <w:ins w:id="294" w:author="Bonnie Jonkman" w:date="2015-04-24T10:26:00Z">
        <w:r w:rsidR="00F77353">
          <w:t> = </w:t>
        </w:r>
      </w:ins>
      <w:del w:id="295" w:author="Bonnie Jonkman" w:date="2015-04-24T10:26:00Z">
        <w:r w:rsidDel="00F77353">
          <w:delText xml:space="preserve"> = </w:delText>
        </w:r>
      </w:del>
      <w:r>
        <w:t>1)</w:t>
      </w:r>
      <w:r w:rsidR="00DD7DF7">
        <w:t>,</w:t>
      </w:r>
      <w:r>
        <w:t xml:space="preserve"> FEAMooring (</w:t>
      </w:r>
      <w:r w:rsidRPr="00C22E8D">
        <w:rPr>
          <w:b/>
        </w:rPr>
        <w:t>CompMooring</w:t>
      </w:r>
      <w:ins w:id="296" w:author="Bonnie Jonkman" w:date="2015-04-24T10:26:00Z">
        <w:r w:rsidR="00F77353">
          <w:t> = </w:t>
        </w:r>
      </w:ins>
      <w:del w:id="297" w:author="Bonnie Jonkman" w:date="2015-04-24T10:26:00Z">
        <w:r w:rsidDel="00F77353">
          <w:delText xml:space="preserve"> = </w:delText>
        </w:r>
      </w:del>
      <w:r>
        <w:t>2)</w:t>
      </w:r>
      <w:r w:rsidR="00DD7DF7">
        <w:t>, or MoorDyn (</w:t>
      </w:r>
      <w:r w:rsidR="00DD7DF7" w:rsidRPr="00C22E8D">
        <w:rPr>
          <w:b/>
        </w:rPr>
        <w:t>CompMooring</w:t>
      </w:r>
      <w:ins w:id="298" w:author="Bonnie Jonkman" w:date="2015-04-24T10:26:00Z">
        <w:r w:rsidR="00F77353">
          <w:t> = </w:t>
        </w:r>
      </w:ins>
      <w:del w:id="299"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r>
        <w:rPr>
          <w:b/>
        </w:rPr>
        <w:t>CompMooring</w:t>
      </w:r>
      <w:ins w:id="300" w:author="Bonnie Jonkman" w:date="2015-04-24T10:26:00Z">
        <w:r w:rsidR="00F77353">
          <w:t> = </w:t>
        </w:r>
      </w:ins>
      <w:del w:id="301"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302" w:author="Bonnie Jonkman" w:date="2015-04-24T10:26:00Z">
        <w:r w:rsidR="00F77353">
          <w:t> = </w:t>
        </w:r>
      </w:ins>
      <w:del w:id="303"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304" w:author="Bonnie Jonkman" w:date="2015-04-24T10:27:00Z">
        <w:r w:rsidR="00F77353">
          <w:t> = </w:t>
        </w:r>
      </w:ins>
      <w:del w:id="305"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306" w:author="Bonnie Jonkman" w:date="2015-04-24T10:27:00Z">
        <w:r w:rsidR="00F77353">
          <w:t> = </w:t>
        </w:r>
      </w:ins>
      <w:del w:id="307"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08"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09" w:author="Bonnie Jonkman" w:date="2015-04-15T13:32:00Z"/>
        </w:rPr>
      </w:pPr>
      <w:ins w:id="310" w:author="Bonnie Jonkman" w:date="2015-04-15T13:32:00Z">
        <w:r>
          <w:t xml:space="preserve">ChkptTime: </w:t>
        </w:r>
        <w:r w:rsidRPr="00E33AF0">
          <w:t>Amount of time between creating checkpoint files for potential restart</w:t>
        </w:r>
        <w:r>
          <w:t xml:space="preserve"> [s]</w:t>
        </w:r>
      </w:ins>
    </w:p>
    <w:p w14:paraId="7B46DDB5" w14:textId="639C4FE7" w:rsidR="00E33AF0" w:rsidRDefault="00E33AF0" w:rsidP="00AD1B9B">
      <w:pPr>
        <w:rPr>
          <w:ins w:id="311" w:author="Bonnie Jonkman" w:date="2015-04-15T13:35:00Z"/>
        </w:rPr>
      </w:pPr>
      <w:ins w:id="312" w:author="Bonnie Jonkman" w:date="2015-04-15T13:35:00Z">
        <w:r>
          <w:t xml:space="preserve">This input determines how frequently checkpoint files should be written. Checkpoint files are used for restart capability; short simulations should set </w:t>
        </w:r>
        <w:r w:rsidRPr="00AD1B9B">
          <w:rPr>
            <w:b/>
          </w:rPr>
          <w:t>ChkptTime</w:t>
        </w:r>
        <w:r>
          <w:t xml:space="preserve"> to be larger than the simulation time, </w:t>
        </w:r>
        <w:r w:rsidRPr="00AD1B9B">
          <w:rPr>
            <w:b/>
          </w:rPr>
          <w:t>TMax</w:t>
        </w:r>
        <w:r>
          <w:t>.</w:t>
        </w:r>
      </w:ins>
      <w:ins w:id="313" w:author="Bonnie Jonkman" w:date="2015-04-15T13:43:00Z">
        <w:r w:rsidR="00053AB0">
          <w:t xml:space="preserve"> For more information on checkpoint files and restart</w:t>
        </w:r>
        <w:r w:rsidR="00603778">
          <w:t xml:space="preserve"> capability in FAST, see section, “</w:t>
        </w:r>
      </w:ins>
      <w:ins w:id="314" w:author="Bonnie Jonkman" w:date="2015-04-15T13:44:00Z">
        <w:r w:rsidR="00603778">
          <w:fldChar w:fldCharType="begin"/>
        </w:r>
        <w:r w:rsidR="00603778">
          <w:instrText xml:space="preserve"> REF _Ref416868785 \h </w:instrText>
        </w:r>
      </w:ins>
      <w:r w:rsidR="00603778">
        <w:fldChar w:fldCharType="separate"/>
      </w:r>
      <w:ins w:id="315" w:author="Bonnie Jonkman" w:date="2015-04-22T12:48:00Z">
        <w:r w:rsidR="008462CD">
          <w:t>Checkpoint Files (Restart Capability)</w:t>
        </w:r>
      </w:ins>
      <w:ins w:id="316" w:author="Bonnie Jonkman" w:date="2015-04-15T13:44:00Z">
        <w:r w:rsidR="00603778">
          <w:fldChar w:fldCharType="end"/>
        </w:r>
      </w:ins>
      <w:ins w:id="317" w:author="Bonnie Jonkman" w:date="2015-04-15T13:43:00Z">
        <w:r w:rsidR="00603778">
          <w:t>” in the document.</w:t>
        </w:r>
      </w:ins>
    </w:p>
    <w:p w14:paraId="2164B3D1" w14:textId="77777777" w:rsidR="00C84D03" w:rsidRDefault="00C84D03" w:rsidP="00AD1B9B">
      <w:pPr>
        <w:pStyle w:val="Heading4"/>
      </w:pPr>
      <w:r>
        <w:lastRenderedPageBreak/>
        <w:t>DT_Out: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r w:rsidRPr="005D3EE2">
        <w:t>.</w:t>
      </w:r>
      <w:ins w:id="318" w:author="Bonnie Jonkman" w:date="2015-08-18T12:24:00Z">
        <w:r w:rsidR="005D3EE2" w:rsidRPr="005D3EE2">
          <w:t xml:space="preserve"> Alternatively,</w:t>
        </w:r>
      </w:ins>
      <w:ins w:id="319" w:author="Bonnie Jonkman" w:date="2015-08-18T12:25:00Z">
        <w:r w:rsidR="005D3EE2">
          <w:t xml:space="preserve"> </w:t>
        </w:r>
        <w:r w:rsidR="005D3EE2" w:rsidRPr="00A63FD7">
          <w:rPr>
            <w:b/>
          </w:rPr>
          <w:t>DT_Out</w:t>
        </w:r>
        <w:r w:rsidR="005D3EE2">
          <w:t xml:space="preserve"> can be entered as</w:t>
        </w:r>
      </w:ins>
      <w:ins w:id="320" w:author="Bonnie Jonkman" w:date="2015-08-18T12:24:00Z">
        <w:r w:rsidR="005D3EE2" w:rsidRPr="005D3EE2">
          <w:t xml:space="preserve"> the string “default”, which will set </w:t>
        </w:r>
        <w:r w:rsidR="005D3EE2">
          <w:rPr>
            <w:b/>
          </w:rPr>
          <w:t>DT_Out</w:t>
        </w:r>
      </w:ins>
      <w:ins w:id="321" w:author="Bonnie Jonkman" w:date="2015-08-18T12:25:00Z">
        <w:r w:rsidR="005D3EE2" w:rsidRPr="005D3EE2">
          <w:t> </w:t>
        </w:r>
      </w:ins>
      <w:ins w:id="322" w:author="Bonnie Jonkman" w:date="2015-08-18T12:24:00Z">
        <w:r w:rsidR="005D3EE2" w:rsidRPr="005D3EE2">
          <w:t>=</w:t>
        </w:r>
      </w:ins>
      <w:ins w:id="323" w:author="Bonnie Jonkman" w:date="2015-08-18T12:25:00Z">
        <w:r w:rsidR="005D3EE2" w:rsidRPr="005D3EE2">
          <w:t> </w:t>
        </w:r>
      </w:ins>
      <w:ins w:id="324" w:author="Bonnie Jonkman" w:date="2015-08-18T12:24:00Z">
        <w:r w:rsidR="005D3EE2">
          <w:rPr>
            <w:b/>
          </w:rPr>
          <w:t>DT</w:t>
        </w:r>
        <w:r w:rsidR="005D3EE2" w:rsidRPr="005D3EE2">
          <w:t>.</w:t>
        </w:r>
      </w:ins>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325" w:author="Bonnie Jonkman" w:date="2015-04-15T13:42:00Z"/>
        </w:rPr>
      </w:pPr>
      <w:bookmarkStart w:id="326" w:name="_Ref416868785"/>
      <w:bookmarkStart w:id="327" w:name="_Toc427740969"/>
      <w:ins w:id="328" w:author="Bonnie Jonkman" w:date="2015-04-15T13:42:00Z">
        <w:r>
          <w:t>Checkpoint Files (Restart Capability)</w:t>
        </w:r>
        <w:bookmarkEnd w:id="326"/>
        <w:bookmarkEnd w:id="327"/>
      </w:ins>
    </w:p>
    <w:p w14:paraId="27576A51" w14:textId="77777777" w:rsidR="00053AB0" w:rsidRDefault="00053AB0" w:rsidP="00053AB0">
      <w:pPr>
        <w:rPr>
          <w:ins w:id="329" w:author="Bonnie Jonkman" w:date="2015-04-15T13:52:00Z"/>
        </w:rPr>
      </w:pPr>
      <w:ins w:id="330"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331" w:author="Bonnie Jonkman" w:date="2015-04-15T13:52:00Z"/>
        </w:rPr>
      </w:pPr>
      <w:ins w:id="332" w:author="Bonnie Jonkman" w:date="2015-04-15T13:52:00Z">
        <w:r>
          <w:lastRenderedPageBreak/>
          <w:t xml:space="preserve">If you generate a checkpoint file, </w:t>
        </w:r>
      </w:ins>
      <w:ins w:id="333"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34" w:author="Bonnie Jonkman" w:date="2015-04-15T13:54:00Z"/>
        </w:rPr>
      </w:pPr>
      <w:ins w:id="335" w:author="Bonnie Jonkman" w:date="2015-04-15T13:52:00Z">
        <w:r>
          <w:t>Any Bladed-style DLL used for control</w:t>
        </w:r>
      </w:ins>
      <w:ins w:id="336" w:author="Bonnie Jonkman" w:date="2015-04-15T13:53:00Z">
        <w:r>
          <w:t xml:space="preserve"> must </w:t>
        </w:r>
        <w:r w:rsidR="00C66AA9">
          <w:t xml:space="preserve">be modified for checkpoint/restart capability. We </w:t>
        </w:r>
      </w:ins>
      <w:ins w:id="337" w:author="Bonnie Jonkman" w:date="2015-04-15T13:54:00Z">
        <w:r w:rsidR="00C66AA9">
          <w:t>have made these modifications to the DLL</w:t>
        </w:r>
      </w:ins>
      <w:ins w:id="338" w:author="Bonnie Jonkman" w:date="2015-04-15T14:00:00Z">
        <w:r w:rsidR="00C66AA9">
          <w:t xml:space="preserve"> </w:t>
        </w:r>
        <w:r w:rsidR="00C66AA9" w:rsidRPr="00241AB7">
          <w:rPr>
            <w:highlight w:val="yellow"/>
          </w:rPr>
          <w:t>(reference BLADED manual here?)</w:t>
        </w:r>
      </w:ins>
      <w:ins w:id="339" w:author="Bonnie Jonkman" w:date="2015-04-15T13:54:00Z">
        <w:r w:rsidR="00C66AA9">
          <w:t>:</w:t>
        </w:r>
      </w:ins>
    </w:p>
    <w:p w14:paraId="49CBC356" w14:textId="09D4744B" w:rsidR="00C66AA9" w:rsidRDefault="00C66AA9" w:rsidP="00241AB7">
      <w:pPr>
        <w:pStyle w:val="ListParagraph"/>
        <w:numPr>
          <w:ilvl w:val="1"/>
          <w:numId w:val="29"/>
        </w:numPr>
        <w:rPr>
          <w:ins w:id="340" w:author="Bonnie Jonkman" w:date="2015-04-15T13:56:00Z"/>
        </w:rPr>
      </w:pPr>
      <w:ins w:id="341" w:author="Bonnie Jonkman" w:date="2015-04-15T13:55:00Z">
        <w:r>
          <w:t xml:space="preserve">When record 1 of the </w:t>
        </w:r>
      </w:ins>
      <w:ins w:id="342" w:author="Bonnie Jonkman" w:date="2015-04-15T13:57:00Z">
        <w:r>
          <w:t>“DATA” (</w:t>
        </w:r>
      </w:ins>
      <w:ins w:id="343" w:author="Bonnie Jonkman" w:date="2015-04-15T13:55:00Z">
        <w:r>
          <w:t>avrSwap</w:t>
        </w:r>
      </w:ins>
      <w:ins w:id="344" w:author="Bonnie Jonkman" w:date="2015-04-15T13:57:00Z">
        <w:r>
          <w:t>)</w:t>
        </w:r>
      </w:ins>
      <w:ins w:id="345" w:author="Bonnie Jonkman" w:date="2015-04-15T13:55:00Z">
        <w:r>
          <w:t xml:space="preserve"> array is </w:t>
        </w:r>
      </w:ins>
      <w:ins w:id="346" w:author="Bonnie Jonkman" w:date="2015-04-15T13:57:00Z">
        <w:r>
          <w:t>–</w:t>
        </w:r>
      </w:ins>
      <w:ins w:id="347" w:author="Bonnie Jonkman" w:date="2015-04-15T13:55:00Z">
        <w:r>
          <w:t xml:space="preserve">8, the DLL should create a checkpoint file. The file must be named according to the file name passed in </w:t>
        </w:r>
      </w:ins>
      <w:ins w:id="348" w:author="Bonnie Jonkman" w:date="2015-04-15T13:56:00Z">
        <w:r>
          <w:t xml:space="preserve">argument “INFILE” for this call. </w:t>
        </w:r>
      </w:ins>
      <w:ins w:id="349" w:author="Bonnie Jonkman" w:date="2015-04-15T13:57:00Z">
        <w:r>
          <w:t xml:space="preserve">This file must contain all static </w:t>
        </w:r>
      </w:ins>
      <w:ins w:id="350" w:author="Bonnie Jonkman" w:date="2015-04-15T13:58:00Z">
        <w:r>
          <w:t>data</w:t>
        </w:r>
      </w:ins>
      <w:ins w:id="351" w:author="Bonnie Jonkman" w:date="2015-04-15T13:57:00Z">
        <w:r>
          <w:t xml:space="preserve"> in the DLL that </w:t>
        </w:r>
      </w:ins>
      <w:ins w:id="352" w:author="Bonnie Jonkman" w:date="2015-04-15T13:58:00Z">
        <w:r>
          <w:t>is</w:t>
        </w:r>
      </w:ins>
      <w:ins w:id="353" w:author="Bonnie Jonkman" w:date="2015-04-15T13:57:00Z">
        <w:r>
          <w:t xml:space="preserve"> necessary to </w:t>
        </w:r>
      </w:ins>
      <w:ins w:id="354"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55" w:author="Bonnie Jonkman" w:date="2015-04-22T13:50:00Z"/>
        </w:rPr>
      </w:pPr>
      <w:ins w:id="356" w:author="Bonnie Jonkman" w:date="2015-04-15T13:57:00Z">
        <w:r>
          <w:t xml:space="preserve">When record 1 of the “DATA” (avrSwap) array is –9, the DLL should </w:t>
        </w:r>
      </w:ins>
      <w:ins w:id="357" w:author="Bonnie Jonkman" w:date="2015-04-15T13:58:00Z">
        <w:r>
          <w:t xml:space="preserve">read the </w:t>
        </w:r>
      </w:ins>
      <w:ins w:id="358" w:author="Bonnie Jonkman" w:date="2015-04-15T13:57:00Z">
        <w:r>
          <w:t>checkpoint file</w:t>
        </w:r>
      </w:ins>
      <w:ins w:id="359" w:author="Bonnie Jonkman" w:date="2015-04-15T13:58:00Z">
        <w:r>
          <w:t xml:space="preserve"> whose named is specified in the </w:t>
        </w:r>
      </w:ins>
      <w:ins w:id="360" w:author="Bonnie Jonkman" w:date="2015-04-15T13:59:00Z">
        <w:r>
          <w:t>argument</w:t>
        </w:r>
      </w:ins>
      <w:ins w:id="361" w:author="Bonnie Jonkman" w:date="2015-04-15T13:58:00Z">
        <w:r>
          <w:t xml:space="preserve"> </w:t>
        </w:r>
      </w:ins>
      <w:ins w:id="362" w:author="Bonnie Jonkman" w:date="2015-04-15T13:59:00Z">
        <w:r>
          <w:t xml:space="preserve">“INFILE”. The data from this file should be used to set the values of any static variables contained in the DLL so that the simulation can continue </w:t>
        </w:r>
      </w:ins>
      <w:ins w:id="363" w:author="Bonnie Jonkman" w:date="2015-04-15T14:00:00Z">
        <w:r>
          <w:t>from that point.</w:t>
        </w:r>
      </w:ins>
    </w:p>
    <w:p w14:paraId="24A2D95F" w14:textId="1CAFBB9D" w:rsidR="000D703D" w:rsidRDefault="000D703D" w:rsidP="000D703D">
      <w:pPr>
        <w:pStyle w:val="ListParagraph"/>
        <w:numPr>
          <w:ilvl w:val="1"/>
          <w:numId w:val="29"/>
        </w:numPr>
        <w:rPr>
          <w:ins w:id="364" w:author="Bonnie Jonkman" w:date="2015-04-22T13:50:00Z"/>
        </w:rPr>
      </w:pPr>
      <w:ins w:id="365" w:author="Bonnie Jonkman" w:date="2015-04-22T13:51:00Z">
        <w:r>
          <w:t>Source files</w:t>
        </w:r>
      </w:ins>
      <w:ins w:id="366" w:author="Bonnie Jonkman" w:date="2015-08-18T11:34:00Z">
        <w:r w:rsidR="00DE7C4D">
          <w:t xml:space="preserve"> to generate the Bladed-style DLL</w:t>
        </w:r>
      </w:ins>
      <w:ins w:id="367" w:author="Bonnie Jonkman" w:date="2015-04-22T13:51:00Z">
        <w:r>
          <w:t xml:space="preserve">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368" w:author="Bonnie Jonkman" w:date="2015-04-15T14:04:00Z"/>
        </w:rPr>
      </w:pPr>
      <w:commentRangeStart w:id="369"/>
      <w:ins w:id="370" w:author="Bonnie Jonkman" w:date="2015-04-15T14:01:00Z">
        <w:r w:rsidRPr="00D044DF">
          <w:rPr>
            <w:b/>
          </w:rPr>
          <w:t>Any files that were open when the checkpoint file was created will not be open on restart.</w:t>
        </w:r>
      </w:ins>
      <w:commentRangeEnd w:id="369"/>
      <w:ins w:id="371" w:author="Bonnie Jonkman" w:date="2015-04-21T10:32:00Z">
        <w:r w:rsidR="00241AB7" w:rsidRPr="00D044DF">
          <w:rPr>
            <w:rStyle w:val="CommentReference"/>
            <w:b/>
          </w:rPr>
          <w:commentReference w:id="369"/>
        </w:r>
      </w:ins>
      <w:ins w:id="372" w:author="Bonnie Jonkman" w:date="2015-04-15T14:01:00Z">
        <w:r>
          <w:t xml:space="preserve"> </w:t>
        </w:r>
      </w:ins>
      <w:ins w:id="373" w:author="Bonnie Jonkman" w:date="2015-04-15T14:03:00Z">
        <w:r w:rsidR="00176F14">
          <w:t>We recommend you use only binary output files when starting from checkpoint</w:t>
        </w:r>
      </w:ins>
      <w:ins w:id="374" w:author="Bonnie Jonkman" w:date="2015-04-15T14:04:00Z">
        <w:r w:rsidR="00176F14">
          <w:t xml:space="preserve"> files.</w:t>
        </w:r>
      </w:ins>
    </w:p>
    <w:p w14:paraId="0E7E2E9C" w14:textId="0FFAB969" w:rsidR="00176F14" w:rsidRDefault="00176F14" w:rsidP="00241AB7">
      <w:pPr>
        <w:pStyle w:val="ListParagraph"/>
        <w:numPr>
          <w:ilvl w:val="0"/>
          <w:numId w:val="29"/>
        </w:numPr>
        <w:rPr>
          <w:ins w:id="375" w:author="Bonnie Jonkman" w:date="2015-04-15T19:40:00Z"/>
        </w:rPr>
      </w:pPr>
      <w:ins w:id="376" w:author="Bonnie Jonkman" w:date="2015-04-15T14:04:00Z">
        <w:r>
          <w:t>The user-defined control routines are not available for checkpoint restart.</w:t>
        </w:r>
      </w:ins>
      <w:ins w:id="377" w:author="Bonnie Jonkman" w:date="2015-04-21T10:35:00Z">
        <w:r w:rsidR="00976EEE">
          <w:t xml:space="preserve"> (</w:t>
        </w:r>
      </w:ins>
      <w:ins w:id="378" w:author="Bonnie Jonkman" w:date="2015-04-21T10:36:00Z">
        <w:r w:rsidR="00976EEE">
          <w:t xml:space="preserve">i.e., </w:t>
        </w:r>
      </w:ins>
      <w:ins w:id="379" w:author="Bonnie Jonkman" w:date="2015-04-21T10:35:00Z">
        <w:r w:rsidR="00976EEE">
          <w:t>CertTests 11-13</w:t>
        </w:r>
      </w:ins>
      <w:ins w:id="380" w:author="Bonnie Jonkman" w:date="2015-04-21T10:36:00Z">
        <w:r w:rsidR="00976EEE">
          <w:t xml:space="preserve"> won’t work</w:t>
        </w:r>
      </w:ins>
      <w:ins w:id="381" w:author="Bonnie Jonkman" w:date="2015-04-21T10:35:00Z">
        <w:r w:rsidR="00976EEE">
          <w:t>)</w:t>
        </w:r>
      </w:ins>
    </w:p>
    <w:p w14:paraId="22D23146" w14:textId="120996EF" w:rsidR="00B77EA5" w:rsidRDefault="00241AB7" w:rsidP="00241AB7">
      <w:pPr>
        <w:pStyle w:val="ListParagraph"/>
        <w:numPr>
          <w:ilvl w:val="0"/>
          <w:numId w:val="29"/>
        </w:numPr>
        <w:rPr>
          <w:ins w:id="382" w:author="Bonnie Jonkman" w:date="2015-04-22T19:52:00Z"/>
        </w:rPr>
      </w:pPr>
      <w:ins w:id="383"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384" w:author="Bonnie Jonkman" w:date="2015-04-15T13:42:00Z"/>
        </w:rPr>
      </w:pPr>
      <w:ins w:id="385" w:author="Bonnie Jonkman" w:date="2015-04-22T19:52:00Z">
        <w:r>
          <w:t>Sibling mesh relationships are not maintained.</w:t>
        </w:r>
      </w:ins>
    </w:p>
    <w:p w14:paraId="2164B3FA" w14:textId="105C5BD7" w:rsidR="00CA74B5" w:rsidRDefault="00CA74B5" w:rsidP="00992CCA">
      <w:pPr>
        <w:pStyle w:val="Heading1"/>
      </w:pPr>
      <w:bookmarkStart w:id="386" w:name="_Ref352670793"/>
      <w:bookmarkStart w:id="387" w:name="_Toc427740970"/>
      <w:bookmarkEnd w:id="269"/>
      <w:r>
        <w:t>Converting to FAST v8.</w:t>
      </w:r>
      <w:ins w:id="388" w:author="Bonnie Jonkman" w:date="2015-06-11T14:13:00Z">
        <w:r w:rsidR="00673035">
          <w:t>12</w:t>
        </w:r>
      </w:ins>
      <w:r>
        <w:t>.x</w:t>
      </w:r>
      <w:bookmarkEnd w:id="386"/>
      <w:bookmarkEnd w:id="387"/>
    </w:p>
    <w:p w14:paraId="40A75BFB" w14:textId="30A6F6F1" w:rsidR="001143AF" w:rsidRDefault="001143AF" w:rsidP="00214A47">
      <w:r>
        <w:t>You can find example up-to-date input files in the FAST v8.1</w:t>
      </w:r>
      <w:ins w:id="389"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90" w:name="_Toc427740971"/>
      <w:r>
        <w:t>Summary of Changes to Inputs</w:t>
      </w:r>
      <w:bookmarkEnd w:id="390"/>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391" w:author="Bonnie Jonkman" w:date="2015-04-15T13:36:00Z"/>
        </w:rPr>
      </w:pPr>
      <w:ins w:id="392" w:author="Bonnie Jonkman" w:date="2015-04-15T13:36:00Z">
        <w:r>
          <w:t>Changes in FAST v8.1</w:t>
        </w:r>
      </w:ins>
      <w:ins w:id="393" w:author="Bonnie Jonkman" w:date="2015-06-06T16:58:00Z">
        <w:r w:rsidR="00B52163">
          <w:t>2</w:t>
        </w:r>
      </w:ins>
      <w:ins w:id="394" w:author="Bonnie Jonkman" w:date="2015-04-15T13:36:00Z">
        <w:r>
          <w:t>.00a-bjj</w:t>
        </w:r>
      </w:ins>
    </w:p>
    <w:p w14:paraId="720EBFA8" w14:textId="627CB0E7" w:rsidR="00B832A9" w:rsidRDefault="00B832A9" w:rsidP="00B832A9">
      <w:pPr>
        <w:pStyle w:val="ListParagraph"/>
        <w:numPr>
          <w:ilvl w:val="0"/>
          <w:numId w:val="28"/>
        </w:numPr>
        <w:rPr>
          <w:ins w:id="395" w:author="Bonnie Jonkman" w:date="2015-08-19T09:16:00Z"/>
        </w:rPr>
      </w:pPr>
      <w:ins w:id="396" w:author="Bonnie Jonkman" w:date="2015-08-19T09:16:00Z">
        <w:r>
          <w:t xml:space="preserve">The following differences occur in the </w:t>
        </w:r>
      </w:ins>
      <w:ins w:id="397" w:author="Bonnie Jonkman" w:date="2015-08-19T09:17:00Z">
        <w:r w:rsidR="002E48BD">
          <w:t xml:space="preserve">FAST </w:t>
        </w:r>
      </w:ins>
      <w:ins w:id="398" w:author="Bonnie Jonkman" w:date="2015-08-19T09:16:00Z">
        <w:r>
          <w:t>primary input file:</w:t>
        </w:r>
      </w:ins>
    </w:p>
    <w:p w14:paraId="4B44141A" w14:textId="62B68779" w:rsidR="00B003CF" w:rsidRDefault="00B832A9" w:rsidP="005B3D51">
      <w:pPr>
        <w:pStyle w:val="ListParagraph"/>
        <w:numPr>
          <w:ilvl w:val="1"/>
          <w:numId w:val="28"/>
        </w:numPr>
        <w:rPr>
          <w:ins w:id="399" w:author="Bonnie Jonkman" w:date="2015-08-19T09:16:00Z"/>
        </w:rPr>
      </w:pPr>
      <w:ins w:id="400" w:author="Bonnie Jonkman" w:date="2015-08-19T09:16:00Z">
        <w:r w:rsidRPr="00053AB0">
          <w:rPr>
            <w:b/>
          </w:rPr>
          <w:t>ChkptTime</w:t>
        </w:r>
        <w:r>
          <w:t xml:space="preserve"> was added to the primary FAST input file.</w:t>
        </w:r>
      </w:ins>
    </w:p>
    <w:p w14:paraId="09AD2C30" w14:textId="14C2D303" w:rsidR="00B832A9" w:rsidRDefault="00B832A9" w:rsidP="005B3D51">
      <w:pPr>
        <w:pStyle w:val="ListParagraph"/>
        <w:numPr>
          <w:ilvl w:val="1"/>
          <w:numId w:val="28"/>
        </w:numPr>
        <w:rPr>
          <w:ins w:id="401" w:author="Bonnie Jonkman" w:date="2015-08-19T09:16:00Z"/>
        </w:rPr>
      </w:pPr>
      <w:ins w:id="402" w:author="Bonnie Jonkman" w:date="2015-08-19T09:1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ins w:id="403" w:author="Bonnie Jonkman" w:date="2015-08-19T09:20:00Z">
        <w:r w:rsidR="002E48BD">
          <w:t xml:space="preserve"> The InflowWind module </w:t>
        </w:r>
      </w:ins>
      <w:ins w:id="404" w:author="Bonnie Jonkman" w:date="2015-08-19T09:46:00Z">
        <w:r w:rsidR="005B3D51">
          <w:t xml:space="preserve">now </w:t>
        </w:r>
      </w:ins>
      <w:ins w:id="405" w:author="Bonnie Jonkman" w:date="2015-08-19T09:20:00Z">
        <w:r w:rsidR="002E48BD">
          <w:t>has its own input file</w:t>
        </w:r>
      </w:ins>
      <w:ins w:id="406"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07" w:author="Bonnie Jonkman" w:date="2015-08-19T09:12:00Z"/>
        </w:rPr>
      </w:pPr>
      <w:ins w:id="408" w:author="Bonnie Jonkman" w:date="2015-08-19T09:16:00Z">
        <w:r w:rsidRPr="005B3D51">
          <w:rPr>
            <w:b/>
          </w:rPr>
          <w:t>AeroMod</w:t>
        </w:r>
      </w:ins>
      <w:ins w:id="409" w:author="Bonnie Jonkman" w:date="2015-08-19T09:17:00Z">
        <w:r>
          <w:rPr>
            <w:b/>
          </w:rPr>
          <w:t> </w:t>
        </w:r>
      </w:ins>
      <w:ins w:id="410" w:author="Bonnie Jonkman" w:date="2015-08-19T09:16:00Z">
        <w:r>
          <w:t>=</w:t>
        </w:r>
      </w:ins>
      <w:ins w:id="411" w:author="Bonnie Jonkman" w:date="2015-08-19T09:17:00Z">
        <w:r>
          <w:t> </w:t>
        </w:r>
      </w:ins>
      <w:ins w:id="412" w:author="Bonnie Jonkman" w:date="2015-08-19T09:16:00Z">
        <w:r>
          <w:t>2 is a new option, which allows the user to choose AeroDyn v15.</w:t>
        </w:r>
      </w:ins>
    </w:p>
    <w:p w14:paraId="0D625EDF" w14:textId="77777777" w:rsidR="00B832A9" w:rsidRDefault="00B832A9" w:rsidP="00B832A9">
      <w:pPr>
        <w:pStyle w:val="ListParagraph"/>
        <w:numPr>
          <w:ilvl w:val="0"/>
          <w:numId w:val="28"/>
        </w:numPr>
        <w:rPr>
          <w:ins w:id="413" w:author="Bonnie Jonkman" w:date="2015-08-19T09:21:00Z"/>
        </w:rPr>
      </w:pPr>
      <w:ins w:id="414" w:author="Bonnie Jonkman" w:date="2015-08-19T09:16:00Z">
        <w:r>
          <w:t>The following differences occur in the primary input file of the ServoDyn module:</w:t>
        </w:r>
      </w:ins>
    </w:p>
    <w:p w14:paraId="244A7745" w14:textId="373A9F63" w:rsidR="00596C1F" w:rsidRDefault="00596C1F" w:rsidP="005B3D51">
      <w:pPr>
        <w:pStyle w:val="ListParagraph"/>
        <w:numPr>
          <w:ilvl w:val="1"/>
          <w:numId w:val="28"/>
        </w:numPr>
        <w:rPr>
          <w:ins w:id="415" w:author="Bonnie Jonkman" w:date="2015-08-19T09:22:00Z"/>
        </w:rPr>
      </w:pPr>
      <w:ins w:id="416" w:author="Bonnie Jonkman" w:date="2015-08-19T09:21:00Z">
        <w:r>
          <w:lastRenderedPageBreak/>
          <w:t xml:space="preserve">The </w:t>
        </w:r>
        <w:r w:rsidRPr="005B3D51">
          <w:rPr>
            <w:b/>
          </w:rPr>
          <w:t>DLL_InFile</w:t>
        </w:r>
        <w:r>
          <w:t xml:space="preserve"> variable</w:t>
        </w:r>
      </w:ins>
      <w:ins w:id="417"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418" w:author="Bonnie Jonkman" w:date="2015-08-19T09:16:00Z"/>
        </w:rPr>
      </w:pPr>
      <w:ins w:id="419" w:author="Bonnie Jonkman" w:date="2015-08-19T09:23:00Z">
        <w:r>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420" w:author="Bonnie Jonkman" w:date="2015-08-19T09:24:00Z">
        <w:r>
          <w:t xml:space="preserve"> interval</w:t>
        </w:r>
      </w:ins>
      <w:ins w:id="421" w:author="Bonnie Jonkman" w:date="2015-08-19T09:23:00Z">
        <w:r>
          <w:t xml:space="preserve"> </w:t>
        </w:r>
      </w:ins>
      <w:ins w:id="422" w:author="Bonnie Jonkman" w:date="2015-08-19T09:24:00Z">
        <w:r>
          <w:t>at which the Bladed-style DLL is called. The code will use old values until the DLL is called again.</w:t>
        </w:r>
      </w:ins>
    </w:p>
    <w:p w14:paraId="7F872DE9" w14:textId="15CD672D" w:rsidR="00B832A9" w:rsidRDefault="00B832A9" w:rsidP="00B832A9">
      <w:pPr>
        <w:pStyle w:val="ListParagraph"/>
        <w:numPr>
          <w:ilvl w:val="0"/>
          <w:numId w:val="28"/>
        </w:numPr>
        <w:rPr>
          <w:ins w:id="423" w:author="Bonnie Jonkman" w:date="2015-08-19T09:15:00Z"/>
        </w:rPr>
      </w:pPr>
      <w:ins w:id="424" w:author="Bonnie Jonkman" w:date="2015-08-19T09:15:00Z">
        <w:r>
          <w:t>The following differences occur in the primary input file of the ElastoDyn module:</w:t>
        </w:r>
      </w:ins>
    </w:p>
    <w:p w14:paraId="16D05983" w14:textId="77777777" w:rsidR="00B832A9" w:rsidRDefault="00B832A9" w:rsidP="005B3D51">
      <w:pPr>
        <w:pStyle w:val="ListParagraph"/>
        <w:numPr>
          <w:ilvl w:val="1"/>
          <w:numId w:val="28"/>
        </w:numPr>
        <w:rPr>
          <w:ins w:id="425" w:author="Bonnie Jonkman" w:date="2015-08-19T09:16:00Z"/>
        </w:rPr>
      </w:pPr>
      <w:ins w:id="426" w:author="Bonnie Jonkman" w:date="2015-08-19T09:16:00Z">
        <w:r w:rsidRPr="006B4476">
          <w:rPr>
            <w:b/>
          </w:rPr>
          <w:t>BldNodes</w:t>
        </w:r>
        <w:r w:rsidRPr="003B1214">
          <w:t xml:space="preserve"> </w:t>
        </w:r>
        <w:r>
          <w:t xml:space="preserve">was added to the ElastoDyn input file. This input is used to discretize the blade into </w:t>
        </w:r>
        <w:r w:rsidRPr="006B4476">
          <w:rPr>
            <w:b/>
          </w:rPr>
          <w:t>BldNodes</w:t>
        </w:r>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427" w:author="Bonnie Jonkman" w:date="2015-08-19T09:17:00Z"/>
        </w:rPr>
      </w:pPr>
      <w:ins w:id="428" w:author="Bonnie Jonkman" w:date="2015-08-19T09:17:00Z">
        <w:r>
          <w:t>The following differences occur in the primary input file of the AeroDyn v14 module:</w:t>
        </w:r>
      </w:ins>
    </w:p>
    <w:p w14:paraId="5FB17AED" w14:textId="6BC56050" w:rsidR="002E48BD" w:rsidRDefault="002E48BD" w:rsidP="005B3D51">
      <w:pPr>
        <w:pStyle w:val="ListParagraph"/>
        <w:numPr>
          <w:ilvl w:val="1"/>
          <w:numId w:val="28"/>
        </w:numPr>
        <w:rPr>
          <w:ins w:id="429" w:author="Bonnie Jonkman" w:date="2015-08-19T09:18:00Z"/>
        </w:rPr>
      </w:pPr>
      <w:ins w:id="430" w:author="Bonnie Jonkman" w:date="2015-08-19T09:18:00Z">
        <w:r>
          <w:t xml:space="preserve">The unused </w:t>
        </w:r>
        <w:r w:rsidRPr="005B3D51">
          <w:rPr>
            <w:b/>
          </w:rPr>
          <w:t>SI</w:t>
        </w:r>
      </w:ins>
      <w:ins w:id="431" w:author="Bonnie Jonkman" w:date="2015-08-19T09:19:00Z">
        <w:r>
          <w:rPr>
            <w:b/>
          </w:rPr>
          <w:t xml:space="preserve"> </w:t>
        </w:r>
        <w:r>
          <w:t>variable input line has been removed</w:t>
        </w:r>
      </w:ins>
      <w:ins w:id="432" w:author="Bonnie Jonkman" w:date="2015-08-19T09:18:00Z">
        <w:r>
          <w:t>.</w:t>
        </w:r>
      </w:ins>
    </w:p>
    <w:p w14:paraId="1782B069" w14:textId="76333D04" w:rsidR="002E48BD" w:rsidRDefault="002E48BD" w:rsidP="005B3D51">
      <w:pPr>
        <w:pStyle w:val="ListParagraph"/>
        <w:numPr>
          <w:ilvl w:val="1"/>
          <w:numId w:val="28"/>
        </w:numPr>
        <w:rPr>
          <w:ins w:id="433" w:author="Bonnie Jonkman" w:date="2015-08-19T09:18:00Z"/>
        </w:rPr>
      </w:pPr>
      <w:ins w:id="434" w:author="Bonnie Jonkman" w:date="2015-08-19T09:18:00Z">
        <w:r>
          <w:t xml:space="preserve">The </w:t>
        </w:r>
        <w:r w:rsidRPr="005B3D51">
          <w:rPr>
            <w:b/>
          </w:rPr>
          <w:t>HubHt</w:t>
        </w:r>
        <w:r>
          <w:t xml:space="preserve"> variable has been removed</w:t>
        </w:r>
      </w:ins>
      <w:ins w:id="435" w:author="Bonnie Jonkman" w:date="2015-08-19T09:19:00Z">
        <w:r>
          <w:t xml:space="preserve">. It is now </w:t>
        </w:r>
        <w:r>
          <w:rPr>
            <w:b/>
          </w:rPr>
          <w:t>RefHt</w:t>
        </w:r>
        <w:r>
          <w:t xml:space="preserve"> in the InflowWind module’s primary input file.</w:t>
        </w:r>
      </w:ins>
    </w:p>
    <w:p w14:paraId="29510800" w14:textId="5514D355" w:rsidR="002E48BD" w:rsidRDefault="002E48BD" w:rsidP="005B3D51">
      <w:pPr>
        <w:pStyle w:val="ListParagraph"/>
        <w:numPr>
          <w:ilvl w:val="1"/>
          <w:numId w:val="28"/>
        </w:numPr>
        <w:rPr>
          <w:ins w:id="436" w:author="Bonnie Jonkman" w:date="2015-08-19T09:18:00Z"/>
        </w:rPr>
      </w:pPr>
      <w:ins w:id="437" w:author="Bonnie Jonkman" w:date="2015-08-19T09:18:00Z">
        <w:r>
          <w:t xml:space="preserve">The </w:t>
        </w:r>
        <w:r w:rsidRPr="005B3D51">
          <w:rPr>
            <w:b/>
          </w:rPr>
          <w:t>WindFile</w:t>
        </w:r>
        <w:r>
          <w:t xml:space="preserve"> variable has been removed.</w:t>
        </w:r>
      </w:ins>
      <w:ins w:id="438"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439" w:author="Bonnie Jonkman" w:date="2015-04-15T13:36:00Z"/>
        </w:rPr>
      </w:pPr>
      <w:ins w:id="440" w:author="Bonnie Jonkman" w:date="2015-08-19T09:18:00Z">
        <w:r>
          <w:t>One additional header line was added.</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lastRenderedPageBreak/>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lastRenderedPageBreak/>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41" w:name="_Ref391845139"/>
      <w:bookmarkStart w:id="442" w:name="_Ref391845887"/>
      <w:bookmarkStart w:id="443" w:name="_Toc427740972"/>
      <w:r>
        <w:t xml:space="preserve">MATLAB </w:t>
      </w:r>
      <w:r w:rsidR="00583AAD">
        <w:t>Conversion Script</w:t>
      </w:r>
      <w:bookmarkEnd w:id="441"/>
      <w:r w:rsidR="00F1616B">
        <w:t>s</w:t>
      </w:r>
      <w:bookmarkEnd w:id="442"/>
      <w:bookmarkEnd w:id="443"/>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w:t>
      </w:r>
      <w:r w:rsidR="002C779E">
        <w:lastRenderedPageBreak/>
        <w:t xml:space="preserve">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44"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45"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46"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447"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448" w:author="Bonnie Jonkman" w:date="2015-06-06T17:00:00Z"/>
        </w:rPr>
      </w:pPr>
      <w:ins w:id="449" w:author="Bonnie Jonkman" w:date="2015-06-06T17:00:00Z">
        <w:r>
          <w:t>Convert from FAST v8.10.00a-bjj to FAST v8.12.00a-bjj</w:t>
        </w:r>
      </w:ins>
    </w:p>
    <w:p w14:paraId="1EB8628C" w14:textId="6DD9B931" w:rsidR="00713A12" w:rsidRDefault="00713A12" w:rsidP="00713A12">
      <w:pPr>
        <w:rPr>
          <w:ins w:id="450" w:author="Bonnie Jonkman" w:date="2015-06-06T17:00:00Z"/>
        </w:rPr>
      </w:pPr>
      <w:ins w:id="451"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52" w:author="Bonnie Jonkman" w:date="2015-06-06T17:00:00Z"/>
        </w:rPr>
      </w:pPr>
      <w:ins w:id="453" w:author="Bonnie Jonkman" w:date="2015-06-06T17:00:00Z">
        <w:r w:rsidRPr="00583013">
          <w:t>ConvertFAST8_</w:t>
        </w:r>
      </w:ins>
      <w:ins w:id="454" w:author="Bonnie Jonkman" w:date="2015-06-06T17:01:00Z">
        <w:r>
          <w:t>10</w:t>
        </w:r>
      </w:ins>
      <w:ins w:id="455" w:author="Bonnie Jonkman" w:date="2015-06-06T17:00:00Z">
        <w:r w:rsidRPr="00583013">
          <w:t>to</w:t>
        </w:r>
        <w:r>
          <w:t>1</w:t>
        </w:r>
      </w:ins>
      <w:ins w:id="456" w:author="Bonnie Jonkman" w:date="2015-06-06T17:01:00Z">
        <w:r>
          <w:t>2</w:t>
        </w:r>
      </w:ins>
      <w:ins w:id="457"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458" w:author="Bonnie Jonkman" w:date="2015-06-06T17:00:00Z">
        <w:r>
          <w:t xml:space="preserve">This script </w:t>
        </w:r>
      </w:ins>
      <w:ins w:id="459" w:author="Bonnie Jonkman" w:date="2015-06-06T17:01:00Z">
        <w:r>
          <w:t>attempts to modify the AeroDyn v14 input files</w:t>
        </w:r>
      </w:ins>
      <w:ins w:id="460" w:author="Bonnie Jonkman" w:date="2015-06-06T17:02:00Z">
        <w:r>
          <w:t xml:space="preserve"> and create new InflowWind files</w:t>
        </w:r>
      </w:ins>
      <w:ins w:id="461" w:author="Bonnie Jonkman" w:date="2015-06-06T17:01:00Z">
        <w:r>
          <w:t xml:space="preserve">; however, due to some unique features of AeroDyn v14’s input file, some changes may have to be made by hand (particularly if the file uses multiple </w:t>
        </w:r>
      </w:ins>
      <w:ins w:id="462" w:author="Bonnie Jonkman" w:date="2015-06-06T17:02:00Z">
        <w:r>
          <w:t>Reynolds</w:t>
        </w:r>
      </w:ins>
      <w:ins w:id="463" w:author="Bonnie Jonkman" w:date="2015-06-06T17:01:00Z">
        <w:r>
          <w:t xml:space="preserve"> </w:t>
        </w:r>
      </w:ins>
      <w:ins w:id="464" w:author="Bonnie Jonkman" w:date="2015-06-06T17:02:00Z">
        <w:r>
          <w:t>numbers.)</w:t>
        </w:r>
      </w:ins>
      <w:ins w:id="465" w:author="Bonnie Jonkman" w:date="2015-06-06T17:00:00Z">
        <w:r>
          <w:t>.</w:t>
        </w:r>
      </w:ins>
      <w:ins w:id="466" w:author="Bonnie Jonkman" w:date="2015-06-06T17:02:00Z">
        <w:r>
          <w:t xml:space="preserve"> Also, the</w:t>
        </w:r>
      </w:ins>
      <w:ins w:id="467" w:author="Bonnie Jonkman" w:date="2015-06-06T17:03:00Z">
        <w:r>
          <w:t>re are some instances when the script fails to identify the wind file type (e.g. when a file has a .wnd extension but isn’t a full-field wind file)</w:t>
        </w:r>
      </w:ins>
      <w:ins w:id="468"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 xml:space="preserve">It does not automatically convert hydrodynamic- </w:t>
      </w:r>
      <w:r w:rsidR="00E20484" w:rsidRPr="003C4A45">
        <w:rPr>
          <w:i/>
        </w:rPr>
        <w:lastRenderedPageBreak/>
        <w:t>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469" w:name="_Toc427740973"/>
      <w:r>
        <w:t>Running FAST</w:t>
      </w:r>
      <w:bookmarkEnd w:id="469"/>
    </w:p>
    <w:p w14:paraId="2164B47D" w14:textId="4AA02CCB" w:rsidR="0051119D" w:rsidRDefault="0051119D" w:rsidP="0051119D">
      <w:pPr>
        <w:rPr>
          <w:ins w:id="470" w:author="Bonnie Jonkman" w:date="2015-04-21T10:38:00Z"/>
        </w:rPr>
      </w:pPr>
      <w:r>
        <w:t>FAST v8.</w:t>
      </w:r>
      <w:r w:rsidR="00DC6859">
        <w:t>1</w:t>
      </w:r>
      <w:del w:id="471" w:author="Bonnie Jonkman" w:date="2015-06-06T17:04:00Z">
        <w:r w:rsidR="00DC6859" w:rsidDel="00112CFA">
          <w:delText>0</w:delText>
        </w:r>
      </w:del>
      <w:ins w:id="472"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73" w:name="_Toc427740974"/>
      <w:ins w:id="474" w:author="Bonnie Jonkman" w:date="2015-04-21T10:39:00Z">
        <w:r>
          <w:t>Normal Simulation: Starting FAST from an input file</w:t>
        </w:r>
      </w:ins>
      <w:bookmarkEnd w:id="473"/>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lastRenderedPageBreak/>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475"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76" w:author="Bonnie Jonkman" w:date="2015-04-15T13:45:00Z"/>
        </w:rPr>
      </w:pPr>
      <w:bookmarkStart w:id="477" w:name="_Toc427740975"/>
      <w:ins w:id="478" w:author="Bonnie Jonkman" w:date="2015-04-15T13:45:00Z">
        <w:r>
          <w:t>Restart: Starting FAST from a checkpoint file</w:t>
        </w:r>
        <w:bookmarkEnd w:id="477"/>
      </w:ins>
    </w:p>
    <w:p w14:paraId="79502EA7" w14:textId="471B0375" w:rsidR="00D520E7" w:rsidRDefault="00D520E7">
      <w:pPr>
        <w:rPr>
          <w:ins w:id="479" w:author="Bonnie Jonkman" w:date="2015-04-15T13:46:00Z"/>
        </w:rPr>
      </w:pPr>
      <w:ins w:id="480" w:author="Bonnie Jonkman" w:date="2015-04-15T13:45:00Z">
        <w:r>
          <w:t>If FAST generated a checkpoint file, but did not run to completion, the simulation may be restarted using th</w:t>
        </w:r>
      </w:ins>
      <w:ins w:id="481" w:author="Bonnie Jonkman" w:date="2015-04-15T13:46:00Z">
        <w:r>
          <w:t>is</w:t>
        </w:r>
      </w:ins>
      <w:ins w:id="482" w:author="Bonnie Jonkman" w:date="2015-04-15T13:45:00Z">
        <w:r>
          <w:t xml:space="preserve"> syntax</w:t>
        </w:r>
      </w:ins>
      <w:ins w:id="483" w:author="Bonnie Jonkman" w:date="2015-04-15T13:48:00Z">
        <w:r>
          <w:t xml:space="preserve"> from a Windows command prompt</w:t>
        </w:r>
      </w:ins>
      <w:ins w:id="484" w:author="Bonnie Jonkman" w:date="2015-04-15T13:46:00Z">
        <w:r>
          <w:t>:</w:t>
        </w:r>
      </w:ins>
    </w:p>
    <w:p w14:paraId="3DEB5E8D" w14:textId="4F05EE92" w:rsidR="00D520E7" w:rsidRDefault="00D520E7" w:rsidP="00D520E7">
      <w:pPr>
        <w:pStyle w:val="SourceCode"/>
        <w:rPr>
          <w:ins w:id="485" w:author="Bonnie Jonkman" w:date="2015-04-15T13:46:00Z"/>
        </w:rPr>
      </w:pPr>
      <w:ins w:id="486" w:author="Bonnie Jonkman" w:date="2015-04-15T13:46:00Z">
        <w:r>
          <w:t xml:space="preserve">&lt;name of FAST executable with or without extension&gt; -restart &lt;Rootname of </w:t>
        </w:r>
      </w:ins>
      <w:ins w:id="487" w:author="Bonnie Jonkman" w:date="2015-04-15T13:47:00Z">
        <w:r>
          <w:t xml:space="preserve">checkpoint </w:t>
        </w:r>
      </w:ins>
      <w:ins w:id="488" w:author="Bonnie Jonkman" w:date="2015-04-15T13:46:00Z">
        <w:r>
          <w:t>file</w:t>
        </w:r>
      </w:ins>
      <w:ins w:id="489" w:author="Bonnie Jonkman" w:date="2015-04-15T13:47:00Z">
        <w:r>
          <w:t>,</w:t>
        </w:r>
      </w:ins>
      <w:ins w:id="490" w:author="Bonnie Jonkman" w:date="2015-04-15T13:46:00Z">
        <w:r>
          <w:t xml:space="preserve"> with</w:t>
        </w:r>
      </w:ins>
      <w:ins w:id="491" w:author="Bonnie Jonkman" w:date="2015-04-15T13:47:00Z">
        <w:r>
          <w:t>out</w:t>
        </w:r>
      </w:ins>
      <w:ins w:id="492" w:author="Bonnie Jonkman" w:date="2015-04-15T13:46:00Z">
        <w:r>
          <w:t xml:space="preserve"> extension&gt;</w:t>
        </w:r>
      </w:ins>
    </w:p>
    <w:p w14:paraId="65425CB4" w14:textId="1DF91DC8" w:rsidR="00D520E7" w:rsidRDefault="00D520E7" w:rsidP="00D520E7">
      <w:pPr>
        <w:rPr>
          <w:ins w:id="493" w:author="Bonnie Jonkman" w:date="2015-04-15T13:49:00Z"/>
        </w:rPr>
      </w:pPr>
      <w:ins w:id="494"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5B673ADF" w:rsidR="00174830" w:rsidRDefault="00174830" w:rsidP="00D520E7">
      <w:pPr>
        <w:rPr>
          <w:ins w:id="495" w:author="Bonnie Jonkman" w:date="2015-04-15T13:49:00Z"/>
        </w:rPr>
      </w:pPr>
      <w:ins w:id="496" w:author="Bonnie Jonkman" w:date="2015-04-15T13:49:00Z">
        <w:r>
          <w:t>FAST does not read the input files again after restart.</w:t>
        </w:r>
      </w:ins>
      <w:ins w:id="497" w:author="Bonnie Jonkman" w:date="2015-04-21T10:29:00Z">
        <w:r w:rsidR="00A24410">
          <w:t xml:space="preserve"> However, if a Bladed-style DLL is used for control, </w:t>
        </w:r>
      </w:ins>
      <w:ins w:id="498" w:author="Bonnie Jonkman" w:date="2015-04-21T10:31:00Z">
        <w:r w:rsidR="00A24410">
          <w:t>the DLL</w:t>
        </w:r>
      </w:ins>
      <w:ins w:id="499" w:author="Bonnie Jonkman" w:date="2015-04-21T10:29:00Z">
        <w:r w:rsidR="00A24410">
          <w:t xml:space="preserve"> will be reloaded </w:t>
        </w:r>
      </w:ins>
      <w:ins w:id="500" w:author="Bonnie Jonkman" w:date="2015-04-21T10:31:00Z">
        <w:r w:rsidR="00A24410">
          <w:t xml:space="preserve">on restart </w:t>
        </w:r>
      </w:ins>
      <w:ins w:id="501" w:author="Bonnie Jonkman" w:date="2015-04-21T10:29:00Z">
        <w:r w:rsidR="00A24410">
          <w:t xml:space="preserve">using the stored name of the DLL file. </w:t>
        </w:r>
      </w:ins>
      <w:ins w:id="502" w:author="Bonnie Jonkman" w:date="2015-04-22T12:25:00Z">
        <w:r w:rsidR="00204924">
          <w:t>Thus, i</w:t>
        </w:r>
      </w:ins>
      <w:ins w:id="503"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04" w:author="Bonnie Jonkman" w:date="2015-04-22T12:28:00Z"/>
        </w:rPr>
      </w:pPr>
      <w:ins w:id="505" w:author="Bonnie Jonkman" w:date="2015-04-15T13:49:00Z">
        <w:r>
          <w:t xml:space="preserve">FAST should be </w:t>
        </w:r>
      </w:ins>
      <w:ins w:id="506" w:author="Bonnie Jonkman" w:date="2015-04-15T13:50:00Z">
        <w:r>
          <w:t xml:space="preserve">restarted </w:t>
        </w:r>
      </w:ins>
      <w:ins w:id="507" w:author="Bonnie Jonkman" w:date="2015-04-15T13:49:00Z">
        <w:r>
          <w:t>from the same directory</w:t>
        </w:r>
      </w:ins>
      <w:ins w:id="508" w:author="Bonnie Jonkman" w:date="2015-04-15T13:50:00Z">
        <w:r>
          <w:t xml:space="preserve"> it w</w:t>
        </w:r>
        <w:r w:rsidR="00C955A4">
          <w:t>as originally run in (RootName</w:t>
        </w:r>
        <w:r>
          <w:t xml:space="preserve"> may be used later in the code, particularly for new checkpoint files that generated</w:t>
        </w:r>
      </w:ins>
      <w:ins w:id="509" w:author="Bonnie Jonkman" w:date="2015-04-15T14:02:00Z">
        <w:r w:rsidR="00C955A4">
          <w:t>.</w:t>
        </w:r>
      </w:ins>
      <w:ins w:id="510" w:author="Bonnie Jonkman" w:date="2015-04-15T13:50:00Z">
        <w:r>
          <w:t>)</w:t>
        </w:r>
      </w:ins>
    </w:p>
    <w:p w14:paraId="03DA7B48" w14:textId="77777777" w:rsidR="00204924" w:rsidRDefault="00204924" w:rsidP="009B7C07">
      <w:pPr>
        <w:pStyle w:val="Heading2"/>
      </w:pPr>
      <w:bookmarkStart w:id="511" w:name="_Toc427740976"/>
      <w:r>
        <w:t>Modeling Tips</w:t>
      </w:r>
      <w:bookmarkEnd w:id="511"/>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12" w:name="_Ref417469673"/>
      <w:bookmarkStart w:id="513" w:name="_Ref417469763"/>
      <w:bookmarkStart w:id="514" w:name="_Ref417470230"/>
      <w:bookmarkStart w:id="515" w:name="_Toc427740977"/>
      <w:r>
        <w:t>Certification Tests</w:t>
      </w:r>
      <w:bookmarkEnd w:id="512"/>
      <w:bookmarkEnd w:id="513"/>
      <w:bookmarkEnd w:id="514"/>
      <w:bookmarkEnd w:id="515"/>
    </w:p>
    <w:p w14:paraId="6CF21032" w14:textId="40115829" w:rsidR="00B55CAB" w:rsidRDefault="009B7C07" w:rsidP="00B55CAB">
      <w:r>
        <w:fldChar w:fldCharType="begin"/>
      </w:r>
      <w:r>
        <w:instrText xml:space="preserve"> REF _Ref417469358 \h </w:instrText>
      </w:r>
      <w:r>
        <w:fldChar w:fldCharType="separate"/>
      </w:r>
      <w:ins w:id="516" w:author="Bonnie Jonkman" w:date="2015-04-22T12:48:00Z">
        <w:r w:rsidR="008462CD">
          <w:t xml:space="preserve">Table </w:t>
        </w:r>
        <w:r w:rsidR="008462CD">
          <w:rPr>
            <w:noProof/>
          </w:rPr>
          <w:t>3</w:t>
        </w:r>
      </w:ins>
      <w:del w:id="517" w:author="Bonnie Jonkman" w:date="2015-04-22T12:46:00Z">
        <w:r w:rsidDel="00DB55A3">
          <w:delText xml:space="preserve">Table </w:delText>
        </w:r>
        <w:r w:rsidDel="00DB55A3">
          <w:rPr>
            <w:noProof/>
          </w:rPr>
          <w:delText>3</w:delText>
        </w:r>
      </w:del>
      <w:r>
        <w:fldChar w:fldCharType="end"/>
      </w:r>
      <w:del w:id="518"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19" w:name="_Ref417469358"/>
      <w:r>
        <w:t xml:space="preserve">Table </w:t>
      </w:r>
      <w:r w:rsidR="004E5FE7">
        <w:fldChar w:fldCharType="begin"/>
      </w:r>
      <w:r w:rsidR="004E5FE7">
        <w:instrText xml:space="preserve"> SEQ Table \* ARABIC </w:instrText>
      </w:r>
      <w:r w:rsidR="004E5FE7">
        <w:fldChar w:fldCharType="separate"/>
      </w:r>
      <w:r w:rsidR="008462CD">
        <w:rPr>
          <w:noProof/>
        </w:rPr>
        <w:t>3</w:t>
      </w:r>
      <w:r w:rsidR="004E5FE7">
        <w:rPr>
          <w:noProof/>
        </w:rPr>
        <w:fldChar w:fldCharType="end"/>
      </w:r>
      <w:bookmarkEnd w:id="519"/>
      <w:r>
        <w:t>: Certification Tests Distributed with FAST v8.1</w:t>
      </w:r>
      <w:del w:id="520" w:author="Bonnie Jonkman" w:date="2015-06-06T17:05:00Z">
        <w:r w:rsidDel="00112CFA">
          <w:delText>0</w:delText>
        </w:r>
      </w:del>
      <w:ins w:id="521"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lastRenderedPageBreak/>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22" w:name="_Ref417470012"/>
      <w:bookmarkStart w:id="523" w:name="_Toc427740978"/>
      <w:r>
        <w:t>Compiling</w:t>
      </w:r>
      <w:bookmarkEnd w:id="522"/>
      <w:r w:rsidR="001165AB">
        <w:t xml:space="preserve"> FAST</w:t>
      </w:r>
      <w:bookmarkEnd w:id="523"/>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lastRenderedPageBreak/>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530"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531" w:author="Bonnie Jonkman" w:date="2015-06-11T14:08:00Z">
        <w:r w:rsidDel="00A037C3">
          <w:delText xml:space="preserve">only </w:delText>
        </w:r>
      </w:del>
      <w:r>
        <w:t>on Windows</w:t>
      </w:r>
      <w:ins w:id="532" w:author="Bonnie Jonkman" w:date="2015-06-11T14:08:00Z">
        <w:r w:rsidR="00A037C3">
          <w:t xml:space="preserve"> and Mac</w:t>
        </w:r>
      </w:ins>
      <w:r>
        <w:t>.</w:t>
      </w:r>
      <w:ins w:id="533" w:author="Bonnie Jonkman" w:date="2015-06-11T14:09:00Z">
        <w:r w:rsidR="00A037C3">
          <w:t xml:space="preserve"> Non-Windows users will also have </w:t>
        </w:r>
      </w:ins>
      <w:del w:id="534" w:author="Bonnie Jonkman" w:date="2015-06-11T14:08:00Z">
        <w:r w:rsidDel="00A037C3">
          <w:delText xml:space="preserve"> Also note that offshore models do not run with the gfortran executables (land-based models do).</w:delText>
        </w:r>
      </w:del>
      <w:ins w:id="535" w:author="Bonnie Jonkman" w:date="2015-06-11T14:09:00Z">
        <w:r w:rsidR="00A037C3">
          <w:t xml:space="preserve">to obtain the MAP.so </w:t>
        </w:r>
      </w:ins>
      <w:ins w:id="536" w:author="Bonnie Jonkman" w:date="2015-06-11T14:10:00Z">
        <w:r w:rsidR="00A037C3">
          <w:t xml:space="preserve">library </w:t>
        </w:r>
      </w:ins>
      <w:ins w:id="537" w:author="Bonnie Jonkman" w:date="2015-06-11T14:09:00Z">
        <w:r w:rsidR="00A037C3">
          <w:t xml:space="preserve">and Registry </w:t>
        </w:r>
      </w:ins>
      <w:ins w:id="538" w:author="Bonnie Jonkman" w:date="2015-06-11T14:10:00Z">
        <w:r w:rsidR="00A037C3">
          <w:t>executable program to use with this makefile.</w:t>
        </w:r>
      </w:ins>
    </w:p>
    <w:p w14:paraId="68772806" w14:textId="77777777" w:rsidR="00204924" w:rsidRDefault="00204924" w:rsidP="00204924">
      <w:r>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39" w:name="_Ref413700469"/>
      <w:bookmarkStart w:id="540" w:name="_Toc427740979"/>
      <w:r>
        <w:t>FAST v8 Interface to Simulink</w:t>
      </w:r>
      <w:bookmarkEnd w:id="539"/>
      <w:bookmarkEnd w:id="540"/>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541" w:name="_Toc427740980"/>
      <w:bookmarkStart w:id="542" w:name="_Ref412115319"/>
      <w:r>
        <w:t>Major Changes Between the FAST v7 and v8 Interfaces to Simulink</w:t>
      </w:r>
      <w:bookmarkEnd w:id="541"/>
    </w:p>
    <w:p w14:paraId="3FA1C408" w14:textId="5FE1E34B" w:rsidR="00CA094B" w:rsidRDefault="00CA094B" w:rsidP="00805E93">
      <w:r>
        <w:t xml:space="preserve">For </w:t>
      </w:r>
      <w:del w:id="543" w:author="Bonnie Jonkman" w:date="2015-04-15T13:49:00Z">
        <w:r w:rsidDel="00E226D9">
          <w:delText xml:space="preserve">those </w:delText>
        </w:r>
      </w:del>
      <w:ins w:id="544"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lastRenderedPageBreak/>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545" w:name="_Toc427740981"/>
      <w:r>
        <w:t>Definition of the FAST v8 Interface to Simulink</w:t>
      </w:r>
      <w:bookmarkEnd w:id="542"/>
      <w:bookmarkEnd w:id="545"/>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D044DF" w:rsidRPr="00CF75BB" w:rsidRDefault="00D044DF"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D044DF" w:rsidRPr="00CF75BB" w:rsidRDefault="00D044DF"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D044DF" w:rsidRPr="00CF75BB" w:rsidRDefault="00D044DF"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D044DF" w:rsidRPr="00CF75BB" w:rsidRDefault="00D044DF"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D044DF" w:rsidRPr="00CF75BB" w:rsidRDefault="00D044DF"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D044DF" w:rsidRPr="00CF75BB" w:rsidRDefault="00D044DF"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D044DF" w:rsidRPr="00CF75BB" w:rsidRDefault="00D044DF"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D044DF" w:rsidRPr="00CF75BB" w:rsidRDefault="00D044DF"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46" w:name="_Ref412536543"/>
      <w:r>
        <w:t xml:space="preserve">Figure </w:t>
      </w:r>
      <w:r w:rsidR="004E5FE7">
        <w:fldChar w:fldCharType="begin"/>
      </w:r>
      <w:r w:rsidR="004E5FE7">
        <w:instrText xml:space="preserve"> SEQ Figure \* ARABIC </w:instrText>
      </w:r>
      <w:r w:rsidR="004E5FE7">
        <w:fldChar w:fldCharType="separate"/>
      </w:r>
      <w:r w:rsidR="008462CD">
        <w:rPr>
          <w:noProof/>
        </w:rPr>
        <w:t>5</w:t>
      </w:r>
      <w:r w:rsidR="004E5FE7">
        <w:rPr>
          <w:noProof/>
        </w:rPr>
        <w:fldChar w:fldCharType="end"/>
      </w:r>
      <w:bookmarkEnd w:id="546"/>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547" w:name="_Ref411514591"/>
      <w:r>
        <w:t>S-Function Parameters</w:t>
      </w:r>
      <w:bookmarkEnd w:id="547"/>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4E5FE7">
        <w:fldChar w:fldCharType="begin"/>
      </w:r>
      <w:r w:rsidR="004E5FE7">
        <w:instrText xml:space="preserve"> SEQ Figure \* ARABIC </w:instrText>
      </w:r>
      <w:r w:rsidR="004E5FE7">
        <w:fldChar w:fldCharType="separate"/>
      </w:r>
      <w:r w:rsidR="008462CD">
        <w:rPr>
          <w:noProof/>
        </w:rPr>
        <w:t>6</w:t>
      </w:r>
      <w:r w:rsidR="004E5FE7">
        <w:rPr>
          <w:noProof/>
        </w:rPr>
        <w:fldChar w:fldCharType="end"/>
      </w:r>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4E5FE7">
        <w:fldChar w:fldCharType="begin"/>
      </w:r>
      <w:r w:rsidR="004E5FE7">
        <w:instrText xml:space="preserve"> SEQ Figure \* ARABIC </w:instrText>
      </w:r>
      <w:r w:rsidR="004E5FE7">
        <w:fldChar w:fldCharType="separate"/>
      </w:r>
      <w:r w:rsidR="008462CD">
        <w:rPr>
          <w:noProof/>
        </w:rPr>
        <w:t>7</w:t>
      </w:r>
      <w:r w:rsidR="004E5FE7">
        <w:rPr>
          <w:noProof/>
        </w:rPr>
        <w:fldChar w:fldCharType="end"/>
      </w:r>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548" w:name="_Ref412806082"/>
      <w:r>
        <w:lastRenderedPageBreak/>
        <w:t xml:space="preserve">S-Function </w:t>
      </w:r>
      <w:r w:rsidR="00D0774B">
        <w:t>Inputs</w:t>
      </w:r>
      <w:bookmarkEnd w:id="548"/>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4E5FE7">
        <w:fldChar w:fldCharType="begin"/>
      </w:r>
      <w:r w:rsidR="004E5FE7">
        <w:instrText xml:space="preserve"> SEQ Figure \* ARABIC </w:instrText>
      </w:r>
      <w:r w:rsidR="004E5FE7">
        <w:fldChar w:fldCharType="separate"/>
      </w:r>
      <w:r w:rsidR="008462CD">
        <w:rPr>
          <w:noProof/>
        </w:rPr>
        <w:t>8</w:t>
      </w:r>
      <w:r w:rsidR="004E5FE7">
        <w:rPr>
          <w:noProof/>
        </w:rPr>
        <w:fldChar w:fldCharType="end"/>
      </w:r>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49" w:name="_Ref415562525"/>
      <w:r>
        <w:t xml:space="preserve">S-Function </w:t>
      </w:r>
      <w:r w:rsidR="00D0774B">
        <w:t>States</w:t>
      </w:r>
      <w:bookmarkEnd w:id="549"/>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50" w:name="_Toc427740982"/>
      <w:r>
        <w:t>Converting FAST v7 Simulink Models to FAST v8</w:t>
      </w:r>
      <w:bookmarkEnd w:id="550"/>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51"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52" w:author="Bonnie Jonkman" w:date="2015-08-03T14:56:00Z">
        <w:r>
          <w:t xml:space="preserve">Note that </w:t>
        </w:r>
      </w:ins>
      <w:ins w:id="553" w:author="Bonnie Jonkman" w:date="2015-08-03T14:57:00Z">
        <w:r w:rsidR="00DF7441">
          <w:t>the Simulink interface for FAST v8</w:t>
        </w:r>
      </w:ins>
      <w:ins w:id="554" w:author="Bonnie Jonkman" w:date="2015-08-03T14:58:00Z">
        <w:r w:rsidR="00DF7441">
          <w:t xml:space="preserve"> </w:t>
        </w:r>
      </w:ins>
      <w:ins w:id="555"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556" w:author="Bonnie Jonkman" w:date="2015-06-08T14:03:00Z">
        <w:r w:rsidR="00C235A0">
          <w:t xml:space="preserve"> </w:t>
        </w:r>
        <w:r w:rsidR="00C235A0" w:rsidRPr="00C235A0">
          <w:rPr>
            <w:highlight w:val="yellow"/>
            <w:rPrChange w:id="557" w:author="Bonnie Jonkman" w:date="2015-06-08T14:05:00Z">
              <w:rPr/>
            </w:rPrChange>
          </w:rPr>
          <w:t>NOTE: ADP</w:t>
        </w:r>
      </w:ins>
      <w:ins w:id="558" w:author="Bonnie Jonkman" w:date="2015-06-08T14:04:00Z">
        <w:r w:rsidR="00C235A0" w:rsidRPr="00C235A0">
          <w:rPr>
            <w:highlight w:val="yellow"/>
            <w:rPrChange w:id="559" w:author="Bonnie Jonkman" w:date="2015-06-08T14:05:00Z">
              <w:rPr/>
            </w:rPrChange>
          </w:rPr>
          <w:t xml:space="preserve">’s model requires OutList to be exact before calling FAST_SFunc at initialization; the expression blocks are not getting </w:t>
        </w:r>
      </w:ins>
      <w:ins w:id="560" w:author="Bonnie Jonkman" w:date="2015-07-09T10:55:00Z">
        <w:r w:rsidR="000869ED">
          <w:rPr>
            <w:highlight w:val="yellow"/>
          </w:rPr>
          <w:t xml:space="preserve">completely </w:t>
        </w:r>
      </w:ins>
      <w:ins w:id="561" w:author="Bonnie Jonkman" w:date="2015-06-08T14:04:00Z">
        <w:r w:rsidR="00C235A0" w:rsidRPr="00C235A0">
          <w:rPr>
            <w:highlight w:val="yellow"/>
            <w:rPrChange w:id="562" w:author="Bonnie Jonkman" w:date="2015-06-08T14:05:00Z">
              <w:rPr/>
            </w:rPrChange>
          </w:rPr>
          <w:t>reevaluated during the model’s execution</w:t>
        </w:r>
      </w:ins>
      <w:ins w:id="563" w:author="Bonnie Jonkman" w:date="2015-07-09T10:55:00Z">
        <w:r w:rsidR="000869ED">
          <w:rPr>
            <w:highlight w:val="yellow"/>
          </w:rPr>
          <w:t xml:space="preserve"> (it reevaluates the u [input], but does not reevaluate the expression for the index. Strange)</w:t>
        </w:r>
      </w:ins>
      <w:ins w:id="564" w:author="Bonnie Jonkman" w:date="2015-06-08T14:04:00Z">
        <w:r w:rsidR="00C235A0" w:rsidRPr="00C235A0">
          <w:rPr>
            <w:highlight w:val="yellow"/>
            <w:rPrChange w:id="565" w:author="Bonnie Jonkman" w:date="2015-06-08T14:05:00Z">
              <w:rPr/>
            </w:rPrChange>
          </w:rPr>
          <w:t>.</w:t>
        </w:r>
      </w:ins>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66" w:name="_Toc427740983"/>
      <w:r>
        <w:t>Running FAST in Simulink</w:t>
      </w:r>
      <w:bookmarkEnd w:id="566"/>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567"/>
      <w:r>
        <w:t>Two sample models for running FAST v8 with Simulink</w:t>
      </w:r>
      <w:commentRangeEnd w:id="567"/>
      <w:r w:rsidR="00A76DE9">
        <w:rPr>
          <w:rStyle w:val="CommentReference"/>
        </w:rPr>
        <w:commentReference w:id="567"/>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4E5FE7">
        <w:fldChar w:fldCharType="begin"/>
      </w:r>
      <w:r w:rsidR="004E5FE7">
        <w:instrText xml:space="preserve"> SEQ Figure \* ARABIC </w:instrText>
      </w:r>
      <w:r w:rsidR="004E5FE7">
        <w:fldChar w:fldCharType="separate"/>
      </w:r>
      <w:r w:rsidR="008462CD">
        <w:rPr>
          <w:noProof/>
        </w:rPr>
        <w:t>9</w:t>
      </w:r>
      <w:r w:rsidR="004E5FE7">
        <w:rPr>
          <w:noProof/>
        </w:rPr>
        <w:fldChar w:fldCharType="end"/>
      </w:r>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4E5FE7">
        <w:fldChar w:fldCharType="begin"/>
      </w:r>
      <w:r w:rsidR="004E5FE7">
        <w:instrText xml:space="preserve"> SEQ Figure \* ARABIC </w:instrText>
      </w:r>
      <w:r w:rsidR="004E5FE7">
        <w:fldChar w:fldCharType="separate"/>
      </w:r>
      <w:r w:rsidR="008462CD">
        <w:rPr>
          <w:noProof/>
        </w:rPr>
        <w:t>10</w:t>
      </w:r>
      <w:r w:rsidR="004E5FE7">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68" w:name="_Toc427740984"/>
      <w:r>
        <w:t xml:space="preserve">Compiling </w:t>
      </w:r>
      <w:r w:rsidR="008509E5">
        <w:t xml:space="preserve">FAST </w:t>
      </w:r>
      <w:r>
        <w:t>for Simulink</w:t>
      </w:r>
      <w:bookmarkEnd w:id="568"/>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569" w:author="Bonnie Jonkman" w:date="2015-04-22T12:44:00Z">
        <w:r w:rsidR="001165AB">
          <w:fldChar w:fldCharType="begin"/>
        </w:r>
        <w:r w:rsidR="001165AB">
          <w:instrText xml:space="preserve"> REF _Ref417470012 \h </w:instrText>
        </w:r>
      </w:ins>
      <w:r w:rsidR="001165AB">
        <w:fldChar w:fldCharType="separate"/>
      </w:r>
      <w:ins w:id="570" w:author="Bonnie Jonkman" w:date="2015-04-22T12:49:00Z">
        <w:r w:rsidR="008462CD">
          <w:t>Compiling</w:t>
        </w:r>
      </w:ins>
      <w:ins w:id="571" w:author="Bonnie Jonkman" w:date="2015-04-22T12:44:00Z">
        <w:r w:rsidR="001165AB">
          <w:fldChar w:fldCharType="end"/>
        </w:r>
      </w:ins>
      <w:del w:id="572" w:author="Bonnie Jonkman" w:date="2015-04-22T12:47:00Z">
        <w:r w:rsidR="00063365" w:rsidDel="00406E21">
          <w:fldChar w:fldCharType="begin"/>
        </w:r>
        <w:r w:rsidR="00063365" w:rsidDel="00406E21">
          <w:delInstrText xml:space="preserve"> REF _Ref412121277 \h </w:delInstrText>
        </w:r>
      </w:del>
      <w:del w:id="573" w:author="Bonnie Jonkman" w:date="2015-04-22T12:33:00Z">
        <w:r w:rsidR="003A2ABC" w:rsidDel="009B7C07">
          <w:delInstrText>Compiling</w:delInstrText>
        </w:r>
      </w:del>
      <w:del w:id="574"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4E5FE7">
        <w:fldChar w:fldCharType="begin"/>
      </w:r>
      <w:r w:rsidR="004E5FE7">
        <w:instrText xml:space="preserve"> SEQ Figure \* ARABIC </w:instrText>
      </w:r>
      <w:r w:rsidR="004E5FE7">
        <w:fldChar w:fldCharType="separate"/>
      </w:r>
      <w:r w:rsidR="008462CD">
        <w:rPr>
          <w:noProof/>
        </w:rPr>
        <w:t>11</w:t>
      </w:r>
      <w:r w:rsidR="004E5FE7">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4E5FE7">
        <w:fldChar w:fldCharType="begin"/>
      </w:r>
      <w:r w:rsidR="004E5FE7">
        <w:instrText xml:space="preserve"> SEQ Figure \* ARABIC </w:instrText>
      </w:r>
      <w:r w:rsidR="004E5FE7">
        <w:fldChar w:fldCharType="separate"/>
      </w:r>
      <w:r w:rsidR="008462CD">
        <w:rPr>
          <w:noProof/>
        </w:rPr>
        <w:t>12</w:t>
      </w:r>
      <w:r w:rsidR="004E5FE7">
        <w:rPr>
          <w:noProof/>
        </w:rPr>
        <w:fldChar w:fldCharType="end"/>
      </w:r>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These commands compile FAST_SFunc.c (which includes</w:t>
      </w:r>
      <w:ins w:id="575" w:author="Bonnie Jonkman" w:date="2015-08-18T09:24:00Z">
        <w:r w:rsidR="00084E6D">
          <w:t xml:space="preserve"> header files</w:t>
        </w:r>
      </w:ins>
      <w:r>
        <w:t xml:space="preserve"> FAST_Library.h</w:t>
      </w:r>
      <w:ins w:id="576" w:author="Bonnie Jonkman" w:date="2015-08-18T09:23:00Z">
        <w:r w:rsidR="00084E6D">
          <w:t xml:space="preserve"> in the ../../Source directory and OpenFOAM_Types.h</w:t>
        </w:r>
      </w:ins>
      <w:ins w:id="577" w:author="Bonnie Jonkman" w:date="2015-08-18T09:24:00Z">
        <w:r w:rsidR="00084E6D">
          <w:t xml:space="preserve"> in the ../../Source/dependencies/OpenFOAM directory</w:t>
        </w:r>
      </w:ins>
      <w:r>
        <w:t>) and link it with the FAST_Library_*.lib file</w:t>
      </w:r>
      <w:ins w:id="578" w:author="Bonnie Jonkman" w:date="2015-08-18T09:24:00Z">
        <w:r w:rsidR="00084E6D">
          <w:t xml:space="preserve"> (in the ../../bin directory)</w:t>
        </w:r>
      </w:ins>
      <w:r>
        <w:t xml:space="preserve"> for the appropriate addressing scheme (32- or 64-bits). If you are using a 32-bit Windows® version of </w:t>
      </w:r>
      <w:r w:rsidR="00AE3A86">
        <w:t>MATLAB</w:t>
      </w:r>
      <w:r>
        <w:t xml:space="preserve">, this </w:t>
      </w:r>
      <w:ins w:id="579" w:author="Bonnie Jonkman" w:date="2015-08-18T09:25:00Z">
        <w:r w:rsidR="00084E6D">
          <w:t xml:space="preserve">command </w:t>
        </w:r>
      </w:ins>
      <w:r>
        <w:t xml:space="preserve">will produce </w:t>
      </w:r>
      <w:r>
        <w:lastRenderedPageBreak/>
        <w:t xml:space="preserve">../../bin/FAST_SFunc.mexw32. On 64-bit Windows versions of </w:t>
      </w:r>
      <w:r w:rsidR="00AE3A86">
        <w:t>MATLAB</w:t>
      </w:r>
      <w:r>
        <w:t>, it will produce ../../bin/FAST_SFunc.mexw64.</w:t>
      </w:r>
    </w:p>
    <w:p w14:paraId="2164B4F0" w14:textId="77777777"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580" w:name="_Toc427740985"/>
      <w:r>
        <w:t>Future Work</w:t>
      </w:r>
      <w:bookmarkEnd w:id="580"/>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81" w:name="_Toc427740986"/>
      <w:r>
        <w:t>Feedback</w:t>
      </w:r>
      <w:bookmarkEnd w:id="581"/>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82" w:name="_Ref392062682"/>
      <w:bookmarkStart w:id="583" w:name="_Toc427740987"/>
      <w:r>
        <w:lastRenderedPageBreak/>
        <w:t>Appendix</w:t>
      </w:r>
      <w:r w:rsidR="00185772">
        <w:t xml:space="preserve"> </w:t>
      </w:r>
      <w:r w:rsidR="004E5FE7">
        <w:fldChar w:fldCharType="begin"/>
      </w:r>
      <w:r w:rsidR="004E5FE7">
        <w:instrText xml:space="preserve"> SEQ Appendix \* MERGEFORMAT \* ALPHABETIC \* MERGEFORMAT </w:instrText>
      </w:r>
      <w:r w:rsidR="004E5FE7">
        <w:fldChar w:fldCharType="separate"/>
      </w:r>
      <w:r w:rsidR="008462CD">
        <w:rPr>
          <w:noProof/>
        </w:rPr>
        <w:t>A</w:t>
      </w:r>
      <w:r w:rsidR="004E5FE7">
        <w:rPr>
          <w:noProof/>
        </w:rPr>
        <w:fldChar w:fldCharType="end"/>
      </w:r>
      <w:r>
        <w:t xml:space="preserve">: </w:t>
      </w:r>
      <w:r w:rsidR="00992CCA">
        <w:t xml:space="preserve">Example FAST </w:t>
      </w:r>
      <w:r w:rsidR="00B859C9">
        <w:t>v8.</w:t>
      </w:r>
      <w:r w:rsidR="005408C3">
        <w:t>1</w:t>
      </w:r>
      <w:del w:id="584" w:author="Bonnie Jonkman" w:date="2015-06-06T17:07:00Z">
        <w:r w:rsidR="005408C3" w:rsidDel="00B70C62">
          <w:delText>1</w:delText>
        </w:r>
      </w:del>
      <w:ins w:id="585" w:author="Bonnie Jonkman" w:date="2015-06-06T17:07:00Z">
        <w:r w:rsidR="00B70C62">
          <w:t>2</w:t>
        </w:r>
      </w:ins>
      <w:r w:rsidR="00B859C9">
        <w:t xml:space="preserve">.* </w:t>
      </w:r>
      <w:r w:rsidR="00992CCA">
        <w:t>Input File</w:t>
      </w:r>
      <w:bookmarkEnd w:id="582"/>
      <w:bookmarkEnd w:id="583"/>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86" w:author="Bonnie Jonkman" w:date="2015-06-06T17:07:00Z">
                              <w:r w:rsidDel="00B70C62">
                                <w:rPr>
                                  <w:rFonts w:ascii="Courier New" w:hAnsi="Courier New" w:cs="Courier New"/>
                                  <w:sz w:val="15"/>
                                  <w:szCs w:val="15"/>
                                </w:rPr>
                                <w:delText>0</w:delText>
                              </w:r>
                            </w:del>
                            <w:ins w:id="587"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D044DF" w:rsidRDefault="00D044DF" w:rsidP="001017C7">
                            <w:pPr>
                              <w:spacing w:after="0" w:line="240" w:lineRule="auto"/>
                              <w:rPr>
                                <w:ins w:id="588" w:author="Bonnie Jonkman" w:date="2015-06-06T17:08:00Z"/>
                                <w:rFonts w:ascii="Courier New" w:hAnsi="Courier New" w:cs="Courier New"/>
                                <w:sz w:val="15"/>
                                <w:szCs w:val="15"/>
                              </w:rPr>
                            </w:pPr>
                            <w:ins w:id="589"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590"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59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9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9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9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D044DF" w:rsidRDefault="00D044DF" w:rsidP="001017C7">
                            <w:pPr>
                              <w:spacing w:after="0" w:line="240" w:lineRule="auto"/>
                              <w:rPr>
                                <w:ins w:id="595" w:author="Bonnie Jonkman" w:date="2015-06-06T17:09:00Z"/>
                                <w:rFonts w:ascii="Courier New" w:hAnsi="Courier New" w:cs="Courier New"/>
                                <w:sz w:val="15"/>
                                <w:szCs w:val="15"/>
                              </w:rPr>
                            </w:pPr>
                            <w:ins w:id="596" w:author="Bonnie Jonkman" w:date="2015-06-06T17:08:00Z">
                              <w:r w:rsidRPr="0016770E">
                                <w:rPr>
                                  <w:rFonts w:ascii="Courier New" w:hAnsi="Courier New" w:cs="Courier New"/>
                                  <w:sz w:val="15"/>
                                  <w:szCs w:val="15"/>
                                </w:rPr>
                                <w:t>"</w:t>
                              </w:r>
                            </w:ins>
                            <w:ins w:id="597"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98" w:author="Bonnie Jonkman" w:date="2015-06-06T17:08:00Z">
                              <w:r w:rsidRPr="0016770E">
                                <w:rPr>
                                  <w:rFonts w:ascii="Courier New" w:hAnsi="Courier New" w:cs="Courier New"/>
                                  <w:sz w:val="15"/>
                                  <w:szCs w:val="15"/>
                                </w:rPr>
                                <w:t xml:space="preserve">" InflowFile  </w:t>
                              </w:r>
                            </w:ins>
                            <w:ins w:id="599" w:author="Bonnie Jonkman" w:date="2015-06-06T17:11:00Z">
                              <w:r>
                                <w:rPr>
                                  <w:rFonts w:ascii="Courier New" w:hAnsi="Courier New" w:cs="Courier New"/>
                                  <w:sz w:val="15"/>
                                  <w:szCs w:val="15"/>
                                </w:rPr>
                                <w:t xml:space="preserve"> </w:t>
                              </w:r>
                            </w:ins>
                            <w:ins w:id="600"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0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0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0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0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0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0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D044DF" w:rsidRDefault="00D044DF" w:rsidP="001017C7">
                            <w:pPr>
                              <w:spacing w:after="0" w:line="240" w:lineRule="auto"/>
                              <w:rPr>
                                <w:ins w:id="607"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D044DF" w:rsidRPr="00C914B8" w:rsidRDefault="00D044DF" w:rsidP="001017C7">
                            <w:pPr>
                              <w:spacing w:after="0" w:line="240" w:lineRule="auto"/>
                              <w:rPr>
                                <w:rFonts w:ascii="Courier New" w:hAnsi="Courier New" w:cs="Courier New"/>
                                <w:sz w:val="15"/>
                                <w:szCs w:val="15"/>
                              </w:rPr>
                            </w:pPr>
                            <w:ins w:id="608" w:author="Bonnie Jonkman" w:date="2015-04-22T10:27:00Z">
                              <w:r w:rsidRPr="005408C3">
                                <w:rPr>
                                  <w:rFonts w:ascii="Courier New" w:hAnsi="Courier New" w:cs="Courier New"/>
                                  <w:sz w:val="15"/>
                                  <w:szCs w:val="15"/>
                                </w:rPr>
                                <w:t xml:space="preserve"> </w:t>
                              </w:r>
                            </w:ins>
                            <w:ins w:id="609" w:author="Bonnie Jonkman" w:date="2015-04-22T10:28:00Z">
                              <w:r>
                                <w:rPr>
                                  <w:rFonts w:ascii="Courier New" w:hAnsi="Courier New" w:cs="Courier New"/>
                                  <w:sz w:val="15"/>
                                  <w:szCs w:val="15"/>
                                </w:rPr>
                                <w:t xml:space="preserve"> </w:t>
                              </w:r>
                            </w:ins>
                            <w:ins w:id="610"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09" w:author="Bonnie Jonkman" w:date="2015-06-06T17:07:00Z">
                        <w:r w:rsidDel="00B70C62">
                          <w:rPr>
                            <w:rFonts w:ascii="Courier New" w:hAnsi="Courier New" w:cs="Courier New"/>
                            <w:sz w:val="15"/>
                            <w:szCs w:val="15"/>
                          </w:rPr>
                          <w:delText>0</w:delText>
                        </w:r>
                      </w:del>
                      <w:ins w:id="610"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D044DF" w:rsidRDefault="00D044DF" w:rsidP="001017C7">
                      <w:pPr>
                        <w:spacing w:after="0" w:line="240" w:lineRule="auto"/>
                        <w:rPr>
                          <w:ins w:id="611" w:author="Bonnie Jonkman" w:date="2015-06-06T17:08:00Z"/>
                          <w:rFonts w:ascii="Courier New" w:hAnsi="Courier New" w:cs="Courier New"/>
                          <w:sz w:val="15"/>
                          <w:szCs w:val="15"/>
                        </w:rPr>
                      </w:pPr>
                      <w:ins w:id="612"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613"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61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1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1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1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D044DF" w:rsidRDefault="00D044DF" w:rsidP="001017C7">
                      <w:pPr>
                        <w:spacing w:after="0" w:line="240" w:lineRule="auto"/>
                        <w:rPr>
                          <w:ins w:id="618" w:author="Bonnie Jonkman" w:date="2015-06-06T17:09:00Z"/>
                          <w:rFonts w:ascii="Courier New" w:hAnsi="Courier New" w:cs="Courier New"/>
                          <w:sz w:val="15"/>
                          <w:szCs w:val="15"/>
                        </w:rPr>
                      </w:pPr>
                      <w:ins w:id="619" w:author="Bonnie Jonkman" w:date="2015-06-06T17:08:00Z">
                        <w:r w:rsidRPr="0016770E">
                          <w:rPr>
                            <w:rFonts w:ascii="Courier New" w:hAnsi="Courier New" w:cs="Courier New"/>
                            <w:sz w:val="15"/>
                            <w:szCs w:val="15"/>
                          </w:rPr>
                          <w:t>"</w:t>
                        </w:r>
                      </w:ins>
                      <w:ins w:id="620"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21" w:author="Bonnie Jonkman" w:date="2015-06-06T17:08:00Z">
                        <w:r w:rsidRPr="0016770E">
                          <w:rPr>
                            <w:rFonts w:ascii="Courier New" w:hAnsi="Courier New" w:cs="Courier New"/>
                            <w:sz w:val="15"/>
                            <w:szCs w:val="15"/>
                          </w:rPr>
                          <w:t xml:space="preserve">" InflowFile  </w:t>
                        </w:r>
                      </w:ins>
                      <w:ins w:id="622" w:author="Bonnie Jonkman" w:date="2015-06-06T17:11:00Z">
                        <w:r>
                          <w:rPr>
                            <w:rFonts w:ascii="Courier New" w:hAnsi="Courier New" w:cs="Courier New"/>
                            <w:sz w:val="15"/>
                            <w:szCs w:val="15"/>
                          </w:rPr>
                          <w:t xml:space="preserve"> </w:t>
                        </w:r>
                      </w:ins>
                      <w:ins w:id="623"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2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2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2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2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2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2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D044DF" w:rsidRDefault="00D044DF" w:rsidP="001017C7">
                      <w:pPr>
                        <w:spacing w:after="0" w:line="240" w:lineRule="auto"/>
                        <w:rPr>
                          <w:ins w:id="630"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D044DF" w:rsidRPr="00C914B8" w:rsidRDefault="00D044DF" w:rsidP="001017C7">
                      <w:pPr>
                        <w:spacing w:after="0" w:line="240" w:lineRule="auto"/>
                        <w:rPr>
                          <w:rFonts w:ascii="Courier New" w:hAnsi="Courier New" w:cs="Courier New"/>
                          <w:sz w:val="15"/>
                          <w:szCs w:val="15"/>
                        </w:rPr>
                      </w:pPr>
                      <w:ins w:id="631" w:author="Bonnie Jonkman" w:date="2015-04-22T10:27:00Z">
                        <w:r w:rsidRPr="005408C3">
                          <w:rPr>
                            <w:rFonts w:ascii="Courier New" w:hAnsi="Courier New" w:cs="Courier New"/>
                            <w:sz w:val="15"/>
                            <w:szCs w:val="15"/>
                          </w:rPr>
                          <w:t xml:space="preserve"> </w:t>
                        </w:r>
                      </w:ins>
                      <w:ins w:id="632" w:author="Bonnie Jonkman" w:date="2015-04-22T10:28:00Z">
                        <w:r>
                          <w:rPr>
                            <w:rFonts w:ascii="Courier New" w:hAnsi="Courier New" w:cs="Courier New"/>
                            <w:sz w:val="15"/>
                            <w:szCs w:val="15"/>
                          </w:rPr>
                          <w:t xml:space="preserve"> </w:t>
                        </w:r>
                      </w:ins>
                      <w:ins w:id="633"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5AB4200" w:rsidR="007F2710" w:rsidRDefault="001017C7" w:rsidP="001017C7">
      <w:pPr>
        <w:pStyle w:val="Caption"/>
        <w:jc w:val="center"/>
      </w:pPr>
      <w:r>
        <w:t xml:space="preserve">Figure </w:t>
      </w:r>
      <w:r w:rsidR="004E5FE7">
        <w:fldChar w:fldCharType="begin"/>
      </w:r>
      <w:r w:rsidR="004E5FE7">
        <w:instrText xml:space="preserve"> SEQ Figure \* ARABIC </w:instrText>
      </w:r>
      <w:r w:rsidR="004E5FE7">
        <w:fldChar w:fldCharType="separate"/>
      </w:r>
      <w:r w:rsidR="008462CD">
        <w:rPr>
          <w:noProof/>
        </w:rPr>
        <w:t>13</w:t>
      </w:r>
      <w:r w:rsidR="004E5FE7">
        <w:rPr>
          <w:noProof/>
        </w:rPr>
        <w:fldChar w:fldCharType="end"/>
      </w:r>
      <w:r>
        <w:t>: Example FAST v8.</w:t>
      </w:r>
      <w:r w:rsidR="005C5A0C">
        <w:t>1</w:t>
      </w:r>
      <w:del w:id="611" w:author="Bonnie Jonkman" w:date="2015-06-06T17:11:00Z">
        <w:r w:rsidR="006F3B17" w:rsidDel="00295D8A">
          <w:delText>1</w:delText>
        </w:r>
      </w:del>
      <w:ins w:id="612"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9" w:author="Bonnie Jonkman" w:date="2015-04-21T10:35:00Z" w:initials="BJJ">
    <w:p w14:paraId="7DF51F37" w14:textId="08391C91" w:rsidR="00D044DF" w:rsidRDefault="00D044DF">
      <w:pPr>
        <w:pStyle w:val="CommentText"/>
      </w:pPr>
      <w:r>
        <w:rPr>
          <w:rStyle w:val="CommentReference"/>
        </w:rPr>
        <w:annotationRef/>
      </w:r>
      <w:r>
        <w:t>IceF, HD, SD, FAST; check that summary files are closed ASAP, preferably in Init.</w:t>
      </w:r>
    </w:p>
  </w:comment>
  <w:comment w:id="567" w:author="Bonnie Jonkman" w:date="2015-04-21T10:37:00Z" w:initials="BJJ">
    <w:p w14:paraId="4C1DFA4C" w14:textId="3DF685DE" w:rsidR="00D044DF" w:rsidRDefault="00D044DF">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5AE161" w14:textId="77777777" w:rsidR="004E5FE7" w:rsidRDefault="004E5FE7" w:rsidP="0032059E">
      <w:pPr>
        <w:spacing w:after="0" w:line="240" w:lineRule="auto"/>
      </w:pPr>
      <w:r>
        <w:separator/>
      </w:r>
    </w:p>
  </w:endnote>
  <w:endnote w:type="continuationSeparator" w:id="0">
    <w:p w14:paraId="061B5D3A" w14:textId="77777777" w:rsidR="004E5FE7" w:rsidRDefault="004E5FE7"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D044DF" w:rsidRPr="006228F7" w:rsidRDefault="00D044DF" w:rsidP="008A0C65">
    <w:pPr>
      <w:pStyle w:val="Footer"/>
      <w:jc w:val="center"/>
    </w:pPr>
    <w:r>
      <w:fldChar w:fldCharType="begin"/>
    </w:r>
    <w:r>
      <w:instrText xml:space="preserve"> PAGE  \* Arabic  \* MERGEFORMAT </w:instrText>
    </w:r>
    <w:r>
      <w:fldChar w:fldCharType="separate"/>
    </w:r>
    <w:r w:rsidR="009D52E3">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E2B693" w14:textId="77777777" w:rsidR="004E5FE7" w:rsidRDefault="004E5FE7" w:rsidP="0032059E">
      <w:pPr>
        <w:spacing w:after="0" w:line="240" w:lineRule="auto"/>
      </w:pPr>
      <w:r>
        <w:separator/>
      </w:r>
    </w:p>
  </w:footnote>
  <w:footnote w:type="continuationSeparator" w:id="0">
    <w:p w14:paraId="06D404B0" w14:textId="77777777" w:rsidR="004E5FE7" w:rsidRDefault="004E5FE7" w:rsidP="0032059E">
      <w:pPr>
        <w:spacing w:after="0" w:line="240" w:lineRule="auto"/>
      </w:pPr>
      <w:r>
        <w:continuationSeparator/>
      </w:r>
    </w:p>
  </w:footnote>
  <w:footnote w:id="1">
    <w:p w14:paraId="2164B56D" w14:textId="77777777" w:rsidR="00D044DF" w:rsidRDefault="00D044D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D044DF" w:rsidRDefault="00D044DF">
      <w:pPr>
        <w:pStyle w:val="FootnoteText"/>
      </w:pPr>
      <w:r>
        <w:rPr>
          <w:rStyle w:val="FootnoteReference"/>
        </w:rPr>
        <w:footnoteRef/>
      </w:r>
      <w:r>
        <w:t xml:space="preserve"> These steps must be integer multiples of the structural time step.</w:t>
      </w:r>
    </w:p>
  </w:footnote>
  <w:footnote w:id="3">
    <w:p w14:paraId="2164B56F" w14:textId="77777777" w:rsidR="00D044DF" w:rsidRDefault="00D044DF"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D044DF" w:rsidRDefault="00D044DF">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D044DF" w:rsidDel="00A037C3" w:rsidRDefault="00D044DF" w:rsidP="008F3D10">
      <w:pPr>
        <w:pStyle w:val="FootnoteText"/>
        <w:rPr>
          <w:del w:id="136" w:author="Bonnie Jonkman" w:date="2015-06-11T14:07:00Z"/>
        </w:rPr>
      </w:pPr>
      <w:del w:id="137"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D044DF" w:rsidRDefault="00D044DF" w:rsidP="004106F7">
      <w:pPr>
        <w:pStyle w:val="FootnoteText"/>
        <w:rPr>
          <w:ins w:id="229" w:author="Bonnie Jonkman" w:date="2015-07-09T12:38:00Z"/>
        </w:rPr>
      </w:pPr>
      <w:ins w:id="230"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D044DF" w:rsidRDefault="00D044DF"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D044DF" w:rsidRDefault="00D044DF">
      <w:pPr>
        <w:pStyle w:val="FootnoteText"/>
      </w:pPr>
      <w:r>
        <w:rPr>
          <w:rStyle w:val="FootnoteReference"/>
        </w:rPr>
        <w:footnoteRef/>
      </w:r>
      <w:r>
        <w:t xml:space="preserve"> Note that the LabVIEW interface for FAST v8 has not yet been developed.</w:t>
      </w:r>
    </w:p>
  </w:footnote>
  <w:footnote w:id="9">
    <w:p w14:paraId="2164B575" w14:textId="77777777" w:rsidR="00D044DF" w:rsidRDefault="00D044DF"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D044DF" w:rsidRDefault="00D044DF" w:rsidP="00204924">
      <w:pPr>
        <w:pStyle w:val="FootnoteText"/>
        <w:rPr>
          <w:ins w:id="524" w:author="Bonnie Jonkman" w:date="2015-04-22T12:29:00Z"/>
        </w:rPr>
      </w:pPr>
      <w:ins w:id="525" w:author="Bonnie Jonkman" w:date="2015-04-22T12:29:00Z">
        <w:r>
          <w:rPr>
            <w:rStyle w:val="FootnoteReference"/>
          </w:rPr>
          <w:footnoteRef/>
        </w:r>
        <w:r>
          <w:t xml:space="preserve"> If you are using</w:t>
        </w:r>
      </w:ins>
      <w:ins w:id="526" w:author="Bonnie Jonkman" w:date="2015-04-22T12:41:00Z">
        <w:r>
          <w:t xml:space="preserve"> a 2015 or later version of</w:t>
        </w:r>
      </w:ins>
      <w:ins w:id="527" w:author="Bonnie Jonkman" w:date="2015-04-22T12:29:00Z">
        <w:r>
          <w:t xml:space="preserve"> </w:t>
        </w:r>
      </w:ins>
      <w:ins w:id="528" w:author="Bonnie Jonkman" w:date="2015-04-22T12:41:00Z">
        <w:r>
          <w:t>Intel Fortran</w:t>
        </w:r>
      </w:ins>
      <w:ins w:id="529" w:author="Bonnie Jonkman" w:date="2015-04-22T12:29:00Z">
        <w:r>
          <w:t>, the executable may be generated in the &lt;FAST8&gt;\Compiling\VisualStudio folder instead.</w:t>
        </w:r>
      </w:ins>
    </w:p>
  </w:footnote>
  <w:footnote w:id="11">
    <w:p w14:paraId="39D6B433" w14:textId="2E5FA20A" w:rsidR="00D044DF" w:rsidRDefault="00D044DF">
      <w:pPr>
        <w:pStyle w:val="FootnoteText"/>
      </w:pPr>
      <w:r>
        <w:rPr>
          <w:rStyle w:val="FootnoteReference"/>
        </w:rPr>
        <w:footnoteRef/>
      </w:r>
      <w:r>
        <w:t xml:space="preserve"> For flexibility reasons (i.e., so that </w:t>
      </w:r>
      <w:r w:rsidRPr="00846423">
        <w:t>FAST_SFunc.c</w:t>
      </w:r>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r w:rsidRPr="001A703C">
        <w:rPr>
          <w:b/>
        </w:rPr>
        <w:t>NumAdditionalInputs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E55B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E5FE7"/>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D52E3"/>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3FD7"/>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E7CA2-E54D-4650-81E7-3EF7A4099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51939</TotalTime>
  <Pages>40</Pages>
  <Words>10949</Words>
  <Characters>62413</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120</cp:revision>
  <dcterms:created xsi:type="dcterms:W3CDTF">2015-03-31T13:08:00Z</dcterms:created>
  <dcterms:modified xsi:type="dcterms:W3CDTF">2015-08-21T17:34:00Z</dcterms:modified>
</cp:coreProperties>
</file>