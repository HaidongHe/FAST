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0F46E04D" w:rsidR="00143EBA" w:rsidRDefault="00D65682" w:rsidP="005847A9">
      <w:pPr>
        <w:pStyle w:val="Title"/>
      </w:pPr>
      <w:r>
        <w:t>F</w:t>
      </w:r>
      <w:r w:rsidR="00CA74B5">
        <w:t>AST v8.</w:t>
      </w:r>
      <w:del w:id="0" w:author="Bonnie Jonkman" w:date="2015-04-15T12:42:00Z">
        <w:r w:rsidR="002A6E11" w:rsidDel="00B92E37">
          <w:delText>1</w:delText>
        </w:r>
        <w:r w:rsidR="005D7EC4" w:rsidDel="00B92E37">
          <w:delText>0</w:delText>
        </w:r>
      </w:del>
      <w:ins w:id="1" w:author="Bonnie Jonkman" w:date="2015-04-15T12:42:00Z">
        <w:r w:rsidR="00B92E37">
          <w:t>1</w:t>
        </w:r>
      </w:ins>
      <w:ins w:id="2" w:author="Bonnie Jonkman" w:date="2015-06-06T16:56:00Z">
        <w:r w:rsidR="001A0C92">
          <w:t>2</w:t>
        </w:r>
      </w:ins>
      <w:r w:rsidR="00CA74B5">
        <w:t>.</w:t>
      </w:r>
      <w:r w:rsidR="005D7EC4">
        <w:t>0</w:t>
      </w:r>
      <w:r w:rsidR="00F45A49">
        <w:t>0</w:t>
      </w:r>
      <w:r w:rsidR="00E759E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2CA48864" w:rsidR="00CA74B5" w:rsidRDefault="00322393" w:rsidP="00CA74B5">
      <w:pPr>
        <w:pStyle w:val="Subtitle"/>
      </w:pPr>
      <w:del w:id="3" w:author="Bonnie Jonkman" w:date="2015-08-18T12:20:00Z">
        <w:r w:rsidDel="009A1356">
          <w:delText>April</w:delText>
        </w:r>
        <w:r w:rsidR="002A6E11" w:rsidDel="009A1356">
          <w:delText xml:space="preserve"> </w:delText>
        </w:r>
      </w:del>
      <w:ins w:id="4" w:author="Bonnie Jonkman" w:date="2015-08-18T12:20:00Z">
        <w:r w:rsidR="009A1356">
          <w:t xml:space="preserve">August </w:t>
        </w:r>
      </w:ins>
      <w:r w:rsidR="002A6E11">
        <w:t>1</w:t>
      </w:r>
      <w:ins w:id="5" w:author="Bonnie Jonkman" w:date="2015-08-18T12:20:00Z">
        <w:r w:rsidR="009A1356">
          <w:t>8</w:t>
        </w:r>
      </w:ins>
      <w:r w:rsidR="00F45A49">
        <w:t>, 201</w:t>
      </w:r>
      <w:r w:rsidR="002A6E11">
        <w:t>5</w:t>
      </w:r>
      <w:ins w:id="6" w:author="Bonnie Jonkman" w:date="2015-08-18T12:20:00Z">
        <w:r w:rsidR="009A1356">
          <w:t xml:space="preserve">  - DRAFT VERSION</w:t>
        </w:r>
      </w:ins>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7" w:name="_Toc427740958"/>
      <w:r>
        <w:lastRenderedPageBreak/>
        <w:t>Table of Contents</w:t>
      </w:r>
      <w:bookmarkEnd w:id="7"/>
    </w:p>
    <w:p w14:paraId="2D7B4829" w14:textId="77777777" w:rsidR="004E202C" w:rsidRDefault="006C131B">
      <w:pPr>
        <w:pStyle w:val="TOC1"/>
        <w:tabs>
          <w:tab w:val="right" w:leader="dot" w:pos="9350"/>
        </w:tabs>
        <w:rPr>
          <w:ins w:id="8" w:author="Bonnie Jonkman" w:date="2015-08-19T09:47:00Z"/>
          <w:rFonts w:eastAsiaTheme="minorEastAsia"/>
          <w:noProof/>
        </w:rPr>
      </w:pPr>
      <w:r>
        <w:fldChar w:fldCharType="begin"/>
      </w:r>
      <w:r>
        <w:instrText xml:space="preserve"> TOC \o "1-2" \h \z \u </w:instrText>
      </w:r>
      <w:r>
        <w:fldChar w:fldCharType="separate"/>
      </w:r>
      <w:ins w:id="9" w:author="Bonnie Jonkman" w:date="2015-08-19T09:47:00Z">
        <w:r w:rsidR="004E202C" w:rsidRPr="008042BB">
          <w:rPr>
            <w:rStyle w:val="Hyperlink"/>
            <w:noProof/>
          </w:rPr>
          <w:fldChar w:fldCharType="begin"/>
        </w:r>
        <w:r w:rsidR="004E202C" w:rsidRPr="008042BB">
          <w:rPr>
            <w:rStyle w:val="Hyperlink"/>
            <w:noProof/>
          </w:rPr>
          <w:instrText xml:space="preserve"> </w:instrText>
        </w:r>
        <w:r w:rsidR="004E202C">
          <w:rPr>
            <w:noProof/>
          </w:rPr>
          <w:instrText>HYPERLINK \l "_Toc427740958"</w:instrText>
        </w:r>
        <w:r w:rsidR="004E202C" w:rsidRPr="008042BB">
          <w:rPr>
            <w:rStyle w:val="Hyperlink"/>
            <w:noProof/>
          </w:rPr>
          <w:instrText xml:space="preserve"> </w:instrText>
        </w:r>
        <w:r w:rsidR="004E202C" w:rsidRPr="008042BB">
          <w:rPr>
            <w:rStyle w:val="Hyperlink"/>
            <w:noProof/>
          </w:rPr>
        </w:r>
        <w:r w:rsidR="004E202C" w:rsidRPr="008042BB">
          <w:rPr>
            <w:rStyle w:val="Hyperlink"/>
            <w:noProof/>
          </w:rPr>
          <w:fldChar w:fldCharType="separate"/>
        </w:r>
        <w:r w:rsidR="004E202C" w:rsidRPr="008042BB">
          <w:rPr>
            <w:rStyle w:val="Hyperlink"/>
            <w:noProof/>
          </w:rPr>
          <w:t>Table of Contents</w:t>
        </w:r>
        <w:r w:rsidR="004E202C">
          <w:rPr>
            <w:noProof/>
            <w:webHidden/>
          </w:rPr>
          <w:tab/>
        </w:r>
        <w:r w:rsidR="004E202C">
          <w:rPr>
            <w:noProof/>
            <w:webHidden/>
          </w:rPr>
          <w:fldChar w:fldCharType="begin"/>
        </w:r>
        <w:r w:rsidR="004E202C">
          <w:rPr>
            <w:noProof/>
            <w:webHidden/>
          </w:rPr>
          <w:instrText xml:space="preserve"> PAGEREF _Toc427740958 \h </w:instrText>
        </w:r>
        <w:r w:rsidR="004E202C">
          <w:rPr>
            <w:noProof/>
            <w:webHidden/>
          </w:rPr>
        </w:r>
      </w:ins>
      <w:r w:rsidR="004E202C">
        <w:rPr>
          <w:noProof/>
          <w:webHidden/>
        </w:rPr>
        <w:fldChar w:fldCharType="separate"/>
      </w:r>
      <w:ins w:id="10" w:author="Bonnie Jonkman" w:date="2015-08-19T09:47:00Z">
        <w:r w:rsidR="004E202C">
          <w:rPr>
            <w:noProof/>
            <w:webHidden/>
          </w:rPr>
          <w:t>2</w:t>
        </w:r>
        <w:r w:rsidR="004E202C">
          <w:rPr>
            <w:noProof/>
            <w:webHidden/>
          </w:rPr>
          <w:fldChar w:fldCharType="end"/>
        </w:r>
        <w:r w:rsidR="004E202C" w:rsidRPr="008042BB">
          <w:rPr>
            <w:rStyle w:val="Hyperlink"/>
            <w:noProof/>
          </w:rPr>
          <w:fldChar w:fldCharType="end"/>
        </w:r>
      </w:ins>
    </w:p>
    <w:p w14:paraId="6D8C1D37" w14:textId="77777777" w:rsidR="004E202C" w:rsidRDefault="004E202C">
      <w:pPr>
        <w:pStyle w:val="TOC1"/>
        <w:tabs>
          <w:tab w:val="right" w:leader="dot" w:pos="9350"/>
        </w:tabs>
        <w:rPr>
          <w:ins w:id="11" w:author="Bonnie Jonkman" w:date="2015-08-19T09:47:00Z"/>
          <w:rFonts w:eastAsiaTheme="minorEastAsia"/>
          <w:noProof/>
        </w:rPr>
      </w:pPr>
      <w:ins w:id="12"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"_Toc427740959"</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Introduction</w:t>
        </w:r>
        <w:r>
          <w:rPr>
            <w:noProof/>
            <w:webHidden/>
          </w:rPr>
          <w:tab/>
        </w:r>
        <w:r>
          <w:rPr>
            <w:noProof/>
            <w:webHidden/>
          </w:rPr>
          <w:fldChar w:fldCharType="begin"/>
        </w:r>
        <w:r>
          <w:rPr>
            <w:noProof/>
            <w:webHidden/>
          </w:rPr>
          <w:instrText xml:space="preserve"> PAGEREF _Toc427740959 \h </w:instrText>
        </w:r>
        <w:r>
          <w:rPr>
            <w:noProof/>
            <w:webHidden/>
          </w:rPr>
        </w:r>
      </w:ins>
      <w:r>
        <w:rPr>
          <w:noProof/>
          <w:webHidden/>
        </w:rPr>
        <w:fldChar w:fldCharType="separate"/>
      </w:r>
      <w:ins w:id="13" w:author="Bonnie Jonkman" w:date="2015-08-19T09:47:00Z">
        <w:r>
          <w:rPr>
            <w:noProof/>
            <w:webHidden/>
          </w:rPr>
          <w:t>3</w:t>
        </w:r>
        <w:r>
          <w:rPr>
            <w:noProof/>
            <w:webHidden/>
          </w:rPr>
          <w:fldChar w:fldCharType="end"/>
        </w:r>
        <w:r w:rsidRPr="008042BB">
          <w:rPr>
            <w:rStyle w:val="Hyperlink"/>
            <w:noProof/>
          </w:rPr>
          <w:fldChar w:fldCharType="end"/>
        </w:r>
      </w:ins>
    </w:p>
    <w:p w14:paraId="3349BC65" w14:textId="77777777" w:rsidR="004E202C" w:rsidRDefault="004E202C">
      <w:pPr>
        <w:pStyle w:val="TOC1"/>
        <w:tabs>
          <w:tab w:val="right" w:leader="dot" w:pos="9350"/>
        </w:tabs>
        <w:rPr>
          <w:ins w:id="14" w:author="Bonnie Jonkman" w:date="2015-08-19T09:47:00Z"/>
          <w:rFonts w:eastAsiaTheme="minorEastAsia"/>
          <w:noProof/>
        </w:rPr>
      </w:pPr>
      <w:ins w:id="15"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"_Toc427740960"</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Major changes in FAST</w:t>
        </w:r>
        <w:r>
          <w:rPr>
            <w:noProof/>
            <w:webHidden/>
          </w:rPr>
          <w:tab/>
        </w:r>
        <w:r>
          <w:rPr>
            <w:noProof/>
            <w:webHidden/>
          </w:rPr>
          <w:fldChar w:fldCharType="begin"/>
        </w:r>
        <w:r>
          <w:rPr>
            <w:noProof/>
            <w:webHidden/>
          </w:rPr>
          <w:instrText xml:space="preserve"> PAGEREF _Toc427740960 \h </w:instrText>
        </w:r>
        <w:r>
          <w:rPr>
            <w:noProof/>
            <w:webHidden/>
          </w:rPr>
        </w:r>
      </w:ins>
      <w:r>
        <w:rPr>
          <w:noProof/>
          <w:webHidden/>
        </w:rPr>
        <w:fldChar w:fldCharType="separate"/>
      </w:r>
      <w:ins w:id="16" w:author="Bonnie Jonkman" w:date="2015-08-19T09:47:00Z">
        <w:r>
          <w:rPr>
            <w:noProof/>
            <w:webHidden/>
          </w:rPr>
          <w:t>8</w:t>
        </w:r>
        <w:r>
          <w:rPr>
            <w:noProof/>
            <w:webHidden/>
          </w:rPr>
          <w:fldChar w:fldCharType="end"/>
        </w:r>
        <w:r w:rsidRPr="008042BB">
          <w:rPr>
            <w:rStyle w:val="Hyperlink"/>
            <w:noProof/>
          </w:rPr>
          <w:fldChar w:fldCharType="end"/>
        </w:r>
      </w:ins>
    </w:p>
    <w:p w14:paraId="2ECD3A72" w14:textId="77777777" w:rsidR="004E202C" w:rsidRDefault="004E202C">
      <w:pPr>
        <w:pStyle w:val="TOC2"/>
        <w:tabs>
          <w:tab w:val="right" w:leader="dot" w:pos="9350"/>
        </w:tabs>
        <w:rPr>
          <w:ins w:id="17" w:author="Bonnie Jonkman" w:date="2015-08-19T09:47:00Z"/>
          <w:rFonts w:eastAsiaTheme="minorEastAsia"/>
          <w:noProof/>
        </w:rPr>
      </w:pPr>
      <w:ins w:id="18"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"_Toc427740961"</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v8.12.00a-bjj</w:t>
        </w:r>
        <w:r>
          <w:rPr>
            <w:noProof/>
            <w:webHidden/>
          </w:rPr>
          <w:tab/>
        </w:r>
        <w:r>
          <w:rPr>
            <w:noProof/>
            <w:webHidden/>
          </w:rPr>
          <w:fldChar w:fldCharType="begin"/>
        </w:r>
        <w:r>
          <w:rPr>
            <w:noProof/>
            <w:webHidden/>
          </w:rPr>
          <w:instrText xml:space="preserve"> PAGEREF _Toc427740961 \h </w:instrText>
        </w:r>
        <w:r>
          <w:rPr>
            <w:noProof/>
            <w:webHidden/>
          </w:rPr>
        </w:r>
      </w:ins>
      <w:r>
        <w:rPr>
          <w:noProof/>
          <w:webHidden/>
        </w:rPr>
        <w:fldChar w:fldCharType="separate"/>
      </w:r>
      <w:ins w:id="19" w:author="Bonnie Jonkman" w:date="2015-08-19T09:47:00Z">
        <w:r>
          <w:rPr>
            <w:noProof/>
            <w:webHidden/>
          </w:rPr>
          <w:t>8</w:t>
        </w:r>
        <w:r>
          <w:rPr>
            <w:noProof/>
            <w:webHidden/>
          </w:rPr>
          <w:fldChar w:fldCharType="end"/>
        </w:r>
        <w:r w:rsidRPr="008042BB">
          <w:rPr>
            <w:rStyle w:val="Hyperlink"/>
            <w:noProof/>
          </w:rPr>
          <w:fldChar w:fldCharType="end"/>
        </w:r>
      </w:ins>
    </w:p>
    <w:p w14:paraId="1247F365" w14:textId="77777777" w:rsidR="004E202C" w:rsidRDefault="004E202C">
      <w:pPr>
        <w:pStyle w:val="TOC2"/>
        <w:tabs>
          <w:tab w:val="right" w:leader="dot" w:pos="9350"/>
        </w:tabs>
        <w:rPr>
          <w:ins w:id="20" w:author="Bonnie Jonkman" w:date="2015-08-19T09:47:00Z"/>
          <w:rFonts w:eastAsiaTheme="minorEastAsia"/>
          <w:noProof/>
        </w:rPr>
      </w:pPr>
      <w:ins w:id="21"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"_Toc427740962"</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v8.10.00a-bjj</w:t>
        </w:r>
        <w:r>
          <w:rPr>
            <w:noProof/>
            <w:webHidden/>
          </w:rPr>
          <w:tab/>
        </w:r>
        <w:r>
          <w:rPr>
            <w:noProof/>
            <w:webHidden/>
          </w:rPr>
          <w:fldChar w:fldCharType="begin"/>
        </w:r>
        <w:r>
          <w:rPr>
            <w:noProof/>
            <w:webHidden/>
          </w:rPr>
          <w:instrText xml:space="preserve"> PAGEREF _Toc427740962 \h </w:instrText>
        </w:r>
        <w:r>
          <w:rPr>
            <w:noProof/>
            <w:webHidden/>
          </w:rPr>
        </w:r>
      </w:ins>
      <w:r>
        <w:rPr>
          <w:noProof/>
          <w:webHidden/>
        </w:rPr>
        <w:fldChar w:fldCharType="separate"/>
      </w:r>
      <w:ins w:id="22" w:author="Bonnie Jonkman" w:date="2015-08-19T09:47:00Z">
        <w:r>
          <w:rPr>
            <w:noProof/>
            <w:webHidden/>
          </w:rPr>
          <w:t>9</w:t>
        </w:r>
        <w:r>
          <w:rPr>
            <w:noProof/>
            <w:webHidden/>
          </w:rPr>
          <w:fldChar w:fldCharType="end"/>
        </w:r>
        <w:r w:rsidRPr="008042BB">
          <w:rPr>
            <w:rStyle w:val="Hyperlink"/>
            <w:noProof/>
          </w:rPr>
          <w:fldChar w:fldCharType="end"/>
        </w:r>
      </w:ins>
    </w:p>
    <w:p w14:paraId="6D512435" w14:textId="77777777" w:rsidR="004E202C" w:rsidRDefault="004E202C">
      <w:pPr>
        <w:pStyle w:val="TOC2"/>
        <w:tabs>
          <w:tab w:val="right" w:leader="dot" w:pos="9350"/>
        </w:tabs>
        <w:rPr>
          <w:ins w:id="23" w:author="Bonnie Jonkman" w:date="2015-08-19T09:47:00Z"/>
          <w:rFonts w:eastAsiaTheme="minorEastAsia"/>
          <w:noProof/>
        </w:rPr>
      </w:pPr>
      <w:ins w:id="24"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"_Toc427740963"</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v8.09.00a-bjj</w:t>
        </w:r>
        <w:r>
          <w:rPr>
            <w:noProof/>
            <w:webHidden/>
          </w:rPr>
          <w:tab/>
        </w:r>
        <w:r>
          <w:rPr>
            <w:noProof/>
            <w:webHidden/>
          </w:rPr>
          <w:fldChar w:fldCharType="begin"/>
        </w:r>
        <w:r>
          <w:rPr>
            <w:noProof/>
            <w:webHidden/>
          </w:rPr>
          <w:instrText xml:space="preserve"> PAGEREF _Toc427740963 \h </w:instrText>
        </w:r>
        <w:r>
          <w:rPr>
            <w:noProof/>
            <w:webHidden/>
          </w:rPr>
        </w:r>
      </w:ins>
      <w:r>
        <w:rPr>
          <w:noProof/>
          <w:webHidden/>
        </w:rPr>
        <w:fldChar w:fldCharType="separate"/>
      </w:r>
      <w:ins w:id="25" w:author="Bonnie Jonkman" w:date="2015-08-19T09:47:00Z">
        <w:r>
          <w:rPr>
            <w:noProof/>
            <w:webHidden/>
          </w:rPr>
          <w:t>10</w:t>
        </w:r>
        <w:r>
          <w:rPr>
            <w:noProof/>
            <w:webHidden/>
          </w:rPr>
          <w:fldChar w:fldCharType="end"/>
        </w:r>
        <w:r w:rsidRPr="008042BB">
          <w:rPr>
            <w:rStyle w:val="Hyperlink"/>
            <w:noProof/>
          </w:rPr>
          <w:fldChar w:fldCharType="end"/>
        </w:r>
      </w:ins>
    </w:p>
    <w:p w14:paraId="5CE70023" w14:textId="77777777" w:rsidR="004E202C" w:rsidRDefault="004E202C">
      <w:pPr>
        <w:pStyle w:val="TOC2"/>
        <w:tabs>
          <w:tab w:val="right" w:leader="dot" w:pos="9350"/>
        </w:tabs>
        <w:rPr>
          <w:ins w:id="26" w:author="Bonnie Jonkman" w:date="2015-08-19T09:47:00Z"/>
          <w:rFonts w:eastAsiaTheme="minorEastAsia"/>
          <w:noProof/>
        </w:rPr>
      </w:pPr>
      <w:ins w:id="27"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"_Toc427740964"</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v8.08.00c-bjj</w:t>
        </w:r>
        <w:r>
          <w:rPr>
            <w:noProof/>
            <w:webHidden/>
          </w:rPr>
          <w:tab/>
        </w:r>
        <w:r>
          <w:rPr>
            <w:noProof/>
            <w:webHidden/>
          </w:rPr>
          <w:fldChar w:fldCharType="begin"/>
        </w:r>
        <w:r>
          <w:rPr>
            <w:noProof/>
            <w:webHidden/>
          </w:rPr>
          <w:instrText xml:space="preserve"> PAGEREF _Toc427740964 \h </w:instrText>
        </w:r>
        <w:r>
          <w:rPr>
            <w:noProof/>
            <w:webHidden/>
          </w:rPr>
        </w:r>
      </w:ins>
      <w:r>
        <w:rPr>
          <w:noProof/>
          <w:webHidden/>
        </w:rPr>
        <w:fldChar w:fldCharType="separate"/>
      </w:r>
      <w:ins w:id="28" w:author="Bonnie Jonkman" w:date="2015-08-19T09:47:00Z">
        <w:r>
          <w:rPr>
            <w:noProof/>
            <w:webHidden/>
          </w:rPr>
          <w:t>10</w:t>
        </w:r>
        <w:r>
          <w:rPr>
            <w:noProof/>
            <w:webHidden/>
          </w:rPr>
          <w:fldChar w:fldCharType="end"/>
        </w:r>
        <w:r w:rsidRPr="008042BB">
          <w:rPr>
            <w:rStyle w:val="Hyperlink"/>
            <w:noProof/>
          </w:rPr>
          <w:fldChar w:fldCharType="end"/>
        </w:r>
      </w:ins>
    </w:p>
    <w:p w14:paraId="24FD145C" w14:textId="77777777" w:rsidR="004E202C" w:rsidRDefault="004E202C">
      <w:pPr>
        <w:pStyle w:val="TOC2"/>
        <w:tabs>
          <w:tab w:val="right" w:leader="dot" w:pos="9350"/>
        </w:tabs>
        <w:rPr>
          <w:ins w:id="29" w:author="Bonnie Jonkman" w:date="2015-08-19T09:47:00Z"/>
          <w:rFonts w:eastAsiaTheme="minorEastAsia"/>
          <w:noProof/>
        </w:rPr>
      </w:pPr>
      <w:ins w:id="30"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"_Toc427740965"</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v8.03.02b-bjj</w:t>
        </w:r>
        <w:r>
          <w:rPr>
            <w:noProof/>
            <w:webHidden/>
          </w:rPr>
          <w:tab/>
        </w:r>
        <w:r>
          <w:rPr>
            <w:noProof/>
            <w:webHidden/>
          </w:rPr>
          <w:fldChar w:fldCharType="begin"/>
        </w:r>
        <w:r>
          <w:rPr>
            <w:noProof/>
            <w:webHidden/>
          </w:rPr>
          <w:instrText xml:space="preserve"> PAGEREF _Toc427740965 \h </w:instrText>
        </w:r>
        <w:r>
          <w:rPr>
            <w:noProof/>
            <w:webHidden/>
          </w:rPr>
        </w:r>
      </w:ins>
      <w:r>
        <w:rPr>
          <w:noProof/>
          <w:webHidden/>
        </w:rPr>
        <w:fldChar w:fldCharType="separate"/>
      </w:r>
      <w:ins w:id="31" w:author="Bonnie Jonkman" w:date="2015-08-19T09:47:00Z">
        <w:r>
          <w:rPr>
            <w:noProof/>
            <w:webHidden/>
          </w:rPr>
          <w:t>12</w:t>
        </w:r>
        <w:r>
          <w:rPr>
            <w:noProof/>
            <w:webHidden/>
          </w:rPr>
          <w:fldChar w:fldCharType="end"/>
        </w:r>
        <w:r w:rsidRPr="008042BB">
          <w:rPr>
            <w:rStyle w:val="Hyperlink"/>
            <w:noProof/>
          </w:rPr>
          <w:fldChar w:fldCharType="end"/>
        </w:r>
      </w:ins>
    </w:p>
    <w:p w14:paraId="1C02D881" w14:textId="77777777" w:rsidR="004E202C" w:rsidRDefault="004E202C">
      <w:pPr>
        <w:pStyle w:val="TOC1"/>
        <w:tabs>
          <w:tab w:val="right" w:leader="dot" w:pos="9350"/>
        </w:tabs>
        <w:rPr>
          <w:ins w:id="32" w:author="Bonnie Jonkman" w:date="2015-08-19T09:47:00Z"/>
          <w:rFonts w:eastAsiaTheme="minorEastAsia"/>
          <w:noProof/>
        </w:rPr>
      </w:pPr>
      <w:ins w:id="33"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"_Toc427740966"</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FAST v8 Input and Output Files</w:t>
        </w:r>
        <w:r>
          <w:rPr>
            <w:noProof/>
            <w:webHidden/>
          </w:rPr>
          <w:tab/>
        </w:r>
        <w:r>
          <w:rPr>
            <w:noProof/>
            <w:webHidden/>
          </w:rPr>
          <w:fldChar w:fldCharType="begin"/>
        </w:r>
        <w:r>
          <w:rPr>
            <w:noProof/>
            <w:webHidden/>
          </w:rPr>
          <w:instrText xml:space="preserve"> PAGEREF _Toc427740966 \h </w:instrText>
        </w:r>
        <w:r>
          <w:rPr>
            <w:noProof/>
            <w:webHidden/>
          </w:rPr>
        </w:r>
      </w:ins>
      <w:r>
        <w:rPr>
          <w:noProof/>
          <w:webHidden/>
        </w:rPr>
        <w:fldChar w:fldCharType="separate"/>
      </w:r>
      <w:ins w:id="34" w:author="Bonnie Jonkman" w:date="2015-08-19T09:47:00Z">
        <w:r>
          <w:rPr>
            <w:noProof/>
            <w:webHidden/>
          </w:rPr>
          <w:t>12</w:t>
        </w:r>
        <w:r>
          <w:rPr>
            <w:noProof/>
            <w:webHidden/>
          </w:rPr>
          <w:fldChar w:fldCharType="end"/>
        </w:r>
        <w:r w:rsidRPr="008042BB">
          <w:rPr>
            <w:rStyle w:val="Hyperlink"/>
            <w:noProof/>
          </w:rPr>
          <w:fldChar w:fldCharType="end"/>
        </w:r>
      </w:ins>
    </w:p>
    <w:p w14:paraId="3438807D" w14:textId="77777777" w:rsidR="004E202C" w:rsidRDefault="004E202C">
      <w:pPr>
        <w:pStyle w:val="TOC2"/>
        <w:tabs>
          <w:tab w:val="right" w:leader="dot" w:pos="9350"/>
        </w:tabs>
        <w:rPr>
          <w:ins w:id="35" w:author="Bonnie Jonkman" w:date="2015-08-19T09:47:00Z"/>
          <w:rFonts w:eastAsiaTheme="minorEastAsia"/>
          <w:noProof/>
        </w:rPr>
      </w:pPr>
      <w:ins w:id="36"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"_Toc427740967"</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File Naming Conventions</w:t>
        </w:r>
        <w:r>
          <w:rPr>
            <w:noProof/>
            <w:webHidden/>
          </w:rPr>
          <w:tab/>
        </w:r>
        <w:r>
          <w:rPr>
            <w:noProof/>
            <w:webHidden/>
          </w:rPr>
          <w:fldChar w:fldCharType="begin"/>
        </w:r>
        <w:r>
          <w:rPr>
            <w:noProof/>
            <w:webHidden/>
          </w:rPr>
          <w:instrText xml:space="preserve"> PAGEREF _Toc427740967 \h </w:instrText>
        </w:r>
        <w:r>
          <w:rPr>
            <w:noProof/>
            <w:webHidden/>
          </w:rPr>
        </w:r>
      </w:ins>
      <w:r>
        <w:rPr>
          <w:noProof/>
          <w:webHidden/>
        </w:rPr>
        <w:fldChar w:fldCharType="separate"/>
      </w:r>
      <w:ins w:id="37" w:author="Bonnie Jonkman" w:date="2015-08-19T09:47:00Z">
        <w:r>
          <w:rPr>
            <w:noProof/>
            <w:webHidden/>
          </w:rPr>
          <w:t>12</w:t>
        </w:r>
        <w:r>
          <w:rPr>
            <w:noProof/>
            <w:webHidden/>
          </w:rPr>
          <w:fldChar w:fldCharType="end"/>
        </w:r>
        <w:r w:rsidRPr="008042BB">
          <w:rPr>
            <w:rStyle w:val="Hyperlink"/>
            <w:noProof/>
          </w:rPr>
          <w:fldChar w:fldCharType="end"/>
        </w:r>
      </w:ins>
    </w:p>
    <w:p w14:paraId="76A61B04" w14:textId="77777777" w:rsidR="004E202C" w:rsidRDefault="004E202C">
      <w:pPr>
        <w:pStyle w:val="TOC2"/>
        <w:tabs>
          <w:tab w:val="right" w:leader="dot" w:pos="9350"/>
        </w:tabs>
        <w:rPr>
          <w:ins w:id="38" w:author="Bonnie Jonkman" w:date="2015-08-19T09:47:00Z"/>
          <w:rFonts w:eastAsiaTheme="minorEastAsia"/>
          <w:noProof/>
        </w:rPr>
      </w:pPr>
      <w:ins w:id="39"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"_Toc427740968"</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Variables Specified in the FAST Primary Input File</w:t>
        </w:r>
        <w:r>
          <w:rPr>
            <w:noProof/>
            <w:webHidden/>
          </w:rPr>
          <w:tab/>
        </w:r>
        <w:r>
          <w:rPr>
            <w:noProof/>
            <w:webHidden/>
          </w:rPr>
          <w:fldChar w:fldCharType="begin"/>
        </w:r>
        <w:r>
          <w:rPr>
            <w:noProof/>
            <w:webHidden/>
          </w:rPr>
          <w:instrText xml:space="preserve"> PAGEREF _Toc427740968 \h </w:instrText>
        </w:r>
        <w:r>
          <w:rPr>
            <w:noProof/>
            <w:webHidden/>
          </w:rPr>
        </w:r>
      </w:ins>
      <w:r>
        <w:rPr>
          <w:noProof/>
          <w:webHidden/>
        </w:rPr>
        <w:fldChar w:fldCharType="separate"/>
      </w:r>
      <w:ins w:id="40" w:author="Bonnie Jonkman" w:date="2015-08-19T09:47:00Z">
        <w:r>
          <w:rPr>
            <w:noProof/>
            <w:webHidden/>
          </w:rPr>
          <w:t>15</w:t>
        </w:r>
        <w:r>
          <w:rPr>
            <w:noProof/>
            <w:webHidden/>
          </w:rPr>
          <w:fldChar w:fldCharType="end"/>
        </w:r>
        <w:r w:rsidRPr="008042BB">
          <w:rPr>
            <w:rStyle w:val="Hyperlink"/>
            <w:noProof/>
          </w:rPr>
          <w:fldChar w:fldCharType="end"/>
        </w:r>
      </w:ins>
    </w:p>
    <w:p w14:paraId="5D675FF6" w14:textId="77777777" w:rsidR="004E202C" w:rsidRDefault="004E202C">
      <w:pPr>
        <w:pStyle w:val="TOC2"/>
        <w:tabs>
          <w:tab w:val="right" w:leader="dot" w:pos="9350"/>
        </w:tabs>
        <w:rPr>
          <w:ins w:id="41" w:author="Bonnie Jonkman" w:date="2015-08-19T09:47:00Z"/>
          <w:rFonts w:eastAsiaTheme="minorEastAsia"/>
          <w:noProof/>
        </w:rPr>
      </w:pPr>
      <w:ins w:id="42"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"_Toc427740969"</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Checkpoint Files (Restart Capability)</w:t>
        </w:r>
        <w:r>
          <w:rPr>
            <w:noProof/>
            <w:webHidden/>
          </w:rPr>
          <w:tab/>
        </w:r>
        <w:r>
          <w:rPr>
            <w:noProof/>
            <w:webHidden/>
          </w:rPr>
          <w:fldChar w:fldCharType="begin"/>
        </w:r>
        <w:r>
          <w:rPr>
            <w:noProof/>
            <w:webHidden/>
          </w:rPr>
          <w:instrText xml:space="preserve"> PAGEREF _Toc427740969 \h </w:instrText>
        </w:r>
        <w:r>
          <w:rPr>
            <w:noProof/>
            <w:webHidden/>
          </w:rPr>
        </w:r>
      </w:ins>
      <w:r>
        <w:rPr>
          <w:noProof/>
          <w:webHidden/>
        </w:rPr>
        <w:fldChar w:fldCharType="separate"/>
      </w:r>
      <w:ins w:id="43" w:author="Bonnie Jonkman" w:date="2015-08-19T09:47:00Z">
        <w:r>
          <w:rPr>
            <w:noProof/>
            <w:webHidden/>
          </w:rPr>
          <w:t>20</w:t>
        </w:r>
        <w:r>
          <w:rPr>
            <w:noProof/>
            <w:webHidden/>
          </w:rPr>
          <w:fldChar w:fldCharType="end"/>
        </w:r>
        <w:r w:rsidRPr="008042BB">
          <w:rPr>
            <w:rStyle w:val="Hyperlink"/>
            <w:noProof/>
          </w:rPr>
          <w:fldChar w:fldCharType="end"/>
        </w:r>
      </w:ins>
    </w:p>
    <w:p w14:paraId="61D955C7" w14:textId="77777777" w:rsidR="004E202C" w:rsidRDefault="004E202C">
      <w:pPr>
        <w:pStyle w:val="TOC1"/>
        <w:tabs>
          <w:tab w:val="right" w:leader="dot" w:pos="9350"/>
        </w:tabs>
        <w:rPr>
          <w:ins w:id="44" w:author="Bonnie Jonkman" w:date="2015-08-19T09:47:00Z"/>
          <w:rFonts w:eastAsiaTheme="minorEastAsia"/>
          <w:noProof/>
        </w:rPr>
      </w:pPr>
      <w:ins w:id="45"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"_Toc427740970"</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Converting to FAST v8.12.x</w:t>
        </w:r>
        <w:r>
          <w:rPr>
            <w:noProof/>
            <w:webHidden/>
          </w:rPr>
          <w:tab/>
        </w:r>
        <w:r>
          <w:rPr>
            <w:noProof/>
            <w:webHidden/>
          </w:rPr>
          <w:fldChar w:fldCharType="begin"/>
        </w:r>
        <w:r>
          <w:rPr>
            <w:noProof/>
            <w:webHidden/>
          </w:rPr>
          <w:instrText xml:space="preserve"> PAGEREF _Toc427740970 \h </w:instrText>
        </w:r>
        <w:r>
          <w:rPr>
            <w:noProof/>
            <w:webHidden/>
          </w:rPr>
        </w:r>
      </w:ins>
      <w:r>
        <w:rPr>
          <w:noProof/>
          <w:webHidden/>
        </w:rPr>
        <w:fldChar w:fldCharType="separate"/>
      </w:r>
      <w:ins w:id="46" w:author="Bonnie Jonkman" w:date="2015-08-19T09:47:00Z">
        <w:r>
          <w:rPr>
            <w:noProof/>
            <w:webHidden/>
          </w:rPr>
          <w:t>21</w:t>
        </w:r>
        <w:r>
          <w:rPr>
            <w:noProof/>
            <w:webHidden/>
          </w:rPr>
          <w:fldChar w:fldCharType="end"/>
        </w:r>
        <w:r w:rsidRPr="008042BB">
          <w:rPr>
            <w:rStyle w:val="Hyperlink"/>
            <w:noProof/>
          </w:rPr>
          <w:fldChar w:fldCharType="end"/>
        </w:r>
      </w:ins>
    </w:p>
    <w:p w14:paraId="69BCA555" w14:textId="77777777" w:rsidR="004E202C" w:rsidRDefault="004E202C">
      <w:pPr>
        <w:pStyle w:val="TOC2"/>
        <w:tabs>
          <w:tab w:val="right" w:leader="dot" w:pos="9350"/>
        </w:tabs>
        <w:rPr>
          <w:ins w:id="47" w:author="Bonnie Jonkman" w:date="2015-08-19T09:47:00Z"/>
          <w:rFonts w:eastAsiaTheme="minorEastAsia"/>
          <w:noProof/>
        </w:rPr>
      </w:pPr>
      <w:ins w:id="48"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"_Toc427740971"</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Summary of Changes to Inputs</w:t>
        </w:r>
        <w:r>
          <w:rPr>
            <w:noProof/>
            <w:webHidden/>
          </w:rPr>
          <w:tab/>
        </w:r>
        <w:r>
          <w:rPr>
            <w:noProof/>
            <w:webHidden/>
          </w:rPr>
          <w:fldChar w:fldCharType="begin"/>
        </w:r>
        <w:r>
          <w:rPr>
            <w:noProof/>
            <w:webHidden/>
          </w:rPr>
          <w:instrText xml:space="preserve"> PAGEREF _Toc427740971 \h </w:instrText>
        </w:r>
        <w:r>
          <w:rPr>
            <w:noProof/>
            <w:webHidden/>
          </w:rPr>
        </w:r>
      </w:ins>
      <w:r>
        <w:rPr>
          <w:noProof/>
          <w:webHidden/>
        </w:rPr>
        <w:fldChar w:fldCharType="separate"/>
      </w:r>
      <w:ins w:id="49" w:author="Bonnie Jonkman" w:date="2015-08-19T09:47:00Z">
        <w:r>
          <w:rPr>
            <w:noProof/>
            <w:webHidden/>
          </w:rPr>
          <w:t>21</w:t>
        </w:r>
        <w:r>
          <w:rPr>
            <w:noProof/>
            <w:webHidden/>
          </w:rPr>
          <w:fldChar w:fldCharType="end"/>
        </w:r>
        <w:r w:rsidRPr="008042BB">
          <w:rPr>
            <w:rStyle w:val="Hyperlink"/>
            <w:noProof/>
          </w:rPr>
          <w:fldChar w:fldCharType="end"/>
        </w:r>
      </w:ins>
    </w:p>
    <w:p w14:paraId="051F9941" w14:textId="77777777" w:rsidR="004E202C" w:rsidRDefault="004E202C">
      <w:pPr>
        <w:pStyle w:val="TOC2"/>
        <w:tabs>
          <w:tab w:val="right" w:leader="dot" w:pos="9350"/>
        </w:tabs>
        <w:rPr>
          <w:ins w:id="50" w:author="Bonnie Jonkman" w:date="2015-08-19T09:47:00Z"/>
          <w:rFonts w:eastAsiaTheme="minorEastAsia"/>
          <w:noProof/>
        </w:rPr>
      </w:pPr>
      <w:ins w:id="51"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"_Toc427740972"</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MATLAB Conversion Scripts</w:t>
        </w:r>
        <w:r>
          <w:rPr>
            <w:noProof/>
            <w:webHidden/>
          </w:rPr>
          <w:tab/>
        </w:r>
        <w:r>
          <w:rPr>
            <w:noProof/>
            <w:webHidden/>
          </w:rPr>
          <w:fldChar w:fldCharType="begin"/>
        </w:r>
        <w:r>
          <w:rPr>
            <w:noProof/>
            <w:webHidden/>
          </w:rPr>
          <w:instrText xml:space="preserve"> PAGEREF _Toc427740972 \h </w:instrText>
        </w:r>
        <w:r>
          <w:rPr>
            <w:noProof/>
            <w:webHidden/>
          </w:rPr>
        </w:r>
      </w:ins>
      <w:r>
        <w:rPr>
          <w:noProof/>
          <w:webHidden/>
        </w:rPr>
        <w:fldChar w:fldCharType="separate"/>
      </w:r>
      <w:ins w:id="52" w:author="Bonnie Jonkman" w:date="2015-08-19T09:47:00Z">
        <w:r>
          <w:rPr>
            <w:noProof/>
            <w:webHidden/>
          </w:rPr>
          <w:t>24</w:t>
        </w:r>
        <w:r>
          <w:rPr>
            <w:noProof/>
            <w:webHidden/>
          </w:rPr>
          <w:fldChar w:fldCharType="end"/>
        </w:r>
        <w:r w:rsidRPr="008042BB">
          <w:rPr>
            <w:rStyle w:val="Hyperlink"/>
            <w:noProof/>
          </w:rPr>
          <w:fldChar w:fldCharType="end"/>
        </w:r>
      </w:ins>
    </w:p>
    <w:p w14:paraId="28471141" w14:textId="77777777" w:rsidR="004E202C" w:rsidRDefault="004E202C">
      <w:pPr>
        <w:pStyle w:val="TOC1"/>
        <w:tabs>
          <w:tab w:val="right" w:leader="dot" w:pos="9350"/>
        </w:tabs>
        <w:rPr>
          <w:ins w:id="53" w:author="Bonnie Jonkman" w:date="2015-08-19T09:47:00Z"/>
          <w:rFonts w:eastAsiaTheme="minorEastAsia"/>
          <w:noProof/>
        </w:rPr>
      </w:pPr>
      <w:ins w:id="54"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"_Toc427740973"</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Running FAST</w:t>
        </w:r>
        <w:r>
          <w:rPr>
            <w:noProof/>
            <w:webHidden/>
          </w:rPr>
          <w:tab/>
        </w:r>
        <w:r>
          <w:rPr>
            <w:noProof/>
            <w:webHidden/>
          </w:rPr>
          <w:fldChar w:fldCharType="begin"/>
        </w:r>
        <w:r>
          <w:rPr>
            <w:noProof/>
            <w:webHidden/>
          </w:rPr>
          <w:instrText xml:space="preserve"> PAGEREF _Toc427740973 \h </w:instrText>
        </w:r>
        <w:r>
          <w:rPr>
            <w:noProof/>
            <w:webHidden/>
          </w:rPr>
        </w:r>
      </w:ins>
      <w:r>
        <w:rPr>
          <w:noProof/>
          <w:webHidden/>
        </w:rPr>
        <w:fldChar w:fldCharType="separate"/>
      </w:r>
      <w:ins w:id="55" w:author="Bonnie Jonkman" w:date="2015-08-19T09:47:00Z">
        <w:r>
          <w:rPr>
            <w:noProof/>
            <w:webHidden/>
          </w:rPr>
          <w:t>26</w:t>
        </w:r>
        <w:r>
          <w:rPr>
            <w:noProof/>
            <w:webHidden/>
          </w:rPr>
          <w:fldChar w:fldCharType="end"/>
        </w:r>
        <w:r w:rsidRPr="008042BB">
          <w:rPr>
            <w:rStyle w:val="Hyperlink"/>
            <w:noProof/>
          </w:rPr>
          <w:fldChar w:fldCharType="end"/>
        </w:r>
      </w:ins>
    </w:p>
    <w:p w14:paraId="496DBEC2" w14:textId="77777777" w:rsidR="004E202C" w:rsidRDefault="004E202C">
      <w:pPr>
        <w:pStyle w:val="TOC2"/>
        <w:tabs>
          <w:tab w:val="right" w:leader="dot" w:pos="9350"/>
        </w:tabs>
        <w:rPr>
          <w:ins w:id="56" w:author="Bonnie Jonkman" w:date="2015-08-19T09:47:00Z"/>
          <w:rFonts w:eastAsiaTheme="minorEastAsia"/>
          <w:noProof/>
        </w:rPr>
      </w:pPr>
      <w:ins w:id="57"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"_Toc427740974"</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Normal Simulation: Starting FAST from an input file</w:t>
        </w:r>
        <w:r>
          <w:rPr>
            <w:noProof/>
            <w:webHidden/>
          </w:rPr>
          <w:tab/>
        </w:r>
        <w:r>
          <w:rPr>
            <w:noProof/>
            <w:webHidden/>
          </w:rPr>
          <w:fldChar w:fldCharType="begin"/>
        </w:r>
        <w:r>
          <w:rPr>
            <w:noProof/>
            <w:webHidden/>
          </w:rPr>
          <w:instrText xml:space="preserve"> PAGEREF _Toc427740974 \h </w:instrText>
        </w:r>
        <w:r>
          <w:rPr>
            <w:noProof/>
            <w:webHidden/>
          </w:rPr>
        </w:r>
      </w:ins>
      <w:r>
        <w:rPr>
          <w:noProof/>
          <w:webHidden/>
        </w:rPr>
        <w:fldChar w:fldCharType="separate"/>
      </w:r>
      <w:ins w:id="58" w:author="Bonnie Jonkman" w:date="2015-08-19T09:47:00Z">
        <w:r>
          <w:rPr>
            <w:noProof/>
            <w:webHidden/>
          </w:rPr>
          <w:t>26</w:t>
        </w:r>
        <w:r>
          <w:rPr>
            <w:noProof/>
            <w:webHidden/>
          </w:rPr>
          <w:fldChar w:fldCharType="end"/>
        </w:r>
        <w:r w:rsidRPr="008042BB">
          <w:rPr>
            <w:rStyle w:val="Hyperlink"/>
            <w:noProof/>
          </w:rPr>
          <w:fldChar w:fldCharType="end"/>
        </w:r>
      </w:ins>
    </w:p>
    <w:p w14:paraId="123BF1A5" w14:textId="77777777" w:rsidR="004E202C" w:rsidRDefault="004E202C">
      <w:pPr>
        <w:pStyle w:val="TOC2"/>
        <w:tabs>
          <w:tab w:val="right" w:leader="dot" w:pos="9350"/>
        </w:tabs>
        <w:rPr>
          <w:ins w:id="59" w:author="Bonnie Jonkman" w:date="2015-08-19T09:47:00Z"/>
          <w:rFonts w:eastAsiaTheme="minorEastAsia"/>
          <w:noProof/>
        </w:rPr>
      </w:pPr>
      <w:ins w:id="60"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"_Toc427740975"</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Restart: Starting FAST from a checkpoint file</w:t>
        </w:r>
        <w:r>
          <w:rPr>
            <w:noProof/>
            <w:webHidden/>
          </w:rPr>
          <w:tab/>
        </w:r>
        <w:r>
          <w:rPr>
            <w:noProof/>
            <w:webHidden/>
          </w:rPr>
          <w:fldChar w:fldCharType="begin"/>
        </w:r>
        <w:r>
          <w:rPr>
            <w:noProof/>
            <w:webHidden/>
          </w:rPr>
          <w:instrText xml:space="preserve"> PAGEREF _Toc427740975 \h </w:instrText>
        </w:r>
        <w:r>
          <w:rPr>
            <w:noProof/>
            <w:webHidden/>
          </w:rPr>
        </w:r>
      </w:ins>
      <w:r>
        <w:rPr>
          <w:noProof/>
          <w:webHidden/>
        </w:rPr>
        <w:fldChar w:fldCharType="separate"/>
      </w:r>
      <w:ins w:id="61" w:author="Bonnie Jonkman" w:date="2015-08-19T09:47:00Z">
        <w:r>
          <w:rPr>
            <w:noProof/>
            <w:webHidden/>
          </w:rPr>
          <w:t>27</w:t>
        </w:r>
        <w:r>
          <w:rPr>
            <w:noProof/>
            <w:webHidden/>
          </w:rPr>
          <w:fldChar w:fldCharType="end"/>
        </w:r>
        <w:r w:rsidRPr="008042BB">
          <w:rPr>
            <w:rStyle w:val="Hyperlink"/>
            <w:noProof/>
          </w:rPr>
          <w:fldChar w:fldCharType="end"/>
        </w:r>
      </w:ins>
    </w:p>
    <w:p w14:paraId="20B20044" w14:textId="77777777" w:rsidR="004E202C" w:rsidRDefault="004E202C">
      <w:pPr>
        <w:pStyle w:val="TOC2"/>
        <w:tabs>
          <w:tab w:val="right" w:leader="dot" w:pos="9350"/>
        </w:tabs>
        <w:rPr>
          <w:ins w:id="62" w:author="Bonnie Jonkman" w:date="2015-08-19T09:47:00Z"/>
          <w:rFonts w:eastAsiaTheme="minorEastAsia"/>
          <w:noProof/>
        </w:rPr>
      </w:pPr>
      <w:ins w:id="63"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"_Toc427740976"</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Modeling Tips</w:t>
        </w:r>
        <w:r>
          <w:rPr>
            <w:noProof/>
            <w:webHidden/>
          </w:rPr>
          <w:tab/>
        </w:r>
        <w:r>
          <w:rPr>
            <w:noProof/>
            <w:webHidden/>
          </w:rPr>
          <w:fldChar w:fldCharType="begin"/>
        </w:r>
        <w:r>
          <w:rPr>
            <w:noProof/>
            <w:webHidden/>
          </w:rPr>
          <w:instrText xml:space="preserve"> PAGEREF _Toc427740976 \h </w:instrText>
        </w:r>
        <w:r>
          <w:rPr>
            <w:noProof/>
            <w:webHidden/>
          </w:rPr>
        </w:r>
      </w:ins>
      <w:r>
        <w:rPr>
          <w:noProof/>
          <w:webHidden/>
        </w:rPr>
        <w:fldChar w:fldCharType="separate"/>
      </w:r>
      <w:ins w:id="64" w:author="Bonnie Jonkman" w:date="2015-08-19T09:47:00Z">
        <w:r>
          <w:rPr>
            <w:noProof/>
            <w:webHidden/>
          </w:rPr>
          <w:t>27</w:t>
        </w:r>
        <w:r>
          <w:rPr>
            <w:noProof/>
            <w:webHidden/>
          </w:rPr>
          <w:fldChar w:fldCharType="end"/>
        </w:r>
        <w:r w:rsidRPr="008042BB">
          <w:rPr>
            <w:rStyle w:val="Hyperlink"/>
            <w:noProof/>
          </w:rPr>
          <w:fldChar w:fldCharType="end"/>
        </w:r>
      </w:ins>
    </w:p>
    <w:p w14:paraId="67C0E274" w14:textId="77777777" w:rsidR="004E202C" w:rsidRDefault="004E202C">
      <w:pPr>
        <w:pStyle w:val="TOC2"/>
        <w:tabs>
          <w:tab w:val="right" w:leader="dot" w:pos="9350"/>
        </w:tabs>
        <w:rPr>
          <w:ins w:id="65" w:author="Bonnie Jonkman" w:date="2015-08-19T09:47:00Z"/>
          <w:rFonts w:eastAsiaTheme="minorEastAsia"/>
          <w:noProof/>
        </w:rPr>
      </w:pPr>
      <w:ins w:id="66"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"_Toc427740977"</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Certification Tests</w:t>
        </w:r>
        <w:r>
          <w:rPr>
            <w:noProof/>
            <w:webHidden/>
          </w:rPr>
          <w:tab/>
        </w:r>
        <w:r>
          <w:rPr>
            <w:noProof/>
            <w:webHidden/>
          </w:rPr>
          <w:fldChar w:fldCharType="begin"/>
        </w:r>
        <w:r>
          <w:rPr>
            <w:noProof/>
            <w:webHidden/>
          </w:rPr>
          <w:instrText xml:space="preserve"> PAGEREF _Toc427740977 \h </w:instrText>
        </w:r>
        <w:r>
          <w:rPr>
            <w:noProof/>
            <w:webHidden/>
          </w:rPr>
        </w:r>
      </w:ins>
      <w:r>
        <w:rPr>
          <w:noProof/>
          <w:webHidden/>
        </w:rPr>
        <w:fldChar w:fldCharType="separate"/>
      </w:r>
      <w:ins w:id="67" w:author="Bonnie Jonkman" w:date="2015-08-19T09:47:00Z">
        <w:r>
          <w:rPr>
            <w:noProof/>
            <w:webHidden/>
          </w:rPr>
          <w:t>27</w:t>
        </w:r>
        <w:r>
          <w:rPr>
            <w:noProof/>
            <w:webHidden/>
          </w:rPr>
          <w:fldChar w:fldCharType="end"/>
        </w:r>
        <w:r w:rsidRPr="008042BB">
          <w:rPr>
            <w:rStyle w:val="Hyperlink"/>
            <w:noProof/>
          </w:rPr>
          <w:fldChar w:fldCharType="end"/>
        </w:r>
      </w:ins>
    </w:p>
    <w:p w14:paraId="6DBC6D5B" w14:textId="77777777" w:rsidR="004E202C" w:rsidRDefault="004E202C">
      <w:pPr>
        <w:pStyle w:val="TOC1"/>
        <w:tabs>
          <w:tab w:val="right" w:leader="dot" w:pos="9350"/>
        </w:tabs>
        <w:rPr>
          <w:ins w:id="68" w:author="Bonnie Jonkman" w:date="2015-08-19T09:47:00Z"/>
          <w:rFonts w:eastAsiaTheme="minorEastAsia"/>
          <w:noProof/>
        </w:rPr>
      </w:pPr>
      <w:ins w:id="69"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"_Toc427740978"</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Compiling FAST</w:t>
        </w:r>
        <w:r>
          <w:rPr>
            <w:noProof/>
            <w:webHidden/>
          </w:rPr>
          <w:tab/>
        </w:r>
        <w:r>
          <w:rPr>
            <w:noProof/>
            <w:webHidden/>
          </w:rPr>
          <w:fldChar w:fldCharType="begin"/>
        </w:r>
        <w:r>
          <w:rPr>
            <w:noProof/>
            <w:webHidden/>
          </w:rPr>
          <w:instrText xml:space="preserve"> PAGEREF _Toc427740978 \h </w:instrText>
        </w:r>
        <w:r>
          <w:rPr>
            <w:noProof/>
            <w:webHidden/>
          </w:rPr>
        </w:r>
      </w:ins>
      <w:r>
        <w:rPr>
          <w:noProof/>
          <w:webHidden/>
        </w:rPr>
        <w:fldChar w:fldCharType="separate"/>
      </w:r>
      <w:ins w:id="70" w:author="Bonnie Jonkman" w:date="2015-08-19T09:47:00Z">
        <w:r>
          <w:rPr>
            <w:noProof/>
            <w:webHidden/>
          </w:rPr>
          <w:t>28</w:t>
        </w:r>
        <w:r>
          <w:rPr>
            <w:noProof/>
            <w:webHidden/>
          </w:rPr>
          <w:fldChar w:fldCharType="end"/>
        </w:r>
        <w:r w:rsidRPr="008042BB">
          <w:rPr>
            <w:rStyle w:val="Hyperlink"/>
            <w:noProof/>
          </w:rPr>
          <w:fldChar w:fldCharType="end"/>
        </w:r>
      </w:ins>
    </w:p>
    <w:p w14:paraId="70BC2781" w14:textId="77777777" w:rsidR="004E202C" w:rsidRDefault="004E202C">
      <w:pPr>
        <w:pStyle w:val="TOC1"/>
        <w:tabs>
          <w:tab w:val="right" w:leader="dot" w:pos="9350"/>
        </w:tabs>
        <w:rPr>
          <w:ins w:id="71" w:author="Bonnie Jonkman" w:date="2015-08-19T09:47:00Z"/>
          <w:rFonts w:eastAsiaTheme="minorEastAsia"/>
          <w:noProof/>
        </w:rPr>
      </w:pPr>
      <w:ins w:id="72"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"_Toc427740979"</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FAST v8 Interface to Simulink</w:t>
        </w:r>
        <w:r>
          <w:rPr>
            <w:noProof/>
            <w:webHidden/>
          </w:rPr>
          <w:tab/>
        </w:r>
        <w:r>
          <w:rPr>
            <w:noProof/>
            <w:webHidden/>
          </w:rPr>
          <w:fldChar w:fldCharType="begin"/>
        </w:r>
        <w:r>
          <w:rPr>
            <w:noProof/>
            <w:webHidden/>
          </w:rPr>
          <w:instrText xml:space="preserve"> PAGEREF _Toc427740979 \h </w:instrText>
        </w:r>
        <w:r>
          <w:rPr>
            <w:noProof/>
            <w:webHidden/>
          </w:rPr>
        </w:r>
      </w:ins>
      <w:r>
        <w:rPr>
          <w:noProof/>
          <w:webHidden/>
        </w:rPr>
        <w:fldChar w:fldCharType="separate"/>
      </w:r>
      <w:ins w:id="73" w:author="Bonnie Jonkman" w:date="2015-08-19T09:47:00Z">
        <w:r>
          <w:rPr>
            <w:noProof/>
            <w:webHidden/>
          </w:rPr>
          <w:t>29</w:t>
        </w:r>
        <w:r>
          <w:rPr>
            <w:noProof/>
            <w:webHidden/>
          </w:rPr>
          <w:fldChar w:fldCharType="end"/>
        </w:r>
        <w:r w:rsidRPr="008042BB">
          <w:rPr>
            <w:rStyle w:val="Hyperlink"/>
            <w:noProof/>
          </w:rPr>
          <w:fldChar w:fldCharType="end"/>
        </w:r>
      </w:ins>
    </w:p>
    <w:p w14:paraId="7D446BFB" w14:textId="77777777" w:rsidR="004E202C" w:rsidRDefault="004E202C">
      <w:pPr>
        <w:pStyle w:val="TOC2"/>
        <w:tabs>
          <w:tab w:val="right" w:leader="dot" w:pos="9350"/>
        </w:tabs>
        <w:rPr>
          <w:ins w:id="74" w:author="Bonnie Jonkman" w:date="2015-08-19T09:47:00Z"/>
          <w:rFonts w:eastAsiaTheme="minorEastAsia"/>
          <w:noProof/>
        </w:rPr>
      </w:pPr>
      <w:ins w:id="75"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"_Toc427740980"</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_Toc427740980 \h </w:instrText>
        </w:r>
        <w:r>
          <w:rPr>
            <w:noProof/>
            <w:webHidden/>
          </w:rPr>
        </w:r>
      </w:ins>
      <w:r>
        <w:rPr>
          <w:noProof/>
          <w:webHidden/>
        </w:rPr>
        <w:fldChar w:fldCharType="separate"/>
      </w:r>
      <w:ins w:id="76" w:author="Bonnie Jonkman" w:date="2015-08-19T09:47:00Z">
        <w:r>
          <w:rPr>
            <w:noProof/>
            <w:webHidden/>
          </w:rPr>
          <w:t>29</w:t>
        </w:r>
        <w:r>
          <w:rPr>
            <w:noProof/>
            <w:webHidden/>
          </w:rPr>
          <w:fldChar w:fldCharType="end"/>
        </w:r>
        <w:r w:rsidRPr="008042BB">
          <w:rPr>
            <w:rStyle w:val="Hyperlink"/>
            <w:noProof/>
          </w:rPr>
          <w:fldChar w:fldCharType="end"/>
        </w:r>
      </w:ins>
    </w:p>
    <w:p w14:paraId="44EF8095" w14:textId="77777777" w:rsidR="004E202C" w:rsidRDefault="004E202C">
      <w:pPr>
        <w:pStyle w:val="TOC2"/>
        <w:tabs>
          <w:tab w:val="right" w:leader="dot" w:pos="9350"/>
        </w:tabs>
        <w:rPr>
          <w:ins w:id="77" w:author="Bonnie Jonkman" w:date="2015-08-19T09:47:00Z"/>
          <w:rFonts w:eastAsiaTheme="minorEastAsia"/>
          <w:noProof/>
        </w:rPr>
      </w:pPr>
      <w:ins w:id="78"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"_Toc427740981"</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Definition of the FAST v8 Interface to Simulink</w:t>
        </w:r>
        <w:r>
          <w:rPr>
            <w:noProof/>
            <w:webHidden/>
          </w:rPr>
          <w:tab/>
        </w:r>
        <w:r>
          <w:rPr>
            <w:noProof/>
            <w:webHidden/>
          </w:rPr>
          <w:fldChar w:fldCharType="begin"/>
        </w:r>
        <w:r>
          <w:rPr>
            <w:noProof/>
            <w:webHidden/>
          </w:rPr>
          <w:instrText xml:space="preserve"> PAGEREF _Toc427740981 \h </w:instrText>
        </w:r>
        <w:r>
          <w:rPr>
            <w:noProof/>
            <w:webHidden/>
          </w:rPr>
        </w:r>
      </w:ins>
      <w:r>
        <w:rPr>
          <w:noProof/>
          <w:webHidden/>
        </w:rPr>
        <w:fldChar w:fldCharType="separate"/>
      </w:r>
      <w:ins w:id="79" w:author="Bonnie Jonkman" w:date="2015-08-19T09:47:00Z">
        <w:r>
          <w:rPr>
            <w:noProof/>
            <w:webHidden/>
          </w:rPr>
          <w:t>30</w:t>
        </w:r>
        <w:r>
          <w:rPr>
            <w:noProof/>
            <w:webHidden/>
          </w:rPr>
          <w:fldChar w:fldCharType="end"/>
        </w:r>
        <w:r w:rsidRPr="008042BB">
          <w:rPr>
            <w:rStyle w:val="Hyperlink"/>
            <w:noProof/>
          </w:rPr>
          <w:fldChar w:fldCharType="end"/>
        </w:r>
      </w:ins>
    </w:p>
    <w:p w14:paraId="3324AC78" w14:textId="77777777" w:rsidR="004E202C" w:rsidRDefault="004E202C">
      <w:pPr>
        <w:pStyle w:val="TOC2"/>
        <w:tabs>
          <w:tab w:val="right" w:leader="dot" w:pos="9350"/>
        </w:tabs>
        <w:rPr>
          <w:ins w:id="80" w:author="Bonnie Jonkman" w:date="2015-08-19T09:47:00Z"/>
          <w:rFonts w:eastAsiaTheme="minorEastAsia"/>
          <w:noProof/>
        </w:rPr>
      </w:pPr>
      <w:ins w:id="81"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"_Toc427740982"</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Converting FAST v7 Simulink Models to FAST v8</w:t>
        </w:r>
        <w:r>
          <w:rPr>
            <w:noProof/>
            <w:webHidden/>
          </w:rPr>
          <w:tab/>
        </w:r>
        <w:r>
          <w:rPr>
            <w:noProof/>
            <w:webHidden/>
          </w:rPr>
          <w:fldChar w:fldCharType="begin"/>
        </w:r>
        <w:r>
          <w:rPr>
            <w:noProof/>
            <w:webHidden/>
          </w:rPr>
          <w:instrText xml:space="preserve"> PAGEREF _Toc427740982 \h </w:instrText>
        </w:r>
        <w:r>
          <w:rPr>
            <w:noProof/>
            <w:webHidden/>
          </w:rPr>
        </w:r>
      </w:ins>
      <w:r>
        <w:rPr>
          <w:noProof/>
          <w:webHidden/>
        </w:rPr>
        <w:fldChar w:fldCharType="separate"/>
      </w:r>
      <w:ins w:id="82" w:author="Bonnie Jonkman" w:date="2015-08-19T09:47:00Z">
        <w:r>
          <w:rPr>
            <w:noProof/>
            <w:webHidden/>
          </w:rPr>
          <w:t>33</w:t>
        </w:r>
        <w:r>
          <w:rPr>
            <w:noProof/>
            <w:webHidden/>
          </w:rPr>
          <w:fldChar w:fldCharType="end"/>
        </w:r>
        <w:r w:rsidRPr="008042BB">
          <w:rPr>
            <w:rStyle w:val="Hyperlink"/>
            <w:noProof/>
          </w:rPr>
          <w:fldChar w:fldCharType="end"/>
        </w:r>
      </w:ins>
    </w:p>
    <w:p w14:paraId="20F9575B" w14:textId="77777777" w:rsidR="004E202C" w:rsidRDefault="004E202C">
      <w:pPr>
        <w:pStyle w:val="TOC2"/>
        <w:tabs>
          <w:tab w:val="right" w:leader="dot" w:pos="9350"/>
        </w:tabs>
        <w:rPr>
          <w:ins w:id="83" w:author="Bonnie Jonkman" w:date="2015-08-19T09:47:00Z"/>
          <w:rFonts w:eastAsiaTheme="minorEastAsia"/>
          <w:noProof/>
        </w:rPr>
      </w:pPr>
      <w:ins w:id="84"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"_Toc427740983"</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Running FAST in Simulink</w:t>
        </w:r>
        <w:r>
          <w:rPr>
            <w:noProof/>
            <w:webHidden/>
          </w:rPr>
          <w:tab/>
        </w:r>
        <w:r>
          <w:rPr>
            <w:noProof/>
            <w:webHidden/>
          </w:rPr>
          <w:fldChar w:fldCharType="begin"/>
        </w:r>
        <w:r>
          <w:rPr>
            <w:noProof/>
            <w:webHidden/>
          </w:rPr>
          <w:instrText xml:space="preserve"> PAGEREF _Toc427740983 \h </w:instrText>
        </w:r>
        <w:r>
          <w:rPr>
            <w:noProof/>
            <w:webHidden/>
          </w:rPr>
        </w:r>
      </w:ins>
      <w:r>
        <w:rPr>
          <w:noProof/>
          <w:webHidden/>
        </w:rPr>
        <w:fldChar w:fldCharType="separate"/>
      </w:r>
      <w:ins w:id="85" w:author="Bonnie Jonkman" w:date="2015-08-19T09:47:00Z">
        <w:r>
          <w:rPr>
            <w:noProof/>
            <w:webHidden/>
          </w:rPr>
          <w:t>34</w:t>
        </w:r>
        <w:r>
          <w:rPr>
            <w:noProof/>
            <w:webHidden/>
          </w:rPr>
          <w:fldChar w:fldCharType="end"/>
        </w:r>
        <w:r w:rsidRPr="008042BB">
          <w:rPr>
            <w:rStyle w:val="Hyperlink"/>
            <w:noProof/>
          </w:rPr>
          <w:fldChar w:fldCharType="end"/>
        </w:r>
      </w:ins>
    </w:p>
    <w:p w14:paraId="1898F6C8" w14:textId="77777777" w:rsidR="004E202C" w:rsidRDefault="004E202C">
      <w:pPr>
        <w:pStyle w:val="TOC2"/>
        <w:tabs>
          <w:tab w:val="right" w:leader="dot" w:pos="9350"/>
        </w:tabs>
        <w:rPr>
          <w:ins w:id="86" w:author="Bonnie Jonkman" w:date="2015-08-19T09:47:00Z"/>
          <w:rFonts w:eastAsiaTheme="minorEastAsia"/>
          <w:noProof/>
        </w:rPr>
      </w:pPr>
      <w:ins w:id="87"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"_Toc427740984"</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Compiling FAST for Simulink</w:t>
        </w:r>
        <w:r>
          <w:rPr>
            <w:noProof/>
            <w:webHidden/>
          </w:rPr>
          <w:tab/>
        </w:r>
        <w:r>
          <w:rPr>
            <w:noProof/>
            <w:webHidden/>
          </w:rPr>
          <w:fldChar w:fldCharType="begin"/>
        </w:r>
        <w:r>
          <w:rPr>
            <w:noProof/>
            <w:webHidden/>
          </w:rPr>
          <w:instrText xml:space="preserve"> PAGEREF _Toc427740984 \h </w:instrText>
        </w:r>
        <w:r>
          <w:rPr>
            <w:noProof/>
            <w:webHidden/>
          </w:rPr>
        </w:r>
      </w:ins>
      <w:r>
        <w:rPr>
          <w:noProof/>
          <w:webHidden/>
        </w:rPr>
        <w:fldChar w:fldCharType="separate"/>
      </w:r>
      <w:ins w:id="88" w:author="Bonnie Jonkman" w:date="2015-08-19T09:47:00Z">
        <w:r>
          <w:rPr>
            <w:noProof/>
            <w:webHidden/>
          </w:rPr>
          <w:t>36</w:t>
        </w:r>
        <w:r>
          <w:rPr>
            <w:noProof/>
            <w:webHidden/>
          </w:rPr>
          <w:fldChar w:fldCharType="end"/>
        </w:r>
        <w:r w:rsidRPr="008042BB">
          <w:rPr>
            <w:rStyle w:val="Hyperlink"/>
            <w:noProof/>
          </w:rPr>
          <w:fldChar w:fldCharType="end"/>
        </w:r>
      </w:ins>
    </w:p>
    <w:p w14:paraId="3F401D64" w14:textId="77777777" w:rsidR="004E202C" w:rsidRDefault="004E202C">
      <w:pPr>
        <w:pStyle w:val="TOC1"/>
        <w:tabs>
          <w:tab w:val="right" w:leader="dot" w:pos="9350"/>
        </w:tabs>
        <w:rPr>
          <w:ins w:id="89" w:author="Bonnie Jonkman" w:date="2015-08-19T09:47:00Z"/>
          <w:rFonts w:eastAsiaTheme="minorEastAsia"/>
          <w:noProof/>
        </w:rPr>
      </w:pPr>
      <w:ins w:id="90"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"_Toc427740985"</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Future Work</w:t>
        </w:r>
        <w:r>
          <w:rPr>
            <w:noProof/>
            <w:webHidden/>
          </w:rPr>
          <w:tab/>
        </w:r>
        <w:r>
          <w:rPr>
            <w:noProof/>
            <w:webHidden/>
          </w:rPr>
          <w:fldChar w:fldCharType="begin"/>
        </w:r>
        <w:r>
          <w:rPr>
            <w:noProof/>
            <w:webHidden/>
          </w:rPr>
          <w:instrText xml:space="preserve"> PAGEREF _Toc427740985 \h </w:instrText>
        </w:r>
        <w:r>
          <w:rPr>
            <w:noProof/>
            <w:webHidden/>
          </w:rPr>
        </w:r>
      </w:ins>
      <w:r>
        <w:rPr>
          <w:noProof/>
          <w:webHidden/>
        </w:rPr>
        <w:fldChar w:fldCharType="separate"/>
      </w:r>
      <w:ins w:id="91" w:author="Bonnie Jonkman" w:date="2015-08-19T09:47:00Z">
        <w:r>
          <w:rPr>
            <w:noProof/>
            <w:webHidden/>
          </w:rPr>
          <w:t>39</w:t>
        </w:r>
        <w:r>
          <w:rPr>
            <w:noProof/>
            <w:webHidden/>
          </w:rPr>
          <w:fldChar w:fldCharType="end"/>
        </w:r>
        <w:r w:rsidRPr="008042BB">
          <w:rPr>
            <w:rStyle w:val="Hyperlink"/>
            <w:noProof/>
          </w:rPr>
          <w:fldChar w:fldCharType="end"/>
        </w:r>
      </w:ins>
    </w:p>
    <w:p w14:paraId="19B44ACA" w14:textId="77777777" w:rsidR="004E202C" w:rsidRDefault="004E202C">
      <w:pPr>
        <w:pStyle w:val="TOC1"/>
        <w:tabs>
          <w:tab w:val="right" w:leader="dot" w:pos="9350"/>
        </w:tabs>
        <w:rPr>
          <w:ins w:id="92" w:author="Bonnie Jonkman" w:date="2015-08-19T09:47:00Z"/>
          <w:rFonts w:eastAsiaTheme="minorEastAsia"/>
          <w:noProof/>
        </w:rPr>
      </w:pPr>
      <w:ins w:id="93"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"_Toc427740986"</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Feedback</w:t>
        </w:r>
        <w:r>
          <w:rPr>
            <w:noProof/>
            <w:webHidden/>
          </w:rPr>
          <w:tab/>
        </w:r>
        <w:r>
          <w:rPr>
            <w:noProof/>
            <w:webHidden/>
          </w:rPr>
          <w:fldChar w:fldCharType="begin"/>
        </w:r>
        <w:r>
          <w:rPr>
            <w:noProof/>
            <w:webHidden/>
          </w:rPr>
          <w:instrText xml:space="preserve"> PAGEREF _Toc427740986 \h </w:instrText>
        </w:r>
        <w:r>
          <w:rPr>
            <w:noProof/>
            <w:webHidden/>
          </w:rPr>
        </w:r>
      </w:ins>
      <w:r>
        <w:rPr>
          <w:noProof/>
          <w:webHidden/>
        </w:rPr>
        <w:fldChar w:fldCharType="separate"/>
      </w:r>
      <w:ins w:id="94" w:author="Bonnie Jonkman" w:date="2015-08-19T09:47:00Z">
        <w:r>
          <w:rPr>
            <w:noProof/>
            <w:webHidden/>
          </w:rPr>
          <w:t>39</w:t>
        </w:r>
        <w:r>
          <w:rPr>
            <w:noProof/>
            <w:webHidden/>
          </w:rPr>
          <w:fldChar w:fldCharType="end"/>
        </w:r>
        <w:r w:rsidRPr="008042BB">
          <w:rPr>
            <w:rStyle w:val="Hyperlink"/>
            <w:noProof/>
          </w:rPr>
          <w:fldChar w:fldCharType="end"/>
        </w:r>
      </w:ins>
    </w:p>
    <w:p w14:paraId="34A5E978" w14:textId="77777777" w:rsidR="004E202C" w:rsidRDefault="004E202C">
      <w:pPr>
        <w:pStyle w:val="TOC1"/>
        <w:tabs>
          <w:tab w:val="right" w:leader="dot" w:pos="9350"/>
        </w:tabs>
        <w:rPr>
          <w:ins w:id="95" w:author="Bonnie Jonkman" w:date="2015-08-19T09:47:00Z"/>
          <w:rFonts w:eastAsiaTheme="minorEastAsia"/>
          <w:noProof/>
        </w:rPr>
      </w:pPr>
      <w:ins w:id="96"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"_Toc427740987"</w:instrText>
        </w:r>
        <w:r w:rsidRPr="008042BB">
          <w:rPr>
            <w:rStyle w:val="Hyperlink"/>
            <w:noProof/>
          </w:rPr>
          <w:instrText xml:space="preserve"> </w:instrText>
        </w:r>
        <w:r w:rsidRPr="008042BB">
          <w:rPr>
            <w:rStyle w:val="Hyperlink"/>
            <w:noProof/>
          </w:rPr>
        </w:r>
        <w:r w:rsidRPr="008042BB">
          <w:rPr>
            <w:rStyle w:val="Hyperlink"/>
            <w:noProof/>
          </w:rPr>
          <w:fldChar w:fldCharType="separate"/>
        </w:r>
        <w:r w:rsidRPr="008042BB">
          <w:rPr>
            <w:rStyle w:val="Hyperlink"/>
            <w:noProof/>
          </w:rPr>
          <w:t>Appendix A: Example FAST v8.12.* Input File</w:t>
        </w:r>
        <w:r>
          <w:rPr>
            <w:noProof/>
            <w:webHidden/>
          </w:rPr>
          <w:tab/>
        </w:r>
        <w:r>
          <w:rPr>
            <w:noProof/>
            <w:webHidden/>
          </w:rPr>
          <w:fldChar w:fldCharType="begin"/>
        </w:r>
        <w:r>
          <w:rPr>
            <w:noProof/>
            <w:webHidden/>
          </w:rPr>
          <w:instrText xml:space="preserve"> PAGEREF _Toc427740987 \h </w:instrText>
        </w:r>
        <w:r>
          <w:rPr>
            <w:noProof/>
            <w:webHidden/>
          </w:rPr>
        </w:r>
      </w:ins>
      <w:r>
        <w:rPr>
          <w:noProof/>
          <w:webHidden/>
        </w:rPr>
        <w:fldChar w:fldCharType="separate"/>
      </w:r>
      <w:ins w:id="97" w:author="Bonnie Jonkman" w:date="2015-08-19T09:47:00Z">
        <w:r>
          <w:rPr>
            <w:noProof/>
            <w:webHidden/>
          </w:rPr>
          <w:t>40</w:t>
        </w:r>
        <w:r>
          <w:rPr>
            <w:noProof/>
            <w:webHidden/>
          </w:rPr>
          <w:fldChar w:fldCharType="end"/>
        </w:r>
        <w:r w:rsidRPr="008042BB">
          <w:rPr>
            <w:rStyle w:val="Hyperlink"/>
            <w:noProof/>
          </w:rPr>
          <w:fldChar w:fldCharType="end"/>
        </w:r>
      </w:ins>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98" w:name="_Toc427740959"/>
      <w:r>
        <w:lastRenderedPageBreak/>
        <w:t>Introduction</w:t>
      </w:r>
      <w:bookmarkEnd w:id="98"/>
    </w:p>
    <w:p w14:paraId="2164B0D6" w14:textId="39AE3D15"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w:t>
      </w:r>
      <w:r w:rsidR="009A3075">
        <w:t>10</w:t>
      </w:r>
      <w:r>
        <w:t>.0</w:t>
      </w:r>
      <w:r w:rsidR="00944CB5">
        <w:t>0</w:t>
      </w:r>
      <w:r w:rsidR="009A3075">
        <w:t>a</w:t>
      </w:r>
      <w:r>
        <w:t xml:space="preserve">-bjj is the </w:t>
      </w:r>
      <w:r w:rsidR="009A3075">
        <w:t xml:space="preserve">fourth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8462CD">
        <w:t xml:space="preserve">Figure </w:t>
      </w:r>
      <w:r w:rsidR="008462CD">
        <w:rPr>
          <w:noProof/>
        </w:rPr>
        <w:t>1</w:t>
      </w:r>
      <w:r w:rsidR="00B63F27">
        <w:fldChar w:fldCharType="end"/>
      </w:r>
      <w:r w:rsidR="00B63F27">
        <w:t>.</w:t>
      </w:r>
      <w:r w:rsidR="00ED3F28" w:rsidRPr="00ED3F28">
        <w:t xml:space="preserve"> </w:t>
      </w:r>
    </w:p>
    <w:p w14:paraId="2164B0D7" w14:textId="0A7E0AFF"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8462CD">
        <w:t xml:space="preserve">Figure </w:t>
      </w:r>
      <w:r w:rsidR="008462CD">
        <w:rPr>
          <w:noProof/>
        </w:rPr>
        <w:t>2</w:t>
      </w:r>
      <w:r>
        <w:fldChar w:fldCharType="end"/>
      </w:r>
      <w:r>
        <w:t xml:space="preserve"> shows the control volumes associated with each module for fixed-bottom offshore wind turbines. </w:t>
      </w:r>
      <w:r w:rsidR="00C341C9">
        <w:t xml:space="preserve">Though not shown, 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8462CD">
        <w:t xml:space="preserve">Figure </w:t>
      </w:r>
      <w:r w:rsidR="008462CD">
        <w:rPr>
          <w:noProof/>
        </w:rPr>
        <w:t>3</w:t>
      </w:r>
      <w:r>
        <w:fldChar w:fldCharType="end"/>
      </w:r>
      <w:r>
        <w:t xml:space="preserve"> shows the control volumes associated with each module for floating offshore wind turbines.</w:t>
      </w:r>
    </w:p>
    <w:p w14:paraId="2164B0D8" w14:textId="6C6A16C8"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8462CD">
        <w:t xml:space="preserve">Table </w:t>
      </w:r>
      <w:r w:rsidR="008462CD">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11E69678" w:rsidR="009733A8" w:rsidRDefault="003318D6" w:rsidP="007231E1">
      <w:pPr>
        <w:keepNext/>
        <w:jc w:val="center"/>
      </w:pPr>
      <w:r>
        <w:lastRenderedPageBreak/>
        <w:t xml:space="preserve"> </w:t>
      </w:r>
      <w:r w:rsidR="00526596">
        <w:rPr>
          <w:noProof/>
          <w:sz w:val="16"/>
          <w:szCs w:val="16"/>
        </w:rPr>
        <w:drawing>
          <wp:inline distT="0" distB="0" distL="0" distR="0" wp14:anchorId="56272B58" wp14:editId="3D76AA9E">
            <wp:extent cx="5903580" cy="7772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rotWithShape="1">
                    <a:blip r:embed="rId12">
                      <a:extLst>
                        <a:ext uri="{28A0092B-C50C-407E-A947-70E740481C1C}">
                          <a14:useLocalDpi xmlns:a14="http://schemas.microsoft.com/office/drawing/2010/main" val="0"/>
                        </a:ext>
                      </a:extLst>
                    </a:blip>
                    <a:srcRect t="805"/>
                    <a:stretch/>
                  </pic:blipFill>
                  <pic:spPr bwMode="auto">
                    <a:xfrm>
                      <a:off x="0" y="0"/>
                      <a:ext cx="5903580" cy="7772400"/>
                    </a:xfrm>
                    <a:prstGeom prst="rect">
                      <a:avLst/>
                    </a:prstGeom>
                    <a:ln>
                      <a:noFill/>
                    </a:ln>
                    <a:extLst>
                      <a:ext uri="{53640926-AAD7-44D8-BBD7-CCE9431645EC}">
                        <a14:shadowObscured xmlns:a14="http://schemas.microsoft.com/office/drawing/2010/main"/>
                      </a:ext>
                    </a:extLst>
                  </pic:spPr>
                </pic:pic>
              </a:graphicData>
            </a:graphic>
          </wp:inline>
        </w:drawing>
      </w:r>
    </w:p>
    <w:p w14:paraId="2164B0DB" w14:textId="77777777" w:rsidR="000D16ED" w:rsidRDefault="009733A8" w:rsidP="009733A8">
      <w:pPr>
        <w:pStyle w:val="Caption"/>
        <w:jc w:val="center"/>
      </w:pPr>
      <w:bookmarkStart w:id="99" w:name="_Ref368594244"/>
      <w:r>
        <w:t xml:space="preserve">Figure </w:t>
      </w:r>
      <w:fldSimple w:instr=" SEQ Figure \* ARABIC ">
        <w:r w:rsidR="008462CD">
          <w:rPr>
            <w:noProof/>
          </w:rPr>
          <w:t>1</w:t>
        </w:r>
      </w:fldSimple>
      <w:bookmarkEnd w:id="99"/>
      <w:r>
        <w:t xml:space="preserve">: Architectural </w:t>
      </w:r>
      <w:r w:rsidR="003318D6">
        <w:t>c</w:t>
      </w:r>
      <w:r>
        <w:t xml:space="preserve">omparison </w:t>
      </w:r>
      <w:r w:rsidR="003318D6">
        <w:t>of</w:t>
      </w:r>
      <w:r>
        <w:t xml:space="preserve"> FAST 7 and FAST 8</w:t>
      </w:r>
    </w:p>
    <w:p w14:paraId="2164B0DC" w14:textId="4D309A97" w:rsidR="000D16ED" w:rsidRDefault="000D16ED"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65pt;height:244.3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501482972" r:id="rId14"/>
        </w:object>
      </w:r>
    </w:p>
    <w:p w14:paraId="2164B0DD" w14:textId="77777777" w:rsidR="000D16ED" w:rsidRDefault="000D16ED" w:rsidP="000D16ED">
      <w:pPr>
        <w:pStyle w:val="Caption"/>
        <w:jc w:val="center"/>
      </w:pPr>
      <w:bookmarkStart w:id="100" w:name="_Ref368606255"/>
      <w:r>
        <w:t xml:space="preserve">Figure </w:t>
      </w:r>
      <w:fldSimple w:instr=" SEQ Figure \* ARABIC ">
        <w:r w:rsidR="008462CD">
          <w:rPr>
            <w:noProof/>
          </w:rPr>
          <w:t>2</w:t>
        </w:r>
      </w:fldSimple>
      <w:bookmarkEnd w:id="100"/>
      <w:r>
        <w:t>: FAST control volumes for fixed-bottom systems</w:t>
      </w:r>
      <w:r w:rsidR="00AC1E7D">
        <w:t xml:space="preserve"> (</w:t>
      </w:r>
      <w:r w:rsidR="00845AC5">
        <w:t xml:space="preserve">surface </w:t>
      </w:r>
      <w:r w:rsidR="00AC1E7D">
        <w:t>ice not shown)</w:t>
      </w:r>
    </w:p>
    <w:p w14:paraId="2164B0DE" w14:textId="77777777" w:rsidR="000D16ED" w:rsidRDefault="000D16ED" w:rsidP="000D16ED"/>
    <w:p w14:paraId="2164B0DF" w14:textId="3CF8F3C9" w:rsidR="000D16ED" w:rsidRDefault="00725E3F" w:rsidP="000D16ED">
      <w:pPr>
        <w:keepNext/>
        <w:jc w:val="center"/>
      </w:pPr>
      <w:r w:rsidRPr="00725E3F">
        <w:rPr>
          <w:noProof/>
        </w:rPr>
        <w:drawing>
          <wp:inline distT="0" distB="0" distL="0" distR="0" wp14:anchorId="1823BBD4" wp14:editId="140F945B">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clrChange>
                        <a:clrFrom>
                          <a:srgbClr val="E6E6E6"/>
                        </a:clrFrom>
                        <a:clrTo>
                          <a:srgbClr val="E6E6E6">
                            <a:alpha val="0"/>
                          </a:srgbClr>
                        </a:clrTo>
                      </a:clrChange>
                    </a:blip>
                    <a:stretch>
                      <a:fillRect/>
                    </a:stretch>
                  </pic:blipFill>
                  <pic:spPr>
                    <a:xfrm>
                      <a:off x="0" y="0"/>
                      <a:ext cx="5943600" cy="3157855"/>
                    </a:xfrm>
                    <a:prstGeom prst="rect">
                      <a:avLst/>
                    </a:prstGeom>
                  </pic:spPr>
                </pic:pic>
              </a:graphicData>
            </a:graphic>
          </wp:inline>
        </w:drawing>
      </w:r>
    </w:p>
    <w:p w14:paraId="2164B0E0" w14:textId="77777777" w:rsidR="000D16ED" w:rsidRDefault="000D16ED" w:rsidP="000D16ED">
      <w:pPr>
        <w:pStyle w:val="Caption"/>
        <w:jc w:val="center"/>
      </w:pPr>
      <w:bookmarkStart w:id="101" w:name="_Ref368606394"/>
      <w:r>
        <w:t xml:space="preserve">Figure </w:t>
      </w:r>
      <w:fldSimple w:instr=" SEQ Figure \* ARABIC ">
        <w:r w:rsidR="008462CD">
          <w:rPr>
            <w:noProof/>
          </w:rPr>
          <w:t>3</w:t>
        </w:r>
      </w:fldSimple>
      <w:bookmarkEnd w:id="101"/>
      <w:r>
        <w:t>: FAST control volumes for floating systems</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102" w:name="_Ref368603146"/>
      <w:r>
        <w:lastRenderedPageBreak/>
        <w:t xml:space="preserve">Table </w:t>
      </w:r>
      <w:fldSimple w:instr=" SEQ Table \* ARABIC ">
        <w:r w:rsidR="008462CD">
          <w:rPr>
            <w:noProof/>
          </w:rPr>
          <w:t>1</w:t>
        </w:r>
      </w:fldSimple>
      <w:bookmarkEnd w:id="102"/>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3023B210" w:rsidR="0032059E" w:rsidRPr="0032059E" w:rsidRDefault="0032059E"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03" w:author="Bonnie Jonkman" w:date="2015-06-11T14:13:00Z">
              <w:r w:rsidR="001A5D50" w:rsidDel="00F22E64">
                <w:rPr>
                  <w:rFonts w:ascii="Calibri" w:eastAsia="Times New Roman" w:hAnsi="Calibri" w:cs="Times New Roman"/>
                  <w:b/>
                  <w:bCs/>
                  <w:color w:val="000000"/>
                </w:rPr>
                <w:delText>10</w:delText>
              </w:r>
            </w:del>
            <w:ins w:id="104" w:author="Bonnie Jonkman" w:date="2015-06-11T14:13:00Z">
              <w:r w:rsidR="00F22E64">
                <w:rPr>
                  <w:rFonts w:ascii="Calibri" w:eastAsia="Times New Roman" w:hAnsi="Calibri" w:cs="Times New Roman"/>
                  <w:b/>
                  <w:bCs/>
                  <w:color w:val="000000"/>
                </w:rPr>
                <w:t>12</w:t>
              </w:r>
            </w:ins>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DF0A19" w:rsidRPr="0032059E" w14:paraId="17CCB9A5" w14:textId="77777777" w:rsidTr="0032059E">
        <w:trPr>
          <w:trHeight w:val="300"/>
          <w:ins w:id="105" w:author="Bonnie Jonkman" w:date="2015-04-24T10:08:00Z"/>
        </w:trPr>
        <w:tc>
          <w:tcPr>
            <w:tcW w:w="7060" w:type="dxa"/>
            <w:tcBorders>
              <w:top w:val="nil"/>
              <w:left w:val="single" w:sz="8" w:space="0" w:color="auto"/>
              <w:bottom w:val="nil"/>
              <w:right w:val="nil"/>
            </w:tcBorders>
            <w:shd w:val="clear" w:color="000000" w:fill="BFBFBF"/>
            <w:noWrap/>
            <w:vAlign w:val="bottom"/>
          </w:tcPr>
          <w:p w14:paraId="32B611F7" w14:textId="2864E304" w:rsidR="00DF0A19" w:rsidRPr="0032059E" w:rsidRDefault="00DF0A19" w:rsidP="004106F7">
            <w:pPr>
              <w:spacing w:after="0" w:line="240" w:lineRule="auto"/>
              <w:rPr>
                <w:ins w:id="106" w:author="Bonnie Jonkman" w:date="2015-04-24T10:08:00Z"/>
                <w:rFonts w:ascii="Calibri" w:eastAsia="Times New Roman" w:hAnsi="Calibri" w:cs="Times New Roman"/>
              </w:rPr>
            </w:pPr>
            <w:ins w:id="107" w:author="Bonnie Jonkman" w:date="2015-04-24T10:08:00Z">
              <w:r w:rsidRPr="0032059E">
                <w:rPr>
                  <w:rFonts w:ascii="Calibri" w:eastAsia="Times New Roman" w:hAnsi="Calibri" w:cs="Times New Roman"/>
                </w:rPr>
                <w:t xml:space="preserve">•  </w:t>
              </w:r>
            </w:ins>
            <w:ins w:id="108" w:author="Bonnie Jonkman" w:date="2015-07-09T12:41:00Z">
              <w:r w:rsidR="004106F7">
                <w:rPr>
                  <w:rFonts w:ascii="Calibri" w:eastAsia="Times New Roman" w:hAnsi="Calibri" w:cs="Times New Roman"/>
                </w:rPr>
                <w:t>HAWC wind format</w:t>
              </w:r>
            </w:ins>
          </w:p>
        </w:tc>
        <w:tc>
          <w:tcPr>
            <w:tcW w:w="960" w:type="dxa"/>
            <w:tcBorders>
              <w:top w:val="nil"/>
              <w:left w:val="nil"/>
              <w:bottom w:val="nil"/>
              <w:right w:val="nil"/>
            </w:tcBorders>
            <w:shd w:val="clear" w:color="000000" w:fill="FFFFFF"/>
            <w:noWrap/>
            <w:vAlign w:val="bottom"/>
          </w:tcPr>
          <w:p w14:paraId="0DDC0241" w14:textId="1AC5CB71" w:rsidR="00DF0A19" w:rsidRPr="0032059E" w:rsidRDefault="00DF0A19" w:rsidP="0032059E">
            <w:pPr>
              <w:spacing w:after="0" w:line="240" w:lineRule="auto"/>
              <w:jc w:val="center"/>
              <w:rPr>
                <w:ins w:id="109" w:author="Bonnie Jonkman" w:date="2015-04-24T10:08:00Z"/>
                <w:rFonts w:ascii="Wingdings" w:eastAsia="Times New Roman" w:hAnsi="Wingdings" w:cs="Times New Roman"/>
              </w:rPr>
            </w:pPr>
            <w:ins w:id="110" w:author="Bonnie Jonkman" w:date="2015-04-24T10:09:00Z">
              <w:r w:rsidRPr="001C051D">
                <w:rPr>
                  <w:rFonts w:ascii="Calibri" w:eastAsia="Times New Roman" w:hAnsi="Calibri" w:cs="Times New Roman"/>
                </w:rPr>
                <w:t> </w:t>
              </w:r>
            </w:ins>
          </w:p>
        </w:tc>
        <w:tc>
          <w:tcPr>
            <w:tcW w:w="960" w:type="dxa"/>
            <w:tcBorders>
              <w:top w:val="nil"/>
              <w:left w:val="nil"/>
              <w:bottom w:val="nil"/>
              <w:right w:val="single" w:sz="8" w:space="0" w:color="auto"/>
            </w:tcBorders>
            <w:shd w:val="clear" w:color="000000" w:fill="FFFFFF"/>
            <w:noWrap/>
            <w:vAlign w:val="bottom"/>
          </w:tcPr>
          <w:p w14:paraId="4C4F4311" w14:textId="55DA0E3C" w:rsidR="00DF0A19" w:rsidRPr="001C051D" w:rsidRDefault="00DF0A19" w:rsidP="0032059E">
            <w:pPr>
              <w:spacing w:after="0" w:line="240" w:lineRule="auto"/>
              <w:jc w:val="center"/>
              <w:rPr>
                <w:ins w:id="111" w:author="Bonnie Jonkman" w:date="2015-04-24T10:08:00Z"/>
                <w:rFonts w:ascii="Calibri" w:eastAsia="Times New Roman" w:hAnsi="Calibri" w:cs="Times New Roman"/>
              </w:rPr>
            </w:pPr>
            <w:ins w:id="112" w:author="Bonnie Jonkman" w:date="2015-04-24T10:09:00Z">
              <w:r w:rsidRPr="0032059E">
                <w:rPr>
                  <w:rFonts w:ascii="Wingdings" w:eastAsia="Times New Roman" w:hAnsi="Wingdings" w:cs="Times New Roman"/>
                </w:rPr>
                <w:t></w:t>
              </w:r>
            </w:ins>
          </w:p>
        </w:tc>
      </w:tr>
      <w:tr w:rsidR="0032059E"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14:paraId="2164B10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3B2AA67E" w14:textId="77777777" w:rsidTr="0032059E">
        <w:trPr>
          <w:trHeight w:val="315"/>
          <w:ins w:id="113" w:author="Bonnie Jonkman" w:date="2015-07-09T12:41:00Z"/>
        </w:trPr>
        <w:tc>
          <w:tcPr>
            <w:tcW w:w="7060" w:type="dxa"/>
            <w:tcBorders>
              <w:top w:val="nil"/>
              <w:left w:val="single" w:sz="8" w:space="0" w:color="auto"/>
              <w:bottom w:val="single" w:sz="8" w:space="0" w:color="auto"/>
              <w:right w:val="nil"/>
            </w:tcBorders>
            <w:shd w:val="clear" w:color="000000" w:fill="BFBFBF"/>
            <w:noWrap/>
            <w:vAlign w:val="bottom"/>
          </w:tcPr>
          <w:p w14:paraId="39273655" w14:textId="24A4B52C" w:rsidR="004106F7" w:rsidRPr="0032059E" w:rsidRDefault="004106F7" w:rsidP="0032059E">
            <w:pPr>
              <w:spacing w:after="0" w:line="240" w:lineRule="auto"/>
              <w:rPr>
                <w:ins w:id="114" w:author="Bonnie Jonkman" w:date="2015-07-09T12:41:00Z"/>
                <w:rFonts w:ascii="Calibri" w:eastAsia="Times New Roman" w:hAnsi="Calibri" w:cs="Times New Roman"/>
              </w:rPr>
            </w:pPr>
            <w:ins w:id="115" w:author="Bonnie Jonkman" w:date="2015-07-09T12:41:00Z">
              <w:r w:rsidRPr="0032059E">
                <w:rPr>
                  <w:rFonts w:ascii="Calibri" w:eastAsia="Times New Roman" w:hAnsi="Calibri" w:cs="Times New Roman"/>
                </w:rPr>
                <w:t xml:space="preserve">•  </w:t>
              </w:r>
              <w:r>
                <w:rPr>
                  <w:rFonts w:ascii="Calibri" w:eastAsia="Times New Roman" w:hAnsi="Calibri" w:cs="Times New Roman"/>
                </w:rPr>
                <w:t>Wind propagates in arbitrary directions</w:t>
              </w:r>
            </w:ins>
          </w:p>
        </w:tc>
        <w:tc>
          <w:tcPr>
            <w:tcW w:w="960" w:type="dxa"/>
            <w:tcBorders>
              <w:top w:val="nil"/>
              <w:left w:val="nil"/>
              <w:bottom w:val="single" w:sz="8" w:space="0" w:color="auto"/>
              <w:right w:val="nil"/>
            </w:tcBorders>
            <w:shd w:val="clear" w:color="000000" w:fill="FFFFFF"/>
            <w:noWrap/>
            <w:vAlign w:val="bottom"/>
          </w:tcPr>
          <w:p w14:paraId="305C237C" w14:textId="7DDE64F6" w:rsidR="004106F7" w:rsidRPr="0032059E" w:rsidRDefault="004106F7" w:rsidP="0032059E">
            <w:pPr>
              <w:spacing w:after="0" w:line="240" w:lineRule="auto"/>
              <w:jc w:val="center"/>
              <w:rPr>
                <w:ins w:id="116" w:author="Bonnie Jonkman" w:date="2015-07-09T12:41:00Z"/>
                <w:rFonts w:ascii="Wingdings" w:eastAsia="Times New Roman" w:hAnsi="Wingdings" w:cs="Times New Roman"/>
              </w:rPr>
            </w:pPr>
            <w:ins w:id="117" w:author="Bonnie Jonkman" w:date="2015-07-09T12:41:00Z">
              <w:r w:rsidRPr="001C051D">
                <w:rPr>
                  <w:rFonts w:ascii="Calibri" w:eastAsia="Times New Roman" w:hAnsi="Calibri" w:cs="Times New Roman"/>
                </w:rPr>
                <w:t> </w:t>
              </w:r>
            </w:ins>
          </w:p>
        </w:tc>
        <w:tc>
          <w:tcPr>
            <w:tcW w:w="960" w:type="dxa"/>
            <w:tcBorders>
              <w:top w:val="nil"/>
              <w:left w:val="nil"/>
              <w:bottom w:val="single" w:sz="8" w:space="0" w:color="auto"/>
              <w:right w:val="single" w:sz="8" w:space="0" w:color="auto"/>
            </w:tcBorders>
            <w:shd w:val="clear" w:color="000000" w:fill="FFFFFF"/>
            <w:noWrap/>
            <w:vAlign w:val="bottom"/>
          </w:tcPr>
          <w:p w14:paraId="59CA2642" w14:textId="57D4353D" w:rsidR="004106F7" w:rsidRPr="001C051D" w:rsidRDefault="004106F7" w:rsidP="0032059E">
            <w:pPr>
              <w:spacing w:after="0" w:line="240" w:lineRule="auto"/>
              <w:jc w:val="center"/>
              <w:rPr>
                <w:ins w:id="118" w:author="Bonnie Jonkman" w:date="2015-07-09T12:41:00Z"/>
                <w:rFonts w:ascii="Calibri" w:eastAsia="Times New Roman" w:hAnsi="Calibri" w:cs="Times New Roman"/>
              </w:rPr>
            </w:pPr>
            <w:ins w:id="119" w:author="Bonnie Jonkman" w:date="2015-07-09T12:41:00Z">
              <w:r w:rsidRPr="0032059E">
                <w:rPr>
                  <w:rFonts w:ascii="Wingdings" w:eastAsia="Times New Roman" w:hAnsi="Wingdings" w:cs="Times New Roman"/>
                </w:rPr>
                <w:t></w:t>
              </w:r>
            </w:ins>
          </w:p>
        </w:tc>
      </w:tr>
      <w:tr w:rsidR="004106F7" w:rsidRPr="0032059E" w14:paraId="2164B10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0B"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14:paraId="2164B10C"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0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4106F7" w:rsidRDefault="004106F7" w:rsidP="0032059E">
            <w:pPr>
              <w:spacing w:after="0" w:line="240" w:lineRule="auto"/>
              <w:rPr>
                <w:rFonts w:ascii="Calibri" w:eastAsia="Times New Roman" w:hAnsi="Calibri" w:cs="Times New Roman"/>
                <w:b/>
                <w:bCs/>
                <w:color w:val="000000"/>
              </w:rPr>
            </w:pPr>
          </w:p>
          <w:p w14:paraId="2164B110"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106F7"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4106F7" w:rsidRPr="0032059E" w:rsidRDefault="004106F7"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21F2E82E" w:rsidR="004106F7" w:rsidRPr="0032059E" w:rsidRDefault="004106F7"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20" w:author="Bonnie Jonkman" w:date="2015-06-11T14:13:00Z">
              <w:r w:rsidDel="00F22E64">
                <w:rPr>
                  <w:rFonts w:ascii="Calibri" w:eastAsia="Times New Roman" w:hAnsi="Calibri" w:cs="Times New Roman"/>
                  <w:b/>
                  <w:bCs/>
                  <w:color w:val="000000"/>
                </w:rPr>
                <w:delText>10</w:delText>
              </w:r>
            </w:del>
            <w:ins w:id="121" w:author="Bonnie Jonkman" w:date="2015-06-11T14:13:00Z">
              <w:r>
                <w:rPr>
                  <w:rFonts w:ascii="Calibri" w:eastAsia="Times New Roman" w:hAnsi="Calibri" w:cs="Times New Roman"/>
                  <w:b/>
                  <w:bCs/>
                  <w:color w:val="000000"/>
                </w:rPr>
                <w:t>12</w:t>
              </w:r>
            </w:ins>
          </w:p>
        </w:tc>
      </w:tr>
      <w:tr w:rsidR="004106F7"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First-order</w:t>
            </w:r>
            <w:r w:rsidRPr="0032059E">
              <w:rPr>
                <w:rFonts w:ascii="Calibri" w:eastAsia="Times New Roman" w:hAnsi="Calibri" w:cs="Times New Roman"/>
              </w:rPr>
              <w:t xml:space="preserve"> regular or irregular waves</w:t>
            </w:r>
          </w:p>
        </w:tc>
        <w:tc>
          <w:tcPr>
            <w:tcW w:w="960" w:type="dxa"/>
            <w:tcBorders>
              <w:top w:val="nil"/>
              <w:left w:val="nil"/>
              <w:bottom w:val="nil"/>
              <w:right w:val="nil"/>
            </w:tcBorders>
            <w:shd w:val="clear" w:color="000000" w:fill="FFFFFF"/>
            <w:noWrap/>
            <w:vAlign w:val="bottom"/>
            <w:hideMark/>
          </w:tcPr>
          <w:p w14:paraId="2164B11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4106F7" w:rsidRPr="0032059E" w:rsidRDefault="004106F7"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4106F7" w:rsidRPr="0032059E" w:rsidRDefault="004106F7"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77777777" w:rsidR="004106F7" w:rsidRPr="00B214CB"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Pr>
                <w:rFonts w:ascii="Calibri" w:eastAsia="Times New Roman" w:hAnsi="Calibri" w:cs="Times New Roman"/>
              </w:rPr>
              <w:t>via</w:t>
            </w:r>
            <w:r w:rsidRPr="0032059E">
              <w:rPr>
                <w:rFonts w:ascii="Calibri" w:eastAsia="Times New Roman" w:hAnsi="Calibri" w:cs="Times New Roman"/>
              </w:rPr>
              <w:t xml:space="preserve"> WAMIT)</w:t>
            </w:r>
          </w:p>
        </w:tc>
        <w:tc>
          <w:tcPr>
            <w:tcW w:w="960" w:type="dxa"/>
            <w:tcBorders>
              <w:top w:val="nil"/>
              <w:left w:val="nil"/>
              <w:bottom w:val="nil"/>
              <w:right w:val="nil"/>
            </w:tcBorders>
            <w:shd w:val="clear" w:color="000000" w:fill="FFFFFF"/>
            <w:noWrap/>
            <w:vAlign w:val="bottom"/>
            <w:hideMark/>
          </w:tcPr>
          <w:p w14:paraId="2164B15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4106F7" w:rsidRPr="0032059E" w:rsidRDefault="004106F7"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 and sum-frequency potential-flow terms (via WAMIT)</w:t>
            </w:r>
          </w:p>
        </w:tc>
        <w:tc>
          <w:tcPr>
            <w:tcW w:w="960" w:type="dxa"/>
            <w:tcBorders>
              <w:top w:val="nil"/>
              <w:left w:val="nil"/>
              <w:bottom w:val="nil"/>
              <w:right w:val="nil"/>
            </w:tcBorders>
            <w:shd w:val="clear" w:color="000000" w:fill="FFFFFF"/>
            <w:noWrap/>
            <w:vAlign w:val="bottom"/>
            <w:hideMark/>
          </w:tcPr>
          <w:p w14:paraId="2164B155"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4106F7" w:rsidRPr="0032059E" w:rsidRDefault="004106F7"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Quasi-steady and dynamic surface-ice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143DA01C" w:rsidR="004A0A8F" w:rsidRPr="0032059E" w:rsidRDefault="004A0A8F"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22" w:author="Bonnie Jonkman" w:date="2015-06-11T14:13:00Z">
              <w:r w:rsidR="001A5D50" w:rsidDel="00F22E64">
                <w:rPr>
                  <w:rFonts w:ascii="Calibri" w:eastAsia="Times New Roman" w:hAnsi="Calibri" w:cs="Times New Roman"/>
                  <w:b/>
                  <w:bCs/>
                  <w:color w:val="000000"/>
                </w:rPr>
                <w:delText>10</w:delText>
              </w:r>
            </w:del>
            <w:ins w:id="123" w:author="Bonnie Jonkman" w:date="2015-06-11T14:13:00Z">
              <w:r w:rsidR="00F22E64">
                <w:rPr>
                  <w:rFonts w:ascii="Calibri" w:eastAsia="Times New Roman" w:hAnsi="Calibri" w:cs="Times New Roman"/>
                  <w:b/>
                  <w:bCs/>
                  <w:color w:val="000000"/>
                </w:rPr>
                <w:t>12</w:t>
              </w:r>
            </w:ins>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42AF1D79" w:rsidR="00725E3F" w:rsidRPr="001C051D" w:rsidRDefault="00725E3F" w:rsidP="00AB4AC5">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MoorDyn, and FEAMooring</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3FDCAABB"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del w:id="124" w:author="Bonnie Jonkman" w:date="2015-06-11T14:13:00Z">
              <w:r w:rsidR="001A5D50" w:rsidDel="00F22E64">
                <w:rPr>
                  <w:rFonts w:ascii="Calibri" w:eastAsia="Times New Roman" w:hAnsi="Calibri" w:cs="Times New Roman"/>
                  <w:b/>
                  <w:bCs/>
                  <w:color w:val="000000"/>
                </w:rPr>
                <w:delText>10</w:delText>
              </w:r>
            </w:del>
            <w:ins w:id="125" w:author="Bonnie Jonkman" w:date="2015-06-11T14:13:00Z">
              <w:r w:rsidR="00F22E64">
                <w:rPr>
                  <w:rFonts w:ascii="Calibri" w:eastAsia="Times New Roman" w:hAnsi="Calibri" w:cs="Times New Roman"/>
                  <w:b/>
                  <w:bCs/>
                  <w:color w:val="000000"/>
                </w:rPr>
                <w:t>12</w:t>
              </w:r>
            </w:ins>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6F84C78D"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w:t>
            </w:r>
            <w:del w:id="126" w:author="Bonnie Jonkman" w:date="2015-04-22T12:35:00Z">
              <w:r w:rsidR="001A5D50" w:rsidDel="009B7C07">
                <w:rPr>
                  <w:rFonts w:ascii="Calibri" w:eastAsia="Times New Roman" w:hAnsi="Calibri" w:cs="Times New Roman"/>
                  <w:b/>
                  <w:bCs/>
                  <w:color w:val="000000"/>
                </w:rPr>
                <w:delText>0</w:delText>
              </w:r>
            </w:del>
            <w:ins w:id="127" w:author="Bonnie Jonkman" w:date="2015-06-11T14:13:00Z">
              <w:r w:rsidR="00F22E64">
                <w:rPr>
                  <w:rFonts w:ascii="Calibri" w:eastAsia="Times New Roman" w:hAnsi="Calibri" w:cs="Times New Roman"/>
                  <w:b/>
                  <w:bCs/>
                  <w:color w:val="000000"/>
                </w:rPr>
                <w:t>2</w:t>
              </w:r>
            </w:ins>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ins w:id="128" w:author="Bonnie Jonkman" w:date="2015-04-22T12:35:00Z"/>
        </w:trPr>
        <w:tc>
          <w:tcPr>
            <w:tcW w:w="7060" w:type="dxa"/>
            <w:tcBorders>
              <w:top w:val="nil"/>
              <w:left w:val="single" w:sz="8" w:space="0" w:color="auto"/>
              <w:bottom w:val="nil"/>
              <w:right w:val="nil"/>
            </w:tcBorders>
            <w:shd w:val="clear" w:color="000000" w:fill="BFBFBF"/>
            <w:noWrap/>
            <w:vAlign w:val="bottom"/>
          </w:tcPr>
          <w:p w14:paraId="426CC4B7" w14:textId="0565B713" w:rsidR="009B7C07" w:rsidRPr="001C051D" w:rsidRDefault="009B7C07" w:rsidP="001C051D">
            <w:pPr>
              <w:spacing w:after="0" w:line="240" w:lineRule="auto"/>
              <w:rPr>
                <w:ins w:id="129" w:author="Bonnie Jonkman" w:date="2015-04-22T12:35:00Z"/>
                <w:rFonts w:ascii="Calibri" w:eastAsia="Times New Roman" w:hAnsi="Calibri" w:cs="Times New Roman"/>
                <w:color w:val="000000"/>
              </w:rPr>
            </w:pPr>
            <w:ins w:id="130" w:author="Bonnie Jonkman" w:date="2015-04-22T12:35:00Z">
              <w:r w:rsidRPr="001C051D">
                <w:rPr>
                  <w:rFonts w:ascii="Calibri" w:eastAsia="Times New Roman" w:hAnsi="Calibri" w:cs="Times New Roman"/>
                  <w:color w:val="000000"/>
                </w:rPr>
                <w:t xml:space="preserve">•  </w:t>
              </w:r>
              <w:r>
                <w:rPr>
                  <w:rFonts w:ascii="Calibri" w:eastAsia="Times New Roman" w:hAnsi="Calibri" w:cs="Times New Roman"/>
                  <w:color w:val="000000"/>
                </w:rPr>
                <w:t>Restart capability</w:t>
              </w:r>
            </w:ins>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ins w:id="131" w:author="Bonnie Jonkman" w:date="2015-04-22T12:35:00Z"/>
                <w:rFonts w:ascii="Wingdings" w:eastAsia="Times New Roman" w:hAnsi="Wingdings" w:cs="Times New Roman"/>
                <w:color w:val="000000"/>
              </w:rPr>
            </w:pPr>
            <w:ins w:id="132" w:author="Bonnie Jonkman" w:date="2015-04-22T12:35:00Z">
              <w:r w:rsidRPr="001C051D">
                <w:rPr>
                  <w:rFonts w:ascii="Calibri" w:eastAsia="Times New Roman" w:hAnsi="Calibri" w:cs="Times New Roman"/>
                  <w:color w:val="000000"/>
                </w:rPr>
                <w:t> </w:t>
              </w:r>
            </w:ins>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ins w:id="133" w:author="Bonnie Jonkman" w:date="2015-04-22T12:35:00Z"/>
                <w:rFonts w:ascii="Wingdings" w:eastAsia="Times New Roman" w:hAnsi="Wingdings" w:cs="Times New Roman"/>
              </w:rPr>
            </w:pPr>
            <w:ins w:id="134" w:author="Bonnie Jonkman" w:date="2015-04-22T12:35:00Z">
              <w:r w:rsidRPr="001C051D">
                <w:rPr>
                  <w:rFonts w:ascii="Wingdings" w:eastAsia="Times New Roman" w:hAnsi="Wingdings" w:cs="Times New Roman"/>
                </w:rPr>
                <w:t></w:t>
              </w:r>
            </w:ins>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012AB918" w:rsidR="004A0A8F" w:rsidRPr="001C051D" w:rsidRDefault="004A0A8F" w:rsidP="00A037C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del w:id="135" w:author="Bonnie Jonkman" w:date="2015-06-11T14:07:00Z">
              <w:r w:rsidR="008F3D10" w:rsidRPr="00AC31AB" w:rsidDel="00A037C3">
                <w:rPr>
                  <w:rStyle w:val="FootnoteReference"/>
                  <w:rFonts w:eastAsia="Times New Roman" w:cs="Times New Roman"/>
                  <w:color w:val="000000"/>
                </w:rPr>
                <w:footnoteReference w:id="5"/>
              </w:r>
            </w:del>
          </w:p>
        </w:tc>
      </w:tr>
    </w:tbl>
    <w:p w14:paraId="2164B220" w14:textId="77777777" w:rsidR="008274A4" w:rsidRDefault="00CA74B5" w:rsidP="00992CCA">
      <w:pPr>
        <w:pStyle w:val="Heading1"/>
        <w:rPr>
          <w:ins w:id="138" w:author="Bonnie Jonkman" w:date="2015-04-15T12:42:00Z"/>
        </w:rPr>
      </w:pPr>
      <w:bookmarkStart w:id="139" w:name="_Ref412116144"/>
      <w:bookmarkStart w:id="140" w:name="_Toc427740960"/>
      <w:r>
        <w:t>Major changes</w:t>
      </w:r>
      <w:r w:rsidR="008274A4">
        <w:t xml:space="preserve"> in FAST</w:t>
      </w:r>
      <w:bookmarkEnd w:id="139"/>
      <w:bookmarkEnd w:id="140"/>
    </w:p>
    <w:p w14:paraId="7FB9A931" w14:textId="7F56270E" w:rsidR="00B92E37" w:rsidRDefault="00B92E37" w:rsidP="00B92E37">
      <w:pPr>
        <w:pStyle w:val="Heading2"/>
        <w:rPr>
          <w:ins w:id="141" w:author="Bonnie Jonkman" w:date="2015-04-15T12:42:00Z"/>
        </w:rPr>
      </w:pPr>
      <w:bookmarkStart w:id="142" w:name="_Toc427740961"/>
      <w:ins w:id="143" w:author="Bonnie Jonkman" w:date="2015-04-15T12:42:00Z">
        <w:r>
          <w:t>v8.1</w:t>
        </w:r>
      </w:ins>
      <w:ins w:id="144" w:author="Bonnie Jonkman" w:date="2015-06-06T16:56:00Z">
        <w:r w:rsidR="001A0C92">
          <w:t>2</w:t>
        </w:r>
      </w:ins>
      <w:ins w:id="145" w:author="Bonnie Jonkman" w:date="2015-04-15T12:42:00Z">
        <w:r>
          <w:t>.00a-bjj</w:t>
        </w:r>
        <w:bookmarkEnd w:id="142"/>
      </w:ins>
    </w:p>
    <w:p w14:paraId="31E3881B" w14:textId="740E23AA" w:rsidR="00B92E37" w:rsidRDefault="00B92E37" w:rsidP="00B92E37">
      <w:pPr>
        <w:pStyle w:val="ListParagraph"/>
        <w:numPr>
          <w:ilvl w:val="0"/>
          <w:numId w:val="6"/>
        </w:numPr>
        <w:rPr>
          <w:ins w:id="146" w:author="Bonnie Jonkman" w:date="2015-04-24T10:07:00Z"/>
        </w:rPr>
      </w:pPr>
      <w:ins w:id="147" w:author="Bonnie Jonkman" w:date="2015-04-15T12:43:00Z">
        <w:r>
          <w:t>We added checkpoint-restart capability.</w:t>
        </w:r>
      </w:ins>
    </w:p>
    <w:p w14:paraId="08A5DF33" w14:textId="5E705EBF" w:rsidR="00DF0A19" w:rsidRDefault="00DF0A19" w:rsidP="00B92E37">
      <w:pPr>
        <w:pStyle w:val="ListParagraph"/>
        <w:numPr>
          <w:ilvl w:val="0"/>
          <w:numId w:val="6"/>
        </w:numPr>
        <w:rPr>
          <w:ins w:id="148" w:author="Bonnie Jonkman" w:date="2015-08-18T12:18:00Z"/>
        </w:rPr>
      </w:pPr>
      <w:ins w:id="149" w:author="Bonnie Jonkman" w:date="2015-04-24T10:07:00Z">
        <w:r>
          <w:t>InflowWind now has its own input file and is a module in the FAST glue code instead of a submodule in AeroDyn.</w:t>
        </w:r>
      </w:ins>
    </w:p>
    <w:p w14:paraId="04099543" w14:textId="3B48F201" w:rsidR="00BE1CEA" w:rsidRDefault="00BE1CEA" w:rsidP="00B92E37">
      <w:pPr>
        <w:pStyle w:val="ListParagraph"/>
        <w:numPr>
          <w:ilvl w:val="0"/>
          <w:numId w:val="6"/>
        </w:numPr>
        <w:rPr>
          <w:ins w:id="150" w:author="Bonnie Jonkman" w:date="2015-08-18T12:18:00Z"/>
        </w:rPr>
      </w:pPr>
      <w:ins w:id="151" w:author="Bonnie Jonkman" w:date="2015-08-18T12:18:00Z">
        <w:r>
          <w:t>Added HAWC-format wind files to InflowWind</w:t>
        </w:r>
      </w:ins>
    </w:p>
    <w:p w14:paraId="7EAFD9F1" w14:textId="5195605F" w:rsidR="00BE1CEA" w:rsidRDefault="00BE1CEA" w:rsidP="00B92E37">
      <w:pPr>
        <w:pStyle w:val="ListParagraph"/>
        <w:numPr>
          <w:ilvl w:val="0"/>
          <w:numId w:val="6"/>
        </w:numPr>
        <w:rPr>
          <w:ins w:id="152" w:author="Bonnie Jonkman" w:date="2015-06-06T16:56:00Z"/>
        </w:rPr>
      </w:pPr>
      <w:ins w:id="153" w:author="Bonnie Jonkman" w:date="2015-08-18T12:18:00Z">
        <w:r>
          <w:t xml:space="preserve">Added integrations for </w:t>
        </w:r>
      </w:ins>
      <w:ins w:id="154" w:author="Bonnie Jonkman" w:date="2015-08-18T12:19:00Z">
        <w:r>
          <w:t xml:space="preserve">the </w:t>
        </w:r>
      </w:ins>
      <w:ins w:id="155" w:author="Bonnie Jonkman" w:date="2015-08-18T12:18:00Z">
        <w:r>
          <w:t>FAST v8-OpenFOAM interface</w:t>
        </w:r>
      </w:ins>
    </w:p>
    <w:p w14:paraId="27254C28" w14:textId="5F3FF6B0" w:rsidR="001A0C92" w:rsidRDefault="001A0C92" w:rsidP="00B92E37">
      <w:pPr>
        <w:pStyle w:val="ListParagraph"/>
        <w:numPr>
          <w:ilvl w:val="0"/>
          <w:numId w:val="6"/>
        </w:numPr>
        <w:rPr>
          <w:ins w:id="156" w:author="Bonnie Jonkman" w:date="2015-08-04T13:58:00Z"/>
        </w:rPr>
      </w:pPr>
      <w:ins w:id="157" w:author="Bonnie Jonkman" w:date="2015-06-06T16:56:00Z">
        <w:r>
          <w:t>We added AeroDyn v15 in addition to AeroDyn 14. We will remove AeroDyn v14 after AeroDyn v15</w:t>
        </w:r>
      </w:ins>
      <w:ins w:id="158" w:author="Bonnie Jonkman" w:date="2015-06-06T16:57:00Z">
        <w:r>
          <w:t xml:space="preserve"> is deemed a suitable replacement</w:t>
        </w:r>
      </w:ins>
      <w:ins w:id="159" w:author="Bonnie Jonkman" w:date="2015-06-06T16:58:00Z">
        <w:r>
          <w:t xml:space="preserve"> for it</w:t>
        </w:r>
      </w:ins>
      <w:ins w:id="160" w:author="Bonnie Jonkman" w:date="2015-06-06T16:56:00Z">
        <w:r>
          <w:t>.</w:t>
        </w:r>
      </w:ins>
    </w:p>
    <w:p w14:paraId="592A9D3E" w14:textId="2DEC3564" w:rsidR="005D2AF6" w:rsidRDefault="004E202C">
      <w:pPr>
        <w:pStyle w:val="ListParagraph"/>
        <w:numPr>
          <w:ilvl w:val="1"/>
          <w:numId w:val="6"/>
        </w:numPr>
        <w:rPr>
          <w:ins w:id="161" w:author="Bonnie Jonkman" w:date="2015-06-11T14:10:00Z"/>
        </w:rPr>
        <w:pPrChange w:id="162" w:author="Bonnie Jonkman" w:date="2015-08-04T13:58:00Z">
          <w:pPr>
            <w:pStyle w:val="ListParagraph"/>
            <w:numPr>
              <w:numId w:val="6"/>
            </w:numPr>
            <w:ind w:left="1080" w:hanging="720"/>
          </w:pPr>
        </w:pPrChange>
      </w:pPr>
      <w:ins w:id="163" w:author="Bonnie Jonkman" w:date="2015-08-19T09:49:00Z">
        <w:r>
          <w:t>Some text here</w:t>
        </w:r>
      </w:ins>
      <w:ins w:id="164" w:author="Bonnie Jonkman" w:date="2015-08-04T13:58:00Z">
        <w:r w:rsidR="005D2AF6">
          <w:t xml:space="preserve"> about the pitch axis in ElastoDyn not being used with AeroDyn 15…</w:t>
        </w:r>
      </w:ins>
    </w:p>
    <w:p w14:paraId="00BEF436" w14:textId="27B216F1" w:rsidR="008307EF" w:rsidRDefault="008307EF" w:rsidP="00B92E37">
      <w:pPr>
        <w:pStyle w:val="ListParagraph"/>
        <w:numPr>
          <w:ilvl w:val="0"/>
          <w:numId w:val="6"/>
        </w:numPr>
        <w:rPr>
          <w:ins w:id="165" w:author="Bonnie Jonkman" w:date="2015-06-11T14:11:00Z"/>
        </w:rPr>
      </w:pPr>
      <w:ins w:id="166" w:author="Bonnie Jonkman" w:date="2015-06-11T14:10:00Z">
        <w:r>
          <w:t>The issue with compiling/running offshore cases with gfortran has been fixed. All certification tests now run with the gfortran executable (though it will produce different random waves).</w:t>
        </w:r>
      </w:ins>
    </w:p>
    <w:p w14:paraId="2A377BB8" w14:textId="2D91FB8A" w:rsidR="005416DF" w:rsidRDefault="005416DF" w:rsidP="00B92E37">
      <w:pPr>
        <w:pStyle w:val="ListParagraph"/>
        <w:numPr>
          <w:ilvl w:val="0"/>
          <w:numId w:val="6"/>
        </w:numPr>
        <w:rPr>
          <w:ins w:id="167" w:author="Bonnie Jonkman" w:date="2015-06-11T14:13:00Z"/>
        </w:rPr>
      </w:pPr>
      <w:ins w:id="168" w:author="Bonnie Jonkman" w:date="2015-06-11T14:11:00Z">
        <w:r>
          <w:t>BeamDyn</w:t>
        </w:r>
      </w:ins>
    </w:p>
    <w:p w14:paraId="088DD154" w14:textId="43A446A7" w:rsidR="00E50828" w:rsidRDefault="00E50828" w:rsidP="00B92E37">
      <w:pPr>
        <w:pStyle w:val="ListParagraph"/>
        <w:numPr>
          <w:ilvl w:val="0"/>
          <w:numId w:val="6"/>
        </w:numPr>
        <w:rPr>
          <w:ins w:id="169" w:author="Bonnie Jonkman" w:date="2015-04-15T12:43:00Z"/>
        </w:rPr>
      </w:pPr>
      <w:ins w:id="170" w:author="Bonnie Jonkman" w:date="2015-06-11T14:13:00Z">
        <w:r>
          <w:t>MoorDyn validated</w:t>
        </w:r>
      </w:ins>
    </w:p>
    <w:p w14:paraId="6BAFDADF" w14:textId="59C9087B" w:rsidR="004106F7" w:rsidRDefault="004E202C" w:rsidP="004106F7">
      <w:pPr>
        <w:pStyle w:val="ListParagraph"/>
        <w:numPr>
          <w:ilvl w:val="0"/>
          <w:numId w:val="6"/>
        </w:numPr>
      </w:pPr>
      <w:ins w:id="171" w:author="Bonnie Jonkman" w:date="2015-08-19T09:49:00Z">
        <w:r>
          <w:t>FAST v8 officially released under the Apache 2.0 license.</w:t>
        </w:r>
      </w:ins>
      <w:bookmarkStart w:id="172" w:name="_GoBack"/>
      <w:bookmarkEnd w:id="172"/>
    </w:p>
    <w:p w14:paraId="546C8C5B" w14:textId="270F8F88" w:rsidR="004106F7" w:rsidRDefault="004106F7" w:rsidP="0015373F">
      <w:pPr>
        <w:pStyle w:val="Caption"/>
        <w:keepNext/>
        <w:ind w:left="360"/>
        <w:jc w:val="center"/>
      </w:pPr>
      <w:r>
        <w:lastRenderedPageBreak/>
        <w:t xml:space="preserve">Table </w:t>
      </w:r>
      <w:fldSimple w:instr=" SEQ Table \* ARABIC ">
        <w:r>
          <w:rPr>
            <w:noProof/>
          </w:rPr>
          <w:t>2</w:t>
        </w:r>
      </w:fldSimple>
      <w:r>
        <w:t>: Components in FAST v8.1</w:t>
      </w:r>
      <w:del w:id="173" w:author="Bonnie Jonkman" w:date="2015-07-09T12:38:00Z">
        <w:r w:rsidDel="004106F7">
          <w:delText>0</w:delText>
        </w:r>
      </w:del>
      <w:ins w:id="174" w:author="Bonnie Jonkman" w:date="2015-07-09T12:38:00Z">
        <w:r>
          <w:t>2</w:t>
        </w:r>
      </w:ins>
      <w:r>
        <w:t>.00a-bjj</w:t>
      </w:r>
    </w:p>
    <w:tbl>
      <w:tblPr>
        <w:tblStyle w:val="LightList-Accent1"/>
        <w:tblW w:w="0" w:type="auto"/>
        <w:jc w:val="center"/>
        <w:tblLook w:val="04A0" w:firstRow="1" w:lastRow="0" w:firstColumn="1" w:lastColumn="0" w:noHBand="0" w:noVBand="1"/>
      </w:tblPr>
      <w:tblGrid>
        <w:gridCol w:w="2485"/>
        <w:gridCol w:w="2421"/>
        <w:gridCol w:w="2795"/>
      </w:tblGrid>
      <w:tr w:rsidR="004106F7" w14:paraId="57447F93" w14:textId="77777777" w:rsidTr="0015373F">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635155C0" w14:textId="77777777" w:rsidR="004106F7" w:rsidRDefault="004106F7" w:rsidP="0015373F">
            <w:pPr>
              <w:rPr>
                <w:b w:val="0"/>
                <w:bCs w:val="0"/>
                <w:color w:val="auto"/>
              </w:rPr>
            </w:pPr>
            <w:r>
              <w:t>Component</w:t>
            </w:r>
          </w:p>
        </w:tc>
        <w:tc>
          <w:tcPr>
            <w:tcW w:w="0" w:type="auto"/>
            <w:tcBorders>
              <w:bottom w:val="single" w:sz="8" w:space="0" w:color="4F81BD" w:themeColor="accent1"/>
            </w:tcBorders>
          </w:tcPr>
          <w:p w14:paraId="425386A9"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1961C80E"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p>
        </w:tc>
      </w:tr>
      <w:tr w:rsidR="004106F7" w14:paraId="12791395"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79DF16F8" w14:textId="77777777" w:rsidR="004106F7" w:rsidRPr="00405A94" w:rsidRDefault="004106F7" w:rsidP="0015373F">
            <w:r w:rsidRPr="00405A94">
              <w:t>Modules</w:t>
            </w:r>
          </w:p>
        </w:tc>
        <w:tc>
          <w:tcPr>
            <w:tcW w:w="0" w:type="auto"/>
            <w:shd w:val="clear" w:color="auto" w:fill="B8CCE4" w:themeFill="accent1" w:themeFillTint="66"/>
          </w:tcPr>
          <w:p w14:paraId="7E812FDC"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D161038"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r>
              <w:t xml:space="preserve">ModName </w:t>
            </w:r>
            <w:r w:rsidRPr="00F2770C">
              <w:rPr>
                <w:sz w:val="16"/>
              </w:rPr>
              <w:t>(</w:t>
            </w:r>
            <w:r>
              <w:rPr>
                <w:sz w:val="16"/>
              </w:rPr>
              <w:t>for o</w:t>
            </w:r>
            <w:r w:rsidRPr="00F2770C">
              <w:rPr>
                <w:sz w:val="16"/>
              </w:rPr>
              <w:t>utput file</w:t>
            </w:r>
            <w:r>
              <w:rPr>
                <w:sz w:val="16"/>
              </w:rPr>
              <w:t>s</w:t>
            </w:r>
            <w:r w:rsidRPr="00F2770C">
              <w:rPr>
                <w:sz w:val="16"/>
              </w:rPr>
              <w:t>)</w:t>
            </w:r>
          </w:p>
        </w:tc>
      </w:tr>
      <w:tr w:rsidR="004106F7" w14:paraId="0C7A5EA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9F0E96F" w14:textId="77777777" w:rsidR="004106F7" w:rsidRPr="00405A94" w:rsidRDefault="004106F7" w:rsidP="0015373F">
            <w:pPr>
              <w:rPr>
                <w:b w:val="0"/>
              </w:rPr>
            </w:pPr>
            <w:r w:rsidRPr="00405A94">
              <w:rPr>
                <w:b w:val="0"/>
              </w:rPr>
              <w:t>ElastoDyn</w:t>
            </w:r>
          </w:p>
        </w:tc>
        <w:tc>
          <w:tcPr>
            <w:tcW w:w="2421" w:type="dxa"/>
          </w:tcPr>
          <w:p w14:paraId="3A382AE8"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175" w:author="Bonnie Jonkman" w:date="2015-07-09T12:39:00Z">
                  <w:rPr/>
                </w:rPrChange>
              </w:rPr>
            </w:pPr>
            <w:r w:rsidRPr="004106F7">
              <w:rPr>
                <w:highlight w:val="yellow"/>
                <w:rPrChange w:id="176" w:author="Bonnie Jonkman" w:date="2015-07-09T12:39:00Z">
                  <w:rPr/>
                </w:rPrChange>
              </w:rPr>
              <w:t>v1.02.00a-bjj</w:t>
            </w:r>
          </w:p>
        </w:tc>
        <w:tc>
          <w:tcPr>
            <w:tcW w:w="2795" w:type="dxa"/>
          </w:tcPr>
          <w:p w14:paraId="17D2C91F"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ED</w:t>
            </w:r>
          </w:p>
        </w:tc>
      </w:tr>
      <w:tr w:rsidR="004106F7" w14:paraId="737D4502"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177" w:author="Bonnie Jonkman" w:date="2015-07-09T12:38:00Z"/>
        </w:trPr>
        <w:tc>
          <w:tcPr>
            <w:cnfStyle w:val="001000000000" w:firstRow="0" w:lastRow="0" w:firstColumn="1" w:lastColumn="0" w:oddVBand="0" w:evenVBand="0" w:oddHBand="0" w:evenHBand="0" w:firstRowFirstColumn="0" w:firstRowLastColumn="0" w:lastRowFirstColumn="0" w:lastRowLastColumn="0"/>
            <w:tcW w:w="0" w:type="auto"/>
          </w:tcPr>
          <w:p w14:paraId="4C3E516E" w14:textId="27CD42A8" w:rsidR="004106F7" w:rsidRPr="004106F7" w:rsidRDefault="004106F7" w:rsidP="0015373F">
            <w:pPr>
              <w:rPr>
                <w:ins w:id="178" w:author="Bonnie Jonkman" w:date="2015-07-09T12:38:00Z"/>
                <w:b w:val="0"/>
                <w:rPrChange w:id="179" w:author="Bonnie Jonkman" w:date="2015-07-09T12:39:00Z">
                  <w:rPr>
                    <w:ins w:id="180" w:author="Bonnie Jonkman" w:date="2015-07-09T12:38:00Z"/>
                  </w:rPr>
                </w:rPrChange>
              </w:rPr>
            </w:pPr>
            <w:ins w:id="181" w:author="Bonnie Jonkman" w:date="2015-07-09T12:38:00Z">
              <w:r w:rsidRPr="004106F7">
                <w:t>BeamDyn</w:t>
              </w:r>
            </w:ins>
          </w:p>
        </w:tc>
        <w:tc>
          <w:tcPr>
            <w:tcW w:w="2421" w:type="dxa"/>
          </w:tcPr>
          <w:p w14:paraId="0DC6CF0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ins w:id="182" w:author="Bonnie Jonkman" w:date="2015-07-09T12:38:00Z"/>
                <w:highlight w:val="yellow"/>
                <w:rPrChange w:id="183" w:author="Bonnie Jonkman" w:date="2015-07-09T12:39:00Z">
                  <w:rPr>
                    <w:ins w:id="184" w:author="Bonnie Jonkman" w:date="2015-07-09T12:38:00Z"/>
                  </w:rPr>
                </w:rPrChange>
              </w:rPr>
            </w:pPr>
          </w:p>
        </w:tc>
        <w:tc>
          <w:tcPr>
            <w:tcW w:w="2795" w:type="dxa"/>
          </w:tcPr>
          <w:p w14:paraId="1F008F11" w14:textId="4FCA01E5"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rPr>
                <w:ins w:id="185" w:author="Bonnie Jonkman" w:date="2015-07-09T12:38:00Z"/>
              </w:rPr>
            </w:pPr>
            <w:ins w:id="186" w:author="Bonnie Jonkman" w:date="2015-07-09T12:39:00Z">
              <w:r>
                <w:t>BD</w:t>
              </w:r>
            </w:ins>
          </w:p>
        </w:tc>
      </w:tr>
      <w:tr w:rsidR="004106F7" w14:paraId="299BF96E"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8D6BC8" w14:textId="0A6329BA" w:rsidR="004106F7" w:rsidRPr="00405A94" w:rsidRDefault="004106F7" w:rsidP="0015373F">
            <w:pPr>
              <w:rPr>
                <w:b w:val="0"/>
              </w:rPr>
            </w:pPr>
            <w:r w:rsidRPr="00405A94">
              <w:rPr>
                <w:b w:val="0"/>
              </w:rPr>
              <w:t>AeroDyn</w:t>
            </w:r>
            <w:ins w:id="187" w:author="Bonnie Jonkman" w:date="2015-07-09T12:39:00Z">
              <w:r>
                <w:rPr>
                  <w:b w:val="0"/>
                </w:rPr>
                <w:t>14</w:t>
              </w:r>
            </w:ins>
          </w:p>
        </w:tc>
        <w:tc>
          <w:tcPr>
            <w:tcW w:w="2421" w:type="dxa"/>
          </w:tcPr>
          <w:p w14:paraId="456CA5F5"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188" w:author="Bonnie Jonkman" w:date="2015-07-09T12:39:00Z">
                  <w:rPr/>
                </w:rPrChange>
              </w:rPr>
            </w:pPr>
            <w:r w:rsidRPr="004106F7">
              <w:rPr>
                <w:highlight w:val="yellow"/>
                <w:rPrChange w:id="189" w:author="Bonnie Jonkman" w:date="2015-07-09T12:39:00Z">
                  <w:rPr/>
                </w:rPrChange>
              </w:rPr>
              <w:t>v14.03.01a-bjj</w:t>
            </w:r>
          </w:p>
        </w:tc>
        <w:tc>
          <w:tcPr>
            <w:tcW w:w="2795" w:type="dxa"/>
          </w:tcPr>
          <w:p w14:paraId="74277AB9"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AD</w:t>
            </w:r>
          </w:p>
        </w:tc>
      </w:tr>
      <w:tr w:rsidR="004106F7" w14:paraId="53903413"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190" w:author="Bonnie Jonkman" w:date="2015-07-09T12:39:00Z"/>
        </w:trPr>
        <w:tc>
          <w:tcPr>
            <w:cnfStyle w:val="001000000000" w:firstRow="0" w:lastRow="0" w:firstColumn="1" w:lastColumn="0" w:oddVBand="0" w:evenVBand="0" w:oddHBand="0" w:evenHBand="0" w:firstRowFirstColumn="0" w:firstRowLastColumn="0" w:lastRowFirstColumn="0" w:lastRowLastColumn="0"/>
            <w:tcW w:w="0" w:type="auto"/>
          </w:tcPr>
          <w:p w14:paraId="5B22D5E4" w14:textId="3A4BD625" w:rsidR="004106F7" w:rsidRPr="004106F7" w:rsidRDefault="004106F7" w:rsidP="0015373F">
            <w:pPr>
              <w:rPr>
                <w:ins w:id="191" w:author="Bonnie Jonkman" w:date="2015-07-09T12:39:00Z"/>
                <w:b w:val="0"/>
                <w:rPrChange w:id="192" w:author="Bonnie Jonkman" w:date="2015-07-09T12:39:00Z">
                  <w:rPr>
                    <w:ins w:id="193" w:author="Bonnie Jonkman" w:date="2015-07-09T12:39:00Z"/>
                  </w:rPr>
                </w:rPrChange>
              </w:rPr>
            </w:pPr>
            <w:ins w:id="194" w:author="Bonnie Jonkman" w:date="2015-07-09T12:39:00Z">
              <w:r>
                <w:rPr>
                  <w:b w:val="0"/>
                </w:rPr>
                <w:t>AeroDyn</w:t>
              </w:r>
            </w:ins>
          </w:p>
        </w:tc>
        <w:tc>
          <w:tcPr>
            <w:tcW w:w="2421" w:type="dxa"/>
          </w:tcPr>
          <w:p w14:paraId="627467C3" w14:textId="057E6E3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ins w:id="195" w:author="Bonnie Jonkman" w:date="2015-07-09T12:39:00Z"/>
                <w:highlight w:val="yellow"/>
                <w:rPrChange w:id="196" w:author="Bonnie Jonkman" w:date="2015-07-09T12:39:00Z">
                  <w:rPr>
                    <w:ins w:id="197" w:author="Bonnie Jonkman" w:date="2015-07-09T12:39:00Z"/>
                  </w:rPr>
                </w:rPrChange>
              </w:rPr>
            </w:pPr>
            <w:ins w:id="198" w:author="Bonnie Jonkman" w:date="2015-07-09T12:39:00Z">
              <w:r w:rsidRPr="004106F7">
                <w:rPr>
                  <w:highlight w:val="yellow"/>
                  <w:rPrChange w:id="199" w:author="Bonnie Jonkman" w:date="2015-07-09T12:39:00Z">
                    <w:rPr/>
                  </w:rPrChange>
                </w:rPr>
                <w:t>V15.00.00a-bjj</w:t>
              </w:r>
            </w:ins>
          </w:p>
        </w:tc>
        <w:tc>
          <w:tcPr>
            <w:tcW w:w="2795" w:type="dxa"/>
          </w:tcPr>
          <w:p w14:paraId="26BD9F2C" w14:textId="5E56F89D"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rPr>
                <w:ins w:id="200" w:author="Bonnie Jonkman" w:date="2015-07-09T12:39:00Z"/>
              </w:rPr>
            </w:pPr>
            <w:ins w:id="201" w:author="Bonnie Jonkman" w:date="2015-07-09T12:39:00Z">
              <w:r>
                <w:t>AD</w:t>
              </w:r>
            </w:ins>
          </w:p>
        </w:tc>
      </w:tr>
      <w:tr w:rsidR="004106F7" w14:paraId="27734611"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FBCABEE" w14:textId="77777777" w:rsidR="004106F7" w:rsidRPr="00405A94" w:rsidRDefault="004106F7" w:rsidP="0015373F">
            <w:pPr>
              <w:rPr>
                <w:b w:val="0"/>
              </w:rPr>
            </w:pPr>
            <w:r w:rsidRPr="00405A94">
              <w:rPr>
                <w:b w:val="0"/>
              </w:rPr>
              <w:t>InflowWind</w:t>
            </w:r>
          </w:p>
        </w:tc>
        <w:tc>
          <w:tcPr>
            <w:tcW w:w="2421" w:type="dxa"/>
          </w:tcPr>
          <w:p w14:paraId="641CA16D" w14:textId="2B67FFB8" w:rsidR="004106F7" w:rsidRPr="004106F7" w:rsidRDefault="004106F7" w:rsidP="004106F7">
            <w:pPr>
              <w:cnfStyle w:val="000000000000" w:firstRow="0" w:lastRow="0" w:firstColumn="0" w:lastColumn="0" w:oddVBand="0" w:evenVBand="0" w:oddHBand="0" w:evenHBand="0" w:firstRowFirstColumn="0" w:firstRowLastColumn="0" w:lastRowFirstColumn="0" w:lastRowLastColumn="0"/>
              <w:rPr>
                <w:highlight w:val="yellow"/>
                <w:rPrChange w:id="202" w:author="Bonnie Jonkman" w:date="2015-07-09T12:39:00Z">
                  <w:rPr/>
                </w:rPrChange>
              </w:rPr>
            </w:pPr>
            <w:r w:rsidRPr="004106F7">
              <w:rPr>
                <w:highlight w:val="yellow"/>
                <w:rPrChange w:id="203" w:author="Bonnie Jonkman" w:date="2015-07-09T12:39:00Z">
                  <w:rPr/>
                </w:rPrChange>
              </w:rPr>
              <w:t>v</w:t>
            </w:r>
            <w:del w:id="204" w:author="Bonnie Jonkman" w:date="2015-07-09T12:39:00Z">
              <w:r w:rsidRPr="004106F7" w:rsidDel="004106F7">
                <w:rPr>
                  <w:highlight w:val="yellow"/>
                  <w:rPrChange w:id="205" w:author="Bonnie Jonkman" w:date="2015-07-09T12:39:00Z">
                    <w:rPr/>
                  </w:rPrChange>
                </w:rPr>
                <w:delText>2</w:delText>
              </w:r>
            </w:del>
            <w:ins w:id="206" w:author="Bonnie Jonkman" w:date="2015-07-09T12:39:00Z">
              <w:r w:rsidRPr="004106F7">
                <w:rPr>
                  <w:highlight w:val="yellow"/>
                  <w:rPrChange w:id="207" w:author="Bonnie Jonkman" w:date="2015-07-09T12:39:00Z">
                    <w:rPr/>
                  </w:rPrChange>
                </w:rPr>
                <w:t>3</w:t>
              </w:r>
            </w:ins>
            <w:r w:rsidRPr="004106F7">
              <w:rPr>
                <w:highlight w:val="yellow"/>
                <w:rPrChange w:id="208" w:author="Bonnie Jonkman" w:date="2015-07-09T12:39:00Z">
                  <w:rPr/>
                </w:rPrChange>
              </w:rPr>
              <w:t>.0</w:t>
            </w:r>
            <w:del w:id="209" w:author="Bonnie Jonkman" w:date="2015-07-09T12:39:00Z">
              <w:r w:rsidRPr="004106F7" w:rsidDel="004106F7">
                <w:rPr>
                  <w:highlight w:val="yellow"/>
                  <w:rPrChange w:id="210" w:author="Bonnie Jonkman" w:date="2015-07-09T12:39:00Z">
                    <w:rPr/>
                  </w:rPrChange>
                </w:rPr>
                <w:delText>1</w:delText>
              </w:r>
            </w:del>
            <w:ins w:id="211" w:author="Bonnie Jonkman" w:date="2015-07-09T12:39:00Z">
              <w:r w:rsidRPr="004106F7">
                <w:rPr>
                  <w:highlight w:val="yellow"/>
                  <w:rPrChange w:id="212" w:author="Bonnie Jonkman" w:date="2015-07-09T12:39:00Z">
                    <w:rPr/>
                  </w:rPrChange>
                </w:rPr>
                <w:t>0</w:t>
              </w:r>
            </w:ins>
            <w:r w:rsidRPr="004106F7">
              <w:rPr>
                <w:highlight w:val="yellow"/>
                <w:rPrChange w:id="213" w:author="Bonnie Jonkman" w:date="2015-07-09T12:39:00Z">
                  <w:rPr/>
                </w:rPrChange>
              </w:rPr>
              <w:t>.00a-bjj</w:t>
            </w:r>
          </w:p>
        </w:tc>
        <w:tc>
          <w:tcPr>
            <w:tcW w:w="2795" w:type="dxa"/>
          </w:tcPr>
          <w:p w14:paraId="3969B5E1"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IfW</w:t>
            </w:r>
          </w:p>
        </w:tc>
      </w:tr>
      <w:tr w:rsidR="004106F7" w14:paraId="6547C6E7"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C53BF0A" w14:textId="77777777" w:rsidR="004106F7" w:rsidRPr="00405A94" w:rsidRDefault="004106F7" w:rsidP="0015373F">
            <w:pPr>
              <w:rPr>
                <w:b w:val="0"/>
              </w:rPr>
            </w:pPr>
            <w:r w:rsidRPr="00405A94">
              <w:rPr>
                <w:b w:val="0"/>
              </w:rPr>
              <w:t>ServoDyn</w:t>
            </w:r>
          </w:p>
        </w:tc>
        <w:tc>
          <w:tcPr>
            <w:tcW w:w="2421" w:type="dxa"/>
          </w:tcPr>
          <w:p w14:paraId="03D49357"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14" w:author="Bonnie Jonkman" w:date="2015-07-09T12:39:00Z">
                  <w:rPr/>
                </w:rPrChange>
              </w:rPr>
            </w:pPr>
            <w:r w:rsidRPr="004106F7">
              <w:rPr>
                <w:highlight w:val="yellow"/>
                <w:rPrChange w:id="215" w:author="Bonnie Jonkman" w:date="2015-07-09T12:39:00Z">
                  <w:rPr/>
                </w:rPrChange>
              </w:rPr>
              <w:t>v1.02.00a-bjj</w:t>
            </w:r>
          </w:p>
        </w:tc>
        <w:tc>
          <w:tcPr>
            <w:tcW w:w="2795" w:type="dxa"/>
          </w:tcPr>
          <w:p w14:paraId="0D2526A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SrvD</w:t>
            </w:r>
          </w:p>
        </w:tc>
      </w:tr>
      <w:tr w:rsidR="004106F7" w14:paraId="4818AB4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DA672A6" w14:textId="77777777" w:rsidR="004106F7" w:rsidRPr="00405A94" w:rsidRDefault="004106F7" w:rsidP="0015373F">
            <w:pPr>
              <w:rPr>
                <w:b w:val="0"/>
              </w:rPr>
            </w:pPr>
            <w:r>
              <w:rPr>
                <w:b w:val="0"/>
              </w:rPr>
              <w:t>TMD (part of ServoDyn)</w:t>
            </w:r>
          </w:p>
        </w:tc>
        <w:tc>
          <w:tcPr>
            <w:tcW w:w="2421" w:type="dxa"/>
          </w:tcPr>
          <w:p w14:paraId="4588FEE8"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
            </w:pPr>
            <w:r w:rsidRPr="004106F7">
              <w:rPr>
                <w:highlight w:val="yellow"/>
                <w:rPrChange w:id="216" w:author="Bonnie Jonkman" w:date="2015-07-09T12:39:00Z">
                  <w:rPr/>
                </w:rPrChange>
              </w:rPr>
              <w:t>v1.00.00-wgl</w:t>
            </w:r>
          </w:p>
        </w:tc>
        <w:tc>
          <w:tcPr>
            <w:tcW w:w="2795" w:type="dxa"/>
          </w:tcPr>
          <w:p w14:paraId="33A7D164"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t>TMD</w:t>
            </w:r>
          </w:p>
        </w:tc>
      </w:tr>
      <w:tr w:rsidR="004106F7" w14:paraId="3385931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56F238C" w14:textId="77777777" w:rsidR="004106F7" w:rsidRPr="00405A94" w:rsidRDefault="004106F7" w:rsidP="0015373F">
            <w:pPr>
              <w:rPr>
                <w:b w:val="0"/>
              </w:rPr>
            </w:pPr>
            <w:r w:rsidRPr="00405A94">
              <w:rPr>
                <w:b w:val="0"/>
              </w:rPr>
              <w:t>HydroDyn</w:t>
            </w:r>
          </w:p>
        </w:tc>
        <w:tc>
          <w:tcPr>
            <w:tcW w:w="2421" w:type="dxa"/>
          </w:tcPr>
          <w:p w14:paraId="43B3958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17" w:author="Bonnie Jonkman" w:date="2015-07-09T12:39:00Z">
                  <w:rPr/>
                </w:rPrChange>
              </w:rPr>
            </w:pPr>
            <w:r w:rsidRPr="004106F7">
              <w:rPr>
                <w:highlight w:val="yellow"/>
                <w:rPrChange w:id="218" w:author="Bonnie Jonkman" w:date="2015-07-09T12:39:00Z">
                  <w:rPr/>
                </w:rPrChange>
              </w:rPr>
              <w:t>v2.02.02a-gjh</w:t>
            </w:r>
          </w:p>
        </w:tc>
        <w:tc>
          <w:tcPr>
            <w:tcW w:w="2795" w:type="dxa"/>
          </w:tcPr>
          <w:p w14:paraId="5B7BB2C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HD</w:t>
            </w:r>
          </w:p>
        </w:tc>
      </w:tr>
      <w:tr w:rsidR="004106F7" w14:paraId="5D7A70F5"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668D8A9" w14:textId="77777777" w:rsidR="004106F7" w:rsidRPr="00473920" w:rsidRDefault="004106F7" w:rsidP="0015373F">
            <w:pPr>
              <w:rPr>
                <w:b w:val="0"/>
              </w:rPr>
            </w:pPr>
            <w:r w:rsidRPr="00473920">
              <w:rPr>
                <w:b w:val="0"/>
              </w:rPr>
              <w:t>SubDyn</w:t>
            </w:r>
          </w:p>
        </w:tc>
        <w:tc>
          <w:tcPr>
            <w:tcW w:w="2421" w:type="dxa"/>
          </w:tcPr>
          <w:p w14:paraId="1F4C962D"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19" w:author="Bonnie Jonkman" w:date="2015-07-09T12:39:00Z">
                  <w:rPr/>
                </w:rPrChange>
              </w:rPr>
            </w:pPr>
            <w:r w:rsidRPr="004106F7">
              <w:rPr>
                <w:highlight w:val="yellow"/>
                <w:rPrChange w:id="220" w:author="Bonnie Jonkman" w:date="2015-07-09T12:39:00Z">
                  <w:rPr/>
                </w:rPrChange>
              </w:rPr>
              <w:t>v1.01.02a-rrd</w:t>
            </w:r>
          </w:p>
        </w:tc>
        <w:tc>
          <w:tcPr>
            <w:tcW w:w="2795" w:type="dxa"/>
          </w:tcPr>
          <w:p w14:paraId="5829FA76"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SD</w:t>
            </w:r>
          </w:p>
        </w:tc>
      </w:tr>
      <w:tr w:rsidR="004106F7" w14:paraId="05710C1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D4C5D04" w14:textId="77777777" w:rsidR="004106F7" w:rsidRPr="00405A94" w:rsidRDefault="004106F7" w:rsidP="0015373F">
            <w:pPr>
              <w:rPr>
                <w:b w:val="0"/>
              </w:rPr>
            </w:pPr>
            <w:r w:rsidRPr="00405A94">
              <w:rPr>
                <w:b w:val="0"/>
              </w:rPr>
              <w:t>MAP</w:t>
            </w:r>
            <w:r>
              <w:rPr>
                <w:b w:val="0"/>
              </w:rPr>
              <w:t>++</w:t>
            </w:r>
          </w:p>
        </w:tc>
        <w:tc>
          <w:tcPr>
            <w:tcW w:w="2421" w:type="dxa"/>
          </w:tcPr>
          <w:p w14:paraId="35993F8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4106F7">
              <w:rPr>
                <w:highlight w:val="yellow"/>
                <w:rPrChange w:id="221" w:author="Bonnie Jonkman" w:date="2015-07-09T12:39:00Z">
                  <w:rPr/>
                </w:rPrChange>
              </w:rPr>
              <w:t>1.10.0rc</w:t>
            </w:r>
          </w:p>
        </w:tc>
        <w:tc>
          <w:tcPr>
            <w:tcW w:w="2795" w:type="dxa"/>
          </w:tcPr>
          <w:p w14:paraId="5326755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MAP</w:t>
            </w:r>
          </w:p>
        </w:tc>
      </w:tr>
      <w:tr w:rsidR="004106F7" w14:paraId="2C3A223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CE879C8" w14:textId="77777777" w:rsidR="004106F7" w:rsidRPr="00405A94" w:rsidRDefault="004106F7" w:rsidP="0015373F">
            <w:pPr>
              <w:rPr>
                <w:b w:val="0"/>
              </w:rPr>
            </w:pPr>
            <w:r w:rsidRPr="00405A94">
              <w:rPr>
                <w:b w:val="0"/>
              </w:rPr>
              <w:t>FEAMooring</w:t>
            </w:r>
          </w:p>
        </w:tc>
        <w:tc>
          <w:tcPr>
            <w:tcW w:w="2421" w:type="dxa"/>
          </w:tcPr>
          <w:p w14:paraId="5D94E1CB"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22" w:author="Bonnie Jonkman" w:date="2015-07-09T12:39:00Z">
                  <w:rPr/>
                </w:rPrChange>
              </w:rPr>
            </w:pPr>
            <w:r w:rsidRPr="004106F7">
              <w:rPr>
                <w:highlight w:val="yellow"/>
                <w:rPrChange w:id="223" w:author="Bonnie Jonkman" w:date="2015-07-09T12:39:00Z">
                  <w:rPr/>
                </w:rPrChange>
              </w:rPr>
              <w:t>v1.01.00-yhb</w:t>
            </w:r>
          </w:p>
        </w:tc>
        <w:tc>
          <w:tcPr>
            <w:tcW w:w="2795" w:type="dxa"/>
          </w:tcPr>
          <w:p w14:paraId="33A7176B"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FEAM</w:t>
            </w:r>
          </w:p>
        </w:tc>
      </w:tr>
      <w:tr w:rsidR="004106F7" w14:paraId="4BE029D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3F5040" w14:textId="77777777" w:rsidR="004106F7" w:rsidRPr="005509D5" w:rsidRDefault="004106F7" w:rsidP="0015373F">
            <w:pPr>
              <w:rPr>
                <w:b w:val="0"/>
              </w:rPr>
            </w:pPr>
            <w:r w:rsidRPr="005509D5">
              <w:rPr>
                <w:b w:val="0"/>
              </w:rPr>
              <w:t>MoorDyn</w:t>
            </w:r>
          </w:p>
        </w:tc>
        <w:tc>
          <w:tcPr>
            <w:tcW w:w="2421" w:type="dxa"/>
          </w:tcPr>
          <w:p w14:paraId="10F690E7"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24" w:author="Bonnie Jonkman" w:date="2015-07-09T12:39:00Z">
                  <w:rPr/>
                </w:rPrChange>
              </w:rPr>
            </w:pPr>
            <w:r w:rsidRPr="004106F7">
              <w:rPr>
                <w:highlight w:val="yellow"/>
                <w:rPrChange w:id="225" w:author="Bonnie Jonkman" w:date="2015-07-09T12:39:00Z">
                  <w:rPr/>
                </w:rPrChange>
              </w:rPr>
              <w:t>v0.9.01-mth</w:t>
            </w:r>
          </w:p>
        </w:tc>
        <w:tc>
          <w:tcPr>
            <w:tcW w:w="2795" w:type="dxa"/>
          </w:tcPr>
          <w:p w14:paraId="5E21A5BD"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MD</w:t>
            </w:r>
          </w:p>
        </w:tc>
      </w:tr>
      <w:tr w:rsidR="004106F7" w14:paraId="73D5B42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1B2D3D5" w14:textId="77777777" w:rsidR="004106F7" w:rsidRPr="00405A94" w:rsidRDefault="004106F7" w:rsidP="0015373F">
            <w:pPr>
              <w:rPr>
                <w:b w:val="0"/>
              </w:rPr>
            </w:pPr>
            <w:r w:rsidRPr="00405A94">
              <w:rPr>
                <w:b w:val="0"/>
              </w:rPr>
              <w:t>IceFloe</w:t>
            </w:r>
          </w:p>
        </w:tc>
        <w:tc>
          <w:tcPr>
            <w:tcW w:w="2421" w:type="dxa"/>
          </w:tcPr>
          <w:p w14:paraId="74757655"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26" w:author="Bonnie Jonkman" w:date="2015-07-09T12:39:00Z">
                  <w:rPr/>
                </w:rPrChange>
              </w:rPr>
            </w:pPr>
            <w:r w:rsidRPr="004106F7">
              <w:rPr>
                <w:highlight w:val="yellow"/>
                <w:rPrChange w:id="227" w:author="Bonnie Jonkman" w:date="2015-07-09T12:39:00Z">
                  <w:rPr/>
                </w:rPrChange>
              </w:rPr>
              <w:t>v1.00.00</w:t>
            </w:r>
          </w:p>
        </w:tc>
        <w:tc>
          <w:tcPr>
            <w:tcW w:w="2795" w:type="dxa"/>
          </w:tcPr>
          <w:p w14:paraId="5949808E"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IceF</w:t>
            </w:r>
          </w:p>
        </w:tc>
      </w:tr>
      <w:tr w:rsidR="004106F7" w14:paraId="3AE245F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86D43F0" w14:textId="77777777" w:rsidR="004106F7" w:rsidRPr="00405A94" w:rsidRDefault="004106F7" w:rsidP="0015373F">
            <w:pPr>
              <w:rPr>
                <w:b w:val="0"/>
              </w:rPr>
            </w:pPr>
            <w:r w:rsidRPr="00405A94">
              <w:rPr>
                <w:b w:val="0"/>
              </w:rPr>
              <w:t>IceDyn</w:t>
            </w:r>
          </w:p>
        </w:tc>
        <w:tc>
          <w:tcPr>
            <w:tcW w:w="2421" w:type="dxa"/>
          </w:tcPr>
          <w:p w14:paraId="42D42D1F"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4106F7">
              <w:rPr>
                <w:highlight w:val="yellow"/>
                <w:rPrChange w:id="228" w:author="Bonnie Jonkman" w:date="2015-07-09T12:39:00Z">
                  <w:rPr/>
                </w:rPrChange>
              </w:rPr>
              <w:t>v1.01.00-by</w:t>
            </w:r>
          </w:p>
        </w:tc>
        <w:tc>
          <w:tcPr>
            <w:tcW w:w="2795" w:type="dxa"/>
          </w:tcPr>
          <w:p w14:paraId="60D3DD6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IceD</w:t>
            </w:r>
          </w:p>
        </w:tc>
      </w:tr>
      <w:tr w:rsidR="004106F7" w:rsidRPr="000F3583" w14:paraId="2436AB6F" w14:textId="77777777" w:rsidTr="0015373F">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15A1C987" w14:textId="77777777" w:rsidR="004106F7" w:rsidRPr="00AC31AB" w:rsidRDefault="004106F7" w:rsidP="0015373F">
            <w:r w:rsidRPr="00AC31AB">
              <w:t>Other Component</w:t>
            </w:r>
            <w:r>
              <w:t>s</w:t>
            </w:r>
          </w:p>
        </w:tc>
        <w:tc>
          <w:tcPr>
            <w:tcW w:w="0" w:type="auto"/>
            <w:shd w:val="clear" w:color="auto" w:fill="B8CCE4" w:themeFill="accent1" w:themeFillTint="66"/>
          </w:tcPr>
          <w:p w14:paraId="7ABD0280"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4015ED20"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r>
      <w:tr w:rsidR="004106F7" w14:paraId="1A69586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05B8DC0" w14:textId="77777777" w:rsidR="004106F7" w:rsidRPr="00405A94" w:rsidRDefault="004106F7" w:rsidP="0015373F">
            <w:pPr>
              <w:rPr>
                <w:b w:val="0"/>
              </w:rPr>
            </w:pPr>
            <w:r w:rsidRPr="00405A94">
              <w:rPr>
                <w:b w:val="0"/>
              </w:rPr>
              <w:t>NWTC Subroutine Library</w:t>
            </w:r>
          </w:p>
        </w:tc>
        <w:tc>
          <w:tcPr>
            <w:tcW w:w="0" w:type="auto"/>
            <w:gridSpan w:val="2"/>
          </w:tcPr>
          <w:p w14:paraId="3359E315" w14:textId="77777777" w:rsidR="004106F7" w:rsidRPr="0015373F"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15373F">
              <w:rPr>
                <w:highlight w:val="yellow"/>
                <w:rPrChange w:id="229" w:author="Bonnie Jonkman" w:date="2015-07-09T12:43:00Z">
                  <w:rPr/>
                </w:rPrChange>
              </w:rPr>
              <w:t>v2.05.02a-bjj</w:t>
            </w:r>
          </w:p>
        </w:tc>
      </w:tr>
      <w:tr w:rsidR="004106F7" w14:paraId="5928AAA2"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671FF20" w14:textId="77777777" w:rsidR="004106F7" w:rsidRPr="00405A94" w:rsidRDefault="004106F7" w:rsidP="0015373F">
            <w:pPr>
              <w:rPr>
                <w:b w:val="0"/>
              </w:rPr>
            </w:pPr>
            <w:r w:rsidRPr="00405A94">
              <w:rPr>
                <w:b w:val="0"/>
              </w:rPr>
              <w:t>FAST Registry</w:t>
            </w:r>
            <w:r w:rsidRPr="00405A94">
              <w:rPr>
                <w:rStyle w:val="FootnoteReference"/>
                <w:b w:val="0"/>
              </w:rPr>
              <w:footnoteReference w:id="6"/>
            </w:r>
          </w:p>
        </w:tc>
        <w:tc>
          <w:tcPr>
            <w:tcW w:w="0" w:type="auto"/>
            <w:gridSpan w:val="2"/>
          </w:tcPr>
          <w:p w14:paraId="6E554AEF" w14:textId="77777777" w:rsidR="004106F7" w:rsidRPr="0015373F"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32" w:author="Bonnie Jonkman" w:date="2015-07-09T12:43:00Z">
                  <w:rPr/>
                </w:rPrChange>
              </w:rPr>
            </w:pPr>
            <w:r w:rsidRPr="0015373F">
              <w:rPr>
                <w:highlight w:val="yellow"/>
                <w:rPrChange w:id="233" w:author="Bonnie Jonkman" w:date="2015-07-09T12:43:00Z">
                  <w:rPr/>
                </w:rPrChange>
              </w:rPr>
              <w:t>v2.05.00</w:t>
            </w:r>
          </w:p>
        </w:tc>
      </w:tr>
      <w:tr w:rsidR="004106F7" w:rsidRPr="000F3583" w14:paraId="73E45F49" w14:textId="77777777" w:rsidTr="0015373F">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0826F3C7" w14:textId="77777777" w:rsidR="004106F7" w:rsidRPr="00AC31AB" w:rsidRDefault="004106F7" w:rsidP="0015373F">
            <w:r>
              <w:t>Third Party Content</w:t>
            </w:r>
          </w:p>
        </w:tc>
        <w:tc>
          <w:tcPr>
            <w:tcW w:w="0" w:type="auto"/>
            <w:shd w:val="clear" w:color="auto" w:fill="B8CCE4" w:themeFill="accent1" w:themeFillTint="66"/>
          </w:tcPr>
          <w:p w14:paraId="5962D47C"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F7E85EB"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r>
      <w:tr w:rsidR="004106F7" w14:paraId="7ED1D148"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B286856" w14:textId="77777777" w:rsidR="004106F7" w:rsidRPr="00405A94" w:rsidRDefault="004106F7" w:rsidP="0015373F">
            <w:pPr>
              <w:rPr>
                <w:b w:val="0"/>
              </w:rPr>
            </w:pPr>
            <w:r w:rsidRPr="00405A94">
              <w:rPr>
                <w:b w:val="0"/>
              </w:rPr>
              <w:t>LAPACK</w:t>
            </w:r>
          </w:p>
        </w:tc>
        <w:tc>
          <w:tcPr>
            <w:tcW w:w="0" w:type="auto"/>
            <w:gridSpan w:val="2"/>
          </w:tcPr>
          <w:p w14:paraId="7837659C"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14:paraId="0041FE9F"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(v3.5.0 compiled with gfortran)</w:t>
            </w:r>
          </w:p>
        </w:tc>
      </w:tr>
      <w:tr w:rsidR="004106F7" w14:paraId="7225B7E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256A7D9" w14:textId="77777777" w:rsidR="004106F7" w:rsidRPr="00405A94" w:rsidRDefault="004106F7" w:rsidP="0015373F">
            <w:pPr>
              <w:rPr>
                <w:b w:val="0"/>
              </w:rPr>
            </w:pPr>
            <w:r w:rsidRPr="00405A94">
              <w:rPr>
                <w:b w:val="0"/>
              </w:rPr>
              <w:t>ScaLAPACK</w:t>
            </w:r>
          </w:p>
        </w:tc>
        <w:tc>
          <w:tcPr>
            <w:tcW w:w="0" w:type="auto"/>
            <w:gridSpan w:val="2"/>
          </w:tcPr>
          <w:p w14:paraId="61721F40" w14:textId="77777777" w:rsidR="004106F7" w:rsidRDefault="004106F7" w:rsidP="0015373F">
            <w:pPr>
              <w:cnfStyle w:val="000000100000" w:firstRow="0" w:lastRow="0" w:firstColumn="0" w:lastColumn="0" w:oddVBand="0" w:evenVBand="0" w:oddHBand="1" w:evenHBand="0" w:firstRowFirstColumn="0" w:firstRowLastColumn="0" w:lastRowFirstColumn="0" w:lastRowLastColumn="0"/>
            </w:pPr>
            <w:r>
              <w:t>2.0.2</w:t>
            </w:r>
          </w:p>
        </w:tc>
      </w:tr>
      <w:tr w:rsidR="004106F7" w14:paraId="30C79243"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C0D416F" w14:textId="77777777" w:rsidR="004106F7" w:rsidRPr="00405A94" w:rsidRDefault="004106F7" w:rsidP="0015373F">
            <w:pPr>
              <w:rPr>
                <w:b w:val="0"/>
              </w:rPr>
            </w:pPr>
            <w:r w:rsidRPr="00405A94">
              <w:rPr>
                <w:b w:val="0"/>
              </w:rPr>
              <w:t>FFTPACK</w:t>
            </w:r>
          </w:p>
        </w:tc>
        <w:tc>
          <w:tcPr>
            <w:tcW w:w="0" w:type="auto"/>
            <w:gridSpan w:val="2"/>
          </w:tcPr>
          <w:p w14:paraId="1394066F"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v4.1</w:t>
            </w:r>
          </w:p>
        </w:tc>
      </w:tr>
      <w:tr w:rsidR="0015373F" w14:paraId="03233F29"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234" w:author="Bonnie Jonkman" w:date="2015-07-09T12:43:00Z"/>
        </w:trPr>
        <w:tc>
          <w:tcPr>
            <w:cnfStyle w:val="001000000000" w:firstRow="0" w:lastRow="0" w:firstColumn="1" w:lastColumn="0" w:oddVBand="0" w:evenVBand="0" w:oddHBand="0" w:evenHBand="0" w:firstRowFirstColumn="0" w:firstRowLastColumn="0" w:lastRowFirstColumn="0" w:lastRowLastColumn="0"/>
            <w:tcW w:w="0" w:type="auto"/>
          </w:tcPr>
          <w:p w14:paraId="55312781" w14:textId="7A3AC46F" w:rsidR="0015373F" w:rsidRPr="0015373F" w:rsidRDefault="0015373F" w:rsidP="0015373F">
            <w:pPr>
              <w:rPr>
                <w:ins w:id="235" w:author="Bonnie Jonkman" w:date="2015-07-09T12:43:00Z"/>
                <w:b w:val="0"/>
                <w:rPrChange w:id="236" w:author="Bonnie Jonkman" w:date="2015-07-09T12:43:00Z">
                  <w:rPr>
                    <w:ins w:id="237" w:author="Bonnie Jonkman" w:date="2015-07-09T12:43:00Z"/>
                  </w:rPr>
                </w:rPrChange>
              </w:rPr>
            </w:pPr>
            <w:ins w:id="238" w:author="Bonnie Jonkman" w:date="2015-07-09T12:43:00Z">
              <w:r w:rsidRPr="0015373F">
                <w:t>FitPack</w:t>
              </w:r>
            </w:ins>
          </w:p>
        </w:tc>
        <w:tc>
          <w:tcPr>
            <w:tcW w:w="0" w:type="auto"/>
            <w:gridSpan w:val="2"/>
          </w:tcPr>
          <w:p w14:paraId="59C55A3A" w14:textId="77777777" w:rsidR="0015373F" w:rsidRDefault="0015373F" w:rsidP="0015373F">
            <w:pPr>
              <w:cnfStyle w:val="000000100000" w:firstRow="0" w:lastRow="0" w:firstColumn="0" w:lastColumn="0" w:oddVBand="0" w:evenVBand="0" w:oddHBand="1" w:evenHBand="0" w:firstRowFirstColumn="0" w:firstRowLastColumn="0" w:lastRowFirstColumn="0" w:lastRowLastColumn="0"/>
              <w:rPr>
                <w:ins w:id="239" w:author="Bonnie Jonkman" w:date="2015-07-09T12:43:00Z"/>
              </w:rPr>
            </w:pPr>
          </w:p>
        </w:tc>
      </w:tr>
    </w:tbl>
    <w:p w14:paraId="7342E82F" w14:textId="0CCAD070" w:rsidR="004106F7" w:rsidRPr="00066FEC" w:rsidDel="0015373F" w:rsidRDefault="004106F7">
      <w:pPr>
        <w:pStyle w:val="ListParagraph"/>
        <w:ind w:left="1080"/>
        <w:rPr>
          <w:del w:id="240" w:author="Bonnie Jonkman" w:date="2015-07-09T12:43:00Z"/>
        </w:rPr>
        <w:pPrChange w:id="241" w:author="Bonnie Jonkman" w:date="2015-07-09T12:42:00Z">
          <w:pPr>
            <w:pStyle w:val="ListParagraph"/>
            <w:numPr>
              <w:numId w:val="6"/>
            </w:numPr>
            <w:ind w:left="1080" w:hanging="720"/>
          </w:pPr>
        </w:pPrChange>
      </w:pPr>
    </w:p>
    <w:p w14:paraId="6F19D8BD" w14:textId="77777777" w:rsidR="00B92E37" w:rsidRPr="00B92E37" w:rsidRDefault="00B92E37">
      <w:pPr>
        <w:pPrChange w:id="242" w:author="Bonnie Jonkman" w:date="2015-04-15T12:42:00Z">
          <w:pPr>
            <w:pStyle w:val="Heading1"/>
          </w:pPr>
        </w:pPrChange>
      </w:pPr>
    </w:p>
    <w:p w14:paraId="2164B221" w14:textId="77777777" w:rsidR="00176884" w:rsidRDefault="00176884" w:rsidP="00176884">
      <w:pPr>
        <w:pStyle w:val="Heading2"/>
      </w:pPr>
      <w:bookmarkStart w:id="243" w:name="_Toc427740962"/>
      <w:r>
        <w:t>v8.10.00a-bjj</w:t>
      </w:r>
      <w:bookmarkEnd w:id="243"/>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16"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8462CD">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with ElastoDyn’s ABM4 or AB4 integrators (i.e., it is not available with RK4).</w:t>
      </w:r>
    </w:p>
    <w:p w14:paraId="2164B226" w14:textId="3B3648ED" w:rsidR="00413D42" w:rsidRDefault="0061511F" w:rsidP="00413D42">
      <w:pPr>
        <w:pStyle w:val="ListParagraph"/>
        <w:numPr>
          <w:ilvl w:val="0"/>
          <w:numId w:val="6"/>
        </w:numPr>
      </w:pPr>
      <w:r>
        <w:t>We added g</w:t>
      </w:r>
      <w:r w:rsidR="00413D42">
        <w:t xml:space="preserve">earbox friction to ElastoDyn, allowing the user to specify </w:t>
      </w:r>
      <w:r w:rsidR="00413D42">
        <w:rPr>
          <w:b/>
        </w:rPr>
        <w:t>GBoxEff</w:t>
      </w:r>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lastRenderedPageBreak/>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t xml:space="preserve">We added another module for computing mooring line dynamics: MoorDyn by </w:t>
      </w:r>
      <w:r w:rsidR="00AB4AC5">
        <w:t xml:space="preserve">external contributor </w:t>
      </w:r>
      <w:r>
        <w:t>Matthew Hall. The version of MoorDyn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module developed by the University of Massachusetts; it simulates two independent</w:t>
      </w:r>
      <w:r w:rsidR="00A63833">
        <w:t>,</w:t>
      </w:r>
      <w:r>
        <w:t xml:space="preserve"> </w:t>
      </w:r>
      <w:r w:rsidR="00C86181">
        <w:t>one</w:t>
      </w:r>
      <w:r w:rsidR="00AB4AC5">
        <w:t>-</w:t>
      </w:r>
      <w:r>
        <w:t xml:space="preserve">DOF,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17"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5D43AAC"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18" w:history="1">
        <w:r w:rsidR="000F21F1" w:rsidRPr="00945392">
          <w:rPr>
            <w:rStyle w:val="Hyperlink"/>
          </w:rPr>
          <w:t>https://nwtc.nrel.gov/IceFloe</w:t>
        </w:r>
      </w:hyperlink>
      <w:r w:rsidR="00C86181">
        <w:rPr>
          <w:rStyle w:val="Hyperlink"/>
        </w:rPr>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19" w:history="1">
        <w:r w:rsidRPr="00945392">
          <w:rPr>
            <w:rStyle w:val="Hyperlink"/>
          </w:rPr>
          <w:t>https://nwtc.nrel.gov/FEAMooring</w:t>
        </w:r>
      </w:hyperlink>
      <w:r>
        <w:t>.</w:t>
      </w:r>
    </w:p>
    <w:p w14:paraId="2164B22D" w14:textId="6CC8CB0F" w:rsidR="003D7F3C" w:rsidRDefault="00230DFF" w:rsidP="000F21F1">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0" w:history="1">
        <w:r w:rsidR="000F21F1" w:rsidRPr="00945392">
          <w:rPr>
            <w:rStyle w:val="Hyperlink"/>
          </w:rPr>
          <w:t>https://nwtc.nrel.gov/DWM</w:t>
        </w:r>
      </w:hyperlink>
      <w:r w:rsidR="00A10B4F">
        <w:t>.</w:t>
      </w:r>
    </w:p>
    <w:p w14:paraId="2164B22E" w14:textId="77777777" w:rsidR="001A5D50" w:rsidRDefault="001A5D50" w:rsidP="001A5D50">
      <w:pPr>
        <w:pStyle w:val="ListParagraph"/>
        <w:numPr>
          <w:ilvl w:val="0"/>
          <w:numId w:val="6"/>
        </w:num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8462CD">
        <w:t xml:space="preserve">Table </w:t>
      </w:r>
      <w:r w:rsidR="008462CD">
        <w:rPr>
          <w:noProof/>
        </w:rPr>
        <w:t>2</w:t>
      </w:r>
      <w:r w:rsidR="00C83AC8">
        <w:fldChar w:fldCharType="end"/>
      </w:r>
      <w:r>
        <w:t>.</w:t>
      </w:r>
    </w:p>
    <w:p w14:paraId="2164B282" w14:textId="77777777" w:rsidR="000151C3" w:rsidRDefault="000151C3" w:rsidP="008274A4">
      <w:pPr>
        <w:pStyle w:val="Heading2"/>
      </w:pPr>
      <w:bookmarkStart w:id="244" w:name="_Toc427740963"/>
      <w:r>
        <w:t>v8.09.00a-bjj</w:t>
      </w:r>
      <w:bookmarkEnd w:id="244"/>
    </w:p>
    <w:p w14:paraId="2164B283" w14:textId="77777777" w:rsidR="00034E12" w:rsidRDefault="00034E12" w:rsidP="00034E12">
      <w:pPr>
        <w:pStyle w:val="ListParagraph"/>
        <w:numPr>
          <w:ilvl w:val="0"/>
          <w:numId w:val="6"/>
        </w:numPr>
      </w:pPr>
      <w:r>
        <w:t xml:space="preserve">We added second-order wave kinematics and second-order diffraction loading to HydroDyn.  </w:t>
      </w:r>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Second-order wave kinematics are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We fixed a problem where the eigenfrequencies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1"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245" w:name="_Ref412116139"/>
      <w:bookmarkStart w:id="246" w:name="_Toc427740964"/>
      <w:r>
        <w:t>v8.08.00c-bjj</w:t>
      </w:r>
      <w:bookmarkEnd w:id="245"/>
      <w:bookmarkEnd w:id="246"/>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2"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3"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lastRenderedPageBreak/>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subcycling.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247" w:name="_Ref391841077"/>
      <w:r w:rsidR="002C1FAC" w:rsidRPr="00AC31AB">
        <w:rPr>
          <w:rStyle w:val="FootnoteReference"/>
          <w:rFonts w:eastAsia="Times New Roman" w:cs="Times New Roman"/>
          <w:color w:val="000000"/>
        </w:rPr>
        <w:footnoteReference w:id="7"/>
      </w:r>
      <w:bookmarkEnd w:id="247"/>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8462CD">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r w:rsidR="008462CD">
        <w:t xml:space="preserve">Figure </w:t>
      </w:r>
      <w:r w:rsidR="008462CD">
        <w:rPr>
          <w:noProof/>
        </w:rPr>
        <w:t>4</w:t>
      </w:r>
      <w:r>
        <w:fldChar w:fldCharType="end"/>
      </w:r>
      <w:r w:rsidR="00604402">
        <w:t xml:space="preserve"> and section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ElastoDyn’s </w:t>
      </w:r>
      <w:r w:rsidR="00EA31B9">
        <w:rPr>
          <w:b/>
        </w:rPr>
        <w:t>TowerBsHt</w:t>
      </w:r>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r w:rsidRPr="00831ED9">
        <w:rPr>
          <w:b/>
        </w:rPr>
        <w:t>TeetDmpP.</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We fixed a problem with ElastoDyn’s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We no longer allow extrapolation orders of 0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r>
        <w:t xml:space="preserve">PlotFASToutput.m,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r>
        <w:lastRenderedPageBreak/>
        <w:t xml:space="preserve">ReadSubDynSummary.m,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248" w:name="_Toc427740965"/>
      <w:r>
        <w:t>v8.03.02b-bjj</w:t>
      </w:r>
      <w:bookmarkEnd w:id="248"/>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4"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249" w:name="_Ref415574957"/>
      <w:bookmarkStart w:id="250" w:name="_Toc427740966"/>
      <w:r>
        <w:t>FAST v8 Input and Output Files</w:t>
      </w:r>
      <w:bookmarkEnd w:id="249"/>
      <w:bookmarkEnd w:id="250"/>
    </w:p>
    <w:p w14:paraId="4C358DD1" w14:textId="77777777" w:rsidR="00604402" w:rsidRDefault="00256CFF" w:rsidP="00256CFF">
      <w:r>
        <w:t xml:space="preserve">FAST and each of its modules, except InflowWind, have their own input files; see </w:t>
      </w:r>
      <w:r>
        <w:fldChar w:fldCharType="begin"/>
      </w:r>
      <w:r>
        <w:instrText xml:space="preserve"> REF _Ref352753427 \h </w:instrText>
      </w:r>
      <w:r>
        <w:fldChar w:fldCharType="separate"/>
      </w:r>
      <w:r w:rsidR="008462CD">
        <w:t xml:space="preserve">Figure </w:t>
      </w:r>
      <w:r w:rsidR="008462CD">
        <w:rPr>
          <w:noProof/>
        </w:rPr>
        <w:t>4</w:t>
      </w:r>
      <w:r>
        <w:fldChar w:fldCharType="end"/>
      </w:r>
      <w:r>
        <w:t>.</w:t>
      </w:r>
      <w:r w:rsidR="00604402">
        <w:t xml:space="preserve"> </w:t>
      </w:r>
    </w:p>
    <w:p w14:paraId="1A9166D1" w14:textId="37CBCBA3" w:rsidR="00604402" w:rsidRDefault="00604402" w:rsidP="00AD1B9B">
      <w:pPr>
        <w:pStyle w:val="Heading2"/>
      </w:pPr>
      <w:bookmarkStart w:id="251" w:name="_Toc427740967"/>
      <w:r>
        <w:t>File Naming Conventions</w:t>
      </w:r>
      <w:bookmarkEnd w:id="251"/>
    </w:p>
    <w:p w14:paraId="4394982B" w14:textId="57222A67" w:rsidR="00604402" w:rsidRDefault="00604402" w:rsidP="00256CFF">
      <w:r>
        <w:t xml:space="preserve">Input files do not need particular extensions. </w:t>
      </w:r>
    </w:p>
    <w:p w14:paraId="500E1587" w14:textId="369E82B6" w:rsidR="00604402" w:rsidRDefault="00604402" w:rsidP="00256CFF">
      <w:r>
        <w:t>Files generated by FAST are named</w:t>
      </w:r>
      <w:r>
        <w:br/>
      </w:r>
      <w:r>
        <w:tab/>
      </w:r>
      <w:r>
        <w:tab/>
      </w:r>
      <w:r>
        <w:tab/>
        <w:t>&lt;RootName&gt;.&lt;ext&gt;</w:t>
      </w:r>
      <w:r>
        <w:br/>
        <w:t xml:space="preserve">and files generated by FAST modules are named </w:t>
      </w:r>
      <w:r>
        <w:br/>
      </w:r>
      <w:r>
        <w:tab/>
      </w:r>
      <w:r>
        <w:tab/>
      </w:r>
      <w:r>
        <w:tab/>
        <w:t xml:space="preserve">&lt;RootName&gt;.&lt;ModName&gt;.&lt;ext&gt; </w:t>
      </w:r>
      <w:r>
        <w:br/>
        <w:t>where &lt;RootName&gt; is the root name of the primary FAST input file (the file name, including path, without the extension), &lt;ModName&gt; is an abbreviation for the module generating the file, and &lt;ext&gt;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lastRenderedPageBreak/>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r>
              <w:rPr>
                <w:b w:val="0"/>
              </w:rPr>
              <w:t>outb</w:t>
            </w:r>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r>
              <w:rPr>
                <w:b w:val="0"/>
              </w:rPr>
              <w:t>ech</w:t>
            </w:r>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r w:rsidR="005B6929" w14:paraId="08474AC3" w14:textId="77777777" w:rsidTr="00604402">
        <w:trPr>
          <w:cnfStyle w:val="000000100000" w:firstRow="0" w:lastRow="0" w:firstColumn="0" w:lastColumn="0" w:oddVBand="0" w:evenVBand="0" w:oddHBand="1" w:evenHBand="0" w:firstRowFirstColumn="0" w:firstRowLastColumn="0" w:lastRowFirstColumn="0" w:lastRowLastColumn="0"/>
          <w:jc w:val="center"/>
          <w:ins w:id="252" w:author="Bonnie Jonkman" w:date="2015-04-15T12:43:00Z"/>
        </w:trPr>
        <w:tc>
          <w:tcPr>
            <w:cnfStyle w:val="001000000000" w:firstRow="0" w:lastRow="0" w:firstColumn="1" w:lastColumn="0" w:oddVBand="0" w:evenVBand="0" w:oddHBand="0" w:evenHBand="0" w:firstRowFirstColumn="0" w:firstRowLastColumn="0" w:lastRowFirstColumn="0" w:lastRowLastColumn="0"/>
            <w:tcW w:w="2700" w:type="dxa"/>
          </w:tcPr>
          <w:p w14:paraId="3D109473" w14:textId="320BD80F" w:rsidR="005B6929" w:rsidRDefault="005B6929" w:rsidP="00604402">
            <w:pPr>
              <w:jc w:val="center"/>
              <w:rPr>
                <w:ins w:id="253" w:author="Bonnie Jonkman" w:date="2015-04-15T12:43:00Z"/>
              </w:rPr>
            </w:pPr>
            <w:ins w:id="254" w:author="Bonnie Jonkman" w:date="2015-04-15T12:43:00Z">
              <w:r>
                <w:t>chkp</w:t>
              </w:r>
            </w:ins>
          </w:p>
        </w:tc>
        <w:tc>
          <w:tcPr>
            <w:tcW w:w="5490" w:type="dxa"/>
          </w:tcPr>
          <w:p w14:paraId="401BDF03" w14:textId="46D2707B" w:rsidR="005B6929" w:rsidRDefault="005B6929" w:rsidP="00604402">
            <w:pPr>
              <w:cnfStyle w:val="000000100000" w:firstRow="0" w:lastRow="0" w:firstColumn="0" w:lastColumn="0" w:oddVBand="0" w:evenVBand="0" w:oddHBand="1" w:evenHBand="0" w:firstRowFirstColumn="0" w:firstRowLastColumn="0" w:lastRowFirstColumn="0" w:lastRowLastColumn="0"/>
              <w:rPr>
                <w:ins w:id="255" w:author="Bonnie Jonkman" w:date="2015-04-15T12:43:00Z"/>
              </w:rPr>
            </w:pPr>
            <w:ins w:id="256" w:author="Bonnie Jonkman" w:date="2015-04-15T12:43:00Z">
              <w:r>
                <w:t>Checkpoint files for restart capability</w:t>
              </w:r>
            </w:ins>
          </w:p>
        </w:tc>
      </w:tr>
    </w:tbl>
    <w:p w14:paraId="7F40DAF3" w14:textId="77777777" w:rsidR="00604402" w:rsidRDefault="00604402" w:rsidP="00256CFF"/>
    <w:p w14:paraId="1CBD4875" w14:textId="6961F18C" w:rsidR="00DE7C4D" w:rsidRDefault="00DE7C4D" w:rsidP="00256CFF">
      <w:pPr>
        <w:rPr>
          <w:ins w:id="257" w:author="Bonnie Jonkman" w:date="2015-08-18T11:35:00Z"/>
        </w:rPr>
      </w:pPr>
      <w:ins w:id="258" w:author="Bonnie Jonkman" w:date="2015-08-18T11:35:00Z">
        <w:r>
          <w:t xml:space="preserve">The checkpoint files will also be modified to indicate at which time step they were generated. </w:t>
        </w:r>
      </w:ins>
      <w:ins w:id="259" w:author="Bonnie Jonkman" w:date="2015-08-18T11:36:00Z">
        <w:r>
          <w:t xml:space="preserve">They are </w:t>
        </w:r>
      </w:ins>
      <w:ins w:id="260" w:author="Bonnie Jonkman" w:date="2015-08-18T11:37:00Z">
        <w:r>
          <w:t>i</w:t>
        </w:r>
      </w:ins>
      <w:ins w:id="261" w:author="Bonnie Jonkman" w:date="2015-08-18T11:36:00Z">
        <w:r>
          <w:t>n the form &lt;RootName&gt;.&lt;timeStep&gt;.chkp</w:t>
        </w:r>
      </w:ins>
      <w:ins w:id="262" w:author="Bonnie Jonkman" w:date="2015-08-18T11:37:00Z">
        <w:r w:rsidR="008551F9">
          <w:t xml:space="preserve"> and &lt;RootName&gt;.&lt;timeStep&gt;.dll.chkp (an extension for the Bladed-style DLLs)</w:t>
        </w:r>
      </w:ins>
      <w:ins w:id="263" w:author="Bonnie Jonkman" w:date="2015-08-18T11:36:00Z">
        <w:r>
          <w:t>.</w:t>
        </w:r>
      </w:ins>
    </w:p>
    <w:p w14:paraId="2E4367D0" w14:textId="6C322255" w:rsidR="00256CFF" w:rsidRDefault="00604402" w:rsidP="00256CFF">
      <w:r>
        <w:t xml:space="preserve">When FAST is called as a library from Simulink, the output files are named </w:t>
      </w:r>
      <w:r>
        <w:br/>
      </w:r>
      <w:r>
        <w:tab/>
      </w:r>
      <w:r>
        <w:tab/>
      </w:r>
      <w:r>
        <w:tab/>
        <w:t>&lt;RootName&gt;.SFunc.&lt;ext&gt;</w:t>
      </w:r>
    </w:p>
    <w:p w14:paraId="5A5C1AD4" w14:textId="1A7E0BE9" w:rsidR="00604402" w:rsidRDefault="00604402" w:rsidP="00256CFF">
      <w:r>
        <w:t>and</w:t>
      </w:r>
    </w:p>
    <w:p w14:paraId="26A2FA92" w14:textId="55738802" w:rsidR="00604402" w:rsidRDefault="00604402" w:rsidP="00604402">
      <w:r>
        <w:tab/>
      </w:r>
      <w:r>
        <w:tab/>
      </w:r>
      <w:r>
        <w:tab/>
        <w:t>&lt;RootName&gt;.SFunc.&lt;ModName&gt;.&lt;ext&gt;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03E70BC0">
            <wp:extent cx="5943600" cy="743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433310"/>
                    </a:xfrm>
                    <a:prstGeom prst="rect">
                      <a:avLst/>
                    </a:prstGeom>
                  </pic:spPr>
                </pic:pic>
              </a:graphicData>
            </a:graphic>
          </wp:inline>
        </w:drawing>
      </w:r>
    </w:p>
    <w:p w14:paraId="2164B2B2" w14:textId="77777777" w:rsidR="00CE6A2F" w:rsidRPr="00CE2DA4" w:rsidRDefault="00CE6A2F" w:rsidP="00CE6A2F">
      <w:pPr>
        <w:pStyle w:val="Caption"/>
        <w:jc w:val="center"/>
      </w:pPr>
      <w:bookmarkStart w:id="264" w:name="_Ref352753427"/>
      <w:r>
        <w:t xml:space="preserve">Figure </w:t>
      </w:r>
      <w:fldSimple w:instr=" SEQ Figure \* ARABIC ">
        <w:r w:rsidR="008462CD">
          <w:rPr>
            <w:noProof/>
          </w:rPr>
          <w:t>4</w:t>
        </w:r>
      </w:fldSimple>
      <w:bookmarkEnd w:id="264"/>
      <w:r>
        <w:t xml:space="preserve">: Summary of Input and Output Files for FAST </w:t>
      </w:r>
      <w:r w:rsidRPr="00195D86">
        <w:t>v8.</w:t>
      </w:r>
      <w:r w:rsidR="009250CC">
        <w:t>1</w:t>
      </w:r>
      <w:r w:rsidR="008F1D42" w:rsidRPr="00195D86">
        <w:t>0</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265" w:name="_Ref391883796"/>
      <w:bookmarkStart w:id="266" w:name="_Ref352702959"/>
      <w:bookmarkStart w:id="267" w:name="_Toc427740968"/>
      <w:r>
        <w:lastRenderedPageBreak/>
        <w:t xml:space="preserve">Variables Specified in the </w:t>
      </w:r>
      <w:r w:rsidR="007A051E">
        <w:t>FAST Primary Input File</w:t>
      </w:r>
      <w:bookmarkEnd w:id="265"/>
      <w:bookmarkEnd w:id="267"/>
    </w:p>
    <w:p w14:paraId="2164B376" w14:textId="14FE09FB"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8462CD">
        <w:t xml:space="preserve">Appendix </w:t>
      </w:r>
      <w:r w:rsidR="008462CD">
        <w:rPr>
          <w:noProof/>
        </w:rPr>
        <w:t>A</w:t>
      </w:r>
      <w:r w:rsidR="008462CD">
        <w:t>: Example FAST v8.11.*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xml:space="preserve">: Echo input data to &lt;RootName&gt;.ech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 xml:space="preserve">file being echoed to a file named “&lt;RootName&gt;.ech” where &lt;RootName&gt;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r>
        <w:t>AbortLevel</w:t>
      </w:r>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77777777" w:rsidR="004C4A8A" w:rsidRDefault="004C4A8A" w:rsidP="004C4A8A">
      <w:pPr>
        <w:pStyle w:val="ListParagraph"/>
        <w:numPr>
          <w:ilvl w:val="0"/>
          <w:numId w:val="7"/>
        </w:numPr>
      </w:pPr>
      <w:r>
        <w:t>A format specifier for real numbers is to</w:t>
      </w:r>
      <w:r w:rsidR="00B52DBD">
        <w:t>o</w:t>
      </w:r>
      <w:r>
        <w:t xml:space="preserve"> narrow to print </w:t>
      </w:r>
      <w:r w:rsidR="00CF0284">
        <w:t>“</w:t>
      </w:r>
      <w:r>
        <w:t>–1.0</w:t>
      </w:r>
      <w:r w:rsidR="00CF0284">
        <w:t>”</w:t>
      </w:r>
      <w:r>
        <w: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“True” or “False” values were found instead. Fortran interprets them as 0 or 1, but that may not be what the user intended.</w:t>
      </w:r>
    </w:p>
    <w:p w14:paraId="2164B385" w14:textId="77777777"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77777777"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ElastoDyn’s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r>
        <w:lastRenderedPageBreak/>
        <w:t>TMax: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r>
        <w:t xml:space="preserve">0; the last output is calculated at </w:t>
      </w:r>
      <w:r w:rsidRPr="00CF0284">
        <w:rPr>
          <w:i/>
        </w:rPr>
        <w:t>t</w:t>
      </w:r>
      <w:r w:rsidR="007B654A">
        <w:rPr>
          <w:i/>
        </w:rPr>
        <w:t xml:space="preserve"> </w:t>
      </w:r>
      <w:r>
        <w:t>=</w:t>
      </w:r>
      <w:r w:rsidR="007B654A">
        <w:t xml:space="preserve"> </w:t>
      </w:r>
      <w:r w:rsidRPr="00CF0284">
        <w:rPr>
          <w:b/>
        </w:rPr>
        <w:t>TMax</w:t>
      </w:r>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  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77777777" w:rsidR="00EC0F52" w:rsidRDefault="00BE40F1" w:rsidP="00460C71">
      <w:r>
        <w:t xml:space="preserve">Our rule of thumb is to </w:t>
      </w:r>
      <w:r w:rsidR="008B0813">
        <w:t xml:space="preserve">set </w:t>
      </w:r>
      <w:r w:rsidRPr="00CF0284">
        <w:rPr>
          <w:b/>
        </w:rPr>
        <w:t>DT</w:t>
      </w:r>
      <w:r>
        <w:t xml:space="preserve"> = 1</w:t>
      </w:r>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  For coupled FAST models that do use SubDyn, guidance for choosing the time step is found in the SubDyn ReadMe file.</w:t>
      </w:r>
    </w:p>
    <w:p w14:paraId="2164B392" w14:textId="77777777" w:rsidR="004A39F6" w:rsidRDefault="004A39F6" w:rsidP="00AD1B9B">
      <w:pPr>
        <w:pStyle w:val="Heading4"/>
      </w:pPr>
      <w:r>
        <w:t>InterpOrder: Interpolation/Extrapolation order for input/output time history [1 or 2]</w:t>
      </w:r>
    </w:p>
    <w:p w14:paraId="2164B393" w14:textId="03A53D34"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AB4C00">
        <w:t xml:space="preserve">. </w:t>
      </w:r>
      <w:r w:rsidR="00EC0F52">
        <w:t>Module i</w:t>
      </w:r>
      <w:r w:rsidR="00AB4C00">
        <w:t xml:space="preserve">nputs are typically interpolated in </w:t>
      </w:r>
      <w:r w:rsidR="00EC0F52">
        <w:t xml:space="preserve">a module’s </w:t>
      </w:r>
      <w:r w:rsidR="00AB4C00">
        <w:t>UpdateStates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r>
        <w:t>NumCrctn: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r w:rsidR="00E40EE5" w:rsidRPr="00BE40F1">
        <w:rPr>
          <w:b/>
        </w:rPr>
        <w:t>NumCrctn</w:t>
      </w:r>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r w:rsidR="00E40EE5" w:rsidRPr="00BE40F1">
        <w:rPr>
          <w:b/>
        </w:rPr>
        <w:t>NumCrctn</w:t>
      </w:r>
      <w:r w:rsidR="00E40EE5">
        <w:t xml:space="preserve"> = 0)</w:t>
      </w:r>
      <w:r>
        <w:t xml:space="preserve">, particularly if using </w:t>
      </w:r>
      <w:r>
        <w:rPr>
          <w:b/>
        </w:rPr>
        <w:t xml:space="preserve">InterpOrder </w:t>
      </w:r>
      <w:r w:rsidRPr="00BE40F1">
        <w:t>= 2</w:t>
      </w:r>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r>
        <w:t>DT_UJac: Time between calls to get Jacobians [s]</w:t>
      </w:r>
    </w:p>
    <w:p w14:paraId="2164B398" w14:textId="77777777"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77777777" w:rsidR="002D091E" w:rsidRDefault="002D091E" w:rsidP="004A39F6">
      <w:r w:rsidRPr="002D091E">
        <w:rPr>
          <w:b/>
        </w:rPr>
        <w:lastRenderedPageBreak/>
        <w:t>DT_UJac</w:t>
      </w:r>
      <w:r>
        <w:t xml:space="preserve"> determines how often the Jacobian needs to be updated. If the platform reference point </w:t>
      </w:r>
      <w:r w:rsidR="007B654A">
        <w:t xml:space="preserve">in ElastoDyn </w:t>
      </w:r>
      <w:r>
        <w:t xml:space="preserve">doesn't rotate much, </w:t>
      </w:r>
      <w:r w:rsidRPr="002D091E">
        <w:rPr>
          <w:b/>
        </w:rPr>
        <w:t>DT_UJac</w:t>
      </w:r>
      <w:r>
        <w:t xml:space="preserve"> can be set to a value larger than </w:t>
      </w:r>
      <w:r w:rsidRPr="002D091E">
        <w:rPr>
          <w:b/>
        </w:rPr>
        <w:t>TMax</w:t>
      </w:r>
      <w:r>
        <w:t>.</w:t>
      </w:r>
      <w:r w:rsidR="007B0CF4">
        <w:t xml:space="preserve"> </w:t>
      </w:r>
      <w:r w:rsidR="007B0CF4" w:rsidRPr="00290622">
        <w:rPr>
          <w:b/>
        </w:rPr>
        <w:t>DT_UJac</w:t>
      </w:r>
      <w:r w:rsidR="007B0CF4">
        <w:t xml:space="preserve"> is not currently used for land-based systems.</w:t>
      </w:r>
      <w:r w:rsidR="007B654A">
        <w:t xml:space="preserve"> For floating systems, where the platform may rotate more than several degrees in roll, pitch, and/or yaw, it is recommend to set </w:t>
      </w:r>
      <w:r w:rsidR="007B654A" w:rsidRPr="00CF0284">
        <w:rPr>
          <w:b/>
        </w:rPr>
        <w:t>DT_UJac</w:t>
      </w:r>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r>
        <w:t>UJacSclFact: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r w:rsidR="007A2403">
        <w:rPr>
          <w:b/>
        </w:rPr>
        <w:t>DT_UJac)</w:t>
      </w:r>
      <w:r>
        <w:t xml:space="preserve"> so that they are approximately the same order of magnitude as the acceleration terms. </w:t>
      </w:r>
      <w:r w:rsidR="002827E8">
        <w:t xml:space="preserve">We recommend setting </w:t>
      </w:r>
      <w:r w:rsidR="002827E8" w:rsidRPr="00280B19">
        <w:rPr>
          <w:b/>
        </w:rPr>
        <w:t>UJacSclFact</w:t>
      </w:r>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r w:rsidR="00EA31B9" w:rsidRPr="00E40658">
        <w:rPr>
          <w:b/>
        </w:rPr>
        <w:t>UJacSclFact</w:t>
      </w:r>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r>
        <w:t>CompElast: Compute structural dynamics [1 or 2]</w:t>
      </w:r>
    </w:p>
    <w:p w14:paraId="2164B39F" w14:textId="77777777" w:rsidR="004A39F6" w:rsidRDefault="004A39F6" w:rsidP="004A39F6">
      <w:r>
        <w:t xml:space="preserve">1: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r w:rsidR="00845AC5" w:rsidRPr="00CF0284">
        <w:rPr>
          <w:b/>
          <w:i/>
        </w:rPr>
        <w:t>CompElast</w:t>
      </w:r>
      <w:r w:rsidR="00845AC5">
        <w:rPr>
          <w:i/>
        </w:rPr>
        <w:t xml:space="preserve"> = 2</w:t>
      </w:r>
      <w:r>
        <w:rPr>
          <w:i/>
        </w:rPr>
        <w:t xml:space="preserve"> is currently disabled</w:t>
      </w:r>
      <w:r w:rsidR="00845AC5">
        <w:rPr>
          <w:i/>
        </w:rPr>
        <w:t>; i</w:t>
      </w:r>
      <w:r>
        <w:rPr>
          <w:i/>
        </w:rPr>
        <w:t>t will be implemented when BeamDyn is integrated into FAST.</w:t>
      </w:r>
    </w:p>
    <w:p w14:paraId="2164B3A0" w14:textId="77777777" w:rsidR="00845AC5" w:rsidRPr="00CF0284" w:rsidRDefault="00845AC5" w:rsidP="004A39F6">
      <w:r>
        <w:t xml:space="preserve">Please note that ElastoDyn </w:t>
      </w:r>
      <w:r w:rsidR="00CF0284">
        <w:t xml:space="preserve">must always be used </w:t>
      </w:r>
      <w:r>
        <w:t>when running FAST.</w:t>
      </w:r>
    </w:p>
    <w:p w14:paraId="4A3B7C30" w14:textId="30DB7B6A" w:rsidR="00EA0D40" w:rsidRDefault="00EA0D40" w:rsidP="00EA0D40">
      <w:pPr>
        <w:pStyle w:val="Heading4"/>
        <w:rPr>
          <w:ins w:id="268" w:author="Bonnie Jonkman" w:date="2015-04-24T10:24:00Z"/>
        </w:rPr>
      </w:pPr>
      <w:ins w:id="269" w:author="Bonnie Jonkman" w:date="2015-04-24T10:24:00Z">
        <w:r>
          <w:t xml:space="preserve">CompInflow: Compute </w:t>
        </w:r>
        <w:r w:rsidR="00FE74AB">
          <w:t>inflow wind velocities</w:t>
        </w:r>
        <w:r>
          <w:t xml:space="preserve"> [0 or 1]</w:t>
        </w:r>
      </w:ins>
    </w:p>
    <w:p w14:paraId="67180EF5" w14:textId="7C639DFE" w:rsidR="00EA0D40" w:rsidRDefault="00EA0D40" w:rsidP="00EA0D40">
      <w:pPr>
        <w:rPr>
          <w:ins w:id="270" w:author="Bonnie Jonkman" w:date="2015-04-24T10:24:00Z"/>
        </w:rPr>
      </w:pPr>
      <w:ins w:id="271" w:author="Bonnie Jonkman" w:date="2015-04-24T10:24:00Z">
        <w:r>
          <w:t xml:space="preserve">0: </w:t>
        </w:r>
      </w:ins>
      <w:ins w:id="272" w:author="Bonnie Jonkman" w:date="2015-04-24T10:25:00Z">
        <w:r w:rsidR="00FE74AB">
          <w:t xml:space="preserve">Use still air </w:t>
        </w:r>
      </w:ins>
      <w:ins w:id="273" w:author="Bonnie Jonkman" w:date="2015-04-24T10:24:00Z">
        <w:r>
          <w:br/>
          <w:t xml:space="preserve">1: Use </w:t>
        </w:r>
      </w:ins>
      <w:ins w:id="274" w:author="Bonnie Jonkman" w:date="2015-04-24T10:25:00Z">
        <w:r w:rsidR="00FE74AB">
          <w:t xml:space="preserve">InflowWInd </w:t>
        </w:r>
      </w:ins>
      <w:ins w:id="275" w:author="Bonnie Jonkman" w:date="2015-04-24T10:24:00Z">
        <w:r>
          <w:t xml:space="preserve">for </w:t>
        </w:r>
      </w:ins>
      <w:ins w:id="276" w:author="Bonnie Jonkman" w:date="2015-04-24T10:25:00Z">
        <w:r w:rsidR="00FE74AB">
          <w:t>inflow wind conditions</w:t>
        </w:r>
      </w:ins>
    </w:p>
    <w:p w14:paraId="2164B3A1" w14:textId="77777777" w:rsidR="00EF174A" w:rsidRDefault="00EF174A" w:rsidP="00AD1B9B">
      <w:pPr>
        <w:pStyle w:val="Heading4"/>
      </w:pPr>
      <w:r>
        <w:t>CompAero: Compute aerodynamic loads [0 or 1]</w:t>
      </w:r>
    </w:p>
    <w:p w14:paraId="2164B3A2" w14:textId="0C178630" w:rsidR="00EF174A" w:rsidRDefault="00EF174A" w:rsidP="00460C71">
      <w:r>
        <w:t>0: Do not calculate aerodynamic loads</w:t>
      </w:r>
      <w:r>
        <w:br/>
        <w:t>1: Use AeroDyn</w:t>
      </w:r>
      <w:ins w:id="277" w:author="Bonnie Jonkman" w:date="2015-06-06T17:06:00Z">
        <w:r w:rsidR="00D73A79">
          <w:t xml:space="preserve"> v14</w:t>
        </w:r>
      </w:ins>
      <w:r w:rsidR="00845AC5">
        <w:t xml:space="preserve"> for aerodynamic loads</w:t>
      </w:r>
      <w:ins w:id="278" w:author="Bonnie Jonkman" w:date="2015-06-06T17:06:00Z">
        <w:r w:rsidR="00D73A79">
          <w:br/>
          <w:t>2: Use AeroDyn v15 for aerodynamic loads</w:t>
        </w:r>
      </w:ins>
    </w:p>
    <w:p w14:paraId="2164B3A3" w14:textId="77777777" w:rsidR="00EF174A" w:rsidRDefault="00EF174A" w:rsidP="00AD1B9B">
      <w:pPr>
        <w:pStyle w:val="Heading4"/>
      </w:pPr>
      <w:r>
        <w:t>CompServo: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r>
        <w:t>CompHydro: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lastRenderedPageBreak/>
        <w:t xml:space="preserve">If </w:t>
      </w:r>
      <w:r>
        <w:rPr>
          <w:b/>
        </w:rPr>
        <w:t>CompHydro</w:t>
      </w:r>
      <w:r>
        <w:t xml:space="preserve"> is </w:t>
      </w:r>
      <w:r w:rsidR="00AB7DAA">
        <w:t xml:space="preserve">not </w:t>
      </w:r>
      <w:r>
        <w:t xml:space="preserve">zero, FAST considers the model to be an offshore system. If </w:t>
      </w:r>
      <w:r w:rsidRPr="008343ED">
        <w:rPr>
          <w:b/>
        </w:rPr>
        <w:t>CompSub</w:t>
      </w:r>
      <w:r>
        <w:rPr>
          <w:b/>
        </w:rPr>
        <w:t xml:space="preserve"> </w:t>
      </w:r>
      <w:r>
        <w:t xml:space="preserve">is also non-zero, the offshore system is </w:t>
      </w:r>
      <w:r w:rsidR="00EF33CC">
        <w:t xml:space="preserve">a </w:t>
      </w:r>
      <w:r>
        <w:t>fixed-bottom</w:t>
      </w:r>
      <w:r w:rsidR="00EF33CC">
        <w:t xml:space="preserve"> system</w:t>
      </w:r>
      <w:r>
        <w:t xml:space="preserve">. If </w:t>
      </w:r>
      <w:r>
        <w:rPr>
          <w:b/>
        </w:rPr>
        <w:t>CompSub</w:t>
      </w:r>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r>
        <w:t>CompSub: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77777777" w:rsidR="00EF174A" w:rsidRDefault="00EF174A" w:rsidP="00AD1B9B">
      <w:pPr>
        <w:pStyle w:val="Heading4"/>
      </w:pPr>
      <w:r>
        <w:t xml:space="preserve">CompMooring: Compute </w:t>
      </w:r>
      <w:r w:rsidR="00450382">
        <w:t>mooring system</w:t>
      </w:r>
      <w:r>
        <w:t xml:space="preserve"> [0</w:t>
      </w:r>
      <w:r w:rsidR="00450382">
        <w:t>, 1,</w:t>
      </w:r>
      <w:r>
        <w:t xml:space="preserve"> or </w:t>
      </w:r>
      <w:r w:rsidR="00450382">
        <w:t>2</w:t>
      </w:r>
      <w:r>
        <w:t>]</w:t>
      </w:r>
    </w:p>
    <w:p w14:paraId="2164B3AB" w14:textId="5EB3830A"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3: Use MoorDyn to model a mooring system</w:t>
      </w:r>
    </w:p>
    <w:p w14:paraId="2164B3AC" w14:textId="5CF3EDC4" w:rsidR="00450382" w:rsidRDefault="00450382" w:rsidP="00EF174A">
      <w:r>
        <w:t xml:space="preserve">Note that </w:t>
      </w:r>
      <w:r w:rsidR="000E4597">
        <w:t xml:space="preserve">MoorDyn </w:t>
      </w:r>
      <w:r>
        <w:t>is not complete</w:t>
      </w:r>
      <w:r w:rsidR="00845AC5">
        <w:t xml:space="preserve"> in FAST v8.</w:t>
      </w:r>
      <w:r w:rsidR="000E4597">
        <w:t>10</w:t>
      </w:r>
      <w:r w:rsidR="00845AC5">
        <w:t>.00</w:t>
      </w:r>
      <w:r w:rsidR="00207908">
        <w:t>a</w:t>
      </w:r>
      <w:r w:rsidR="00FE538B">
        <w:t>-bjj</w:t>
      </w:r>
      <w:r>
        <w:t>.</w:t>
      </w:r>
    </w:p>
    <w:p w14:paraId="2164B3AD" w14:textId="77777777" w:rsidR="00450382" w:rsidRDefault="00450382" w:rsidP="00AD1B9B">
      <w:pPr>
        <w:pStyle w:val="Heading4"/>
      </w:pPr>
      <w:r>
        <w:t>CompIce: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2164B3AF" w14:textId="77777777" w:rsidR="00450382" w:rsidRDefault="00450382" w:rsidP="00450382">
      <w:r>
        <w:t>Note that IceDyn is not complete</w:t>
      </w:r>
      <w:r w:rsidR="00845AC5">
        <w:t xml:space="preserve"> in FAST v8.</w:t>
      </w:r>
      <w:r w:rsidR="000E4597">
        <w:t>10</w:t>
      </w:r>
      <w:r w:rsidR="00845AC5">
        <w:t>.00</w:t>
      </w:r>
      <w:r w:rsidR="00207908">
        <w:t>a</w:t>
      </w:r>
      <w:r w:rsidR="00FE538B">
        <w:t>-bjj</w:t>
      </w:r>
      <w:r>
        <w:t>.</w:t>
      </w:r>
    </w:p>
    <w:p w14:paraId="2164B3B0" w14:textId="77777777" w:rsidR="00450382" w:rsidRDefault="00450382" w:rsidP="00AD1B9B">
      <w:pPr>
        <w:pStyle w:val="Heading4"/>
      </w:pPr>
      <w:r>
        <w:t>CompUserPtfmLd: Compute additional platform loading [T/F]</w:t>
      </w:r>
    </w:p>
    <w:p w14:paraId="2164B3B1" w14:textId="77777777" w:rsidR="00EF174A" w:rsidRDefault="00450382" w:rsidP="00460C71">
      <w:r>
        <w:t>This feature is currently disabled.</w:t>
      </w:r>
    </w:p>
    <w:p w14:paraId="2164B3B2" w14:textId="77777777" w:rsidR="00450382" w:rsidRDefault="00450382" w:rsidP="00AD1B9B">
      <w:pPr>
        <w:pStyle w:val="Heading4"/>
      </w:pPr>
      <w:r>
        <w:t>CompUserTwrLd: Compute additional tower loading [T/F]</w:t>
      </w:r>
    </w:p>
    <w:p w14:paraId="2164B3B3" w14:textId="77777777" w:rsidR="00450382" w:rsidRDefault="00450382" w:rsidP="00450382">
      <w:r>
        <w:t>This feature is currently disabled.</w:t>
      </w:r>
    </w:p>
    <w:p w14:paraId="2164B3B4" w14:textId="77777777" w:rsidR="00450382" w:rsidRDefault="00B76B55" w:rsidP="00AD1B9B">
      <w:pPr>
        <w:pStyle w:val="Heading3"/>
      </w:pPr>
      <w:r>
        <w:t>Input Files</w:t>
      </w:r>
    </w:p>
    <w:p w14:paraId="2164B3B5" w14:textId="77777777"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14:paraId="2164B3B6" w14:textId="77777777" w:rsidR="00B76B55" w:rsidRDefault="00B76B55" w:rsidP="00AD1B9B">
      <w:pPr>
        <w:pStyle w:val="Heading4"/>
      </w:pPr>
      <w:r>
        <w:t>EDFile: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r>
        <w:t>BDBldFile(1): Name of file containing BeamDyn input parameters for blade 1 [-]</w:t>
      </w:r>
    </w:p>
    <w:p w14:paraId="2164B3B9" w14:textId="77777777" w:rsidR="009A4B60" w:rsidRDefault="009A4B60" w:rsidP="009A4B60">
      <w:r>
        <w:t>This feature is currently disabled.</w:t>
      </w:r>
    </w:p>
    <w:p w14:paraId="2164B3BA" w14:textId="77777777" w:rsidR="00AE564B" w:rsidRDefault="00AE564B" w:rsidP="00AD1B9B">
      <w:pPr>
        <w:pStyle w:val="Heading4"/>
      </w:pPr>
      <w:r>
        <w:t>BDBldFile(2): Name of file containing BeamDyn input parameters for blade 2 [-]</w:t>
      </w:r>
    </w:p>
    <w:p w14:paraId="2164B3BB" w14:textId="77777777" w:rsidR="00AE564B" w:rsidRDefault="00AE564B" w:rsidP="00AE564B">
      <w:r>
        <w:t>This feature is currently disabled.</w:t>
      </w:r>
    </w:p>
    <w:p w14:paraId="2164B3BC" w14:textId="77777777" w:rsidR="00AE564B" w:rsidRDefault="00AE564B" w:rsidP="00AD1B9B">
      <w:pPr>
        <w:pStyle w:val="Heading4"/>
      </w:pPr>
      <w:r>
        <w:t>BDBldFile(3): Name of file containing BeamDyn input parameters for blade 3 [-]</w:t>
      </w:r>
    </w:p>
    <w:p w14:paraId="2164B3BD" w14:textId="77777777" w:rsidR="00AE564B" w:rsidRDefault="00AE564B" w:rsidP="00AE564B">
      <w:r>
        <w:t>This feature is currently disabled.</w:t>
      </w:r>
    </w:p>
    <w:p w14:paraId="5E0D85C9" w14:textId="7CE9CB88" w:rsidR="00F77353" w:rsidRDefault="00F77353" w:rsidP="00F77353">
      <w:pPr>
        <w:pStyle w:val="Heading4"/>
        <w:rPr>
          <w:ins w:id="279" w:author="Bonnie Jonkman" w:date="2015-04-24T10:25:00Z"/>
        </w:rPr>
      </w:pPr>
      <w:ins w:id="280" w:author="Bonnie Jonkman" w:date="2015-04-24T10:25:00Z">
        <w:r>
          <w:t>InflowFile: Name of file containing inflow wind input parameters [-]</w:t>
        </w:r>
      </w:ins>
    </w:p>
    <w:p w14:paraId="30322D59" w14:textId="0FFB06FE" w:rsidR="00F77353" w:rsidRPr="001A0C92" w:rsidRDefault="00F77353">
      <w:pPr>
        <w:rPr>
          <w:ins w:id="281" w:author="Bonnie Jonkman" w:date="2015-04-24T10:25:00Z"/>
        </w:rPr>
        <w:pPrChange w:id="282" w:author="Bonnie Jonkman" w:date="2015-04-24T10:25:00Z">
          <w:pPr>
            <w:pStyle w:val="Heading4"/>
          </w:pPr>
        </w:pPrChange>
      </w:pPr>
      <w:ins w:id="283" w:author="Bonnie Jonkman" w:date="2015-04-24T10:25:00Z">
        <w:r>
          <w:t xml:space="preserve">This is the name of the InflowWind primary input file. It is not used if </w:t>
        </w:r>
      </w:ins>
      <w:ins w:id="284" w:author="Bonnie Jonkman" w:date="2015-04-24T10:26:00Z">
        <w:r w:rsidRPr="00F77353">
          <w:rPr>
            <w:b/>
            <w:rPrChange w:id="285" w:author="Bonnie Jonkman" w:date="2015-04-24T10:26:00Z">
              <w:rPr>
                <w:b w:val="0"/>
                <w:bCs w:val="0"/>
                <w:i w:val="0"/>
                <w:iCs w:val="0"/>
              </w:rPr>
            </w:rPrChange>
          </w:rPr>
          <w:t>Comp</w:t>
        </w:r>
        <w:r>
          <w:rPr>
            <w:b/>
          </w:rPr>
          <w:t>Inflow</w:t>
        </w:r>
        <w:r>
          <w:t> = 0.</w:t>
        </w:r>
      </w:ins>
    </w:p>
    <w:p w14:paraId="2164B3BE" w14:textId="77777777" w:rsidR="001D3CFF" w:rsidRDefault="001D3CFF" w:rsidP="00AD1B9B">
      <w:pPr>
        <w:pStyle w:val="Heading4"/>
      </w:pPr>
      <w:r>
        <w:lastRenderedPageBreak/>
        <w:t>AeroFile: Name of file containing aerodynamic input parameters [-]</w:t>
      </w:r>
    </w:p>
    <w:p w14:paraId="2164B3BF" w14:textId="77777777"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r w:rsidR="00CF0284" w:rsidRPr="00CF0284">
        <w:rPr>
          <w:b/>
        </w:rPr>
        <w:t>AeroFile</w:t>
      </w:r>
      <w:r w:rsidR="004A0F59">
        <w:t xml:space="preserve"> must be specified </w:t>
      </w:r>
      <w:r w:rsidR="004A0F59">
        <w:rPr>
          <w:i/>
        </w:rPr>
        <w:t xml:space="preserve">even if </w:t>
      </w:r>
      <w:r w:rsidR="004A0F59">
        <w:rPr>
          <w:b/>
          <w:i/>
        </w:rPr>
        <w:t>CompAero</w:t>
      </w:r>
      <w:r w:rsidR="00CF0284">
        <w:t> </w:t>
      </w:r>
      <w:r w:rsidR="004A0F59" w:rsidRPr="00CF0284">
        <w:rPr>
          <w:i/>
        </w:rPr>
        <w:t>=</w:t>
      </w:r>
      <w:r w:rsidR="00CF0284">
        <w:rPr>
          <w:i/>
        </w:rPr>
        <w:t> </w:t>
      </w:r>
      <w:r w:rsidR="004A0F59" w:rsidRPr="00CF0284">
        <w:rPr>
          <w:i/>
        </w:rPr>
        <w:t>0</w:t>
      </w:r>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14:paraId="2164B3C0" w14:textId="77777777" w:rsidR="00A82364" w:rsidRDefault="00A82364" w:rsidP="00AD1B9B">
      <w:pPr>
        <w:pStyle w:val="Heading4"/>
      </w:pPr>
      <w:r>
        <w:t>ServoFile: Name of file containing control and electrical-drive input parameters [-]</w:t>
      </w:r>
    </w:p>
    <w:p w14:paraId="2164B3C1" w14:textId="3C112D17"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r w:rsidR="002C16F5">
        <w:rPr>
          <w:b/>
        </w:rPr>
        <w:t>CompServo</w:t>
      </w:r>
      <w:ins w:id="286" w:author="Bonnie Jonkman" w:date="2015-04-24T10:26:00Z">
        <w:r w:rsidR="00F77353">
          <w:t> = </w:t>
        </w:r>
      </w:ins>
      <w:del w:id="287" w:author="Bonnie Jonkman" w:date="2015-04-24T10:26:00Z">
        <w:r w:rsidR="002C16F5" w:rsidDel="00F77353">
          <w:rPr>
            <w:b/>
          </w:rPr>
          <w:delText xml:space="preserve"> </w:delText>
        </w:r>
        <w:r w:rsidR="002C16F5" w:rsidRPr="002C16F5" w:rsidDel="00F77353">
          <w:delText xml:space="preserve">= </w:delText>
        </w:r>
      </w:del>
      <w:r w:rsidR="0002006B">
        <w:t>0</w:t>
      </w:r>
      <w:r w:rsidR="002C16F5" w:rsidRPr="002C16F5">
        <w:t>.</w:t>
      </w:r>
    </w:p>
    <w:p w14:paraId="2164B3C2" w14:textId="77777777" w:rsidR="001336DD" w:rsidRDefault="001336DD" w:rsidP="00AD1B9B">
      <w:pPr>
        <w:pStyle w:val="Heading4"/>
      </w:pPr>
      <w:r>
        <w:t>HydroFile: Name of file containing hydrodynamic input parameters [-]</w:t>
      </w:r>
    </w:p>
    <w:p w14:paraId="2164B3C3" w14:textId="33E936D7"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r w:rsidR="002C16F5">
        <w:rPr>
          <w:b/>
        </w:rPr>
        <w:t>CompHydro</w:t>
      </w:r>
      <w:ins w:id="288" w:author="Bonnie Jonkman" w:date="2015-04-24T10:26:00Z">
        <w:r w:rsidR="00F77353">
          <w:t> = </w:t>
        </w:r>
      </w:ins>
      <w:del w:id="289" w:author="Bonnie Jonkman" w:date="2015-04-24T10:26:00Z">
        <w:r w:rsidR="002C16F5" w:rsidDel="00F77353">
          <w:rPr>
            <w:b/>
          </w:rPr>
          <w:delText xml:space="preserve"> </w:delText>
        </w:r>
        <w:r w:rsidR="002C16F5" w:rsidRPr="002C16F5" w:rsidDel="00F77353">
          <w:delText xml:space="preserve">= </w:delText>
        </w:r>
      </w:del>
      <w:r w:rsidR="0002006B">
        <w:t>0</w:t>
      </w:r>
      <w:r w:rsidR="002C16F5" w:rsidRPr="002C16F5">
        <w:t>.</w:t>
      </w:r>
    </w:p>
    <w:p w14:paraId="2164B3C4" w14:textId="77777777" w:rsidR="001336DD" w:rsidRDefault="001336DD" w:rsidP="00AD1B9B">
      <w:pPr>
        <w:pStyle w:val="Heading4"/>
      </w:pPr>
      <w:r>
        <w:t xml:space="preserve">SubFile: Name of file containing </w:t>
      </w:r>
      <w:r w:rsidR="0047266F">
        <w:t>sub-structural</w:t>
      </w:r>
      <w:r>
        <w:t xml:space="preserve"> input parameters [-]</w:t>
      </w:r>
    </w:p>
    <w:p w14:paraId="2164B3C5" w14:textId="0EC8D16E"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r w:rsidR="009D29B6">
        <w:rPr>
          <w:b/>
        </w:rPr>
        <w:t>CompSub</w:t>
      </w:r>
      <w:ins w:id="290" w:author="Bonnie Jonkman" w:date="2015-04-24T10:26:00Z">
        <w:r w:rsidR="00F77353">
          <w:t> = </w:t>
        </w:r>
      </w:ins>
      <w:del w:id="291" w:author="Bonnie Jonkman" w:date="2015-04-24T10:26:00Z">
        <w:r w:rsidR="009D29B6" w:rsidDel="00F77353">
          <w:rPr>
            <w:b/>
          </w:rPr>
          <w:delText xml:space="preserve"> </w:delText>
        </w:r>
        <w:r w:rsidR="009D29B6" w:rsidRPr="002C16F5" w:rsidDel="00F77353">
          <w:delText xml:space="preserve">= </w:delText>
        </w:r>
      </w:del>
      <w:r w:rsidR="0002006B">
        <w:t>0</w:t>
      </w:r>
      <w:r w:rsidR="009D29B6" w:rsidRPr="002C16F5">
        <w:t>.</w:t>
      </w:r>
    </w:p>
    <w:p w14:paraId="2164B3C6" w14:textId="77777777" w:rsidR="00C22E8D" w:rsidRDefault="00C22E8D" w:rsidP="00AD1B9B">
      <w:pPr>
        <w:pStyle w:val="Heading4"/>
      </w:pPr>
      <w:r>
        <w:t>MooringFile: Name of file containing mooring system input parameters [-]</w:t>
      </w:r>
    </w:p>
    <w:p w14:paraId="2164B3C7" w14:textId="20DB8CFF" w:rsidR="00C22E8D" w:rsidRPr="00B76B55" w:rsidRDefault="00C22E8D" w:rsidP="00C22E8D">
      <w:r>
        <w:t>This is the name of the MAP</w:t>
      </w:r>
      <w:r w:rsidR="00DD7DF7">
        <w:t>++</w:t>
      </w:r>
      <w:r>
        <w:t xml:space="preserve"> (</w:t>
      </w:r>
      <w:r w:rsidRPr="00C22E8D">
        <w:rPr>
          <w:b/>
        </w:rPr>
        <w:t>CompMooring</w:t>
      </w:r>
      <w:ins w:id="292" w:author="Bonnie Jonkman" w:date="2015-04-24T10:26:00Z">
        <w:r w:rsidR="00F77353">
          <w:t> = </w:t>
        </w:r>
      </w:ins>
      <w:del w:id="293" w:author="Bonnie Jonkman" w:date="2015-04-24T10:26:00Z">
        <w:r w:rsidDel="00F77353">
          <w:delText xml:space="preserve"> = </w:delText>
        </w:r>
      </w:del>
      <w:r>
        <w:t>1)</w:t>
      </w:r>
      <w:r w:rsidR="00DD7DF7">
        <w:t>,</w:t>
      </w:r>
      <w:r>
        <w:t xml:space="preserve"> FEAMooring (</w:t>
      </w:r>
      <w:r w:rsidRPr="00C22E8D">
        <w:rPr>
          <w:b/>
        </w:rPr>
        <w:t>CompMooring</w:t>
      </w:r>
      <w:ins w:id="294" w:author="Bonnie Jonkman" w:date="2015-04-24T10:26:00Z">
        <w:r w:rsidR="00F77353">
          <w:t> = </w:t>
        </w:r>
      </w:ins>
      <w:del w:id="295" w:author="Bonnie Jonkman" w:date="2015-04-24T10:26:00Z">
        <w:r w:rsidDel="00F77353">
          <w:delText xml:space="preserve"> = </w:delText>
        </w:r>
      </w:del>
      <w:r>
        <w:t>2)</w:t>
      </w:r>
      <w:r w:rsidR="00DD7DF7">
        <w:t>, or MoorDyn (</w:t>
      </w:r>
      <w:r w:rsidR="00DD7DF7" w:rsidRPr="00C22E8D">
        <w:rPr>
          <w:b/>
        </w:rPr>
        <w:t>CompMooring</w:t>
      </w:r>
      <w:ins w:id="296" w:author="Bonnie Jonkman" w:date="2015-04-24T10:26:00Z">
        <w:r w:rsidR="00F77353">
          <w:t> = </w:t>
        </w:r>
      </w:ins>
      <w:del w:id="297" w:author="Bonnie Jonkman" w:date="2015-04-24T10:26:00Z">
        <w:r w:rsidR="00DD7DF7" w:rsidDel="00F77353">
          <w:delText xml:space="preserve"> = </w:delText>
        </w:r>
      </w:del>
      <w:r w:rsidR="00DD7DF7">
        <w:t>3)</w:t>
      </w:r>
      <w:r>
        <w:t xml:space="preserve"> </w:t>
      </w:r>
      <w:r w:rsidR="00EE4134">
        <w:t xml:space="preserve">primary </w:t>
      </w:r>
      <w:r>
        <w:t xml:space="preserve">input file. It is </w:t>
      </w:r>
      <w:r w:rsidR="001A778F">
        <w:t>not used</w:t>
      </w:r>
      <w:r>
        <w:t xml:space="preserve"> if </w:t>
      </w:r>
      <w:r>
        <w:rPr>
          <w:b/>
        </w:rPr>
        <w:t>CompMooring</w:t>
      </w:r>
      <w:ins w:id="298" w:author="Bonnie Jonkman" w:date="2015-04-24T10:26:00Z">
        <w:r w:rsidR="00F77353">
          <w:t> = </w:t>
        </w:r>
      </w:ins>
      <w:del w:id="299" w:author="Bonnie Jonkman" w:date="2015-04-24T10:26:00Z">
        <w:r w:rsidDel="00F77353">
          <w:rPr>
            <w:b/>
          </w:rPr>
          <w:delText xml:space="preserve"> </w:delText>
        </w:r>
        <w:r w:rsidR="001A778F" w:rsidDel="00F77353">
          <w:rPr>
            <w:b/>
          </w:rPr>
          <w:delText>=</w:delText>
        </w:r>
        <w:r w:rsidRPr="002C16F5" w:rsidDel="00F77353">
          <w:delText xml:space="preserve"> </w:delText>
        </w:r>
      </w:del>
      <w:r>
        <w:t>0</w:t>
      </w:r>
      <w:r w:rsidRPr="002C16F5">
        <w:t>.</w:t>
      </w:r>
    </w:p>
    <w:p w14:paraId="2164B3C8" w14:textId="77777777" w:rsidR="00EB34CB" w:rsidRDefault="00EB34CB" w:rsidP="00AD1B9B">
      <w:pPr>
        <w:pStyle w:val="Heading4"/>
      </w:pPr>
      <w:r>
        <w:t>IceFile: Name of file containing ice input parameters [-]</w:t>
      </w:r>
    </w:p>
    <w:p w14:paraId="2164B3C9" w14:textId="5BB789D2" w:rsidR="00EB34CB" w:rsidRPr="00B76B55" w:rsidRDefault="00EB34CB" w:rsidP="00EB34CB">
      <w:r>
        <w:t>This is the name of the IceFloe (</w:t>
      </w:r>
      <w:r w:rsidRPr="00C22E8D">
        <w:rPr>
          <w:b/>
        </w:rPr>
        <w:t>Comp</w:t>
      </w:r>
      <w:r>
        <w:rPr>
          <w:b/>
        </w:rPr>
        <w:t>Ice</w:t>
      </w:r>
      <w:ins w:id="300" w:author="Bonnie Jonkman" w:date="2015-04-24T10:26:00Z">
        <w:r w:rsidR="00F77353">
          <w:t> = </w:t>
        </w:r>
      </w:ins>
      <w:del w:id="301" w:author="Bonnie Jonkman" w:date="2015-04-24T10:26:00Z">
        <w:r w:rsidDel="00F77353">
          <w:rPr>
            <w:b/>
          </w:rPr>
          <w:delText xml:space="preserve"> </w:delText>
        </w:r>
        <w:r w:rsidDel="00F77353">
          <w:delText xml:space="preserve">= </w:delText>
        </w:r>
      </w:del>
      <w:r>
        <w:t>1) or IceDyn (</w:t>
      </w:r>
      <w:r w:rsidRPr="00C22E8D">
        <w:rPr>
          <w:b/>
        </w:rPr>
        <w:t>Comp</w:t>
      </w:r>
      <w:r>
        <w:rPr>
          <w:b/>
        </w:rPr>
        <w:t>Ice</w:t>
      </w:r>
      <w:ins w:id="302" w:author="Bonnie Jonkman" w:date="2015-04-24T10:27:00Z">
        <w:r w:rsidR="00F77353">
          <w:t> = </w:t>
        </w:r>
      </w:ins>
      <w:del w:id="303" w:author="Bonnie Jonkman" w:date="2015-04-24T10:27:00Z">
        <w:r w:rsidDel="00F77353">
          <w:delText xml:space="preserve"> = </w:delText>
        </w:r>
      </w:del>
      <w:r>
        <w:t xml:space="preserve">2) </w:t>
      </w:r>
      <w:r w:rsidR="00EE4134">
        <w:t xml:space="preserve">primary </w:t>
      </w:r>
      <w:r>
        <w:t xml:space="preserve">input file. It is not used if </w:t>
      </w:r>
      <w:r w:rsidRPr="00C22E8D">
        <w:rPr>
          <w:b/>
        </w:rPr>
        <w:t>Comp</w:t>
      </w:r>
      <w:r>
        <w:rPr>
          <w:b/>
        </w:rPr>
        <w:t>Ice</w:t>
      </w:r>
      <w:ins w:id="304" w:author="Bonnie Jonkman" w:date="2015-04-24T10:27:00Z">
        <w:r w:rsidR="00F77353">
          <w:t> = </w:t>
        </w:r>
      </w:ins>
      <w:del w:id="305" w:author="Bonnie Jonkman" w:date="2015-04-24T10:27:00Z">
        <w:r w:rsidDel="00F77353">
          <w:delText> </w:delText>
        </w:r>
        <w:r w:rsidDel="00F77353">
          <w:rPr>
            <w:b/>
          </w:rPr>
          <w:delText>=</w:delText>
        </w:r>
        <w:r w:rsidDel="00F77353">
          <w:delText> </w:delText>
        </w:r>
      </w:del>
      <w:r>
        <w:t>0</w:t>
      </w:r>
      <w:r w:rsidRPr="002C16F5">
        <w:t>.</w:t>
      </w:r>
    </w:p>
    <w:p w14:paraId="2164B3CA" w14:textId="77777777" w:rsidR="00D37DB1" w:rsidRDefault="00D37DB1" w:rsidP="00AD1B9B">
      <w:pPr>
        <w:pStyle w:val="Heading3"/>
      </w:pPr>
      <w:r>
        <w:t>Output</w:t>
      </w:r>
    </w:p>
    <w:p w14:paraId="2164B3CB" w14:textId="7AA046E7" w:rsidR="002E52E3" w:rsidRPr="002E52E3" w:rsidRDefault="002E52E3" w:rsidP="002E52E3">
      <w:r>
        <w:t xml:space="preserve">This section </w:t>
      </w:r>
      <w:ins w:id="306" w:author="Bonnie Jonkman" w:date="2015-04-15T13:41:00Z">
        <w:r w:rsidR="00053AB0">
          <w:t xml:space="preserve">of the primary FAST input file </w:t>
        </w:r>
      </w:ins>
      <w:r>
        <w:t>deals with what can be output from a FAST simulation.</w:t>
      </w:r>
    </w:p>
    <w:p w14:paraId="2164B3CC" w14:textId="77777777" w:rsidR="00C22E8D" w:rsidRDefault="00D37DB1" w:rsidP="00AD1B9B">
      <w:pPr>
        <w:pStyle w:val="Heading4"/>
      </w:pPr>
      <w:r>
        <w:t xml:space="preserve">SumPrint: </w:t>
      </w:r>
      <w:r w:rsidR="00066DFD">
        <w:t>Print summary data to “&lt;RootName&gt;.sum” [T/F]</w:t>
      </w:r>
    </w:p>
    <w:p w14:paraId="2164B3CD" w14:textId="77777777" w:rsidR="00066DFD" w:rsidRPr="00616C1F" w:rsidRDefault="00066DFD" w:rsidP="00066DFD">
      <w:r>
        <w:t>When set to “true”, FAST will generate a file named “&lt;RootName&gt;.sum”.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r w:rsidR="00616C1F">
        <w:rPr>
          <w:b/>
        </w:rPr>
        <w:t xml:space="preserve">SumPrint </w:t>
      </w:r>
      <w:r w:rsidR="00616C1F">
        <w:t>is “false”, no summary file will be generated.</w:t>
      </w:r>
    </w:p>
    <w:p w14:paraId="2164B3CE" w14:textId="77777777" w:rsidR="00616C1F" w:rsidRDefault="00616C1F" w:rsidP="00AD1B9B">
      <w:pPr>
        <w:pStyle w:val="Heading4"/>
      </w:pPr>
      <w:r>
        <w:t>SttsTime: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r>
        <w:rPr>
          <w:b/>
        </w:rPr>
        <w:t>SttsTime</w:t>
      </w:r>
      <w:r>
        <w:t xml:space="preserve"> sets how frequently this message is updated. For example, if </w:t>
      </w:r>
      <w:r>
        <w:rPr>
          <w:b/>
        </w:rPr>
        <w:t>SttsTime</w:t>
      </w:r>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rPr>
          <w:ins w:id="307" w:author="Bonnie Jonkman" w:date="2015-04-15T13:32:00Z"/>
        </w:rPr>
      </w:pPr>
      <w:ins w:id="308" w:author="Bonnie Jonkman" w:date="2015-04-15T13:32:00Z">
        <w:r>
          <w:t xml:space="preserve">ChkptTime: </w:t>
        </w:r>
        <w:r w:rsidRPr="00E33AF0">
          <w:t>Amount of time between creating checkpoint files for potential restart</w:t>
        </w:r>
        <w:r>
          <w:t xml:space="preserve"> [s]</w:t>
        </w:r>
      </w:ins>
    </w:p>
    <w:p w14:paraId="7B46DDB5" w14:textId="639C4FE7" w:rsidR="00E33AF0" w:rsidRDefault="00E33AF0" w:rsidP="00AD1B9B">
      <w:pPr>
        <w:rPr>
          <w:ins w:id="309" w:author="Bonnie Jonkman" w:date="2015-04-15T13:35:00Z"/>
        </w:rPr>
      </w:pPr>
      <w:ins w:id="310" w:author="Bonnie Jonkman" w:date="2015-04-15T13:35:00Z">
        <w:r>
          <w:t xml:space="preserve">This input determines how frequently checkpoint files should be written. Checkpoint files are used for restart capability; short simulations should set </w:t>
        </w:r>
        <w:r w:rsidRPr="00AD1B9B">
          <w:rPr>
            <w:b/>
          </w:rPr>
          <w:t>ChkptTime</w:t>
        </w:r>
        <w:r>
          <w:t xml:space="preserve"> to be larger than the simulation time, </w:t>
        </w:r>
        <w:r w:rsidRPr="00AD1B9B">
          <w:rPr>
            <w:b/>
          </w:rPr>
          <w:t>TMax</w:t>
        </w:r>
        <w:r>
          <w:t>.</w:t>
        </w:r>
      </w:ins>
      <w:ins w:id="311" w:author="Bonnie Jonkman" w:date="2015-04-15T13:43:00Z">
        <w:r w:rsidR="00053AB0">
          <w:t xml:space="preserve"> For more information on checkpoint files and restart</w:t>
        </w:r>
        <w:r w:rsidR="00603778">
          <w:t xml:space="preserve"> capability in FAST, see section, “</w:t>
        </w:r>
      </w:ins>
      <w:ins w:id="312" w:author="Bonnie Jonkman" w:date="2015-04-15T13:44:00Z">
        <w:r w:rsidR="00603778">
          <w:fldChar w:fldCharType="begin"/>
        </w:r>
        <w:r w:rsidR="00603778">
          <w:instrText xml:space="preserve"> REF _Ref416868785 \h </w:instrText>
        </w:r>
      </w:ins>
      <w:r w:rsidR="00603778">
        <w:fldChar w:fldCharType="separate"/>
      </w:r>
      <w:ins w:id="313" w:author="Bonnie Jonkman" w:date="2015-04-22T12:48:00Z">
        <w:r w:rsidR="008462CD">
          <w:t>Checkpoint Files (Restart Capability)</w:t>
        </w:r>
      </w:ins>
      <w:ins w:id="314" w:author="Bonnie Jonkman" w:date="2015-04-15T13:44:00Z">
        <w:r w:rsidR="00603778">
          <w:fldChar w:fldCharType="end"/>
        </w:r>
      </w:ins>
      <w:ins w:id="315" w:author="Bonnie Jonkman" w:date="2015-04-15T13:43:00Z">
        <w:r w:rsidR="00603778">
          <w:t>” in the document.</w:t>
        </w:r>
      </w:ins>
    </w:p>
    <w:p w14:paraId="2164B3D1" w14:textId="77777777" w:rsidR="00C84D03" w:rsidRDefault="00C84D03" w:rsidP="00AD1B9B">
      <w:pPr>
        <w:pStyle w:val="Heading4"/>
      </w:pPr>
      <w:r>
        <w:lastRenderedPageBreak/>
        <w:t>DT_Out: Time step for tabular output [</w:t>
      </w:r>
      <w:r w:rsidR="007C61F5">
        <w:t>s</w:t>
      </w:r>
      <w:r>
        <w:t>]</w:t>
      </w:r>
    </w:p>
    <w:p w14:paraId="2164B3D2" w14:textId="763FF91A" w:rsidR="00C84D03" w:rsidRDefault="00C84D03" w:rsidP="00C84D03">
      <w:pPr>
        <w:rPr>
          <w:b/>
        </w:rPr>
      </w:pPr>
      <w:r>
        <w:t xml:space="preserve">This is </w:t>
      </w:r>
      <w:r w:rsidR="00FE538B">
        <w:t xml:space="preserve">the </w:t>
      </w:r>
      <w:r>
        <w:t xml:space="preserve">time step of the data in the tabular (time-marching) output files. </w:t>
      </w:r>
      <w:r>
        <w:rPr>
          <w:b/>
        </w:rPr>
        <w:t xml:space="preserve">DT_Out </w:t>
      </w:r>
      <w:r>
        <w:t xml:space="preserve">must be an integer multiple of </w:t>
      </w:r>
      <w:r>
        <w:rPr>
          <w:b/>
        </w:rPr>
        <w:t>DT</w:t>
      </w:r>
      <w:r w:rsidRPr="005D3EE2">
        <w:t>.</w:t>
      </w:r>
      <w:ins w:id="316" w:author="Bonnie Jonkman" w:date="2015-08-18T12:24:00Z">
        <w:r w:rsidR="005D3EE2" w:rsidRPr="005D3EE2">
          <w:t xml:space="preserve"> Alternatively,</w:t>
        </w:r>
      </w:ins>
      <w:ins w:id="317" w:author="Bonnie Jonkman" w:date="2015-08-18T12:25:00Z">
        <w:r w:rsidR="005D3EE2">
          <w:t xml:space="preserve"> </w:t>
        </w:r>
        <w:r w:rsidR="005D3EE2" w:rsidRPr="00A63FD7">
          <w:rPr>
            <w:b/>
          </w:rPr>
          <w:t>DT_Out</w:t>
        </w:r>
        <w:r w:rsidR="005D3EE2">
          <w:t xml:space="preserve"> can be entered as</w:t>
        </w:r>
      </w:ins>
      <w:ins w:id="318" w:author="Bonnie Jonkman" w:date="2015-08-18T12:24:00Z">
        <w:r w:rsidR="005D3EE2" w:rsidRPr="005D3EE2">
          <w:t xml:space="preserve"> the string “default”, which will set </w:t>
        </w:r>
        <w:r w:rsidR="005D3EE2">
          <w:rPr>
            <w:b/>
          </w:rPr>
          <w:t>DT_Out</w:t>
        </w:r>
      </w:ins>
      <w:ins w:id="319" w:author="Bonnie Jonkman" w:date="2015-08-18T12:25:00Z">
        <w:r w:rsidR="005D3EE2" w:rsidRPr="005D3EE2">
          <w:t> </w:t>
        </w:r>
      </w:ins>
      <w:ins w:id="320" w:author="Bonnie Jonkman" w:date="2015-08-18T12:24:00Z">
        <w:r w:rsidR="005D3EE2" w:rsidRPr="005D3EE2">
          <w:t>=</w:t>
        </w:r>
      </w:ins>
      <w:ins w:id="321" w:author="Bonnie Jonkman" w:date="2015-08-18T12:25:00Z">
        <w:r w:rsidR="005D3EE2" w:rsidRPr="005D3EE2">
          <w:t> </w:t>
        </w:r>
      </w:ins>
      <w:ins w:id="322" w:author="Bonnie Jonkman" w:date="2015-08-18T12:24:00Z">
        <w:r w:rsidR="005D3EE2">
          <w:rPr>
            <w:b/>
          </w:rPr>
          <w:t>DT</w:t>
        </w:r>
        <w:r w:rsidR="005D3EE2" w:rsidRPr="005D3EE2">
          <w:t>.</w:t>
        </w:r>
      </w:ins>
    </w:p>
    <w:p w14:paraId="2164B3D3" w14:textId="77777777" w:rsidR="00E371BB" w:rsidRDefault="00E371BB" w:rsidP="00AD1B9B">
      <w:pPr>
        <w:pStyle w:val="Heading4"/>
      </w:pPr>
      <w:r>
        <w:t>TStart: Time to begin tabular output [</w:t>
      </w:r>
      <w:r w:rsidR="007C61F5">
        <w:t>s</w:t>
      </w:r>
      <w:r>
        <w:t>]</w:t>
      </w:r>
    </w:p>
    <w:p w14:paraId="2164B3D4" w14:textId="77777777"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r w:rsidR="00543B79">
        <w:rPr>
          <w:b/>
        </w:rPr>
        <w:t xml:space="preserve">TStart </w:t>
      </w:r>
      <w:r w:rsidR="00543B79" w:rsidRPr="00543B79">
        <w:t>seconds</w:t>
      </w:r>
      <w:r w:rsidR="00543B79">
        <w:rPr>
          <w:b/>
        </w:rPr>
        <w:t xml:space="preserve"> </w:t>
      </w:r>
      <w:r w:rsidR="00543B79">
        <w:t xml:space="preserve">if </w:t>
      </w:r>
      <w:r w:rsidR="00543B79">
        <w:rPr>
          <w:b/>
        </w:rPr>
        <w:t xml:space="preserve">TStart </w:t>
      </w:r>
      <w:r w:rsidR="00543B79">
        <w:t xml:space="preserve">is not an integer multiple of </w:t>
      </w:r>
      <w:r w:rsidR="00543B79">
        <w:rPr>
          <w:b/>
        </w:rPr>
        <w:t>DT_Out</w:t>
      </w:r>
      <w:r>
        <w:rPr>
          <w:b/>
        </w:rPr>
        <w:t>.</w:t>
      </w:r>
    </w:p>
    <w:p w14:paraId="2164B3D5" w14:textId="77777777" w:rsidR="007C61F5" w:rsidRDefault="007C61F5" w:rsidP="00AD1B9B">
      <w:pPr>
        <w:pStyle w:val="Heading4"/>
      </w:pPr>
      <w:r>
        <w:t xml:space="preserve">OutFileFmt: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r w:rsidRPr="00441220">
        <w:rPr>
          <w:b/>
        </w:rPr>
        <w:t>OutFileFmt</w:t>
      </w:r>
      <w:r>
        <w:t xml:space="preserve"> is 1, only a text file will be written. If </w:t>
      </w:r>
      <w:r w:rsidRPr="00441220">
        <w:rPr>
          <w:b/>
        </w:rPr>
        <w:t>OutFileFmt</w:t>
      </w:r>
      <w:r>
        <w:t xml:space="preserve"> is 2, only a binary file will be written. If </w:t>
      </w:r>
      <w:r w:rsidRPr="00441220">
        <w:rPr>
          <w:b/>
        </w:rPr>
        <w:t>OutFileFmt</w:t>
      </w:r>
      <w:r>
        <w:t xml:space="preserve"> is 3, both text and binary files will be written.</w:t>
      </w:r>
    </w:p>
    <w:p w14:paraId="2164B3D7" w14:textId="376BFCCD" w:rsidR="00441220" w:rsidRDefault="00441220" w:rsidP="007C61F5">
      <w:r>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77777777"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r w:rsidR="00FE538B" w:rsidRPr="004C66D0">
        <w:rPr>
          <w:b/>
        </w:rPr>
        <w:t>OutFmt</w:t>
      </w:r>
      <w:r w:rsidR="00FE538B">
        <w:t xml:space="preserve"> below</w:t>
      </w:r>
      <w:r>
        <w:t>.</w:t>
      </w:r>
    </w:p>
    <w:p w14:paraId="2164B3D9" w14:textId="77777777"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r w:rsidR="004C66D0">
        <w:t>SimulationToolbox</w:t>
      </w:r>
      <w:r w:rsidR="00EA3ECC">
        <w:t>\</w:t>
      </w:r>
      <w:r w:rsidR="004C66D0">
        <w:t>Utilities</w:t>
      </w:r>
      <w:r w:rsidR="00EA3ECC">
        <w:t>\</w:t>
      </w:r>
      <w:r w:rsidR="004C66D0">
        <w:t>ReadFASTbinary.m)</w:t>
      </w:r>
      <w:r w:rsidR="00352D3A">
        <w:t>. The NREL post-processors Crunch and MCrunch can also read these binary files.</w:t>
      </w:r>
    </w:p>
    <w:p w14:paraId="2164B3DA" w14:textId="77777777" w:rsidR="00441220" w:rsidRDefault="00441220" w:rsidP="00AD1B9B">
      <w:pPr>
        <w:pStyle w:val="Heading4"/>
      </w:pPr>
      <w:r>
        <w:t>TabDelim: Use tab delimiters in text tabular output file? [T/F]</w:t>
      </w:r>
    </w:p>
    <w:p w14:paraId="2164B3DB" w14:textId="77777777" w:rsidR="00441220" w:rsidRPr="00441220" w:rsidRDefault="00AB6BDA" w:rsidP="00441220">
      <w:r>
        <w:t xml:space="preserve">When </w:t>
      </w:r>
      <w:r w:rsidR="00441220">
        <w:rPr>
          <w:b/>
        </w:rPr>
        <w:t>OutFileFmt</w:t>
      </w:r>
      <w:r w:rsidR="00441220">
        <w:t xml:space="preserve"> = 1 or 3, setting </w:t>
      </w:r>
      <w:r w:rsidR="00441220">
        <w:rPr>
          <w:b/>
        </w:rPr>
        <w:t>TabDelim</w:t>
      </w:r>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r w:rsidR="00441220">
        <w:rPr>
          <w:b/>
        </w:rPr>
        <w:t xml:space="preserve">OutFileFmt </w:t>
      </w:r>
      <w:r w:rsidR="00441220">
        <w:t xml:space="preserve">= 2, </w:t>
      </w:r>
      <w:r w:rsidR="00441220">
        <w:rPr>
          <w:b/>
        </w:rPr>
        <w:t>TabDelim</w:t>
      </w:r>
      <w:r w:rsidR="00441220">
        <w:t xml:space="preserve"> has no effect.</w:t>
      </w:r>
    </w:p>
    <w:p w14:paraId="2164B3DC" w14:textId="77777777" w:rsidR="00AB6BDA" w:rsidRDefault="00AB6BDA" w:rsidP="00AD1B9B">
      <w:pPr>
        <w:pStyle w:val="Heading4"/>
      </w:pPr>
      <w:r>
        <w:t>OutFmt: Format used for text tabular output, excluding the time channel [-]</w:t>
      </w:r>
    </w:p>
    <w:p w14:paraId="2164B3DD" w14:textId="77777777" w:rsidR="00AB6BDA" w:rsidRDefault="00AB6BDA" w:rsidP="00460C71">
      <w:r>
        <w:t xml:space="preserve">When </w:t>
      </w:r>
      <w:r>
        <w:rPr>
          <w:b/>
        </w:rPr>
        <w:t>OutFileFmt</w:t>
      </w:r>
      <w:r>
        <w:t xml:space="preserve"> = 1 or 3, FAST will use </w:t>
      </w:r>
      <w:r>
        <w:rPr>
          <w:b/>
        </w:rPr>
        <w:t xml:space="preserve">OutFmt </w:t>
      </w:r>
      <w:r w:rsidRPr="00AB6BDA">
        <w:t>to format</w:t>
      </w:r>
      <w:r>
        <w:rPr>
          <w:b/>
        </w:rPr>
        <w:t xml:space="preserve"> </w:t>
      </w:r>
      <w:r w:rsidRPr="00AB6BDA">
        <w:t>the</w:t>
      </w:r>
      <w:r>
        <w:t xml:space="preserve"> channels printed in the text tabular output file. </w:t>
      </w:r>
      <w:r>
        <w:rPr>
          <w:b/>
        </w:rPr>
        <w:t xml:space="preserve">OutFmt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r>
        <w:rPr>
          <w:b/>
        </w:rPr>
        <w:t>OutFmt</w:t>
      </w:r>
      <w:r>
        <w:t xml:space="preserve"> to be “ES10.3E2”.</w:t>
      </w:r>
    </w:p>
    <w:p w14:paraId="2164B3DE" w14:textId="77777777" w:rsidR="00AB6BDA" w:rsidRPr="00AB6BDA" w:rsidRDefault="00AB6BDA" w:rsidP="00460C71">
      <w:r>
        <w:t xml:space="preserve">If </w:t>
      </w:r>
      <w:r>
        <w:rPr>
          <w:b/>
        </w:rPr>
        <w:t xml:space="preserve">OutFileFmt </w:t>
      </w:r>
      <w:r>
        <w:t xml:space="preserve">= 2, </w:t>
      </w:r>
      <w:r w:rsidRPr="00AB6BDA">
        <w:rPr>
          <w:b/>
        </w:rPr>
        <w:t>OutFmt</w:t>
      </w:r>
      <w:r>
        <w:t xml:space="preserve"> has no effect.</w:t>
      </w:r>
    </w:p>
    <w:p w14:paraId="71CCFC02" w14:textId="2CCE53FE" w:rsidR="00053AB0" w:rsidRDefault="00053AB0" w:rsidP="00241AB7">
      <w:pPr>
        <w:pStyle w:val="Heading2"/>
        <w:rPr>
          <w:ins w:id="323" w:author="Bonnie Jonkman" w:date="2015-04-15T13:42:00Z"/>
        </w:rPr>
      </w:pPr>
      <w:bookmarkStart w:id="324" w:name="_Ref416868785"/>
      <w:bookmarkStart w:id="325" w:name="_Toc427740969"/>
      <w:ins w:id="326" w:author="Bonnie Jonkman" w:date="2015-04-15T13:42:00Z">
        <w:r>
          <w:t>Checkpoint Files (Restart Capability)</w:t>
        </w:r>
        <w:bookmarkEnd w:id="324"/>
        <w:bookmarkEnd w:id="325"/>
      </w:ins>
    </w:p>
    <w:p w14:paraId="27576A51" w14:textId="77777777" w:rsidR="00053AB0" w:rsidRDefault="00053AB0" w:rsidP="00053AB0">
      <w:pPr>
        <w:rPr>
          <w:ins w:id="327" w:author="Bonnie Jonkman" w:date="2015-04-15T13:52:00Z"/>
        </w:rPr>
      </w:pPr>
      <w:ins w:id="328" w:author="Bonnie Jonkman" w:date="2015-04-15T13:42:00Z">
        <w:r>
          <w:t>For long FAST simulations that may not run to completion due to hardware failure or system availability, FAST has the ability to generate checkpoint files. These files can be used to restart the FAST simulation from the place the checkpoint file was written.</w:t>
        </w:r>
      </w:ins>
    </w:p>
    <w:p w14:paraId="6F85F628" w14:textId="5D3BF1EA" w:rsidR="00CF6546" w:rsidRDefault="00CF6546" w:rsidP="00053AB0">
      <w:pPr>
        <w:rPr>
          <w:ins w:id="329" w:author="Bonnie Jonkman" w:date="2015-04-15T13:52:00Z"/>
        </w:rPr>
      </w:pPr>
      <w:ins w:id="330" w:author="Bonnie Jonkman" w:date="2015-04-15T13:52:00Z">
        <w:r>
          <w:lastRenderedPageBreak/>
          <w:t xml:space="preserve">If you generate a checkpoint file, </w:t>
        </w:r>
      </w:ins>
      <w:ins w:id="331" w:author="Bonnie Jonkman" w:date="2015-04-15T14:03:00Z">
        <w:r w:rsidR="002351D0">
          <w:t>keep in mind the following caveats:</w:t>
        </w:r>
      </w:ins>
    </w:p>
    <w:p w14:paraId="439529C9" w14:textId="3745A899" w:rsidR="00CF6546" w:rsidRDefault="00CF6546" w:rsidP="00241AB7">
      <w:pPr>
        <w:pStyle w:val="ListParagraph"/>
        <w:numPr>
          <w:ilvl w:val="0"/>
          <w:numId w:val="29"/>
        </w:numPr>
        <w:rPr>
          <w:ins w:id="332" w:author="Bonnie Jonkman" w:date="2015-04-15T13:54:00Z"/>
        </w:rPr>
      </w:pPr>
      <w:ins w:id="333" w:author="Bonnie Jonkman" w:date="2015-04-15T13:52:00Z">
        <w:r>
          <w:t>Any Bladed-style DLL used for control</w:t>
        </w:r>
      </w:ins>
      <w:ins w:id="334" w:author="Bonnie Jonkman" w:date="2015-04-15T13:53:00Z">
        <w:r>
          <w:t xml:space="preserve"> must </w:t>
        </w:r>
        <w:r w:rsidR="00C66AA9">
          <w:t xml:space="preserve">be modified for checkpoint/restart capability. We </w:t>
        </w:r>
      </w:ins>
      <w:ins w:id="335" w:author="Bonnie Jonkman" w:date="2015-04-15T13:54:00Z">
        <w:r w:rsidR="00C66AA9">
          <w:t>have made these modifications to the DLL</w:t>
        </w:r>
      </w:ins>
      <w:ins w:id="336" w:author="Bonnie Jonkman" w:date="2015-04-15T14:00:00Z">
        <w:r w:rsidR="00C66AA9">
          <w:t xml:space="preserve"> </w:t>
        </w:r>
        <w:r w:rsidR="00C66AA9" w:rsidRPr="00241AB7">
          <w:rPr>
            <w:highlight w:val="yellow"/>
          </w:rPr>
          <w:t>(reference BLADED manual here?)</w:t>
        </w:r>
      </w:ins>
      <w:ins w:id="337" w:author="Bonnie Jonkman" w:date="2015-04-15T13:54:00Z">
        <w:r w:rsidR="00C66AA9">
          <w:t>:</w:t>
        </w:r>
      </w:ins>
    </w:p>
    <w:p w14:paraId="49CBC356" w14:textId="09D4744B" w:rsidR="00C66AA9" w:rsidRDefault="00C66AA9" w:rsidP="00241AB7">
      <w:pPr>
        <w:pStyle w:val="ListParagraph"/>
        <w:numPr>
          <w:ilvl w:val="1"/>
          <w:numId w:val="29"/>
        </w:numPr>
        <w:rPr>
          <w:ins w:id="338" w:author="Bonnie Jonkman" w:date="2015-04-15T13:56:00Z"/>
        </w:rPr>
      </w:pPr>
      <w:ins w:id="339" w:author="Bonnie Jonkman" w:date="2015-04-15T13:55:00Z">
        <w:r>
          <w:t xml:space="preserve">When record 1 of the </w:t>
        </w:r>
      </w:ins>
      <w:ins w:id="340" w:author="Bonnie Jonkman" w:date="2015-04-15T13:57:00Z">
        <w:r>
          <w:t>“DATA” (</w:t>
        </w:r>
      </w:ins>
      <w:ins w:id="341" w:author="Bonnie Jonkman" w:date="2015-04-15T13:55:00Z">
        <w:r>
          <w:t>avrSwap</w:t>
        </w:r>
      </w:ins>
      <w:ins w:id="342" w:author="Bonnie Jonkman" w:date="2015-04-15T13:57:00Z">
        <w:r>
          <w:t>)</w:t>
        </w:r>
      </w:ins>
      <w:ins w:id="343" w:author="Bonnie Jonkman" w:date="2015-04-15T13:55:00Z">
        <w:r>
          <w:t xml:space="preserve"> array is </w:t>
        </w:r>
      </w:ins>
      <w:ins w:id="344" w:author="Bonnie Jonkman" w:date="2015-04-15T13:57:00Z">
        <w:r>
          <w:t>–</w:t>
        </w:r>
      </w:ins>
      <w:ins w:id="345" w:author="Bonnie Jonkman" w:date="2015-04-15T13:55:00Z">
        <w:r>
          <w:t xml:space="preserve">8, the DLL should create a checkpoint file. The file must be named according to the file name passed in </w:t>
        </w:r>
      </w:ins>
      <w:ins w:id="346" w:author="Bonnie Jonkman" w:date="2015-04-15T13:56:00Z">
        <w:r>
          <w:t xml:space="preserve">argument “INFILE” for this call. </w:t>
        </w:r>
      </w:ins>
      <w:ins w:id="347" w:author="Bonnie Jonkman" w:date="2015-04-15T13:57:00Z">
        <w:r>
          <w:t xml:space="preserve">This file must contain all static </w:t>
        </w:r>
      </w:ins>
      <w:ins w:id="348" w:author="Bonnie Jonkman" w:date="2015-04-15T13:58:00Z">
        <w:r>
          <w:t>data</w:t>
        </w:r>
      </w:ins>
      <w:ins w:id="349" w:author="Bonnie Jonkman" w:date="2015-04-15T13:57:00Z">
        <w:r>
          <w:t xml:space="preserve"> in the DLL that </w:t>
        </w:r>
      </w:ins>
      <w:ins w:id="350" w:author="Bonnie Jonkman" w:date="2015-04-15T13:58:00Z">
        <w:r>
          <w:t>is</w:t>
        </w:r>
      </w:ins>
      <w:ins w:id="351" w:author="Bonnie Jonkman" w:date="2015-04-15T13:57:00Z">
        <w:r>
          <w:t xml:space="preserve"> necessary to </w:t>
        </w:r>
      </w:ins>
      <w:ins w:id="352" w:author="Bonnie Jonkman" w:date="2015-04-15T13:58:00Z">
        <w:r>
          <w:t>start the DLL in the middle of the simulation.</w:t>
        </w:r>
      </w:ins>
    </w:p>
    <w:p w14:paraId="1FF35152" w14:textId="4FB3941B" w:rsidR="00C66AA9" w:rsidRDefault="00C66AA9" w:rsidP="00241AB7">
      <w:pPr>
        <w:pStyle w:val="ListParagraph"/>
        <w:numPr>
          <w:ilvl w:val="1"/>
          <w:numId w:val="29"/>
        </w:numPr>
        <w:rPr>
          <w:ins w:id="353" w:author="Bonnie Jonkman" w:date="2015-04-22T13:50:00Z"/>
        </w:rPr>
      </w:pPr>
      <w:ins w:id="354" w:author="Bonnie Jonkman" w:date="2015-04-15T13:57:00Z">
        <w:r>
          <w:t xml:space="preserve">When record 1 of the “DATA” (avrSwap) array is –9, the DLL should </w:t>
        </w:r>
      </w:ins>
      <w:ins w:id="355" w:author="Bonnie Jonkman" w:date="2015-04-15T13:58:00Z">
        <w:r>
          <w:t xml:space="preserve">read the </w:t>
        </w:r>
      </w:ins>
      <w:ins w:id="356" w:author="Bonnie Jonkman" w:date="2015-04-15T13:57:00Z">
        <w:r>
          <w:t>checkpoint file</w:t>
        </w:r>
      </w:ins>
      <w:ins w:id="357" w:author="Bonnie Jonkman" w:date="2015-04-15T13:58:00Z">
        <w:r>
          <w:t xml:space="preserve"> whose named is specified in the </w:t>
        </w:r>
      </w:ins>
      <w:ins w:id="358" w:author="Bonnie Jonkman" w:date="2015-04-15T13:59:00Z">
        <w:r>
          <w:t>argument</w:t>
        </w:r>
      </w:ins>
      <w:ins w:id="359" w:author="Bonnie Jonkman" w:date="2015-04-15T13:58:00Z">
        <w:r>
          <w:t xml:space="preserve"> </w:t>
        </w:r>
      </w:ins>
      <w:ins w:id="360" w:author="Bonnie Jonkman" w:date="2015-04-15T13:59:00Z">
        <w:r>
          <w:t xml:space="preserve">“INFILE”. The data from this file should be used to set the values of any static variables contained in the DLL so that the simulation can continue </w:t>
        </w:r>
      </w:ins>
      <w:ins w:id="361" w:author="Bonnie Jonkman" w:date="2015-04-15T14:00:00Z">
        <w:r>
          <w:t>from that point.</w:t>
        </w:r>
      </w:ins>
    </w:p>
    <w:p w14:paraId="24A2D95F" w14:textId="1CAFBB9D" w:rsidR="000D703D" w:rsidRDefault="000D703D" w:rsidP="000D703D">
      <w:pPr>
        <w:pStyle w:val="ListParagraph"/>
        <w:numPr>
          <w:ilvl w:val="1"/>
          <w:numId w:val="29"/>
        </w:numPr>
        <w:rPr>
          <w:ins w:id="362" w:author="Bonnie Jonkman" w:date="2015-04-22T13:50:00Z"/>
        </w:rPr>
      </w:pPr>
      <w:ins w:id="363" w:author="Bonnie Jonkman" w:date="2015-04-22T13:51:00Z">
        <w:r>
          <w:t>Source files</w:t>
        </w:r>
      </w:ins>
      <w:ins w:id="364" w:author="Bonnie Jonkman" w:date="2015-08-18T11:34:00Z">
        <w:r w:rsidR="00DE7C4D">
          <w:t xml:space="preserve"> to generate the Bladed-style DLL</w:t>
        </w:r>
      </w:ins>
      <w:ins w:id="365" w:author="Bonnie Jonkman" w:date="2015-04-22T13:51:00Z">
        <w:r>
          <w:t xml:space="preserve"> modified for this change are in the &lt;FAST8&gt;\</w:t>
        </w:r>
        <w:r w:rsidRPr="000D703D">
          <w:t>CertTest\5MW_Baseline\ServoData\Source</w:t>
        </w:r>
        <w:r>
          <w:t xml:space="preserve"> folder.</w:t>
        </w:r>
      </w:ins>
    </w:p>
    <w:p w14:paraId="42F901C8" w14:textId="03DE9EC9" w:rsidR="00C955A4" w:rsidRDefault="00C955A4" w:rsidP="00241AB7">
      <w:pPr>
        <w:pStyle w:val="ListParagraph"/>
        <w:numPr>
          <w:ilvl w:val="0"/>
          <w:numId w:val="29"/>
        </w:numPr>
        <w:rPr>
          <w:ins w:id="366" w:author="Bonnie Jonkman" w:date="2015-04-15T14:04:00Z"/>
        </w:rPr>
      </w:pPr>
      <w:commentRangeStart w:id="367"/>
      <w:ins w:id="368" w:author="Bonnie Jonkman" w:date="2015-04-15T14:01:00Z">
        <w:r w:rsidRPr="00D044DF">
          <w:rPr>
            <w:b/>
          </w:rPr>
          <w:t>Any files that were open when the checkpoint file was created will not be open on restart.</w:t>
        </w:r>
      </w:ins>
      <w:commentRangeEnd w:id="367"/>
      <w:ins w:id="369" w:author="Bonnie Jonkman" w:date="2015-04-21T10:32:00Z">
        <w:r w:rsidR="00241AB7" w:rsidRPr="00D044DF">
          <w:rPr>
            <w:rStyle w:val="CommentReference"/>
            <w:b/>
          </w:rPr>
          <w:commentReference w:id="367"/>
        </w:r>
      </w:ins>
      <w:ins w:id="370" w:author="Bonnie Jonkman" w:date="2015-04-15T14:01:00Z">
        <w:r>
          <w:t xml:space="preserve"> </w:t>
        </w:r>
      </w:ins>
      <w:ins w:id="371" w:author="Bonnie Jonkman" w:date="2015-04-15T14:03:00Z">
        <w:r w:rsidR="00176F14">
          <w:t>We recommend you use only binary output files when starting from checkpoint</w:t>
        </w:r>
      </w:ins>
      <w:ins w:id="372" w:author="Bonnie Jonkman" w:date="2015-04-15T14:04:00Z">
        <w:r w:rsidR="00176F14">
          <w:t xml:space="preserve"> files.</w:t>
        </w:r>
      </w:ins>
    </w:p>
    <w:p w14:paraId="0E7E2E9C" w14:textId="0FFAB969" w:rsidR="00176F14" w:rsidRDefault="00176F14" w:rsidP="00241AB7">
      <w:pPr>
        <w:pStyle w:val="ListParagraph"/>
        <w:numPr>
          <w:ilvl w:val="0"/>
          <w:numId w:val="29"/>
        </w:numPr>
        <w:rPr>
          <w:ins w:id="373" w:author="Bonnie Jonkman" w:date="2015-04-15T19:40:00Z"/>
        </w:rPr>
      </w:pPr>
      <w:ins w:id="374" w:author="Bonnie Jonkman" w:date="2015-04-15T14:04:00Z">
        <w:r>
          <w:t>The user-defined control routines are not available for checkpoint restart.</w:t>
        </w:r>
      </w:ins>
      <w:ins w:id="375" w:author="Bonnie Jonkman" w:date="2015-04-21T10:35:00Z">
        <w:r w:rsidR="00976EEE">
          <w:t xml:space="preserve"> (</w:t>
        </w:r>
      </w:ins>
      <w:ins w:id="376" w:author="Bonnie Jonkman" w:date="2015-04-21T10:36:00Z">
        <w:r w:rsidR="00976EEE">
          <w:t xml:space="preserve">i.e., </w:t>
        </w:r>
      </w:ins>
      <w:ins w:id="377" w:author="Bonnie Jonkman" w:date="2015-04-21T10:35:00Z">
        <w:r w:rsidR="00976EEE">
          <w:t>CertTests 11-13</w:t>
        </w:r>
      </w:ins>
      <w:ins w:id="378" w:author="Bonnie Jonkman" w:date="2015-04-21T10:36:00Z">
        <w:r w:rsidR="00976EEE">
          <w:t xml:space="preserve"> won’t work</w:t>
        </w:r>
      </w:ins>
      <w:ins w:id="379" w:author="Bonnie Jonkman" w:date="2015-04-21T10:35:00Z">
        <w:r w:rsidR="00976EEE">
          <w:t>)</w:t>
        </w:r>
      </w:ins>
    </w:p>
    <w:p w14:paraId="22D23146" w14:textId="120996EF" w:rsidR="00B77EA5" w:rsidRDefault="00241AB7" w:rsidP="00241AB7">
      <w:pPr>
        <w:pStyle w:val="ListParagraph"/>
        <w:numPr>
          <w:ilvl w:val="0"/>
          <w:numId w:val="29"/>
        </w:numPr>
        <w:rPr>
          <w:ins w:id="380" w:author="Bonnie Jonkman" w:date="2015-04-22T19:52:00Z"/>
        </w:rPr>
      </w:pPr>
      <w:ins w:id="381" w:author="Bonnie Jonkman" w:date="2015-04-21T10:33:00Z">
        <w:r>
          <w:t>If we use MUMPS (later): will need to write routines to pack/unpack the data</w:t>
        </w:r>
      </w:ins>
    </w:p>
    <w:p w14:paraId="1FCCB3B7" w14:textId="45967866" w:rsidR="00C07F3C" w:rsidRPr="00E33AF0" w:rsidRDefault="00C07F3C" w:rsidP="00241AB7">
      <w:pPr>
        <w:pStyle w:val="ListParagraph"/>
        <w:numPr>
          <w:ilvl w:val="0"/>
          <w:numId w:val="29"/>
        </w:numPr>
        <w:rPr>
          <w:ins w:id="382" w:author="Bonnie Jonkman" w:date="2015-04-15T13:42:00Z"/>
        </w:rPr>
      </w:pPr>
      <w:ins w:id="383" w:author="Bonnie Jonkman" w:date="2015-04-22T19:52:00Z">
        <w:r>
          <w:t>Sibling mesh relationships are not maintained.</w:t>
        </w:r>
      </w:ins>
    </w:p>
    <w:p w14:paraId="2164B3FA" w14:textId="105C5BD7" w:rsidR="00CA74B5" w:rsidRDefault="00CA74B5" w:rsidP="00992CCA">
      <w:pPr>
        <w:pStyle w:val="Heading1"/>
      </w:pPr>
      <w:bookmarkStart w:id="384" w:name="_Ref352670793"/>
      <w:bookmarkStart w:id="385" w:name="_Toc427740970"/>
      <w:bookmarkEnd w:id="266"/>
      <w:r>
        <w:t>Converting to FAST v8.</w:t>
      </w:r>
      <w:ins w:id="386" w:author="Bonnie Jonkman" w:date="2015-06-11T14:13:00Z">
        <w:r w:rsidR="00673035">
          <w:t>12</w:t>
        </w:r>
      </w:ins>
      <w:r>
        <w:t>.x</w:t>
      </w:r>
      <w:bookmarkEnd w:id="384"/>
      <w:bookmarkEnd w:id="385"/>
    </w:p>
    <w:p w14:paraId="40A75BFB" w14:textId="30A6F6F1" w:rsidR="001143AF" w:rsidRDefault="001143AF" w:rsidP="00214A47">
      <w:r>
        <w:t>You can find example up-to-date input files in the FAST v8.1</w:t>
      </w:r>
      <w:ins w:id="387" w:author="Bonnie Jonkman" w:date="2015-06-11T14:13:00Z">
        <w:r w:rsidR="006945E9">
          <w:t>2</w:t>
        </w:r>
      </w:ins>
      <w:r>
        <w:t>.00a-bjj archive’s CertTest folder. See the “</w:t>
      </w:r>
      <w:r w:rsidR="00AD1B9B">
        <w:fldChar w:fldCharType="begin"/>
      </w:r>
      <w:r w:rsidR="00AD1B9B">
        <w:instrText xml:space="preserve"> REF _Ref417469673 \h </w:instrText>
      </w:r>
      <w:r w:rsidR="00AD1B9B">
        <w:fldChar w:fldCharType="separate"/>
      </w:r>
      <w:r w:rsidR="008462CD">
        <w:t>Certification Tests</w:t>
      </w:r>
      <w:r w:rsidR="00AD1B9B">
        <w:fldChar w:fldCharType="end"/>
      </w:r>
      <w:r>
        <w:t>” section of this document for descriptions.</w:t>
      </w:r>
    </w:p>
    <w:p w14:paraId="2164B3FB" w14:textId="5E7EDD86"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&lt;FAST8&gt;\</w:t>
      </w:r>
      <w:r w:rsidR="00BA0751" w:rsidRPr="00BA0751">
        <w:t>Utilities\SimulationToolbox\ConvertFASTVersions\TemplateFiles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8462CD">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388" w:name="_Toc427740971"/>
      <w:r>
        <w:t>Summary of Changes to Inputs</w:t>
      </w:r>
      <w:bookmarkEnd w:id="388"/>
    </w:p>
    <w:p w14:paraId="2164B3FF" w14:textId="77777777"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14:paraId="2A853833" w14:textId="44EF2C4F" w:rsidR="00E33AF0" w:rsidRDefault="00E33AF0" w:rsidP="00E33AF0">
      <w:pPr>
        <w:pStyle w:val="Heading3"/>
        <w:rPr>
          <w:ins w:id="389" w:author="Bonnie Jonkman" w:date="2015-04-15T13:36:00Z"/>
        </w:rPr>
      </w:pPr>
      <w:ins w:id="390" w:author="Bonnie Jonkman" w:date="2015-04-15T13:36:00Z">
        <w:r>
          <w:t>Changes in FAST v8.1</w:t>
        </w:r>
      </w:ins>
      <w:ins w:id="391" w:author="Bonnie Jonkman" w:date="2015-06-06T16:58:00Z">
        <w:r w:rsidR="00B52163">
          <w:t>2</w:t>
        </w:r>
      </w:ins>
      <w:ins w:id="392" w:author="Bonnie Jonkman" w:date="2015-04-15T13:36:00Z">
        <w:r>
          <w:t>.00a-bjj</w:t>
        </w:r>
      </w:ins>
    </w:p>
    <w:p w14:paraId="720EBFA8" w14:textId="627CB0E7" w:rsidR="00B832A9" w:rsidRDefault="00B832A9" w:rsidP="00B832A9">
      <w:pPr>
        <w:pStyle w:val="ListParagraph"/>
        <w:numPr>
          <w:ilvl w:val="0"/>
          <w:numId w:val="28"/>
        </w:numPr>
        <w:rPr>
          <w:ins w:id="393" w:author="Bonnie Jonkman" w:date="2015-08-19T09:16:00Z"/>
        </w:rPr>
      </w:pPr>
      <w:ins w:id="394" w:author="Bonnie Jonkman" w:date="2015-08-19T09:16:00Z">
        <w:r>
          <w:t xml:space="preserve">The following differences occur in the </w:t>
        </w:r>
      </w:ins>
      <w:ins w:id="395" w:author="Bonnie Jonkman" w:date="2015-08-19T09:17:00Z">
        <w:r w:rsidR="002E48BD">
          <w:t xml:space="preserve">FAST </w:t>
        </w:r>
      </w:ins>
      <w:ins w:id="396" w:author="Bonnie Jonkman" w:date="2015-08-19T09:16:00Z">
        <w:r>
          <w:t>primary input file:</w:t>
        </w:r>
      </w:ins>
    </w:p>
    <w:p w14:paraId="4B44141A" w14:textId="62B68779" w:rsidR="00B003CF" w:rsidRDefault="00B832A9" w:rsidP="005B3D51">
      <w:pPr>
        <w:pStyle w:val="ListParagraph"/>
        <w:numPr>
          <w:ilvl w:val="1"/>
          <w:numId w:val="28"/>
        </w:numPr>
        <w:rPr>
          <w:ins w:id="397" w:author="Bonnie Jonkman" w:date="2015-08-19T09:16:00Z"/>
        </w:rPr>
      </w:pPr>
      <w:ins w:id="398" w:author="Bonnie Jonkman" w:date="2015-08-19T09:16:00Z">
        <w:r w:rsidRPr="00053AB0">
          <w:rPr>
            <w:b/>
          </w:rPr>
          <w:t>ChkptTime</w:t>
        </w:r>
        <w:r>
          <w:t xml:space="preserve"> was added to the primary FAST input file.</w:t>
        </w:r>
      </w:ins>
    </w:p>
    <w:p w14:paraId="09AD2C30" w14:textId="14C2D303" w:rsidR="00B832A9" w:rsidRDefault="00B832A9" w:rsidP="005B3D51">
      <w:pPr>
        <w:pStyle w:val="ListParagraph"/>
        <w:numPr>
          <w:ilvl w:val="1"/>
          <w:numId w:val="28"/>
        </w:numPr>
        <w:rPr>
          <w:ins w:id="399" w:author="Bonnie Jonkman" w:date="2015-08-19T09:16:00Z"/>
        </w:rPr>
      </w:pPr>
      <w:ins w:id="400" w:author="Bonnie Jonkman" w:date="2015-08-19T09:16:00Z">
        <w:r>
          <w:rPr>
            <w:b/>
          </w:rPr>
          <w:t>CompInflow</w:t>
        </w:r>
        <w:r w:rsidRPr="00437347">
          <w:t xml:space="preserve"> and </w:t>
        </w:r>
        <w:r>
          <w:rPr>
            <w:b/>
          </w:rPr>
          <w:t>InflowFile</w:t>
        </w:r>
        <w:r w:rsidRPr="00437347">
          <w:t xml:space="preserve"> were add</w:t>
        </w:r>
        <w:r>
          <w:t>ed</w:t>
        </w:r>
        <w:r w:rsidRPr="00437347">
          <w:t xml:space="preserve"> t</w:t>
        </w:r>
        <w:r>
          <w:t>o the primary FAST input file.</w:t>
        </w:r>
      </w:ins>
      <w:ins w:id="401" w:author="Bonnie Jonkman" w:date="2015-08-19T09:20:00Z">
        <w:r w:rsidR="002E48BD">
          <w:t xml:space="preserve"> </w:t>
        </w:r>
        <w:r w:rsidR="002E48BD">
          <w:t xml:space="preserve">The InflowWind module </w:t>
        </w:r>
      </w:ins>
      <w:ins w:id="402" w:author="Bonnie Jonkman" w:date="2015-08-19T09:46:00Z">
        <w:r w:rsidR="005B3D51">
          <w:t xml:space="preserve">now </w:t>
        </w:r>
      </w:ins>
      <w:ins w:id="403" w:author="Bonnie Jonkman" w:date="2015-08-19T09:20:00Z">
        <w:r w:rsidR="002E48BD">
          <w:t>has its own input file</w:t>
        </w:r>
      </w:ins>
      <w:ins w:id="404" w:author="Bonnie Jonkman" w:date="2015-08-19T09:21:00Z">
        <w:r w:rsidR="002E48BD">
          <w:t xml:space="preserve"> (it is no longer part of the AeroDyn module).</w:t>
        </w:r>
      </w:ins>
    </w:p>
    <w:p w14:paraId="2FECF3DA" w14:textId="1EBB1E32" w:rsidR="00B832A9" w:rsidRDefault="00B832A9" w:rsidP="005B3D51">
      <w:pPr>
        <w:pStyle w:val="ListParagraph"/>
        <w:numPr>
          <w:ilvl w:val="1"/>
          <w:numId w:val="28"/>
        </w:numPr>
        <w:rPr>
          <w:ins w:id="405" w:author="Bonnie Jonkman" w:date="2015-08-19T09:12:00Z"/>
        </w:rPr>
      </w:pPr>
      <w:ins w:id="406" w:author="Bonnie Jonkman" w:date="2015-08-19T09:16:00Z">
        <w:r w:rsidRPr="005B3D51">
          <w:rPr>
            <w:b/>
          </w:rPr>
          <w:t>AeroMod</w:t>
        </w:r>
      </w:ins>
      <w:ins w:id="407" w:author="Bonnie Jonkman" w:date="2015-08-19T09:17:00Z">
        <w:r>
          <w:rPr>
            <w:b/>
          </w:rPr>
          <w:t> </w:t>
        </w:r>
      </w:ins>
      <w:ins w:id="408" w:author="Bonnie Jonkman" w:date="2015-08-19T09:16:00Z">
        <w:r>
          <w:t>=</w:t>
        </w:r>
      </w:ins>
      <w:ins w:id="409" w:author="Bonnie Jonkman" w:date="2015-08-19T09:17:00Z">
        <w:r>
          <w:t> </w:t>
        </w:r>
      </w:ins>
      <w:ins w:id="410" w:author="Bonnie Jonkman" w:date="2015-08-19T09:16:00Z">
        <w:r>
          <w:t>2 is a new option, which allows the user to choose AeroDyn v15.</w:t>
        </w:r>
      </w:ins>
    </w:p>
    <w:p w14:paraId="0D625EDF" w14:textId="77777777" w:rsidR="00B832A9" w:rsidRDefault="00B832A9" w:rsidP="00B832A9">
      <w:pPr>
        <w:pStyle w:val="ListParagraph"/>
        <w:numPr>
          <w:ilvl w:val="0"/>
          <w:numId w:val="28"/>
        </w:numPr>
        <w:rPr>
          <w:ins w:id="411" w:author="Bonnie Jonkman" w:date="2015-08-19T09:21:00Z"/>
        </w:rPr>
      </w:pPr>
      <w:ins w:id="412" w:author="Bonnie Jonkman" w:date="2015-08-19T09:16:00Z">
        <w:r>
          <w:t>The following differences occur in the primary input file of the ServoDyn module:</w:t>
        </w:r>
      </w:ins>
    </w:p>
    <w:p w14:paraId="244A7745" w14:textId="373A9F63" w:rsidR="00596C1F" w:rsidRDefault="00596C1F" w:rsidP="005B3D51">
      <w:pPr>
        <w:pStyle w:val="ListParagraph"/>
        <w:numPr>
          <w:ilvl w:val="1"/>
          <w:numId w:val="28"/>
        </w:numPr>
        <w:rPr>
          <w:ins w:id="413" w:author="Bonnie Jonkman" w:date="2015-08-19T09:22:00Z"/>
        </w:rPr>
      </w:pPr>
      <w:ins w:id="414" w:author="Bonnie Jonkman" w:date="2015-08-19T09:21:00Z">
        <w:r>
          <w:lastRenderedPageBreak/>
          <w:t xml:space="preserve">The </w:t>
        </w:r>
        <w:r w:rsidRPr="005B3D51">
          <w:rPr>
            <w:b/>
          </w:rPr>
          <w:t>DLL_InFile</w:t>
        </w:r>
        <w:r>
          <w:t xml:space="preserve"> variable</w:t>
        </w:r>
      </w:ins>
      <w:ins w:id="415" w:author="Bonnie Jonkman" w:date="2015-08-19T09:22:00Z">
        <w:r>
          <w:t xml:space="preserve"> was added to the input file. Previously, this value was hardcoded to “DISCON.IN” in the ServoDyn source code. This is the name of the input file that gets passed to the Bladed-style DLL when it is used. The DLL may or may not ignore this value.</w:t>
        </w:r>
      </w:ins>
    </w:p>
    <w:p w14:paraId="171261B2" w14:textId="67E0D83D" w:rsidR="00596C1F" w:rsidRDefault="00596C1F" w:rsidP="005B3D51">
      <w:pPr>
        <w:pStyle w:val="ListParagraph"/>
        <w:numPr>
          <w:ilvl w:val="1"/>
          <w:numId w:val="28"/>
        </w:numPr>
        <w:rPr>
          <w:ins w:id="416" w:author="Bonnie Jonkman" w:date="2015-08-19T09:16:00Z"/>
        </w:rPr>
      </w:pPr>
      <w:ins w:id="417" w:author="Bonnie Jonkman" w:date="2015-08-19T09:23:00Z">
        <w:r>
          <w:t xml:space="preserve">The </w:t>
        </w:r>
        <w:r w:rsidRPr="005B3D51">
          <w:rPr>
            <w:b/>
          </w:rPr>
          <w:t xml:space="preserve">DLL_DT </w:t>
        </w:r>
        <w:r>
          <w:t xml:space="preserve">variable was added to the input file. This value (in seconds) must be an integer multiple of the ServoDyn module’s </w:t>
        </w:r>
        <w:r w:rsidRPr="005B3D51">
          <w:rPr>
            <w:b/>
          </w:rPr>
          <w:t>DT</w:t>
        </w:r>
        <w:r>
          <w:t xml:space="preserve"> value. It specifies the time</w:t>
        </w:r>
      </w:ins>
      <w:ins w:id="418" w:author="Bonnie Jonkman" w:date="2015-08-19T09:24:00Z">
        <w:r>
          <w:t xml:space="preserve"> interval</w:t>
        </w:r>
      </w:ins>
      <w:ins w:id="419" w:author="Bonnie Jonkman" w:date="2015-08-19T09:23:00Z">
        <w:r>
          <w:t xml:space="preserve"> </w:t>
        </w:r>
      </w:ins>
      <w:ins w:id="420" w:author="Bonnie Jonkman" w:date="2015-08-19T09:24:00Z">
        <w:r>
          <w:t>at which the Bladed-style DLL is called. The code will use old values until the DLL is called again.</w:t>
        </w:r>
      </w:ins>
    </w:p>
    <w:p w14:paraId="7F872DE9" w14:textId="15CD672D" w:rsidR="00B832A9" w:rsidRDefault="00B832A9" w:rsidP="00B832A9">
      <w:pPr>
        <w:pStyle w:val="ListParagraph"/>
        <w:numPr>
          <w:ilvl w:val="0"/>
          <w:numId w:val="28"/>
        </w:numPr>
        <w:rPr>
          <w:ins w:id="421" w:author="Bonnie Jonkman" w:date="2015-08-19T09:15:00Z"/>
        </w:rPr>
      </w:pPr>
      <w:ins w:id="422" w:author="Bonnie Jonkman" w:date="2015-08-19T09:15:00Z">
        <w:r>
          <w:t xml:space="preserve">The following differences occur in the primary input file of the </w:t>
        </w:r>
        <w:r>
          <w:t>ElastoDyn</w:t>
        </w:r>
        <w:r>
          <w:t xml:space="preserve"> module:</w:t>
        </w:r>
      </w:ins>
    </w:p>
    <w:p w14:paraId="16D05983" w14:textId="77777777" w:rsidR="00B832A9" w:rsidRDefault="00B832A9" w:rsidP="005B3D51">
      <w:pPr>
        <w:pStyle w:val="ListParagraph"/>
        <w:numPr>
          <w:ilvl w:val="1"/>
          <w:numId w:val="28"/>
        </w:numPr>
        <w:rPr>
          <w:ins w:id="423" w:author="Bonnie Jonkman" w:date="2015-08-19T09:16:00Z"/>
        </w:rPr>
      </w:pPr>
      <w:ins w:id="424" w:author="Bonnie Jonkman" w:date="2015-08-19T09:16:00Z">
        <w:r w:rsidRPr="006B4476">
          <w:rPr>
            <w:b/>
          </w:rPr>
          <w:t>BldNodes</w:t>
        </w:r>
        <w:r w:rsidRPr="003B1214">
          <w:t xml:space="preserve"> </w:t>
        </w:r>
        <w:r>
          <w:t xml:space="preserve">was added to the ElastoDyn input file. This input is used to discretize the blade into </w:t>
        </w:r>
        <w:r w:rsidRPr="006B4476">
          <w:rPr>
            <w:b/>
          </w:rPr>
          <w:t>BldNodes</w:t>
        </w:r>
        <w:r w:rsidRPr="003B1214">
          <w:t xml:space="preserve"> </w:t>
        </w:r>
        <w:r>
          <w:t>equally spaced elements when AeroDyn v14 is not used (when using AeroDyn v14, ElastoDyn will use the AeroDyn v14 blade discretization instead). This number does not include points on the blade root or blade tip.</w:t>
        </w:r>
      </w:ins>
    </w:p>
    <w:p w14:paraId="61CCD54F" w14:textId="159D9C09" w:rsidR="002E48BD" w:rsidRDefault="002E48BD" w:rsidP="002E48BD">
      <w:pPr>
        <w:pStyle w:val="ListParagraph"/>
        <w:numPr>
          <w:ilvl w:val="0"/>
          <w:numId w:val="28"/>
        </w:numPr>
        <w:rPr>
          <w:ins w:id="425" w:author="Bonnie Jonkman" w:date="2015-08-19T09:17:00Z"/>
        </w:rPr>
      </w:pPr>
      <w:ins w:id="426" w:author="Bonnie Jonkman" w:date="2015-08-19T09:17:00Z">
        <w:r>
          <w:t xml:space="preserve">The following differences occur in the primary input file of the </w:t>
        </w:r>
        <w:r>
          <w:t>AeroDyn v14</w:t>
        </w:r>
        <w:r>
          <w:t xml:space="preserve"> module:</w:t>
        </w:r>
      </w:ins>
    </w:p>
    <w:p w14:paraId="5FB17AED" w14:textId="6BC56050" w:rsidR="002E48BD" w:rsidRDefault="002E48BD" w:rsidP="005B3D51">
      <w:pPr>
        <w:pStyle w:val="ListParagraph"/>
        <w:numPr>
          <w:ilvl w:val="1"/>
          <w:numId w:val="28"/>
        </w:numPr>
        <w:rPr>
          <w:ins w:id="427" w:author="Bonnie Jonkman" w:date="2015-08-19T09:18:00Z"/>
        </w:rPr>
      </w:pPr>
      <w:ins w:id="428" w:author="Bonnie Jonkman" w:date="2015-08-19T09:18:00Z">
        <w:r>
          <w:t>The unused</w:t>
        </w:r>
        <w:r>
          <w:t xml:space="preserve"> </w:t>
        </w:r>
        <w:r w:rsidRPr="005B3D51">
          <w:rPr>
            <w:b/>
          </w:rPr>
          <w:t>SI</w:t>
        </w:r>
      </w:ins>
      <w:ins w:id="429" w:author="Bonnie Jonkman" w:date="2015-08-19T09:19:00Z">
        <w:r>
          <w:rPr>
            <w:b/>
          </w:rPr>
          <w:t xml:space="preserve"> </w:t>
        </w:r>
        <w:r>
          <w:t>variable input line has been removed</w:t>
        </w:r>
      </w:ins>
      <w:ins w:id="430" w:author="Bonnie Jonkman" w:date="2015-08-19T09:18:00Z">
        <w:r>
          <w:t>.</w:t>
        </w:r>
      </w:ins>
    </w:p>
    <w:p w14:paraId="1782B069" w14:textId="76333D04" w:rsidR="002E48BD" w:rsidRDefault="002E48BD" w:rsidP="005B3D51">
      <w:pPr>
        <w:pStyle w:val="ListParagraph"/>
        <w:numPr>
          <w:ilvl w:val="1"/>
          <w:numId w:val="28"/>
        </w:numPr>
        <w:rPr>
          <w:ins w:id="431" w:author="Bonnie Jonkman" w:date="2015-08-19T09:18:00Z"/>
        </w:rPr>
      </w:pPr>
      <w:ins w:id="432" w:author="Bonnie Jonkman" w:date="2015-08-19T09:18:00Z">
        <w:r>
          <w:t>The</w:t>
        </w:r>
        <w:r>
          <w:t xml:space="preserve"> </w:t>
        </w:r>
        <w:r w:rsidRPr="005B3D51">
          <w:rPr>
            <w:b/>
          </w:rPr>
          <w:t>HubHt</w:t>
        </w:r>
        <w:r>
          <w:t xml:space="preserve"> </w:t>
        </w:r>
        <w:r>
          <w:t>variable has been removed</w:t>
        </w:r>
      </w:ins>
      <w:ins w:id="433" w:author="Bonnie Jonkman" w:date="2015-08-19T09:19:00Z">
        <w:r>
          <w:t xml:space="preserve">. It is now </w:t>
        </w:r>
        <w:r>
          <w:rPr>
            <w:b/>
          </w:rPr>
          <w:t>RefHt</w:t>
        </w:r>
        <w:r>
          <w:t xml:space="preserve"> in the InflowWind module’s primary input file.</w:t>
        </w:r>
      </w:ins>
    </w:p>
    <w:p w14:paraId="29510800" w14:textId="5514D355" w:rsidR="002E48BD" w:rsidRDefault="002E48BD" w:rsidP="005B3D51">
      <w:pPr>
        <w:pStyle w:val="ListParagraph"/>
        <w:numPr>
          <w:ilvl w:val="1"/>
          <w:numId w:val="28"/>
        </w:numPr>
        <w:rPr>
          <w:ins w:id="434" w:author="Bonnie Jonkman" w:date="2015-08-19T09:18:00Z"/>
        </w:rPr>
      </w:pPr>
      <w:ins w:id="435" w:author="Bonnie Jonkman" w:date="2015-08-19T09:18:00Z">
        <w:r>
          <w:t xml:space="preserve">The </w:t>
        </w:r>
        <w:r w:rsidRPr="005B3D51">
          <w:rPr>
            <w:b/>
          </w:rPr>
          <w:t>WindFile</w:t>
        </w:r>
        <w:r>
          <w:t xml:space="preserve"> variable has been removed</w:t>
        </w:r>
        <w:r>
          <w:t>.</w:t>
        </w:r>
      </w:ins>
      <w:ins w:id="436" w:author="Bonnie Jonkman" w:date="2015-08-19T09:19:00Z">
        <w:r>
          <w:t xml:space="preserve"> This variable is now specified in the InflowWind module’s primary input file.</w:t>
        </w:r>
      </w:ins>
    </w:p>
    <w:p w14:paraId="15ED3CBC" w14:textId="6C4456CC" w:rsidR="002E48BD" w:rsidRPr="00E33AF0" w:rsidRDefault="002E48BD" w:rsidP="005B3D51">
      <w:pPr>
        <w:pStyle w:val="ListParagraph"/>
        <w:numPr>
          <w:ilvl w:val="1"/>
          <w:numId w:val="28"/>
        </w:numPr>
        <w:rPr>
          <w:ins w:id="437" w:author="Bonnie Jonkman" w:date="2015-04-15T13:36:00Z"/>
        </w:rPr>
      </w:pPr>
      <w:ins w:id="438" w:author="Bonnie Jonkman" w:date="2015-08-19T09:18:00Z">
        <w:r>
          <w:t>One additional</w:t>
        </w:r>
        <w:r>
          <w:t xml:space="preserve"> header line</w:t>
        </w:r>
        <w:r>
          <w:t xml:space="preserve"> was added</w:t>
        </w:r>
        <w:r>
          <w:t>.</w:t>
        </w:r>
      </w:ins>
    </w:p>
    <w:p w14:paraId="2164B400" w14:textId="5E4F7D42" w:rsidR="005A2B54" w:rsidRDefault="005A2B54" w:rsidP="005A2B54">
      <w:pPr>
        <w:pStyle w:val="Heading3"/>
      </w:pPr>
      <w:r>
        <w:t>Changes in FAST v8.10.00a-bjj</w:t>
      </w:r>
    </w:p>
    <w:p w14:paraId="2164B401" w14:textId="3675D2D5" w:rsidR="00D540B3" w:rsidRDefault="005A2B54" w:rsidP="001A4C06">
      <w:r>
        <w:t xml:space="preserve">The primary input file of FAST v8.10.00a-bjj </w:t>
      </w:r>
      <w:r w:rsidR="00100AB0">
        <w:t>is the same as that of FAST v8.09.00a-bjj</w:t>
      </w:r>
      <w:r w:rsidR="00D540B3">
        <w:t>, however</w:t>
      </w:r>
      <w:r w:rsidR="00280B19">
        <w:t xml:space="preserve"> the code accepts an additional option for </w:t>
      </w:r>
      <w:r w:rsidR="00280B19" w:rsidRPr="00280B19">
        <w:rPr>
          <w:b/>
        </w:rPr>
        <w:t>CompMooring</w:t>
      </w:r>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r w:rsidR="0064763A" w:rsidRPr="001A4C06">
        <w:rPr>
          <w:b/>
        </w:rPr>
        <w:t>CompNTMD</w:t>
      </w:r>
      <w:r w:rsidR="0064763A">
        <w:t xml:space="preserve"> and </w:t>
      </w:r>
      <w:r w:rsidR="0064763A" w:rsidRPr="001A4C06">
        <w:rPr>
          <w:b/>
        </w:rPr>
        <w:t>NTMD</w:t>
      </w:r>
      <w:r w:rsidRPr="001A4C06">
        <w:rPr>
          <w:b/>
        </w:rPr>
        <w:t>f</w:t>
      </w:r>
      <w:r w:rsidR="0064763A" w:rsidRPr="001A4C06">
        <w:rPr>
          <w:b/>
        </w:rPr>
        <w:t>ile</w:t>
      </w:r>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r w:rsidR="00C9142A">
        <w:rPr>
          <w:b/>
        </w:rPr>
        <w:t>PCMode</w:t>
      </w:r>
      <w:r w:rsidR="00C9142A">
        <w:t xml:space="preserve">, </w:t>
      </w:r>
      <w:r w:rsidR="00C9142A">
        <w:rPr>
          <w:b/>
        </w:rPr>
        <w:t>VSContrl</w:t>
      </w:r>
      <w:r w:rsidR="00C9142A">
        <w:t xml:space="preserve">, </w:t>
      </w:r>
      <w:r w:rsidR="00C9142A">
        <w:rPr>
          <w:b/>
        </w:rPr>
        <w:t>GenModel</w:t>
      </w:r>
      <w:r w:rsidR="00C9142A">
        <w:t xml:space="preserve">, </w:t>
      </w:r>
      <w:r w:rsidR="00C9142A">
        <w:rPr>
          <w:b/>
        </w:rPr>
        <w:t>HSSBrMode</w:t>
      </w:r>
      <w:r w:rsidR="00C9142A">
        <w:t xml:space="preserve">, and </w:t>
      </w:r>
      <w:r w:rsidR="00C9142A">
        <w:rPr>
          <w:b/>
        </w:rPr>
        <w:t>YCMode</w:t>
      </w:r>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lastRenderedPageBreak/>
        <w:t>The HSSBrTq output from ServoDyn has been renamed HSSBrTqC (high speed shaft torque command). This output was renamed to avoid confusion with the new HSSBrTq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newtons (N) instead of kilonewtons (kN) and the flags have changed.</w:t>
      </w:r>
      <w:r w:rsidR="00185772">
        <w:t xml:space="preserve"> The new flags </w:t>
      </w:r>
      <w:r w:rsidR="00796008">
        <w:t>are listed</w:t>
      </w:r>
      <w:r w:rsidR="00923A5B">
        <w:t xml:space="preserve"> on the </w:t>
      </w:r>
      <w:hyperlink r:id="rId28"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r w:rsidRPr="00BE4686">
              <w:rPr>
                <w:b w:val="0"/>
              </w:rPr>
              <w:t>ADFile</w:t>
            </w:r>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AeroFile</w:t>
            </w:r>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r w:rsidRPr="00BE4686">
              <w:rPr>
                <w:b w:val="0"/>
              </w:rPr>
              <w:t>SrvDFile</w:t>
            </w:r>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ServoFile</w:t>
            </w:r>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r w:rsidRPr="00BE4686">
              <w:rPr>
                <w:b w:val="0"/>
              </w:rPr>
              <w:t>HDFile</w:t>
            </w:r>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HydroFile</w:t>
            </w:r>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r w:rsidRPr="00BE4686">
              <w:rPr>
                <w:b w:val="0"/>
              </w:rPr>
              <w:t>SDFile</w:t>
            </w:r>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SubFile</w:t>
            </w:r>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r w:rsidRPr="00BE4686">
              <w:rPr>
                <w:b w:val="0"/>
              </w:rPr>
              <w:t>MAPFile</w:t>
            </w:r>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MooringFile</w:t>
            </w:r>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r w:rsidRPr="00BE4686">
              <w:rPr>
                <w:b w:val="0"/>
              </w:rPr>
              <w:t>CompMAP</w:t>
            </w:r>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CompMooring</w:t>
            </w:r>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r w:rsidRPr="00A961B1">
        <w:t>CompAero</w:t>
      </w:r>
      <w:r>
        <w:t xml:space="preserve">, CompServo, </w:t>
      </w:r>
      <w:r w:rsidRPr="00A961B1">
        <w:t>CompHydro</w:t>
      </w:r>
      <w:r>
        <w:t xml:space="preserve">, CompSub, and </w:t>
      </w:r>
      <w:r w:rsidRPr="00A961B1">
        <w:t>CompMooring</w:t>
      </w:r>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r w:rsidRPr="00A961B1">
        <w:rPr>
          <w:b/>
        </w:rPr>
        <w:t>CompIce</w:t>
      </w:r>
      <w:r>
        <w:t xml:space="preserve"> and </w:t>
      </w:r>
      <w:r w:rsidRPr="00A961B1">
        <w:rPr>
          <w:b/>
        </w:rPr>
        <w:t>IceFile</w:t>
      </w:r>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r w:rsidRPr="00BE4686">
        <w:rPr>
          <w:b/>
        </w:rPr>
        <w:t>CompElast</w:t>
      </w:r>
      <w:r w:rsidRPr="00BE4686">
        <w:t xml:space="preserve">, </w:t>
      </w:r>
      <w:r w:rsidRPr="00BE4686">
        <w:rPr>
          <w:b/>
        </w:rPr>
        <w:t>BDBldFile(1)</w:t>
      </w:r>
      <w:r w:rsidRPr="00BE4686">
        <w:t>,</w:t>
      </w:r>
      <w:r>
        <w:rPr>
          <w:b/>
        </w:rPr>
        <w:t xml:space="preserve"> </w:t>
      </w:r>
      <w:r w:rsidRPr="00BE4686">
        <w:rPr>
          <w:b/>
        </w:rPr>
        <w:t>BDBldFile(</w:t>
      </w:r>
      <w:r>
        <w:rPr>
          <w:b/>
        </w:rPr>
        <w:t>2</w:t>
      </w:r>
      <w:r w:rsidRPr="00BE4686">
        <w:rPr>
          <w:b/>
        </w:rPr>
        <w:t>)</w:t>
      </w:r>
      <w:r w:rsidRPr="00BE4686">
        <w:t>,</w:t>
      </w:r>
      <w:r>
        <w:rPr>
          <w:b/>
        </w:rPr>
        <w:t xml:space="preserve"> </w:t>
      </w:r>
      <w:r>
        <w:t>and</w:t>
      </w:r>
      <w:r>
        <w:rPr>
          <w:b/>
        </w:rPr>
        <w:t xml:space="preserve"> </w:t>
      </w:r>
      <w:r w:rsidRPr="00BE4686">
        <w:rPr>
          <w:b/>
        </w:rPr>
        <w:t>BDBldFile(</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HydroDyn’s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r w:rsidRPr="007D7E91">
        <w:rPr>
          <w:b/>
        </w:rPr>
        <w:lastRenderedPageBreak/>
        <w:t>PtfmLdMod</w:t>
      </w:r>
      <w:r>
        <w:t xml:space="preserve"> has </w:t>
      </w:r>
      <w:r w:rsidR="00BA0751">
        <w:t xml:space="preserve">been converted to </w:t>
      </w:r>
      <w:r w:rsidR="00BA0751" w:rsidRPr="007D7E91">
        <w:rPr>
          <w:b/>
        </w:rPr>
        <w:t>CompUsrPtfmLd</w:t>
      </w:r>
      <w:r w:rsidR="00754E0F">
        <w:t>.</w:t>
      </w:r>
    </w:p>
    <w:p w14:paraId="2164B443" w14:textId="77777777" w:rsidR="00852A08" w:rsidRDefault="00852A08" w:rsidP="00852A08">
      <w:pPr>
        <w:pStyle w:val="ListParagraph"/>
        <w:numPr>
          <w:ilvl w:val="0"/>
          <w:numId w:val="3"/>
        </w:numPr>
      </w:pPr>
      <w:r w:rsidRPr="007D7E91">
        <w:rPr>
          <w:b/>
        </w:rPr>
        <w:t>TwrLdMod</w:t>
      </w:r>
      <w:r>
        <w:t xml:space="preserve"> has been converted to </w:t>
      </w:r>
      <w:r w:rsidRPr="007D7E91">
        <w:rPr>
          <w:b/>
        </w:rPr>
        <w:t>CompUserTwrLd</w:t>
      </w:r>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r w:rsidRPr="007D7E91">
        <w:rPr>
          <w:b/>
        </w:rPr>
        <w:t>PtfmCM</w:t>
      </w:r>
      <w:r>
        <w:t xml:space="preserve"> is now </w:t>
      </w:r>
      <w:r w:rsidRPr="007D7E91">
        <w:rPr>
          <w:b/>
        </w:rPr>
        <w:t>PtfmCMzt</w:t>
      </w:r>
      <w:r>
        <w:t xml:space="preserve">, with </w:t>
      </w:r>
      <w:r w:rsidRPr="007D7E91">
        <w:rPr>
          <w:b/>
        </w:rPr>
        <w:t>PtfmCMzt</w:t>
      </w:r>
      <w:r>
        <w:t xml:space="preserve"> = -</w:t>
      </w:r>
      <w:r w:rsidRPr="007D7E91">
        <w:rPr>
          <w:b/>
        </w:rPr>
        <w:t>PtfmCM</w:t>
      </w:r>
      <w:r w:rsidR="00754E0F">
        <w:t>.</w:t>
      </w:r>
    </w:p>
    <w:p w14:paraId="2164B446" w14:textId="77777777" w:rsidR="00852A08" w:rsidRDefault="00852A08" w:rsidP="00852A08">
      <w:pPr>
        <w:pStyle w:val="ListParagraph"/>
        <w:numPr>
          <w:ilvl w:val="0"/>
          <w:numId w:val="3"/>
        </w:numPr>
      </w:pPr>
      <w:r>
        <w:t xml:space="preserve">Corresponding inputs </w:t>
      </w:r>
      <w:r w:rsidRPr="007D7E91">
        <w:rPr>
          <w:b/>
        </w:rPr>
        <w:t>PtfmCMxt</w:t>
      </w:r>
      <w:r>
        <w:t xml:space="preserve"> and </w:t>
      </w:r>
      <w:r w:rsidRPr="007D7E91">
        <w:rPr>
          <w:b/>
        </w:rPr>
        <w:t>PtfmCMyt</w:t>
      </w:r>
      <w:r>
        <w:t xml:space="preserve"> have been added</w:t>
      </w:r>
      <w:r w:rsidR="00754E0F">
        <w:t>.</w:t>
      </w:r>
    </w:p>
    <w:p w14:paraId="2164B447" w14:textId="77777777" w:rsidR="00F37CCF" w:rsidRDefault="00F37CCF" w:rsidP="00F37CCF">
      <w:pPr>
        <w:pStyle w:val="ListParagraph"/>
        <w:numPr>
          <w:ilvl w:val="0"/>
          <w:numId w:val="3"/>
        </w:numPr>
      </w:pPr>
      <w:r w:rsidRPr="007D7E91">
        <w:rPr>
          <w:b/>
        </w:rPr>
        <w:t>PtfmRef</w:t>
      </w:r>
      <w:r>
        <w:t xml:space="preserve"> is now </w:t>
      </w:r>
      <w:r w:rsidRPr="007D7E91">
        <w:rPr>
          <w:b/>
        </w:rPr>
        <w:t>PtfmRefzt</w:t>
      </w:r>
      <w:r>
        <w:t xml:space="preserve">, with </w:t>
      </w:r>
      <w:r w:rsidRPr="007D7E91">
        <w:rPr>
          <w:b/>
        </w:rPr>
        <w:t>PtfmRefzt</w:t>
      </w:r>
      <w:r>
        <w:t xml:space="preserve"> = -</w:t>
      </w:r>
      <w:r w:rsidRPr="007D7E91">
        <w:rPr>
          <w:b/>
        </w:rPr>
        <w:t>PtfmRef</w:t>
      </w:r>
      <w:r>
        <w:t>.</w:t>
      </w:r>
    </w:p>
    <w:p w14:paraId="2164B448" w14:textId="77777777" w:rsidR="00F37CCF" w:rsidRDefault="00F37CCF" w:rsidP="00F37CCF">
      <w:pPr>
        <w:pStyle w:val="ListParagraph"/>
        <w:numPr>
          <w:ilvl w:val="0"/>
          <w:numId w:val="3"/>
        </w:numPr>
      </w:pPr>
      <w:r w:rsidRPr="007D7E91">
        <w:rPr>
          <w:b/>
        </w:rPr>
        <w:t>TwrRBHt</w:t>
      </w:r>
      <w:r>
        <w:t xml:space="preserve"> and </w:t>
      </w:r>
      <w:r w:rsidRPr="007D7E91">
        <w:rPr>
          <w:b/>
        </w:rPr>
        <w:t>TwrDraft</w:t>
      </w:r>
      <w:r>
        <w:t xml:space="preserve"> have been replaced with </w:t>
      </w:r>
      <w:r w:rsidRPr="007D7E91">
        <w:rPr>
          <w:b/>
        </w:rPr>
        <w:t>TowerBsHt</w:t>
      </w:r>
      <w:r>
        <w:t xml:space="preserve">, with </w:t>
      </w:r>
      <w:r>
        <w:br/>
      </w:r>
      <w:r w:rsidRPr="007D7E91">
        <w:rPr>
          <w:b/>
        </w:rPr>
        <w:t>TowerBsHt</w:t>
      </w:r>
      <w:r>
        <w:t xml:space="preserve"> = </w:t>
      </w:r>
      <w:r w:rsidRPr="007D7E91">
        <w:rPr>
          <w:b/>
        </w:rPr>
        <w:t>TwrRBHt</w:t>
      </w:r>
      <w:r>
        <w:t> – </w:t>
      </w:r>
      <w:r w:rsidRPr="007D7E91">
        <w:rPr>
          <w:b/>
        </w:rPr>
        <w:t>TwrDraft</w:t>
      </w:r>
      <w:r>
        <w:t>.</w:t>
      </w:r>
    </w:p>
    <w:p w14:paraId="2164B449" w14:textId="77777777" w:rsidR="00852A08" w:rsidRDefault="00852A08" w:rsidP="00852A08">
      <w:pPr>
        <w:pStyle w:val="ListParagraph"/>
        <w:numPr>
          <w:ilvl w:val="0"/>
          <w:numId w:val="3"/>
        </w:numPr>
      </w:pPr>
      <w:r>
        <w:t>The output decimation factor (</w:t>
      </w:r>
      <w:r w:rsidRPr="007D7E91">
        <w:rPr>
          <w:b/>
        </w:rPr>
        <w:t>DecFact</w:t>
      </w:r>
      <w:r>
        <w:t xml:space="preserve">) has been converted to </w:t>
      </w:r>
      <w:r w:rsidRPr="007D7E91">
        <w:rPr>
          <w:b/>
        </w:rPr>
        <w:t>DT_out</w:t>
      </w:r>
      <w:r>
        <w:t xml:space="preserve"> (</w:t>
      </w:r>
      <w:r w:rsidRPr="007D7E91">
        <w:rPr>
          <w:b/>
        </w:rPr>
        <w:t>DT_out</w:t>
      </w:r>
      <w:r>
        <w:t xml:space="preserve"> = </w:t>
      </w:r>
      <w:r w:rsidRPr="007D7E91">
        <w:rPr>
          <w:b/>
        </w:rPr>
        <w:t>DT</w:t>
      </w:r>
      <w:r>
        <w:t>*</w:t>
      </w:r>
      <w:r w:rsidRPr="007D7E91">
        <w:rPr>
          <w:b/>
        </w:rPr>
        <w:t>DecFact</w:t>
      </w:r>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r w:rsidRPr="007D7E91">
        <w:rPr>
          <w:b/>
        </w:rPr>
        <w:t>GBRevers</w:t>
      </w:r>
      <w:r>
        <w:t xml:space="preserve"> variable has been removed; input </w:t>
      </w:r>
      <w:r w:rsidRPr="00EA3ECC">
        <w:rPr>
          <w:b/>
        </w:rPr>
        <w:t>GBRatio</w:t>
      </w:r>
      <w:r>
        <w:t xml:space="preserve"> must now be specified as a negative number if </w:t>
      </w:r>
      <w:r w:rsidRPr="007D7E91">
        <w:rPr>
          <w:b/>
        </w:rPr>
        <w:t>GBRevers</w:t>
      </w:r>
      <w:r>
        <w:t xml:space="preserve"> was previously set to </w:t>
      </w:r>
      <w:r w:rsidR="00813432">
        <w:t>True</w:t>
      </w:r>
      <w:r w:rsidR="00754E0F">
        <w:t>.</w:t>
      </w:r>
    </w:p>
    <w:p w14:paraId="2164B44C" w14:textId="77777777" w:rsidR="00BA0751" w:rsidRDefault="00BA0751" w:rsidP="00BA0751">
      <w:pPr>
        <w:pStyle w:val="ListParagraph"/>
        <w:numPr>
          <w:ilvl w:val="0"/>
          <w:numId w:val="3"/>
        </w:numPr>
      </w:pPr>
      <w:r>
        <w:t xml:space="preserve">ElastoDyn’s blade input properties table no longer specifies </w:t>
      </w:r>
      <w:r w:rsidRPr="007D7E91">
        <w:rPr>
          <w:b/>
        </w:rPr>
        <w:t>AeroCent</w:t>
      </w:r>
      <w:r>
        <w:t>. Instead, i</w:t>
      </w:r>
      <w:r w:rsidR="00E42E58">
        <w:t>t</w:t>
      </w:r>
      <w:r>
        <w:t xml:space="preserve"> specifies </w:t>
      </w:r>
      <w:r w:rsidR="00E42E58">
        <w:t xml:space="preserve">the location of the pitch axis, </w:t>
      </w:r>
      <w:r w:rsidRPr="007D7E91">
        <w:rPr>
          <w:b/>
        </w:rPr>
        <w:t>PitchAxis</w:t>
      </w:r>
      <w:r>
        <w:t xml:space="preserve">, which is calculated as </w:t>
      </w:r>
      <w:r w:rsidRPr="007D7E91">
        <w:rPr>
          <w:b/>
        </w:rPr>
        <w:t>PitchAxis</w:t>
      </w:r>
      <w:r>
        <w:t xml:space="preserve"> = 0.5 </w:t>
      </w:r>
      <w:r w:rsidR="004C2327">
        <w:t>–</w:t>
      </w:r>
      <w:r>
        <w:t xml:space="preserve"> </w:t>
      </w:r>
      <w:r w:rsidRPr="007D7E91">
        <w:rPr>
          <w:b/>
        </w:rPr>
        <w:t>AeroCent</w:t>
      </w:r>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r w:rsidRPr="007D7E91">
        <w:rPr>
          <w:b/>
        </w:rPr>
        <w:t>OutList</w:t>
      </w:r>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r w:rsidRPr="007D7E91">
        <w:rPr>
          <w:b/>
        </w:rPr>
        <w:t>AbortErrLevel</w:t>
      </w:r>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r w:rsidR="00813432" w:rsidRPr="007D7E91">
        <w:rPr>
          <w:b/>
        </w:rPr>
        <w:t>DT_UJac</w:t>
      </w:r>
      <w:r w:rsidR="00813432">
        <w:t xml:space="preserve"> and </w:t>
      </w:r>
      <w:r w:rsidR="00813432" w:rsidRPr="007D7E91">
        <w:rPr>
          <w:b/>
        </w:rPr>
        <w:t>UJacSclFact</w:t>
      </w:r>
      <w:r w:rsidR="00813432">
        <w:t xml:space="preserve"> described in the </w:t>
      </w:r>
      <w:r w:rsidR="00813432">
        <w:fldChar w:fldCharType="begin"/>
      </w:r>
      <w:r w:rsidR="00813432">
        <w:instrText xml:space="preserve"> REF _Ref391883796 \h </w:instrText>
      </w:r>
      <w:r w:rsidR="00813432">
        <w:fldChar w:fldCharType="separate"/>
      </w:r>
      <w:r w:rsidR="008462CD">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439" w:name="_Ref391845139"/>
      <w:bookmarkStart w:id="440" w:name="_Ref391845887"/>
      <w:bookmarkStart w:id="441" w:name="_Toc427740972"/>
      <w:r>
        <w:t xml:space="preserve">MATLAB </w:t>
      </w:r>
      <w:r w:rsidR="00583AAD">
        <w:t>Conversion Script</w:t>
      </w:r>
      <w:bookmarkEnd w:id="439"/>
      <w:r w:rsidR="00F1616B">
        <w:t>s</w:t>
      </w:r>
      <w:bookmarkEnd w:id="440"/>
      <w:bookmarkEnd w:id="441"/>
    </w:p>
    <w:p w14:paraId="2164B453" w14:textId="69C51310"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8&gt;\</w:t>
      </w:r>
      <w:r w:rsidR="00F35ABA" w:rsidRPr="00F35ABA">
        <w:t>Utilities\SimulationToolbox\ConvertFASTVersions</w:t>
      </w:r>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r>
        <w:t>FASTSimulationToolbox = '</w:t>
      </w:r>
      <w:r w:rsidRPr="002C779E">
        <w:rPr>
          <w:color w:val="4F81BD" w:themeColor="accent1"/>
        </w:rPr>
        <w:t>C:\Users\bjonkman\FAST\UtilityCodes\SimulationToolbox</w:t>
      </w:r>
      <w:r>
        <w:t>';</w:t>
      </w:r>
    </w:p>
    <w:p w14:paraId="2164B456" w14:textId="77777777" w:rsidR="00F35ABA" w:rsidRDefault="00F35ABA" w:rsidP="00F35ABA">
      <w:pPr>
        <w:pStyle w:val="SourceCode"/>
      </w:pPr>
      <w:r>
        <w:t>addpath( genpath( FASTSimulationToolbox ) );</w:t>
      </w:r>
    </w:p>
    <w:p w14:paraId="2164B457" w14:textId="6E8F0382" w:rsidR="002C779E" w:rsidRDefault="004C2327" w:rsidP="00214A47">
      <w:r>
        <w:t>An example showing how we converted the NREL CertTest input files for use with FAST v8.</w:t>
      </w:r>
      <w:r w:rsidR="00280B19">
        <w:t>10</w:t>
      </w:r>
      <w:r>
        <w:t>.0</w:t>
      </w:r>
      <w:r w:rsidR="00DC6217">
        <w:t>0</w:t>
      </w:r>
      <w:r w:rsidR="004066D9">
        <w:t>a</w:t>
      </w:r>
      <w:r>
        <w:t>-bjj is included in the FAST archive:</w:t>
      </w:r>
      <w:r w:rsidR="00035EC8">
        <w:t>&lt;FAST8&gt;\</w:t>
      </w:r>
      <w:r w:rsidRPr="004C2327">
        <w:t>CertTest\ConvertFiles.m</w:t>
      </w:r>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w:t>
      </w:r>
      <w:r w:rsidR="002C779E">
        <w:lastRenderedPageBreak/>
        <w:t xml:space="preserve">your input files before running </w:t>
      </w:r>
      <w:r>
        <w:t xml:space="preserve">any </w:t>
      </w:r>
      <w:r w:rsidR="002C779E">
        <w:t>script</w:t>
      </w:r>
      <w:r>
        <w:t>s to convert them</w:t>
      </w:r>
      <w:r w:rsidR="002C779E">
        <w:t>.</w:t>
      </w:r>
      <w:r w:rsidR="00CD1C3F">
        <w:t xml:space="preserve"> Fortran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ConvertFAST8_3to8(</w:t>
      </w:r>
      <w:r>
        <w:t xml:space="preserve"> </w:t>
      </w:r>
      <w:r w:rsidRPr="00583013">
        <w:t>inputfile,</w:t>
      </w:r>
      <w:r>
        <w:t xml:space="preserve"> </w:t>
      </w:r>
      <w:r w:rsidRPr="00583013">
        <w:t>newDir</w:t>
      </w:r>
      <w:r>
        <w:t xml:space="preserve"> </w:t>
      </w:r>
      <w:r w:rsidRPr="00583013">
        <w:t>);</w:t>
      </w:r>
    </w:p>
    <w:p w14:paraId="2164B45E" w14:textId="4FDABD2E" w:rsidR="00A670F6" w:rsidRDefault="0051119D" w:rsidP="0051119D">
      <w:r>
        <w:t>Note that we do not automatically convert the SubDyn input files from FAST v8.03. These you must do by hand—or use the models provided in the FAST</w:t>
      </w:r>
      <w:del w:id="442" w:author="Bonnie Jonkman" w:date="2015-04-22T12:48:00Z">
        <w:r w:rsidDel="001D5646">
          <w:delText xml:space="preserve"> </w:delText>
        </w:r>
        <w:r w:rsidDel="001D5646">
          <w:fldChar w:fldCharType="begin"/>
        </w:r>
        <w:r w:rsidDel="001D5646">
          <w:delInstrText xml:space="preserve"> REF _Ref391890933 \h </w:delInstrText>
        </w:r>
        <w:r w:rsidDel="001D5646">
          <w:fldChar w:fldCharType="end"/>
        </w:r>
      </w:del>
      <w:ins w:id="443" w:author="Bonnie Jonkman" w:date="2015-04-22T12:48:00Z">
        <w:r w:rsidR="001D5646">
          <w:t xml:space="preserve"> </w:t>
        </w:r>
        <w:r w:rsidR="001D5646">
          <w:fldChar w:fldCharType="begin"/>
        </w:r>
        <w:r w:rsidR="001D5646">
          <w:instrText xml:space="preserve"> REF _Ref417470230 \h </w:instrText>
        </w:r>
      </w:ins>
      <w:r w:rsidR="001D5646">
        <w:fldChar w:fldCharType="separate"/>
      </w:r>
      <w:ins w:id="444" w:author="Bonnie Jonkman" w:date="2015-04-22T12:48:00Z">
        <w:r w:rsidR="008462CD">
          <w:t>Certification Tests</w:t>
        </w:r>
        <w:r w:rsidR="001D5646">
          <w:fldChar w:fldCharType="end"/>
        </w:r>
      </w:ins>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r>
        <w:t>8</w:t>
      </w:r>
      <w:r w:rsidRPr="00583013">
        <w:t>to</w:t>
      </w:r>
      <w:r>
        <w:t>9</w:t>
      </w:r>
      <w:r w:rsidRPr="00583013">
        <w:t>(</w:t>
      </w:r>
      <w:r>
        <w:t xml:space="preserve"> </w:t>
      </w:r>
      <w:r w:rsidRPr="00583013">
        <w:t>inputfile,</w:t>
      </w:r>
      <w:r>
        <w:t xml:space="preserve"> </w:t>
      </w:r>
      <w:r w:rsidRPr="00583013">
        <w:t>newDir</w:t>
      </w:r>
      <w:r>
        <w:t xml:space="preserve"> </w:t>
      </w:r>
      <w:r w:rsidRPr="00583013">
        <w:t>);</w:t>
      </w:r>
    </w:p>
    <w:p w14:paraId="2164B463" w14:textId="77777777" w:rsidR="00DC2532" w:rsidRDefault="00DC2532" w:rsidP="00DC2532">
      <w:pPr>
        <w:pStyle w:val="Heading4"/>
      </w:pPr>
      <w:r>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r>
        <w:t>9</w:t>
      </w:r>
      <w:r w:rsidRPr="00583013">
        <w:t>to</w:t>
      </w:r>
      <w:r>
        <w:t>10</w:t>
      </w:r>
      <w:r w:rsidRPr="00583013">
        <w:t>(</w:t>
      </w:r>
      <w:r>
        <w:t xml:space="preserve"> </w:t>
      </w:r>
      <w:r w:rsidRPr="00583013">
        <w:t>inputfile,</w:t>
      </w:r>
      <w:r>
        <w:t xml:space="preserve"> </w:t>
      </w:r>
      <w:r w:rsidRPr="00583013">
        <w:t>newDir</w:t>
      </w:r>
      <w:r>
        <w:t xml:space="preserve"> </w:t>
      </w:r>
      <w:r w:rsidRPr="00583013">
        <w:t>);</w:t>
      </w:r>
    </w:p>
    <w:p w14:paraId="2164B466" w14:textId="2063D3E2" w:rsidR="000E1CA2" w:rsidRDefault="000E1CA2" w:rsidP="00805E93">
      <w:pPr>
        <w:rPr>
          <w:ins w:id="445" w:author="Bonnie Jonkman" w:date="2015-06-06T17:00:00Z"/>
        </w:rPr>
      </w:pPr>
      <w:r>
        <w:t xml:space="preserve">This script </w:t>
      </w:r>
      <w:r w:rsidRPr="00805E93">
        <w:rPr>
          <w:i/>
        </w:rPr>
        <w:t xml:space="preserve">does </w:t>
      </w:r>
      <w:r w:rsidR="00805E93" w:rsidRPr="00805E93">
        <w:rPr>
          <w:i/>
        </w:rPr>
        <w:t>not</w:t>
      </w:r>
      <w:r w:rsidR="00805E93">
        <w:t xml:space="preserve"> </w:t>
      </w:r>
      <w:r>
        <w:t>change the MAP input files, and it does not rename ServoDyn’s old “HSSBrTq” output to “HSSBrTqC”. You will have to make those changes by hand.</w:t>
      </w:r>
    </w:p>
    <w:p w14:paraId="284CA08F" w14:textId="3C6EC029" w:rsidR="00713A12" w:rsidRDefault="00713A12" w:rsidP="00713A12">
      <w:pPr>
        <w:pStyle w:val="Heading4"/>
        <w:rPr>
          <w:ins w:id="446" w:author="Bonnie Jonkman" w:date="2015-06-06T17:00:00Z"/>
        </w:rPr>
      </w:pPr>
      <w:ins w:id="447" w:author="Bonnie Jonkman" w:date="2015-06-06T17:00:00Z">
        <w:r>
          <w:t>Convert from FAST v8.10.00a-bjj to FAST v8.12.00a-bjj</w:t>
        </w:r>
      </w:ins>
    </w:p>
    <w:p w14:paraId="1EB8628C" w14:textId="6DD9B931" w:rsidR="00713A12" w:rsidRDefault="00713A12" w:rsidP="00713A12">
      <w:pPr>
        <w:rPr>
          <w:ins w:id="448" w:author="Bonnie Jonkman" w:date="2015-06-06T17:00:00Z"/>
        </w:rPr>
      </w:pPr>
      <w:ins w:id="449" w:author="Bonnie Jonkman" w:date="2015-06-06T17:00:00Z">
        <w:r>
          <w:t xml:space="preserve">You can call </w:t>
        </w:r>
        <w:r w:rsidRPr="006B028F">
          <w:rPr>
            <w:b/>
          </w:rPr>
          <w:t>ConvertFAST8_</w:t>
        </w:r>
        <w:r>
          <w:rPr>
            <w:b/>
          </w:rPr>
          <w:t>10</w:t>
        </w:r>
        <w:r w:rsidRPr="006B028F">
          <w:rPr>
            <w:b/>
          </w:rPr>
          <w:t>to</w:t>
        </w:r>
        <w:r>
          <w:rPr>
            <w:b/>
          </w:rPr>
          <w:t>12</w:t>
        </w:r>
        <w:r>
          <w:t xml:space="preserve"> to convert the FAST v8.10.x files for use with FAST v8.12.x:</w:t>
        </w:r>
      </w:ins>
    </w:p>
    <w:p w14:paraId="22A94B1C" w14:textId="457965C8" w:rsidR="00713A12" w:rsidRDefault="00713A12" w:rsidP="00713A12">
      <w:pPr>
        <w:pStyle w:val="SourceCode"/>
        <w:rPr>
          <w:ins w:id="450" w:author="Bonnie Jonkman" w:date="2015-06-06T17:00:00Z"/>
        </w:rPr>
      </w:pPr>
      <w:ins w:id="451" w:author="Bonnie Jonkman" w:date="2015-06-06T17:00:00Z">
        <w:r w:rsidRPr="00583013">
          <w:t>ConvertFAST8_</w:t>
        </w:r>
      </w:ins>
      <w:ins w:id="452" w:author="Bonnie Jonkman" w:date="2015-06-06T17:01:00Z">
        <w:r>
          <w:t>10</w:t>
        </w:r>
      </w:ins>
      <w:ins w:id="453" w:author="Bonnie Jonkman" w:date="2015-06-06T17:00:00Z">
        <w:r w:rsidRPr="00583013">
          <w:t>to</w:t>
        </w:r>
        <w:r>
          <w:t>1</w:t>
        </w:r>
      </w:ins>
      <w:ins w:id="454" w:author="Bonnie Jonkman" w:date="2015-06-06T17:01:00Z">
        <w:r>
          <w:t>2</w:t>
        </w:r>
      </w:ins>
      <w:ins w:id="455" w:author="Bonnie Jonkman" w:date="2015-06-06T17:00:00Z">
        <w:r w:rsidRPr="00583013">
          <w:t>(</w:t>
        </w:r>
        <w:r>
          <w:t xml:space="preserve"> </w:t>
        </w:r>
        <w:r w:rsidRPr="00583013">
          <w:t>inputfile,</w:t>
        </w:r>
        <w:r>
          <w:t xml:space="preserve"> </w:t>
        </w:r>
        <w:r w:rsidRPr="00583013">
          <w:t>newDir</w:t>
        </w:r>
        <w:r>
          <w:t xml:space="preserve"> </w:t>
        </w:r>
        <w:r w:rsidRPr="00583013">
          <w:t>);</w:t>
        </w:r>
      </w:ins>
    </w:p>
    <w:p w14:paraId="67B1BA80" w14:textId="3009FED1" w:rsidR="00713A12" w:rsidRPr="00CA4ADB" w:rsidRDefault="00713A12" w:rsidP="00805E93">
      <w:ins w:id="456" w:author="Bonnie Jonkman" w:date="2015-06-06T17:00:00Z">
        <w:r>
          <w:t xml:space="preserve">This script </w:t>
        </w:r>
      </w:ins>
      <w:ins w:id="457" w:author="Bonnie Jonkman" w:date="2015-06-06T17:01:00Z">
        <w:r>
          <w:t>attempts to modify the AeroDyn v14 input files</w:t>
        </w:r>
      </w:ins>
      <w:ins w:id="458" w:author="Bonnie Jonkman" w:date="2015-06-06T17:02:00Z">
        <w:r>
          <w:t xml:space="preserve"> and create new InflowWind files</w:t>
        </w:r>
      </w:ins>
      <w:ins w:id="459" w:author="Bonnie Jonkman" w:date="2015-06-06T17:01:00Z">
        <w:r>
          <w:t xml:space="preserve">; however, due to some unique features of AeroDyn v14’s input file, some changes may have to be made by hand (particularly if the file uses multiple </w:t>
        </w:r>
      </w:ins>
      <w:ins w:id="460" w:author="Bonnie Jonkman" w:date="2015-06-06T17:02:00Z">
        <w:r>
          <w:t>Reynolds</w:t>
        </w:r>
      </w:ins>
      <w:ins w:id="461" w:author="Bonnie Jonkman" w:date="2015-06-06T17:01:00Z">
        <w:r>
          <w:t xml:space="preserve"> </w:t>
        </w:r>
      </w:ins>
      <w:ins w:id="462" w:author="Bonnie Jonkman" w:date="2015-06-06T17:02:00Z">
        <w:r>
          <w:t>numbers.)</w:t>
        </w:r>
      </w:ins>
      <w:ins w:id="463" w:author="Bonnie Jonkman" w:date="2015-06-06T17:00:00Z">
        <w:r>
          <w:t>.</w:t>
        </w:r>
      </w:ins>
      <w:ins w:id="464" w:author="Bonnie Jonkman" w:date="2015-06-06T17:02:00Z">
        <w:r>
          <w:t xml:space="preserve"> Also, the</w:t>
        </w:r>
      </w:ins>
      <w:ins w:id="465" w:author="Bonnie Jonkman" w:date="2015-06-06T17:03:00Z">
        <w:r>
          <w:t>re are some instances when the script fails to identify the wind file type (e.g. when a file has a .wnd extension but isn’t a full-field wind file)</w:t>
        </w:r>
      </w:ins>
      <w:ins w:id="466" w:author="Bonnie Jonkman" w:date="2015-06-06T17:04:00Z">
        <w:r>
          <w:t>; these files may have to be modified by hand. The script does not attempt to create AeroDyn v15 input files or BeamDyn input files.</w:t>
        </w:r>
      </w:ins>
    </w:p>
    <w:p w14:paraId="2164B467" w14:textId="77777777" w:rsidR="00E90E09" w:rsidRPr="00E90E09" w:rsidRDefault="00E90E09" w:rsidP="00E90E09">
      <w:pPr>
        <w:pStyle w:val="Heading3"/>
      </w:pPr>
      <w:r>
        <w:t>Converting from FAST v7</w:t>
      </w:r>
    </w:p>
    <w:p w14:paraId="2164B468" w14:textId="6A850B01" w:rsidR="00E20484" w:rsidRDefault="00CD1C3F" w:rsidP="003D4251">
      <w:r>
        <w:t>To convert FAST v7 input files to FAST v8.</w:t>
      </w:r>
      <w:r w:rsidR="000E1CA2">
        <w:t>10.00a</w:t>
      </w:r>
      <w:r>
        <w:t xml:space="preserve">-bjj,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 xml:space="preserve">It does not automatically convert hydrodynamic- </w:t>
      </w:r>
      <w:r w:rsidR="00E20484" w:rsidRPr="003C4A45">
        <w:rPr>
          <w:i/>
        </w:rPr>
        <w:lastRenderedPageBreak/>
        <w:t>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14:paraId="2164B469" w14:textId="77777777"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r w:rsidRPr="00D36AEB">
        <w:t>ConvertFAST7to8(inputfile,newDir);</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r w:rsidRPr="00D36AEB">
        <w:rPr>
          <w:b/>
        </w:rPr>
        <w:t>CalculateYawAndPitchRates</w:t>
      </w:r>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[YawManRat, PitManRat] = CalculateYawAndPitchRates(</w:t>
      </w:r>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r w:rsidRPr="00D36AEB">
        <w:t>ConvertFAST7to8(inputfile,</w:t>
      </w:r>
      <w:r w:rsidR="00D36AEB">
        <w:t xml:space="preserve"> </w:t>
      </w:r>
      <w:r w:rsidRPr="00D36AEB">
        <w:t>newDir,</w:t>
      </w:r>
      <w:r w:rsidR="00D36AEB">
        <w:t xml:space="preserve"> </w:t>
      </w:r>
      <w:r w:rsidRPr="00D36AEB">
        <w:t>YawManRat</w:t>
      </w:r>
      <w:r w:rsidR="00D36AEB">
        <w:t>,</w:t>
      </w:r>
      <w:r w:rsidR="00D36AEB" w:rsidRPr="00D36AEB">
        <w:t xml:space="preserve"> PitManRat</w:t>
      </w:r>
      <w:r w:rsidRPr="00D36AEB">
        <w:t>);</w:t>
      </w:r>
    </w:p>
    <w:p w14:paraId="2164B46E" w14:textId="77777777" w:rsidR="000D66E4" w:rsidRDefault="000D66E4" w:rsidP="003D4251">
      <w:r>
        <w:t xml:space="preserve">If </w:t>
      </w:r>
      <w:r w:rsidRPr="000D66E4">
        <w:rPr>
          <w:b/>
        </w:rPr>
        <w:t>YawManRat</w:t>
      </w:r>
      <w:r>
        <w:t xml:space="preserve"> or </w:t>
      </w:r>
      <w:r w:rsidRPr="000D66E4">
        <w:rPr>
          <w:b/>
        </w:rPr>
        <w:t>PitManRat</w:t>
      </w:r>
      <w:r>
        <w:t xml:space="preserve"> are zero, those inputs are ignored and values from the ServoDyn template file will be used instead.</w:t>
      </w:r>
    </w:p>
    <w:p w14:paraId="2164B46F" w14:textId="77777777" w:rsidR="003D4251" w:rsidRDefault="003D4251" w:rsidP="003D4251">
      <w:r>
        <w:t>If your input file was used with the custom interface to GH Bladed DLL controllers, you should also set the optional input parameter, usedBladedDLL, so that your input switches that previously called the DLL are now set to 5, the new switch for User-Defined Control from Bladed DLL.</w:t>
      </w:r>
    </w:p>
    <w:p w14:paraId="2164B470" w14:textId="77777777" w:rsidR="00022BE0" w:rsidRPr="00D36AEB" w:rsidRDefault="00022BE0" w:rsidP="00022BE0">
      <w:pPr>
        <w:pStyle w:val="SourceCode"/>
      </w:pPr>
      <w:r w:rsidRPr="00D36AEB">
        <w:t>ConvertFAST7to8(oldFSTName, newDir, YawManRat, PitManRat, usedBladedDLL)</w:t>
      </w:r>
    </w:p>
    <w:p w14:paraId="2164B47C" w14:textId="2E88CA11" w:rsidR="0051119D" w:rsidRDefault="007F152F" w:rsidP="00992CCA">
      <w:pPr>
        <w:pStyle w:val="Heading1"/>
      </w:pPr>
      <w:bookmarkStart w:id="467" w:name="_Toc427740973"/>
      <w:r>
        <w:t>Running FAST</w:t>
      </w:r>
      <w:bookmarkEnd w:id="467"/>
    </w:p>
    <w:p w14:paraId="2164B47D" w14:textId="4AA02CCB" w:rsidR="0051119D" w:rsidRDefault="0051119D" w:rsidP="0051119D">
      <w:pPr>
        <w:rPr>
          <w:ins w:id="468" w:author="Bonnie Jonkman" w:date="2015-04-21T10:38:00Z"/>
        </w:rPr>
      </w:pPr>
      <w:r>
        <w:t>FAST v8.</w:t>
      </w:r>
      <w:r w:rsidR="00DC6859">
        <w:t>1</w:t>
      </w:r>
      <w:del w:id="469" w:author="Bonnie Jonkman" w:date="2015-06-06T17:04:00Z">
        <w:r w:rsidR="00DC6859" w:rsidDel="00112CFA">
          <w:delText>0</w:delText>
        </w:r>
      </w:del>
      <w:ins w:id="470" w:author="Bonnie Jonkman" w:date="2015-06-06T17:05:00Z">
        <w:r w:rsidR="00112CFA">
          <w:t>2</w:t>
        </w:r>
      </w:ins>
      <w:r>
        <w:t>.00</w:t>
      </w:r>
      <w:r w:rsidR="007F152F">
        <w:t>a</w:t>
      </w:r>
      <w:r>
        <w:t>-bjj must load the MAP</w:t>
      </w:r>
      <w:r w:rsidR="000B5913">
        <w:t>++</w:t>
      </w:r>
      <w:r>
        <w:t xml:space="preserve">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13CFD308" w14:textId="26DF97F3" w:rsidR="00814DDB" w:rsidRDefault="00814DDB" w:rsidP="00204924">
      <w:pPr>
        <w:pStyle w:val="Heading2"/>
      </w:pPr>
      <w:bookmarkStart w:id="471" w:name="_Toc427740974"/>
      <w:ins w:id="472" w:author="Bonnie Jonkman" w:date="2015-04-21T10:39:00Z">
        <w:r>
          <w:t>Normal Simulation: Starting FAST from an input file</w:t>
        </w:r>
      </w:ins>
      <w:bookmarkEnd w:id="471"/>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&lt;name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“Input.fst”, along with “FAST</w:t>
      </w:r>
      <w:r w:rsidR="007D7E91">
        <w:t>_Win32</w:t>
      </w:r>
      <w:r>
        <w:t>.exe”, stored in “C:\FileLocation”, you should type:</w:t>
      </w:r>
    </w:p>
    <w:p w14:paraId="2164B481" w14:textId="77777777" w:rsidR="00DC658B" w:rsidRDefault="00DC658B" w:rsidP="007D7E91">
      <w:pPr>
        <w:pStyle w:val="SourceCode"/>
      </w:pPr>
      <w:r>
        <w:t>C:\&gt;cd FileLocation</w:t>
      </w:r>
    </w:p>
    <w:p w14:paraId="2164B482" w14:textId="77777777" w:rsidR="00DC658B" w:rsidRDefault="00DC658B" w:rsidP="007D7E91">
      <w:pPr>
        <w:pStyle w:val="SourceCode"/>
      </w:pPr>
      <w:r>
        <w:lastRenderedPageBreak/>
        <w:t>C:\FileLocation&gt; FAST</w:t>
      </w:r>
      <w:r w:rsidR="007D7E91">
        <w:t>_Win32</w:t>
      </w:r>
      <w:r>
        <w:t xml:space="preserve"> Input.fst</w:t>
      </w:r>
    </w:p>
    <w:p w14:paraId="2164B483" w14:textId="77777777" w:rsidR="00DC658B" w:rsidRDefault="00DC658B" w:rsidP="00DC658B">
      <w:r>
        <w:t>The syntax is the same for different input files. Simply change “Input.fst” to whatever input file you want.</w:t>
      </w:r>
    </w:p>
    <w:p w14:paraId="2164B484" w14:textId="77777777" w:rsidR="00DC658B" w:rsidRDefault="00DC658B" w:rsidP="00DC658B">
      <w:pPr>
        <w:rPr>
          <w:ins w:id="473" w:author="Bonnie Jonkman" w:date="2015-04-15T13:45:00Z"/>
        </w:rPr>
      </w:pPr>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9" w:history="1">
        <w:r w:rsidR="00DC6859">
          <w:rPr>
            <w:rStyle w:val="Hyperlink"/>
          </w:rPr>
          <w:t>Installing NWTC CAE Tools on PCs Running Windows®</w:t>
        </w:r>
      </w:hyperlink>
      <w:r>
        <w:t>.</w:t>
      </w:r>
    </w:p>
    <w:p w14:paraId="78A99B97" w14:textId="141AAF3D" w:rsidR="00D520E7" w:rsidRDefault="00D520E7" w:rsidP="00204924">
      <w:pPr>
        <w:pStyle w:val="Heading2"/>
        <w:rPr>
          <w:ins w:id="474" w:author="Bonnie Jonkman" w:date="2015-04-15T13:45:00Z"/>
        </w:rPr>
      </w:pPr>
      <w:bookmarkStart w:id="475" w:name="_Toc427740975"/>
      <w:ins w:id="476" w:author="Bonnie Jonkman" w:date="2015-04-15T13:45:00Z">
        <w:r>
          <w:t>Restart: Starting FAST from a checkpoint file</w:t>
        </w:r>
        <w:bookmarkEnd w:id="475"/>
      </w:ins>
    </w:p>
    <w:p w14:paraId="79502EA7" w14:textId="471B0375" w:rsidR="00D520E7" w:rsidRDefault="00D520E7">
      <w:pPr>
        <w:rPr>
          <w:ins w:id="477" w:author="Bonnie Jonkman" w:date="2015-04-15T13:46:00Z"/>
        </w:rPr>
      </w:pPr>
      <w:ins w:id="478" w:author="Bonnie Jonkman" w:date="2015-04-15T13:45:00Z">
        <w:r>
          <w:t>If FAST generated a checkpoint file, but did not run to completion, the simulation may be restarted using th</w:t>
        </w:r>
      </w:ins>
      <w:ins w:id="479" w:author="Bonnie Jonkman" w:date="2015-04-15T13:46:00Z">
        <w:r>
          <w:t>is</w:t>
        </w:r>
      </w:ins>
      <w:ins w:id="480" w:author="Bonnie Jonkman" w:date="2015-04-15T13:45:00Z">
        <w:r>
          <w:t xml:space="preserve"> syntax</w:t>
        </w:r>
      </w:ins>
      <w:ins w:id="481" w:author="Bonnie Jonkman" w:date="2015-04-15T13:48:00Z">
        <w:r>
          <w:t xml:space="preserve"> from a Windows command prompt</w:t>
        </w:r>
      </w:ins>
      <w:ins w:id="482" w:author="Bonnie Jonkman" w:date="2015-04-15T13:46:00Z">
        <w:r>
          <w:t>:</w:t>
        </w:r>
      </w:ins>
    </w:p>
    <w:p w14:paraId="3DEB5E8D" w14:textId="4F05EE92" w:rsidR="00D520E7" w:rsidRDefault="00D520E7" w:rsidP="00D520E7">
      <w:pPr>
        <w:pStyle w:val="SourceCode"/>
        <w:rPr>
          <w:ins w:id="483" w:author="Bonnie Jonkman" w:date="2015-04-15T13:46:00Z"/>
        </w:rPr>
      </w:pPr>
      <w:ins w:id="484" w:author="Bonnie Jonkman" w:date="2015-04-15T13:46:00Z">
        <w:r>
          <w:t xml:space="preserve">&lt;name of FAST executable with or without extension&gt; -restart &lt;Rootname of </w:t>
        </w:r>
      </w:ins>
      <w:ins w:id="485" w:author="Bonnie Jonkman" w:date="2015-04-15T13:47:00Z">
        <w:r>
          <w:t xml:space="preserve">checkpoint </w:t>
        </w:r>
      </w:ins>
      <w:ins w:id="486" w:author="Bonnie Jonkman" w:date="2015-04-15T13:46:00Z">
        <w:r>
          <w:t>file</w:t>
        </w:r>
      </w:ins>
      <w:ins w:id="487" w:author="Bonnie Jonkman" w:date="2015-04-15T13:47:00Z">
        <w:r>
          <w:t>,</w:t>
        </w:r>
      </w:ins>
      <w:ins w:id="488" w:author="Bonnie Jonkman" w:date="2015-04-15T13:46:00Z">
        <w:r>
          <w:t xml:space="preserve"> with</w:t>
        </w:r>
      </w:ins>
      <w:ins w:id="489" w:author="Bonnie Jonkman" w:date="2015-04-15T13:47:00Z">
        <w:r>
          <w:t>out</w:t>
        </w:r>
      </w:ins>
      <w:ins w:id="490" w:author="Bonnie Jonkman" w:date="2015-04-15T13:46:00Z">
        <w:r>
          <w:t xml:space="preserve"> extension&gt;</w:t>
        </w:r>
      </w:ins>
    </w:p>
    <w:p w14:paraId="65425CB4" w14:textId="1DF91DC8" w:rsidR="00D520E7" w:rsidRDefault="00D520E7" w:rsidP="00D520E7">
      <w:pPr>
        <w:rPr>
          <w:ins w:id="491" w:author="Bonnie Jonkman" w:date="2015-04-15T13:49:00Z"/>
        </w:rPr>
      </w:pPr>
      <w:ins w:id="492" w:author="Bonnie Jonkman" w:date="2015-04-15T13:47:00Z">
        <w:r w:rsidRPr="00204924">
          <w:rPr>
            <w:highlight w:val="yellow"/>
          </w:rPr>
          <w:t>Fix this:</w:t>
        </w:r>
        <w:r>
          <w:t xml:space="preserve"> The checkpoint file uses the rootname because if the DLL has been updated with checkpoint/restart capability, it will have written a separate checkpoint file.</w:t>
        </w:r>
      </w:ins>
    </w:p>
    <w:p w14:paraId="175BAD51" w14:textId="5B673ADF" w:rsidR="00174830" w:rsidRDefault="00174830" w:rsidP="00D520E7">
      <w:pPr>
        <w:rPr>
          <w:ins w:id="493" w:author="Bonnie Jonkman" w:date="2015-04-15T13:49:00Z"/>
        </w:rPr>
      </w:pPr>
      <w:ins w:id="494" w:author="Bonnie Jonkman" w:date="2015-04-15T13:49:00Z">
        <w:r>
          <w:t>FAST does not read the input files again after restart.</w:t>
        </w:r>
      </w:ins>
      <w:ins w:id="495" w:author="Bonnie Jonkman" w:date="2015-04-21T10:29:00Z">
        <w:r w:rsidR="00A24410">
          <w:t xml:space="preserve"> However, if a Bladed-style DLL is used for control, </w:t>
        </w:r>
      </w:ins>
      <w:ins w:id="496" w:author="Bonnie Jonkman" w:date="2015-04-21T10:31:00Z">
        <w:r w:rsidR="00A24410">
          <w:t>the DLL</w:t>
        </w:r>
      </w:ins>
      <w:ins w:id="497" w:author="Bonnie Jonkman" w:date="2015-04-21T10:29:00Z">
        <w:r w:rsidR="00A24410">
          <w:t xml:space="preserve"> will be reloaded </w:t>
        </w:r>
      </w:ins>
      <w:ins w:id="498" w:author="Bonnie Jonkman" w:date="2015-04-21T10:31:00Z">
        <w:r w:rsidR="00A24410">
          <w:t xml:space="preserve">on restart </w:t>
        </w:r>
      </w:ins>
      <w:ins w:id="499" w:author="Bonnie Jonkman" w:date="2015-04-21T10:29:00Z">
        <w:r w:rsidR="00A24410">
          <w:t xml:space="preserve">using the stored name of the DLL file. </w:t>
        </w:r>
      </w:ins>
      <w:ins w:id="500" w:author="Bonnie Jonkman" w:date="2015-04-22T12:25:00Z">
        <w:r w:rsidR="00204924">
          <w:t>Thus, i</w:t>
        </w:r>
      </w:ins>
      <w:ins w:id="501" w:author="Bonnie Jonkman" w:date="2015-04-21T10:30:00Z">
        <w:r w:rsidR="00A24410">
          <w:t>f the stored name is a relative path and you are not in the same directory, it will likely fail.</w:t>
        </w:r>
      </w:ins>
    </w:p>
    <w:p w14:paraId="3314ACD5" w14:textId="2F79E3A2" w:rsidR="00174830" w:rsidRDefault="00174830" w:rsidP="00D520E7">
      <w:pPr>
        <w:rPr>
          <w:ins w:id="502" w:author="Bonnie Jonkman" w:date="2015-04-22T12:28:00Z"/>
        </w:rPr>
      </w:pPr>
      <w:ins w:id="503" w:author="Bonnie Jonkman" w:date="2015-04-15T13:49:00Z">
        <w:r>
          <w:t xml:space="preserve">FAST should be </w:t>
        </w:r>
      </w:ins>
      <w:ins w:id="504" w:author="Bonnie Jonkman" w:date="2015-04-15T13:50:00Z">
        <w:r>
          <w:t xml:space="preserve">restarted </w:t>
        </w:r>
      </w:ins>
      <w:ins w:id="505" w:author="Bonnie Jonkman" w:date="2015-04-15T13:49:00Z">
        <w:r>
          <w:t>from the same directory</w:t>
        </w:r>
      </w:ins>
      <w:ins w:id="506" w:author="Bonnie Jonkman" w:date="2015-04-15T13:50:00Z">
        <w:r>
          <w:t xml:space="preserve"> it w</w:t>
        </w:r>
        <w:r w:rsidR="00C955A4">
          <w:t>as originally run in (RootName</w:t>
        </w:r>
        <w:r>
          <w:t xml:space="preserve"> may be used later in the code, particularly for new checkpoint files that generated</w:t>
        </w:r>
      </w:ins>
      <w:ins w:id="507" w:author="Bonnie Jonkman" w:date="2015-04-15T14:02:00Z">
        <w:r w:rsidR="00C955A4">
          <w:t>.</w:t>
        </w:r>
      </w:ins>
      <w:ins w:id="508" w:author="Bonnie Jonkman" w:date="2015-04-15T13:50:00Z">
        <w:r>
          <w:t>)</w:t>
        </w:r>
      </w:ins>
    </w:p>
    <w:p w14:paraId="03DA7B48" w14:textId="77777777" w:rsidR="00204924" w:rsidRDefault="00204924" w:rsidP="009B7C07">
      <w:pPr>
        <w:pStyle w:val="Heading2"/>
      </w:pPr>
      <w:bookmarkStart w:id="509" w:name="_Toc427740976"/>
      <w:r>
        <w:t>Modeling Tips</w:t>
      </w:r>
      <w:bookmarkEnd w:id="509"/>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r w:rsidRPr="00B20DF4">
        <w:rPr>
          <w:b/>
        </w:rPr>
        <w:t>NumCrctn</w:t>
      </w:r>
      <w:r>
        <w:t>).</w:t>
      </w:r>
    </w:p>
    <w:p w14:paraId="4890E43E" w14:textId="77777777" w:rsidR="00204924" w:rsidRPr="009B51A8" w:rsidRDefault="00204924" w:rsidP="00204924">
      <w:pPr>
        <w:pStyle w:val="ListParagraph"/>
        <w:numPr>
          <w:ilvl w:val="0"/>
          <w:numId w:val="9"/>
        </w:numPr>
        <w:rPr>
          <w:b/>
        </w:rPr>
      </w:pPr>
      <w:r>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r w:rsidRPr="009B51A8">
        <w:rPr>
          <w:b/>
        </w:rPr>
        <w:t>InterpOrder</w:t>
      </w:r>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r w:rsidRPr="00280B19">
        <w:rPr>
          <w:b/>
        </w:rPr>
        <w:t>UJacSclFact.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78C1E840" w14:textId="0BF0D42F" w:rsidR="00204924" w:rsidRDefault="00204924" w:rsidP="00204924">
      <w:r>
        <w:t xml:space="preserve">Some of models (e.g., the OC4 Jacket CertTest) require more than 2GB of memory and may not run on 32-bit Windows® systems. The model does run using FAST_Win32.exe on a 64-bit Windows® system. </w:t>
      </w:r>
    </w:p>
    <w:p w14:paraId="762E6553" w14:textId="0D509AE5" w:rsidR="00B55CAB" w:rsidRDefault="00B55CAB" w:rsidP="009B7C07">
      <w:pPr>
        <w:pStyle w:val="Heading2"/>
        <w:numPr>
          <w:ilvl w:val="0"/>
          <w:numId w:val="0"/>
        </w:numPr>
      </w:pPr>
      <w:bookmarkStart w:id="510" w:name="_Ref417469673"/>
      <w:bookmarkStart w:id="511" w:name="_Ref417469763"/>
      <w:bookmarkStart w:id="512" w:name="_Ref417470230"/>
      <w:bookmarkStart w:id="513" w:name="_Toc427740977"/>
      <w:r>
        <w:t>Certification Tests</w:t>
      </w:r>
      <w:bookmarkEnd w:id="510"/>
      <w:bookmarkEnd w:id="511"/>
      <w:bookmarkEnd w:id="512"/>
      <w:bookmarkEnd w:id="513"/>
    </w:p>
    <w:p w14:paraId="6CF21032" w14:textId="40115829" w:rsidR="00B55CAB" w:rsidRDefault="009B7C07" w:rsidP="00B55CAB">
      <w:r>
        <w:fldChar w:fldCharType="begin"/>
      </w:r>
      <w:r>
        <w:instrText xml:space="preserve"> REF _Ref417469358 \h </w:instrText>
      </w:r>
      <w:r>
        <w:fldChar w:fldCharType="separate"/>
      </w:r>
      <w:ins w:id="514" w:author="Bonnie Jonkman" w:date="2015-04-22T12:48:00Z">
        <w:r w:rsidR="008462CD">
          <w:t xml:space="preserve">Table </w:t>
        </w:r>
        <w:r w:rsidR="008462CD">
          <w:rPr>
            <w:noProof/>
          </w:rPr>
          <w:t>3</w:t>
        </w:r>
      </w:ins>
      <w:del w:id="515" w:author="Bonnie Jonkman" w:date="2015-04-22T12:46:00Z">
        <w:r w:rsidDel="00DB55A3">
          <w:delText xml:space="preserve">Table </w:delText>
        </w:r>
        <w:r w:rsidDel="00DB55A3">
          <w:rPr>
            <w:noProof/>
          </w:rPr>
          <w:delText>3</w:delText>
        </w:r>
      </w:del>
      <w:r>
        <w:fldChar w:fldCharType="end"/>
      </w:r>
      <w:del w:id="516" w:author="Bonnie Jonkman" w:date="2015-04-22T12:47:00Z">
        <w:r w:rsidR="00B55CAB" w:rsidDel="00DB55A3">
          <w:fldChar w:fldCharType="begin"/>
        </w:r>
        <w:r w:rsidR="00B55CAB" w:rsidDel="00DB55A3">
          <w:delInstrText xml:space="preserve"> REF _Ref391844734 \h </w:delInstrText>
        </w:r>
        <w:r w:rsidR="00B55CAB" w:rsidDel="00DB55A3">
          <w:fldChar w:fldCharType="end"/>
        </w:r>
      </w:del>
      <w:r w:rsidR="00B55CAB">
        <w:t xml:space="preserve"> lists the tests (1-25) and models available in the FAST CertTest folder:</w:t>
      </w:r>
    </w:p>
    <w:p w14:paraId="1D642F59" w14:textId="122CCB1B" w:rsidR="00B55CAB" w:rsidRDefault="00B55CAB" w:rsidP="00B55CAB">
      <w:pPr>
        <w:pStyle w:val="Caption"/>
        <w:keepNext/>
        <w:jc w:val="center"/>
      </w:pPr>
      <w:bookmarkStart w:id="517" w:name="_Ref417469358"/>
      <w:r>
        <w:t xml:space="preserve">Table </w:t>
      </w:r>
      <w:fldSimple w:instr=" SEQ Table \* ARABIC ">
        <w:r w:rsidR="008462CD">
          <w:rPr>
            <w:noProof/>
          </w:rPr>
          <w:t>3</w:t>
        </w:r>
      </w:fldSimple>
      <w:bookmarkEnd w:id="517"/>
      <w:r>
        <w:t>: Certification Tests Distributed with FAST v8.1</w:t>
      </w:r>
      <w:del w:id="518" w:author="Bonnie Jonkman" w:date="2015-06-06T17:05:00Z">
        <w:r w:rsidDel="00112CFA">
          <w:delText>0</w:delText>
        </w:r>
      </w:del>
      <w:ins w:id="519" w:author="Bonnie Jonkman" w:date="2015-06-06T17:05:00Z">
        <w:r w:rsidR="00112CFA">
          <w:t>2</w:t>
        </w:r>
      </w:ins>
      <w:r>
        <w:t>.00a-bjj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EA0D40">
            <w:pPr>
              <w:rPr>
                <w:sz w:val="18"/>
              </w:rPr>
            </w:pPr>
            <w:r w:rsidRPr="006E3E44">
              <w:rPr>
                <w:sz w:val="18"/>
              </w:rPr>
              <w:t>Test Name</w:t>
            </w:r>
          </w:p>
        </w:tc>
        <w:tc>
          <w:tcPr>
            <w:tcW w:w="0" w:type="auto"/>
          </w:tcPr>
          <w:p w14:paraId="6FB71BD0"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EA0D40">
            <w:pPr>
              <w:rPr>
                <w:sz w:val="18"/>
              </w:rPr>
            </w:pPr>
            <w:r w:rsidRPr="006E3E44">
              <w:rPr>
                <w:sz w:val="18"/>
              </w:rPr>
              <w:t>Test01</w:t>
            </w:r>
          </w:p>
        </w:tc>
        <w:tc>
          <w:tcPr>
            <w:tcW w:w="0" w:type="auto"/>
          </w:tcPr>
          <w:p w14:paraId="0C78E476"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EA0D40">
            <w:pPr>
              <w:rPr>
                <w:sz w:val="18"/>
              </w:rPr>
            </w:pPr>
            <w:r w:rsidRPr="006E3E44">
              <w:rPr>
                <w:sz w:val="18"/>
              </w:rPr>
              <w:lastRenderedPageBreak/>
              <w:t>Test02</w:t>
            </w:r>
          </w:p>
        </w:tc>
        <w:tc>
          <w:tcPr>
            <w:tcW w:w="0" w:type="auto"/>
          </w:tcPr>
          <w:p w14:paraId="2C10760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EA0D40">
            <w:pPr>
              <w:rPr>
                <w:sz w:val="18"/>
              </w:rPr>
            </w:pPr>
            <w:r w:rsidRPr="006E3E44">
              <w:rPr>
                <w:sz w:val="18"/>
              </w:rPr>
              <w:t>Test03</w:t>
            </w:r>
          </w:p>
        </w:tc>
        <w:tc>
          <w:tcPr>
            <w:tcW w:w="0" w:type="auto"/>
          </w:tcPr>
          <w:p w14:paraId="2028471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EA0D40">
            <w:pPr>
              <w:rPr>
                <w:sz w:val="18"/>
              </w:rPr>
            </w:pPr>
            <w:r w:rsidRPr="006E3E44">
              <w:rPr>
                <w:sz w:val="18"/>
              </w:rPr>
              <w:t>Test04</w:t>
            </w:r>
          </w:p>
        </w:tc>
        <w:tc>
          <w:tcPr>
            <w:tcW w:w="0" w:type="auto"/>
          </w:tcPr>
          <w:p w14:paraId="60848A4A"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EA0D40">
            <w:pPr>
              <w:rPr>
                <w:sz w:val="18"/>
              </w:rPr>
            </w:pPr>
            <w:r w:rsidRPr="006E3E44">
              <w:rPr>
                <w:sz w:val="18"/>
              </w:rPr>
              <w:t>Test05</w:t>
            </w:r>
          </w:p>
        </w:tc>
        <w:tc>
          <w:tcPr>
            <w:tcW w:w="0" w:type="auto"/>
          </w:tcPr>
          <w:p w14:paraId="1911306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EA0D40">
            <w:pPr>
              <w:rPr>
                <w:sz w:val="18"/>
              </w:rPr>
            </w:pPr>
            <w:r w:rsidRPr="006E3E44">
              <w:rPr>
                <w:sz w:val="18"/>
              </w:rPr>
              <w:t>Test06</w:t>
            </w:r>
          </w:p>
        </w:tc>
        <w:tc>
          <w:tcPr>
            <w:tcW w:w="0" w:type="auto"/>
          </w:tcPr>
          <w:p w14:paraId="61918DE9"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EA0D40">
            <w:pPr>
              <w:rPr>
                <w:sz w:val="18"/>
              </w:rPr>
            </w:pPr>
            <w:r w:rsidRPr="006E3E44">
              <w:rPr>
                <w:sz w:val="18"/>
              </w:rPr>
              <w:t>Test07</w:t>
            </w:r>
          </w:p>
        </w:tc>
        <w:tc>
          <w:tcPr>
            <w:tcW w:w="0" w:type="auto"/>
          </w:tcPr>
          <w:p w14:paraId="736F996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EA0D40">
            <w:pPr>
              <w:rPr>
                <w:sz w:val="18"/>
              </w:rPr>
            </w:pPr>
            <w:r w:rsidRPr="006E3E44">
              <w:rPr>
                <w:sz w:val="18"/>
              </w:rPr>
              <w:t>Test08</w:t>
            </w:r>
          </w:p>
        </w:tc>
        <w:tc>
          <w:tcPr>
            <w:tcW w:w="0" w:type="auto"/>
          </w:tcPr>
          <w:p w14:paraId="430A630F"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EA0D40">
            <w:pPr>
              <w:rPr>
                <w:sz w:val="18"/>
              </w:rPr>
            </w:pPr>
            <w:r w:rsidRPr="006E3E44">
              <w:rPr>
                <w:sz w:val="18"/>
              </w:rPr>
              <w:t>Test09</w:t>
            </w:r>
          </w:p>
        </w:tc>
        <w:tc>
          <w:tcPr>
            <w:tcW w:w="0" w:type="auto"/>
          </w:tcPr>
          <w:p w14:paraId="187030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EA0D40">
            <w:pPr>
              <w:rPr>
                <w:sz w:val="18"/>
              </w:rPr>
            </w:pPr>
            <w:r w:rsidRPr="006E3E44">
              <w:rPr>
                <w:sz w:val="18"/>
              </w:rPr>
              <w:t>Test10</w:t>
            </w:r>
          </w:p>
        </w:tc>
        <w:tc>
          <w:tcPr>
            <w:tcW w:w="0" w:type="auto"/>
          </w:tcPr>
          <w:p w14:paraId="4980431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EA0D40">
            <w:pPr>
              <w:rPr>
                <w:sz w:val="18"/>
              </w:rPr>
            </w:pPr>
            <w:r w:rsidRPr="006E3E44">
              <w:rPr>
                <w:sz w:val="18"/>
              </w:rPr>
              <w:t>Test11</w:t>
            </w:r>
          </w:p>
        </w:tc>
        <w:tc>
          <w:tcPr>
            <w:tcW w:w="0" w:type="auto"/>
          </w:tcPr>
          <w:p w14:paraId="7FDF3F8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EA0D40">
            <w:pPr>
              <w:rPr>
                <w:sz w:val="18"/>
              </w:rPr>
            </w:pPr>
            <w:r w:rsidRPr="006E3E44">
              <w:rPr>
                <w:sz w:val="18"/>
              </w:rPr>
              <w:t>Test12</w:t>
            </w:r>
          </w:p>
        </w:tc>
        <w:tc>
          <w:tcPr>
            <w:tcW w:w="0" w:type="auto"/>
          </w:tcPr>
          <w:p w14:paraId="2F9C214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EA0D40">
            <w:pPr>
              <w:rPr>
                <w:sz w:val="18"/>
              </w:rPr>
            </w:pPr>
            <w:r w:rsidRPr="006E3E44">
              <w:rPr>
                <w:sz w:val="18"/>
              </w:rPr>
              <w:t>Test13</w:t>
            </w:r>
          </w:p>
        </w:tc>
        <w:tc>
          <w:tcPr>
            <w:tcW w:w="0" w:type="auto"/>
          </w:tcPr>
          <w:p w14:paraId="0611B3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EA0D40">
            <w:pPr>
              <w:rPr>
                <w:sz w:val="18"/>
              </w:rPr>
            </w:pPr>
            <w:r>
              <w:rPr>
                <w:sz w:val="18"/>
              </w:rPr>
              <w:t>Test14</w:t>
            </w:r>
          </w:p>
        </w:tc>
        <w:tc>
          <w:tcPr>
            <w:tcW w:w="0" w:type="auto"/>
          </w:tcPr>
          <w:p w14:paraId="20590590" w14:textId="77777777" w:rsidR="00B55CAB" w:rsidRPr="00071BEF" w:rsidRDefault="00B55CAB" w:rsidP="00EA0D40">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1237318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A73646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7DEA56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37BEA75"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EA0D40">
            <w:pPr>
              <w:rPr>
                <w:sz w:val="18"/>
              </w:rPr>
            </w:pPr>
            <w:r w:rsidRPr="006E3E44">
              <w:rPr>
                <w:sz w:val="18"/>
              </w:rPr>
              <w:t>Test15</w:t>
            </w:r>
          </w:p>
        </w:tc>
        <w:tc>
          <w:tcPr>
            <w:tcW w:w="0" w:type="auto"/>
          </w:tcPr>
          <w:p w14:paraId="390A46F2"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EA0D40">
            <w:pPr>
              <w:rPr>
                <w:sz w:val="18"/>
              </w:rPr>
            </w:pPr>
            <w:r w:rsidRPr="006E3E44">
              <w:rPr>
                <w:sz w:val="18"/>
              </w:rPr>
              <w:t>Test16</w:t>
            </w:r>
          </w:p>
        </w:tc>
        <w:tc>
          <w:tcPr>
            <w:tcW w:w="0" w:type="auto"/>
          </w:tcPr>
          <w:p w14:paraId="46768E5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EA0D40">
            <w:pPr>
              <w:rPr>
                <w:sz w:val="18"/>
              </w:rPr>
            </w:pPr>
            <w:r w:rsidRPr="006E3E44">
              <w:rPr>
                <w:sz w:val="18"/>
              </w:rPr>
              <w:t>Test17</w:t>
            </w:r>
          </w:p>
        </w:tc>
        <w:tc>
          <w:tcPr>
            <w:tcW w:w="0" w:type="auto"/>
          </w:tcPr>
          <w:p w14:paraId="6F79752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EA0D40">
            <w:pPr>
              <w:rPr>
                <w:sz w:val="18"/>
              </w:rPr>
            </w:pPr>
            <w:r w:rsidRPr="006E3E44">
              <w:rPr>
                <w:sz w:val="18"/>
              </w:rPr>
              <w:t>Test18</w:t>
            </w:r>
          </w:p>
        </w:tc>
        <w:tc>
          <w:tcPr>
            <w:tcW w:w="0" w:type="auto"/>
          </w:tcPr>
          <w:p w14:paraId="4327E37D"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EA0D40">
            <w:pPr>
              <w:rPr>
                <w:sz w:val="18"/>
              </w:rPr>
            </w:pPr>
            <w:r w:rsidRPr="006E3E44">
              <w:rPr>
                <w:sz w:val="18"/>
              </w:rPr>
              <w:t>Test19</w:t>
            </w:r>
          </w:p>
        </w:tc>
        <w:tc>
          <w:tcPr>
            <w:tcW w:w="0" w:type="auto"/>
          </w:tcPr>
          <w:p w14:paraId="4D56CAD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EA0D40">
            <w:pPr>
              <w:rPr>
                <w:sz w:val="18"/>
              </w:rPr>
            </w:pPr>
            <w:r w:rsidRPr="006E3E44">
              <w:rPr>
                <w:sz w:val="18"/>
              </w:rPr>
              <w:t>Test20</w:t>
            </w:r>
          </w:p>
        </w:tc>
        <w:tc>
          <w:tcPr>
            <w:tcW w:w="0" w:type="auto"/>
          </w:tcPr>
          <w:p w14:paraId="512B74F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EA0D40">
            <w:pPr>
              <w:rPr>
                <w:sz w:val="18"/>
              </w:rPr>
            </w:pPr>
            <w:r w:rsidRPr="006E3E44">
              <w:rPr>
                <w:sz w:val="18"/>
              </w:rPr>
              <w:t>Test21</w:t>
            </w:r>
          </w:p>
        </w:tc>
        <w:tc>
          <w:tcPr>
            <w:tcW w:w="0" w:type="auto"/>
          </w:tcPr>
          <w:p w14:paraId="798FF80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EA0D40">
            <w:pPr>
              <w:rPr>
                <w:sz w:val="18"/>
              </w:rPr>
            </w:pPr>
            <w:r w:rsidRPr="006E3E44">
              <w:rPr>
                <w:sz w:val="18"/>
              </w:rPr>
              <w:t>Test22</w:t>
            </w:r>
          </w:p>
        </w:tc>
        <w:tc>
          <w:tcPr>
            <w:tcW w:w="0" w:type="auto"/>
          </w:tcPr>
          <w:p w14:paraId="1300E8E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EA0D40">
            <w:pPr>
              <w:rPr>
                <w:sz w:val="18"/>
              </w:rPr>
            </w:pPr>
            <w:r w:rsidRPr="006E3E44">
              <w:rPr>
                <w:sz w:val="18"/>
              </w:rPr>
              <w:t>Test23</w:t>
            </w:r>
          </w:p>
        </w:tc>
        <w:tc>
          <w:tcPr>
            <w:tcW w:w="0" w:type="auto"/>
          </w:tcPr>
          <w:p w14:paraId="52F84B5C"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EA0D40">
            <w:pPr>
              <w:rPr>
                <w:sz w:val="18"/>
              </w:rPr>
            </w:pPr>
            <w:r w:rsidRPr="006E3E44">
              <w:rPr>
                <w:sz w:val="18"/>
              </w:rPr>
              <w:t>Test24</w:t>
            </w:r>
          </w:p>
        </w:tc>
        <w:tc>
          <w:tcPr>
            <w:tcW w:w="0" w:type="auto"/>
          </w:tcPr>
          <w:p w14:paraId="554B8F02"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EA0D40">
            <w:pPr>
              <w:rPr>
                <w:sz w:val="18"/>
              </w:rPr>
            </w:pPr>
            <w:r w:rsidRPr="006E3E44">
              <w:rPr>
                <w:sz w:val="18"/>
              </w:rPr>
              <w:t>Test25</w:t>
            </w:r>
          </w:p>
        </w:tc>
        <w:tc>
          <w:tcPr>
            <w:tcW w:w="0" w:type="auto"/>
          </w:tcPr>
          <w:p w14:paraId="250C9567"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77777777" w:rsidR="00B55CAB" w:rsidRPr="007D09CB"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bl>
    <w:p w14:paraId="441B099E" w14:textId="77777777" w:rsidR="00B55CAB" w:rsidRPr="00EE463C" w:rsidRDefault="00B55CAB" w:rsidP="00204924"/>
    <w:p w14:paraId="0DA72311" w14:textId="0574AF98" w:rsidR="00204924" w:rsidRDefault="00204924" w:rsidP="00204924">
      <w:pPr>
        <w:pStyle w:val="Heading1"/>
      </w:pPr>
      <w:bookmarkStart w:id="520" w:name="_Ref417470012"/>
      <w:bookmarkStart w:id="521" w:name="_Toc427740978"/>
      <w:r>
        <w:t>Compiling</w:t>
      </w:r>
      <w:bookmarkEnd w:id="520"/>
      <w:r w:rsidR="001165AB">
        <w:t xml:space="preserve"> FAST</w:t>
      </w:r>
      <w:bookmarkEnd w:id="521"/>
    </w:p>
    <w:p w14:paraId="5FF8FB25" w14:textId="77777777" w:rsidR="00204924" w:rsidRDefault="00204924" w:rsidP="00204924">
      <w:r>
        <w:t xml:space="preserve">If you want to compile the code, please read the file, “CompilingInstructions_FASTv8.pdf” located in the “Compiling” folder in the FAST archive for details. </w:t>
      </w:r>
      <w:r w:rsidRPr="00805E93">
        <w:rPr>
          <w:b/>
        </w:rPr>
        <w:t>Note that if you are running on Windows® and are not changing source code, you should not have to recompile the code.</w:t>
      </w:r>
      <w:r>
        <w:t xml:space="preserve"> Use the 32- or 64-bit binaries distributed in the &lt;FAST8&gt;\bin folder.</w:t>
      </w:r>
    </w:p>
    <w:p w14:paraId="6DC7AE94" w14:textId="77777777"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lastRenderedPageBreak/>
        <w:t>The compiling folder contains:</w:t>
      </w:r>
    </w:p>
    <w:p w14:paraId="1C44511B" w14:textId="77777777" w:rsidR="00204924" w:rsidRDefault="00204924" w:rsidP="00204924">
      <w:pPr>
        <w:pStyle w:val="ListParagraph"/>
        <w:numPr>
          <w:ilvl w:val="0"/>
          <w:numId w:val="12"/>
        </w:numPr>
      </w:pPr>
      <w:r>
        <w:t>A Microsoft Visual Studio 2010 project with all of the FAST source files and settings needed to compile in Release or Debug mode. This project places executables called “FAST_dev_Win32.exe” and “FAST_dev_debug_Win32.exe” in the &lt;FAST8&gt;\bin folder.</w:t>
      </w:r>
      <w:r>
        <w:rPr>
          <w:rStyle w:val="FootnoteReference"/>
        </w:rPr>
        <w:footnoteReference w:id="10"/>
      </w:r>
      <w:r>
        <w:t xml:space="preserve"> (renamed with “_dev” to prevent overwriting the executables created by NREL and distributed with FAST).</w:t>
      </w:r>
    </w:p>
    <w:p w14:paraId="03E8380D" w14:textId="77777777" w:rsidR="00204924" w:rsidRDefault="00204924" w:rsidP="00204924">
      <w:pPr>
        <w:pStyle w:val="ListParagraph"/>
        <w:numPr>
          <w:ilvl w:val="0"/>
          <w:numId w:val="12"/>
        </w:numPr>
      </w:pPr>
      <w:r>
        <w:t>A Windows® batch script that can be run from your Intel Fortran Command Prompt Window, with very little (if any) modification. This batch file creates executables named “FAST_iwin32.exe” and “FAST_iwin64.exe” in the &lt;FAST8&gt;\bin folder. We recommend you use the Visual Studio project instead of this batch script.</w:t>
      </w:r>
    </w:p>
    <w:p w14:paraId="7EBB09E2" w14:textId="01AB4626" w:rsidR="00204924" w:rsidRDefault="00204924" w:rsidP="00204924">
      <w:pPr>
        <w:pStyle w:val="ListParagraph"/>
        <w:numPr>
          <w:ilvl w:val="0"/>
          <w:numId w:val="12"/>
        </w:numPr>
      </w:pPr>
      <w:r>
        <w:t xml:space="preserve">A </w:t>
      </w:r>
      <w:r w:rsidRPr="00EA3ECC">
        <w:rPr>
          <w:i/>
        </w:rPr>
        <w:t>makefile</w:t>
      </w:r>
      <w:r>
        <w:t xml:space="preserve"> for gfortran with</w:t>
      </w:r>
      <w:del w:id="528" w:author="Bonnie Jonkman" w:date="2015-06-11T14:08:00Z">
        <w:r w:rsidDel="00A037C3">
          <w:delText xml:space="preserve"> (most of) the</w:delText>
        </w:r>
      </w:del>
      <w:r>
        <w:t xml:space="preserve"> settings to create “FAST_gwin32.exe” and “FAST_gwin64.exe” in the &lt;FAST8&gt;\bin folder. To run this on Windows, you will need to install binaries of the LAPACK libraries. Please see “CompilingInstructions_FASTv8.pdf” for details. This </w:t>
      </w:r>
      <w:r w:rsidRPr="00EA3ECC">
        <w:rPr>
          <w:i/>
        </w:rPr>
        <w:t>makefile</w:t>
      </w:r>
      <w:r>
        <w:t xml:space="preserve"> has been tested </w:t>
      </w:r>
      <w:del w:id="529" w:author="Bonnie Jonkman" w:date="2015-06-11T14:08:00Z">
        <w:r w:rsidDel="00A037C3">
          <w:delText xml:space="preserve">only </w:delText>
        </w:r>
      </w:del>
      <w:r>
        <w:t>on Windows</w:t>
      </w:r>
      <w:ins w:id="530" w:author="Bonnie Jonkman" w:date="2015-06-11T14:08:00Z">
        <w:r w:rsidR="00A037C3">
          <w:t xml:space="preserve"> and Mac</w:t>
        </w:r>
      </w:ins>
      <w:r>
        <w:t>.</w:t>
      </w:r>
      <w:ins w:id="531" w:author="Bonnie Jonkman" w:date="2015-06-11T14:09:00Z">
        <w:r w:rsidR="00A037C3">
          <w:t xml:space="preserve"> Non-Windows users will also have </w:t>
        </w:r>
      </w:ins>
      <w:del w:id="532" w:author="Bonnie Jonkman" w:date="2015-06-11T14:08:00Z">
        <w:r w:rsidDel="00A037C3">
          <w:delText xml:space="preserve"> Also note that offshore models do not run with the gfortran executables (land-based models do).</w:delText>
        </w:r>
      </w:del>
      <w:ins w:id="533" w:author="Bonnie Jonkman" w:date="2015-06-11T14:09:00Z">
        <w:r w:rsidR="00A037C3">
          <w:t xml:space="preserve">to obtain the MAP.so </w:t>
        </w:r>
      </w:ins>
      <w:ins w:id="534" w:author="Bonnie Jonkman" w:date="2015-06-11T14:10:00Z">
        <w:r w:rsidR="00A037C3">
          <w:t xml:space="preserve">library </w:t>
        </w:r>
      </w:ins>
      <w:ins w:id="535" w:author="Bonnie Jonkman" w:date="2015-06-11T14:09:00Z">
        <w:r w:rsidR="00A037C3">
          <w:t xml:space="preserve">and Registry </w:t>
        </w:r>
      </w:ins>
      <w:ins w:id="536" w:author="Bonnie Jonkman" w:date="2015-06-11T14:10:00Z">
        <w:r w:rsidR="00A037C3">
          <w:t>executable program to use with this makefile.</w:t>
        </w:r>
      </w:ins>
    </w:p>
    <w:p w14:paraId="68772806" w14:textId="77777777" w:rsidR="00204924" w:rsidRDefault="00204924" w:rsidP="00204924">
      <w:r>
        <w:t xml:space="preserve">All of these tools for compiling are set up to compile and link with the appropriate settings, though you may have to modify the </w:t>
      </w:r>
      <w:r w:rsidRPr="00EA3ECC">
        <w:rPr>
          <w:i/>
        </w:rPr>
        <w:t>makefile</w:t>
      </w:r>
      <w:r>
        <w:t xml:space="preserve"> to find the LAPACK libraries. (Note that FAST uses several specialized compiling/linking options and that MAP++ is distributed as a dynamic-link library.) These tools also run the FAST Registry if necessary (e.g., changes to the Registry input files or missing *_Types.f90 files).</w:t>
      </w:r>
    </w:p>
    <w:p w14:paraId="3E4750DC" w14:textId="77777777" w:rsidR="00204924" w:rsidRDefault="00204924" w:rsidP="00204924">
      <w:pPr>
        <w:keepNext/>
      </w:pPr>
      <w:r>
        <w:t>The Visual Studio project and Windows batch script were created using</w:t>
      </w:r>
    </w:p>
    <w:p w14:paraId="50F5EA3A" w14:textId="77777777" w:rsidR="00204924" w:rsidRDefault="00204924" w:rsidP="00204924">
      <w:pPr>
        <w:keepNext/>
        <w:ind w:left="720"/>
      </w:pPr>
      <w:r>
        <w:t>Microsoft Visual Studio 2010 Shell</w:t>
      </w:r>
      <w:r>
        <w:br/>
        <w:t>Intel® Visual Fortran Composer XE 2011, version 12.1.3.300</w:t>
      </w:r>
      <w:r>
        <w:br/>
        <w:t>Intel Math Kernel Library (MKL) 10.3 Update 9</w:t>
      </w:r>
    </w:p>
    <w:p w14:paraId="052798E7" w14:textId="77777777" w:rsidR="00204924" w:rsidRDefault="00204924" w:rsidP="00204924">
      <w:r>
        <w:t>The MKL is used only for LAPACK routines.</w:t>
      </w:r>
    </w:p>
    <w:p w14:paraId="2164B485" w14:textId="77777777" w:rsidR="00D0774B" w:rsidRDefault="00D0774B" w:rsidP="00D0774B">
      <w:pPr>
        <w:pStyle w:val="Heading1"/>
      </w:pPr>
      <w:bookmarkStart w:id="537" w:name="_Ref413700469"/>
      <w:bookmarkStart w:id="538" w:name="_Toc427740979"/>
      <w:r>
        <w:t>FAST v8 Interface to Simulink</w:t>
      </w:r>
      <w:bookmarkEnd w:id="537"/>
      <w:bookmarkEnd w:id="538"/>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Mathworks, Inc. in conjunction with MATLAB</w:t>
      </w:r>
      <w:r w:rsidR="00351DEB">
        <w:t>.</w:t>
      </w:r>
    </w:p>
    <w:p w14:paraId="2164B487" w14:textId="77777777" w:rsidR="00CD44DA" w:rsidRDefault="00CD44DA" w:rsidP="00CD44DA">
      <w:pPr>
        <w:pStyle w:val="Heading2"/>
      </w:pPr>
      <w:bookmarkStart w:id="539" w:name="_Ref412115319"/>
      <w:bookmarkStart w:id="540" w:name="_Toc427740980"/>
      <w:r>
        <w:t>Major Changes Between the FAST v7 and v8 Interfaces to Simulink</w:t>
      </w:r>
      <w:bookmarkEnd w:id="540"/>
    </w:p>
    <w:p w14:paraId="3FA1C408" w14:textId="5FE1E34B" w:rsidR="00CA094B" w:rsidRDefault="00CA094B" w:rsidP="00805E93">
      <w:r>
        <w:t xml:space="preserve">For </w:t>
      </w:r>
      <w:del w:id="541" w:author="Bonnie Jonkman" w:date="2015-04-15T13:49:00Z">
        <w:r w:rsidDel="00E226D9">
          <w:delText xml:space="preserve">those </w:delText>
        </w:r>
      </w:del>
      <w:ins w:id="542" w:author="Bonnie Jonkman" w:date="2015-04-15T13:49:00Z">
        <w:r w:rsidR="00E226D9">
          <w:t xml:space="preserve">people </w:t>
        </w:r>
      </w:ins>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r w:rsidR="007F46A7">
        <w:t xml:space="preserve">  See the section </w:t>
      </w:r>
      <w:r w:rsidR="00805E93">
        <w:t>“</w:t>
      </w:r>
      <w:r w:rsidR="007F46A7">
        <w:fldChar w:fldCharType="begin"/>
      </w:r>
      <w:r w:rsidR="007F46A7">
        <w:instrText xml:space="preserve"> REF _Ref415562525 \h </w:instrText>
      </w:r>
      <w:r w:rsidR="007F46A7">
        <w:fldChar w:fldCharType="separate"/>
      </w:r>
      <w:r w:rsidR="008462CD">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lastRenderedPageBreak/>
        <w:t>MATLAB no longer reads the FAST input file, so Read_FAST_Input.m and Simsetup.m are no longer part of the FAST archive.</w:t>
      </w:r>
    </w:p>
    <w:p w14:paraId="2164B48A" w14:textId="77777777" w:rsidR="00985CF5" w:rsidRPr="00CD44DA" w:rsidRDefault="00985CF5" w:rsidP="00985CF5">
      <w:pPr>
        <w:pStyle w:val="ListParagraph"/>
        <w:numPr>
          <w:ilvl w:val="0"/>
          <w:numId w:val="26"/>
        </w:numPr>
      </w:pPr>
      <w:r>
        <w:t>FAST_SFunc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(ElastoDyn’s </w:t>
      </w:r>
      <w:r w:rsidR="00DE4D91" w:rsidRPr="00805E93">
        <w:rPr>
          <w:b/>
        </w:rPr>
        <w:t>IPDefl</w:t>
      </w:r>
      <w:r w:rsidR="00DE4D91">
        <w:rPr>
          <w:i/>
        </w:rPr>
        <w:t xml:space="preserve">, </w:t>
      </w:r>
      <w:r w:rsidR="00DE4D91" w:rsidRPr="00805E93">
        <w:rPr>
          <w:b/>
        </w:rPr>
        <w:t>OopDefl</w:t>
      </w:r>
      <w:r w:rsidR="00DE4D91">
        <w:rPr>
          <w:i/>
        </w:rPr>
        <w:t xml:space="preserve">, </w:t>
      </w:r>
      <w:r w:rsidR="00DE4D91" w:rsidRPr="00805E93">
        <w:rPr>
          <w:b/>
        </w:rPr>
        <w:t>TTDspFA</w:t>
      </w:r>
      <w:r w:rsidR="00DE4D91">
        <w:rPr>
          <w:i/>
        </w:rPr>
        <w:t xml:space="preserve">, </w:t>
      </w:r>
      <w:r w:rsidR="00DE4D91" w:rsidRPr="00DE4D91">
        <w:t>and</w:t>
      </w:r>
      <w:r w:rsidR="00DE4D91">
        <w:rPr>
          <w:i/>
        </w:rPr>
        <w:t xml:space="preserve"> </w:t>
      </w:r>
      <w:r w:rsidR="00DE4D91" w:rsidRPr="00805E93">
        <w:rPr>
          <w:b/>
        </w:rPr>
        <w:t>TTDspSS</w:t>
      </w:r>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r>
        <w:t xml:space="preserve">ServoDyn’s </w:t>
      </w:r>
      <w:r w:rsidRPr="00805E93">
        <w:rPr>
          <w:b/>
        </w:rPr>
        <w:t>TPCOn</w:t>
      </w:r>
      <w:r>
        <w:t xml:space="preserve">, </w:t>
      </w:r>
      <w:r w:rsidRPr="00805E93">
        <w:rPr>
          <w:b/>
        </w:rPr>
        <w:t>TYCOn</w:t>
      </w:r>
      <w:r>
        <w:t xml:space="preserve">, and </w:t>
      </w:r>
      <w:r w:rsidRPr="00805E93">
        <w:rPr>
          <w:b/>
        </w:rPr>
        <w:t>TimGenOn</w:t>
      </w:r>
      <w:r>
        <w:t xml:space="preserve"> variables need not be zero.</w:t>
      </w:r>
    </w:p>
    <w:p w14:paraId="2164B48D" w14:textId="77777777" w:rsidR="00730F88" w:rsidRDefault="00730F88" w:rsidP="00730F88">
      <w:pPr>
        <w:pStyle w:val="ListParagraph"/>
        <w:numPr>
          <w:ilvl w:val="0"/>
          <w:numId w:val="26"/>
        </w:numPr>
      </w:pPr>
      <w:r w:rsidRPr="00805E93">
        <w:t xml:space="preserve">ServoDyn’s </w:t>
      </w:r>
      <w:r w:rsidRPr="00805E93">
        <w:rPr>
          <w:b/>
        </w:rPr>
        <w:t>TimGenOf</w:t>
      </w:r>
      <w:r>
        <w:t xml:space="preserve"> variable need not be larger than </w:t>
      </w:r>
      <w:r w:rsidRPr="00805E93">
        <w:rPr>
          <w:b/>
        </w:rPr>
        <w:t>TMax</w:t>
      </w:r>
      <w:r>
        <w:t>.</w:t>
      </w:r>
    </w:p>
    <w:p w14:paraId="2164B48E" w14:textId="77777777" w:rsidR="00730F88" w:rsidRDefault="00730F88" w:rsidP="00730F88">
      <w:pPr>
        <w:pStyle w:val="ListParagraph"/>
        <w:numPr>
          <w:ilvl w:val="0"/>
          <w:numId w:val="26"/>
        </w:numPr>
      </w:pPr>
      <w:r>
        <w:t xml:space="preserve">ServoDyn’s </w:t>
      </w:r>
      <w:r w:rsidRPr="00805E93">
        <w:rPr>
          <w:b/>
        </w:rPr>
        <w:t>GenTiStr</w:t>
      </w:r>
      <w:r>
        <w:t xml:space="preserve"> and </w:t>
      </w:r>
      <w:r w:rsidRPr="00805E93">
        <w:rPr>
          <w:b/>
        </w:rPr>
        <w:t>GenTiStp</w:t>
      </w:r>
      <w:r>
        <w:rPr>
          <w:i/>
        </w:rPr>
        <w:t xml:space="preserve"> </w:t>
      </w:r>
      <w:r>
        <w:t>variables need not be set to TRUE.</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has been added as an input to FAST_SFunc from Simulink.</w:t>
      </w:r>
    </w:p>
    <w:p w14:paraId="2164B490" w14:textId="77777777" w:rsidR="00D0774B" w:rsidRDefault="00D0774B" w:rsidP="003F0FFD">
      <w:pPr>
        <w:pStyle w:val="Heading2"/>
      </w:pPr>
      <w:bookmarkStart w:id="543" w:name="_Toc427740981"/>
      <w:r>
        <w:t>Definition of the FAST v8 Interface to Simulink</w:t>
      </w:r>
      <w:bookmarkEnd w:id="539"/>
      <w:bookmarkEnd w:id="543"/>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FAST_SFunc</w:t>
      </w:r>
      <w:r>
        <w:t xml:space="preserve">. The interface is written in C, and it calls a DLL of FAST v8 routines,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8462CD">
        <w:t xml:space="preserve">Figure </w:t>
      </w:r>
      <w:r w:rsidR="008462CD">
        <w:rPr>
          <w:noProof/>
        </w:rPr>
        <w:t>5</w:t>
      </w:r>
      <w:r w:rsidR="00351DEB">
        <w:fldChar w:fldCharType="end"/>
      </w:r>
      <w:r w:rsidR="00351DEB">
        <w:t>.</w:t>
      </w:r>
    </w:p>
    <w:p w14:paraId="2164B492" w14:textId="77777777" w:rsidR="003F0FFD" w:rsidRDefault="00D0774B" w:rsidP="008233CD">
      <w:pPr>
        <w:keepNext/>
        <w:jc w:val="center"/>
      </w:pPr>
      <w:r>
        <w:rPr>
          <w:noProof/>
        </w:rPr>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D044DF" w:rsidRPr="00CF75BB" w:rsidRDefault="00D044DF"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D044DF" w:rsidRPr="00CF75BB" w:rsidRDefault="00D044DF"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D044DF" w:rsidRPr="00CF75BB" w:rsidRDefault="00D044DF"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D044DF" w:rsidRPr="00CF75BB" w:rsidRDefault="00D044DF"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D044DF" w:rsidRPr="00CF75BB" w:rsidRDefault="00D044DF"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D044DF" w:rsidRPr="00CF75BB" w:rsidRDefault="00D044DF"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D044DF" w:rsidRPr="00CF75BB" w:rsidRDefault="00D044DF"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D044DF" w:rsidRPr="00CF75BB" w:rsidRDefault="00D044DF"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544" w:name="_Ref412536543"/>
      <w:r>
        <w:t xml:space="preserve">Figure </w:t>
      </w:r>
      <w:fldSimple w:instr=" SEQ Figure \* ARABIC ">
        <w:r w:rsidR="008462CD">
          <w:rPr>
            <w:noProof/>
          </w:rPr>
          <w:t>5</w:t>
        </w:r>
      </w:fldSimple>
      <w:bookmarkEnd w:id="544"/>
      <w:r>
        <w:t>: Libraries in the FAST - Simulink Interface</w:t>
      </w:r>
    </w:p>
    <w:p w14:paraId="2164B494" w14:textId="77777777" w:rsidR="006D62BD" w:rsidRPr="006D62BD" w:rsidRDefault="006D62BD" w:rsidP="00653C1F">
      <w:r>
        <w:t>Please note that because this interface uses static variables, there can be only one instance of the FAST_SFunc mex file in any instance of MATLAB (i.e., you cannot run two different models simultaneously).</w:t>
      </w:r>
    </w:p>
    <w:p w14:paraId="2164B495" w14:textId="77777777" w:rsidR="00D0774B" w:rsidRDefault="00D0774B" w:rsidP="003F0FFD">
      <w:pPr>
        <w:pStyle w:val="Heading3"/>
      </w:pPr>
      <w:bookmarkStart w:id="545" w:name="_Ref411514591"/>
      <w:r>
        <w:t>S-Function Parameters</w:t>
      </w:r>
      <w:bookmarkEnd w:id="545"/>
    </w:p>
    <w:p w14:paraId="2164B496" w14:textId="193D22B3" w:rsidR="00D0774B" w:rsidRDefault="00CA094B" w:rsidP="00D0774B">
      <w:r>
        <w:t xml:space="preserve">The </w:t>
      </w:r>
      <w:r w:rsidR="00D0774B">
        <w:t>FAST_SFunc</w:t>
      </w:r>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lastRenderedPageBreak/>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fldSimple w:instr=" SEQ Figure \* ARABIC ">
        <w:r w:rsidR="008462CD">
          <w:rPr>
            <w:noProof/>
          </w:rPr>
          <w:t>6</w:t>
        </w:r>
      </w:fldSimple>
      <w:r>
        <w:t>: FAST_SFunc Block Parameters</w:t>
      </w:r>
    </w:p>
    <w:p w14:paraId="2164B499" w14:textId="77777777" w:rsidR="00D0774B" w:rsidRDefault="00D0774B" w:rsidP="003F0FFD">
      <w:pPr>
        <w:pStyle w:val="Heading4"/>
      </w:pPr>
      <w:r>
        <w:t>FAST_InputFileName</w:t>
      </w:r>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r w:rsidRPr="00805E93">
        <w:rPr>
          <w:b/>
        </w:rPr>
        <w:t>FAST_InputFileName</w:t>
      </w:r>
      <w:r>
        <w:t>.</w:t>
      </w:r>
    </w:p>
    <w:p w14:paraId="2164B49B" w14:textId="77777777" w:rsidR="00D0774B" w:rsidRPr="00810027" w:rsidRDefault="00D0774B" w:rsidP="003F0FFD">
      <w:pPr>
        <w:pStyle w:val="Heading4"/>
      </w:pPr>
      <w:r>
        <w:t>TMax</w:t>
      </w:r>
    </w:p>
    <w:p w14:paraId="2164B49C" w14:textId="77777777" w:rsidR="008233CD" w:rsidRDefault="008233CD" w:rsidP="00D0774B">
      <w:r>
        <w:t xml:space="preserve">The second parameter is a double-precision real value called </w:t>
      </w:r>
      <w:r w:rsidRPr="00805E93">
        <w:rPr>
          <w:b/>
        </w:rPr>
        <w:t>TMax</w:t>
      </w:r>
      <w:r>
        <w:t xml:space="preserve">. </w:t>
      </w:r>
      <w:r w:rsidR="00CA0AA7">
        <w:t xml:space="preserve">This </w:t>
      </w:r>
      <w:r w:rsidR="00CA0AA7" w:rsidRPr="00805E93">
        <w:rPr>
          <w:b/>
        </w:rPr>
        <w:t>TMax</w:t>
      </w:r>
      <w:r w:rsidR="00CA0AA7">
        <w:t xml:space="preserve"> is used in place of the </w:t>
      </w:r>
      <w:r w:rsidR="00CA0AA7" w:rsidRPr="00805E93">
        <w:rPr>
          <w:b/>
        </w:rPr>
        <w:t>TMax</w:t>
      </w:r>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r w:rsidRPr="00805E93">
        <w:rPr>
          <w:b/>
        </w:rPr>
        <w:t>TMax</w:t>
      </w:r>
      <w:r>
        <w:t xml:space="preserve"> in the FAST v8 primary input file is larger than the one in Simulink, the </w:t>
      </w:r>
      <w:r w:rsidRPr="00805E93">
        <w:rPr>
          <w:b/>
        </w:rPr>
        <w:t>TMax</w:t>
      </w:r>
      <w:r>
        <w:t xml:space="preserve"> </w:t>
      </w:r>
      <w:r w:rsidR="00CA094B">
        <w:t xml:space="preserve">from the primary input file </w:t>
      </w:r>
      <w:r>
        <w:t>will be used by the FAST modules</w:t>
      </w:r>
      <w:r w:rsidR="008233CD">
        <w:t xml:space="preserve"> (e.g., HydroDyn’s </w:t>
      </w:r>
      <w:r w:rsidR="00CA094B">
        <w:t>Waves sub</w:t>
      </w:r>
      <w:r w:rsidR="008233CD">
        <w:t>module).</w:t>
      </w:r>
    </w:p>
    <w:p w14:paraId="2164B49E" w14:textId="0D21F42B" w:rsidR="008233CD" w:rsidRDefault="008233CD" w:rsidP="007C0572">
      <w:pPr>
        <w:pStyle w:val="ListParagraph"/>
        <w:numPr>
          <w:ilvl w:val="0"/>
          <w:numId w:val="25"/>
        </w:numPr>
      </w:pPr>
      <w:r>
        <w:t xml:space="preserve">If </w:t>
      </w:r>
      <w:r w:rsidRPr="00805E93">
        <w:rPr>
          <w:b/>
        </w:rPr>
        <w:t>TMax</w:t>
      </w:r>
      <w:r>
        <w:t xml:space="preserve"> in the FAST v8 primary input file is larger than the one in Simulink, the </w:t>
      </w:r>
      <w:r w:rsidRPr="00805E93">
        <w:rPr>
          <w:b/>
        </w:rPr>
        <w:t>TMax</w:t>
      </w:r>
      <w:r>
        <w:t xml:space="preserve"> </w:t>
      </w:r>
      <w:r w:rsidR="00CA094B">
        <w:t xml:space="preserve">from the primary input file </w:t>
      </w:r>
      <w:r>
        <w:t xml:space="preserve">will be used to allocate space for the binary output file (if </w:t>
      </w:r>
      <w:r w:rsidR="007C0572" w:rsidRPr="00805E93">
        <w:rPr>
          <w:b/>
        </w:rPr>
        <w:t>OutFileFmt</w:t>
      </w:r>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fldSimple w:instr=" SEQ Figure \* ARABIC ">
        <w:r w:rsidR="008462CD">
          <w:rPr>
            <w:noProof/>
          </w:rPr>
          <w:t>7</w:t>
        </w:r>
      </w:fldSimple>
      <w:r>
        <w:t>: Using TMax to specify simulation end time in Simulink</w:t>
      </w:r>
    </w:p>
    <w:p w14:paraId="2164B4A1" w14:textId="77777777" w:rsidR="00D0774B" w:rsidRPr="00810027" w:rsidRDefault="00D0774B" w:rsidP="003F0FFD">
      <w:pPr>
        <w:pStyle w:val="Heading4"/>
      </w:pPr>
      <w:r>
        <w:t>NumAdditionalInputs</w:t>
      </w:r>
    </w:p>
    <w:p w14:paraId="2164B4A2" w14:textId="19890D7A" w:rsidR="00D0774B" w:rsidRDefault="006A4CEA" w:rsidP="00D0774B">
      <w:r>
        <w:t>T</w:t>
      </w:r>
      <w:r w:rsidR="00D0774B">
        <w:t>he third parameter sent to the S-Function block</w:t>
      </w:r>
      <w:r>
        <w:t xml:space="preserve"> is </w:t>
      </w:r>
      <w:r w:rsidRPr="00805E93">
        <w:rPr>
          <w:b/>
        </w:rPr>
        <w:t>NumAdditionalInputs</w:t>
      </w:r>
      <w:r w:rsidR="00D0774B">
        <w:t xml:space="preserve">. Currently, </w:t>
      </w:r>
      <w:r w:rsidR="00D0774B" w:rsidRPr="00805E93">
        <w:rPr>
          <w:b/>
        </w:rPr>
        <w:t>NumAdditionalInputs</w:t>
      </w:r>
      <w:r w:rsidR="00D0774B">
        <w:rPr>
          <w:i/>
        </w:rPr>
        <w:t xml:space="preserve"> </w:t>
      </w:r>
      <w:r w:rsidR="00D0774B">
        <w:t>is 0 for most cases.</w:t>
      </w:r>
      <w:r w:rsidR="00805E93">
        <w:rPr>
          <w:rStyle w:val="FootnoteReference"/>
        </w:rPr>
        <w:footnoteReference w:id="11"/>
      </w:r>
    </w:p>
    <w:p w14:paraId="2164B4A4" w14:textId="77777777" w:rsidR="00D0774B" w:rsidRDefault="00D720E0" w:rsidP="003F0FFD">
      <w:pPr>
        <w:pStyle w:val="Heading3"/>
      </w:pPr>
      <w:bookmarkStart w:id="546" w:name="_Ref412806082"/>
      <w:r>
        <w:lastRenderedPageBreak/>
        <w:t xml:space="preserve">S-Function </w:t>
      </w:r>
      <w:r w:rsidR="00D0774B">
        <w:t>Inputs</w:t>
      </w:r>
      <w:bookmarkEnd w:id="546"/>
    </w:p>
    <w:p w14:paraId="2164B4A5" w14:textId="77777777" w:rsidR="00D0774B" w:rsidRPr="00810027" w:rsidRDefault="00D0774B" w:rsidP="00D0774B">
      <w:r>
        <w:t xml:space="preserve">The inputs to the FAST S-Function are values in an array of size </w:t>
      </w:r>
      <w:r w:rsidR="00FE259D">
        <w:t xml:space="preserve">8 </w:t>
      </w:r>
      <w:r>
        <w:t xml:space="preserve">+ </w:t>
      </w:r>
      <w:r w:rsidRPr="00805E93">
        <w:rPr>
          <w:b/>
        </w:rPr>
        <w:t>NumAdditionalInputs</w:t>
      </w:r>
      <w:r>
        <w:t xml:space="preserve">. (See </w:t>
      </w:r>
      <w:r w:rsidR="00743E68">
        <w:t>section “</w:t>
      </w:r>
      <w:r>
        <w:fldChar w:fldCharType="begin"/>
      </w:r>
      <w:r>
        <w:instrText xml:space="preserve"> REF _Ref411514591 \h </w:instrText>
      </w:r>
      <w:r>
        <w:fldChar w:fldCharType="separate"/>
      </w:r>
      <w:r w:rsidR="008462CD">
        <w:t>S-Function Parameters</w:t>
      </w:r>
      <w:r>
        <w:fldChar w:fldCharType="end"/>
      </w:r>
      <w:r w:rsidR="00743E68">
        <w:t>”</w:t>
      </w:r>
      <w:r w:rsidR="00775774">
        <w:t xml:space="preserve"> for an explanation of </w:t>
      </w:r>
      <w:r w:rsidR="00775774" w:rsidRPr="00805E93">
        <w:rPr>
          <w:b/>
        </w:rPr>
        <w:t>NumAdditionalInputs</w:t>
      </w:r>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114F367B" w14:textId="6420BB54" w:rsidR="007B241F" w:rsidRDefault="008D29CA" w:rsidP="007B241F">
      <w:r>
        <w:t xml:space="preserve">Note that these inputs are passed from Simulink to ServoDyn. However, these inputs are used </w:t>
      </w:r>
      <w:r>
        <w:rPr>
          <w:i/>
        </w:rPr>
        <w:t>only if</w:t>
      </w:r>
      <w:r>
        <w:t xml:space="preserve"> the appropriate switches in the ServoDyn input file are selected. The </w:t>
      </w:r>
      <w:r w:rsidRPr="00805E93">
        <w:rPr>
          <w:b/>
        </w:rPr>
        <w:t>PCMode</w:t>
      </w:r>
      <w:r>
        <w:t xml:space="preserve">, </w:t>
      </w:r>
      <w:r w:rsidRPr="00805E93">
        <w:rPr>
          <w:b/>
        </w:rPr>
        <w:t>VSContrl</w:t>
      </w:r>
      <w:r>
        <w:t xml:space="preserve">, </w:t>
      </w:r>
      <w:r w:rsidRPr="00805E93">
        <w:rPr>
          <w:b/>
        </w:rPr>
        <w:t>YCMode</w:t>
      </w:r>
      <w:r w:rsidR="00FE259D">
        <w:rPr>
          <w:i/>
        </w:rPr>
        <w:t>,</w:t>
      </w:r>
      <w:r w:rsidR="00FE259D" w:rsidRPr="00FE259D">
        <w:t xml:space="preserve"> </w:t>
      </w:r>
      <w:r w:rsidR="00FE259D">
        <w:t xml:space="preserve">and </w:t>
      </w:r>
      <w:r w:rsidR="00FE259D" w:rsidRPr="00805E93">
        <w:rPr>
          <w:b/>
        </w:rPr>
        <w:t>HSSBrMode</w:t>
      </w:r>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fldSimple w:instr=" SEQ Figure \* ARABIC ">
        <w:r w:rsidR="008462CD">
          <w:rPr>
            <w:noProof/>
          </w:rPr>
          <w:t>8</w:t>
        </w:r>
      </w:fldSimple>
      <w:r>
        <w:t>: FAST v8 Nonlinear Wind Turbine Block in Simulink</w:t>
      </w:r>
    </w:p>
    <w:p w14:paraId="2164B4B2" w14:textId="77777777" w:rsidR="00D0774B" w:rsidRDefault="00D720E0" w:rsidP="003F0FFD">
      <w:pPr>
        <w:pStyle w:val="Heading3"/>
      </w:pPr>
      <w:r>
        <w:lastRenderedPageBreak/>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r w:rsidR="00D56818" w:rsidRPr="00AD1DBB">
        <w:rPr>
          <w:b/>
        </w:rPr>
        <w:t>DT_Out</w:t>
      </w:r>
      <w:r w:rsidR="00D56818">
        <w:t xml:space="preserve"> parameter. </w:t>
      </w:r>
      <w:r>
        <w:t xml:space="preserve">These </w:t>
      </w:r>
      <w:r w:rsidR="00D56818">
        <w:t xml:space="preserve">outputs </w:t>
      </w:r>
      <w:r>
        <w:t xml:space="preserve">are the channels defined in module </w:t>
      </w:r>
      <w:r w:rsidRPr="00AD1DBB">
        <w:rPr>
          <w:b/>
        </w:rPr>
        <w:t>OutList</w:t>
      </w:r>
      <w:r>
        <w:rPr>
          <w:b/>
        </w:rPr>
        <w:t xml:space="preserve"> </w:t>
      </w:r>
      <w:r>
        <w:t>variables; these channel names and units are also written in the FAST summary file. At the FAST_SFunc block initialization, FAST_SFunc writes a cell array called “</w:t>
      </w:r>
      <w:r w:rsidR="00F24945">
        <w:t>O</w:t>
      </w:r>
      <w:r>
        <w:t xml:space="preserve">utList”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547" w:name="_Ref415562525"/>
      <w:r>
        <w:t xml:space="preserve">S-Function </w:t>
      </w:r>
      <w:r w:rsidR="00D0774B">
        <w:t>States</w:t>
      </w:r>
      <w:bookmarkEnd w:id="547"/>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548" w:name="_Toc427740982"/>
      <w:r>
        <w:t>Converting FAST v7 Simulink Models to FAST v8</w:t>
      </w:r>
      <w:bookmarkEnd w:id="548"/>
    </w:p>
    <w:p w14:paraId="2164B4B7" w14:textId="77777777" w:rsidR="00D0774B" w:rsidRDefault="00D0774B" w:rsidP="003F0FFD">
      <w:pPr>
        <w:pStyle w:val="Heading3"/>
      </w:pPr>
      <w:r>
        <w:t>Convert FAST input file(s)</w:t>
      </w:r>
    </w:p>
    <w:p w14:paraId="2164B4B8" w14:textId="4BF8339A"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8462CD">
        <w:t>Converting to FAST v8.10.x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Add appropriate parameters to the FAST_SFunc block (see “</w:t>
      </w:r>
      <w:r>
        <w:fldChar w:fldCharType="begin"/>
      </w:r>
      <w:r>
        <w:instrText xml:space="preserve"> REF _Ref411514591 \h </w:instrText>
      </w:r>
      <w:r>
        <w:fldChar w:fldCharType="separate"/>
      </w:r>
      <w:r w:rsidR="008462CD">
        <w:t>S-Function Parameters</w:t>
      </w:r>
      <w:r>
        <w:fldChar w:fldCharType="end"/>
      </w:r>
      <w:r>
        <w:t>”).</w:t>
      </w:r>
    </w:p>
    <w:p w14:paraId="2164B4BD" w14:textId="0BE06581" w:rsidR="00D0774B" w:rsidRDefault="00D0774B" w:rsidP="00D0774B">
      <w:pPr>
        <w:pStyle w:val="ListParagraph"/>
        <w:numPr>
          <w:ilvl w:val="0"/>
          <w:numId w:val="20"/>
        </w:numPr>
      </w:pPr>
      <w:r>
        <w:t xml:space="preserve">Change pitch controller to input </w:t>
      </w:r>
      <w:r w:rsidR="007F46A7">
        <w:t xml:space="preserve">three </w:t>
      </w:r>
      <w:r>
        <w:t xml:space="preserve">values instead of </w:t>
      </w:r>
      <w:r w:rsidRPr="00AD1DBB">
        <w:rPr>
          <w:b/>
        </w:rPr>
        <w:t>NumBl</w:t>
      </w:r>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FAST_SFunc</w:t>
      </w:r>
      <w:r>
        <w:t>, so the solver may be changed to FixedStepDiscrete.</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r w:rsidRPr="00653C1F">
        <w:rPr>
          <w:i/>
        </w:rPr>
        <w:t>qdot</w:t>
      </w:r>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pPr>
        <w:rPr>
          <w:ins w:id="549" w:author="Bonnie Jonkman" w:date="2015-08-03T14:56:00Z"/>
        </w:rPr>
      </w:pPr>
      <w:r>
        <w:t xml:space="preserve">The Simulink interface for FAST v8 does not read </w:t>
      </w:r>
      <w:r>
        <w:rPr>
          <w:i/>
        </w:rPr>
        <w:t>any</w:t>
      </w:r>
      <w:r>
        <w:t xml:space="preserve"> variables defined in the </w:t>
      </w:r>
      <w:r w:rsidR="00AE3A86">
        <w:t xml:space="preserve">MATLAB </w:t>
      </w:r>
      <w:r>
        <w:t xml:space="preserve">workspace, which means the </w:t>
      </w:r>
      <w:r w:rsidR="008F632E" w:rsidRPr="00AD1DBB">
        <w:t>SimSetup.m</w:t>
      </w:r>
      <w:r w:rsidR="008F632E">
        <w:t xml:space="preserve"> and </w:t>
      </w:r>
      <w:r w:rsidRPr="00AD1DBB">
        <w:t>Read_FAST_Input.m</w:t>
      </w:r>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8462CD">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8462CD">
        <w:t>S-Function Inputs</w:t>
      </w:r>
      <w:r w:rsidR="00825D8B">
        <w:fldChar w:fldCharType="end"/>
      </w:r>
      <w:r w:rsidR="00825D8B">
        <w:t>”)</w:t>
      </w:r>
      <w:r>
        <w:t>.</w:t>
      </w:r>
    </w:p>
    <w:p w14:paraId="56BF7B9A" w14:textId="3BD8367D" w:rsidR="007B241F" w:rsidRDefault="007B241F" w:rsidP="007B241F">
      <w:ins w:id="550" w:author="Bonnie Jonkman" w:date="2015-08-03T14:56:00Z">
        <w:r>
          <w:t xml:space="preserve">Note that </w:t>
        </w:r>
      </w:ins>
      <w:ins w:id="551" w:author="Bonnie Jonkman" w:date="2015-08-03T14:57:00Z">
        <w:r w:rsidR="00DF7441">
          <w:t>the Simulink interface for FAST v8</w:t>
        </w:r>
      </w:ins>
      <w:ins w:id="552" w:author="Bonnie Jonkman" w:date="2015-08-03T14:58:00Z">
        <w:r w:rsidR="00DF7441">
          <w:t xml:space="preserve"> </w:t>
        </w:r>
      </w:ins>
      <w:ins w:id="553" w:author="Bonnie Jonkman" w:date="2015-08-03T14:56:00Z">
        <w:r>
          <w:t>does not use the initial conditions from Simulink; all initial condition data comes from the FAST library.</w:t>
        </w:r>
      </w:ins>
    </w:p>
    <w:p w14:paraId="2164B4C4" w14:textId="15E42E39" w:rsidR="00D0774B" w:rsidRPr="00825D8B" w:rsidRDefault="00D0774B" w:rsidP="00825D8B">
      <w:r>
        <w:t xml:space="preserve">After FAST v8 is initialized, it places two variables, </w:t>
      </w:r>
      <w:r w:rsidRPr="00AD1DBB">
        <w:rPr>
          <w:b/>
        </w:rPr>
        <w:t>OutList</w:t>
      </w:r>
      <w:r>
        <w:t xml:space="preserve">, and </w:t>
      </w:r>
      <w:r w:rsidRPr="00AD1DBB">
        <w:rPr>
          <w:b/>
        </w:rPr>
        <w:t>DT</w:t>
      </w:r>
      <w:r>
        <w:t xml:space="preserve"> in the </w:t>
      </w:r>
      <w:r w:rsidR="00AE3A86">
        <w:t xml:space="preserve">MATLAB </w:t>
      </w:r>
      <w:r>
        <w:t xml:space="preserve">workspace. </w:t>
      </w:r>
      <w:r w:rsidRPr="00AD1DBB">
        <w:rPr>
          <w:b/>
        </w:rPr>
        <w:t>OutList</w:t>
      </w:r>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w:t>
      </w:r>
      <w:r>
        <w:lastRenderedPageBreak/>
        <w:t>solver.</w:t>
      </w:r>
      <w:r w:rsidR="00825D8B">
        <w:t xml:space="preserve"> (Note: </w:t>
      </w:r>
      <w:r w:rsidR="00825D8B" w:rsidRPr="00201C65">
        <w:rPr>
          <w:b/>
        </w:rPr>
        <w:t>DT</w:t>
      </w:r>
      <w:r w:rsidR="00825D8B">
        <w:t xml:space="preserve"> </w:t>
      </w:r>
      <w:r w:rsidR="008204F5">
        <w:t xml:space="preserve">is the sample rate that FAST_SFunc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38CA58B7" w:rsidR="00D0774B" w:rsidRPr="00EC786F" w:rsidRDefault="00D0774B" w:rsidP="00D0774B">
      <w:r>
        <w:t xml:space="preserve">Depending on the model, you may have to set </w:t>
      </w:r>
      <w:r w:rsidRPr="00AD1DBB">
        <w:rPr>
          <w:b/>
        </w:rPr>
        <w:t>DT</w:t>
      </w:r>
      <w:r>
        <w:t xml:space="preserve"> and </w:t>
      </w:r>
      <w:r w:rsidRPr="00AD1DBB">
        <w:rPr>
          <w:b/>
        </w:rPr>
        <w:t>OutList</w:t>
      </w:r>
      <w:r>
        <w:t xml:space="preserve"> prior to running your Simulink model. The two sample models included in the FAST archive do not require this step, but </w:t>
      </w:r>
      <w:r w:rsidR="00C47D84">
        <w:t xml:space="preserve">it may be required for </w:t>
      </w:r>
      <w:r>
        <w:t xml:space="preserve">more complicated models; this is because the FAST_SFunc block may not be initialized before Simulink checks </w:t>
      </w:r>
      <w:r w:rsidR="00792AB8">
        <w:t>whether</w:t>
      </w:r>
      <w:r>
        <w:t xml:space="preserve"> other blocks are valid. </w:t>
      </w:r>
      <w:r w:rsidRPr="00AD1DBB">
        <w:rPr>
          <w:b/>
        </w:rPr>
        <w:t>OutList</w:t>
      </w:r>
      <w:r w:rsidRPr="00B0353E">
        <w:rPr>
          <w:i/>
        </w:rPr>
        <w:t xml:space="preserve"> </w:t>
      </w:r>
      <w:r>
        <w:t xml:space="preserve">and </w:t>
      </w:r>
      <w:r w:rsidRPr="00AD1DBB">
        <w:rPr>
          <w:b/>
        </w:rPr>
        <w:t>DT</w:t>
      </w:r>
      <w:r>
        <w:t xml:space="preserve"> will be overwritten before FAST_SFunc calculates any output, so they do not necessarily have to be correct when initialized; they just have to exist</w:t>
      </w:r>
      <w:r w:rsidR="00E64C2D">
        <w:t xml:space="preserve"> so that the rest of the model can be evaluated</w:t>
      </w:r>
      <w:r>
        <w:t>.</w:t>
      </w:r>
      <w:ins w:id="554" w:author="Bonnie Jonkman" w:date="2015-06-08T14:03:00Z">
        <w:r w:rsidR="00C235A0">
          <w:t xml:space="preserve"> </w:t>
        </w:r>
        <w:r w:rsidR="00C235A0" w:rsidRPr="00C235A0">
          <w:rPr>
            <w:highlight w:val="yellow"/>
            <w:rPrChange w:id="555" w:author="Bonnie Jonkman" w:date="2015-06-08T14:05:00Z">
              <w:rPr/>
            </w:rPrChange>
          </w:rPr>
          <w:t>NOTE: ADP</w:t>
        </w:r>
      </w:ins>
      <w:ins w:id="556" w:author="Bonnie Jonkman" w:date="2015-06-08T14:04:00Z">
        <w:r w:rsidR="00C235A0" w:rsidRPr="00C235A0">
          <w:rPr>
            <w:highlight w:val="yellow"/>
            <w:rPrChange w:id="557" w:author="Bonnie Jonkman" w:date="2015-06-08T14:05:00Z">
              <w:rPr/>
            </w:rPrChange>
          </w:rPr>
          <w:t xml:space="preserve">’s model requires OutList to be exact before calling FAST_SFunc at initialization; the expression blocks are not getting </w:t>
        </w:r>
      </w:ins>
      <w:ins w:id="558" w:author="Bonnie Jonkman" w:date="2015-07-09T10:55:00Z">
        <w:r w:rsidR="000869ED">
          <w:rPr>
            <w:highlight w:val="yellow"/>
          </w:rPr>
          <w:t xml:space="preserve">completely </w:t>
        </w:r>
      </w:ins>
      <w:ins w:id="559" w:author="Bonnie Jonkman" w:date="2015-06-08T14:04:00Z">
        <w:r w:rsidR="00C235A0" w:rsidRPr="00C235A0">
          <w:rPr>
            <w:highlight w:val="yellow"/>
            <w:rPrChange w:id="560" w:author="Bonnie Jonkman" w:date="2015-06-08T14:05:00Z">
              <w:rPr/>
            </w:rPrChange>
          </w:rPr>
          <w:t>reevaluated during the model’s execution</w:t>
        </w:r>
      </w:ins>
      <w:ins w:id="561" w:author="Bonnie Jonkman" w:date="2015-07-09T10:55:00Z">
        <w:r w:rsidR="000869ED">
          <w:rPr>
            <w:highlight w:val="yellow"/>
          </w:rPr>
          <w:t xml:space="preserve"> (it reevaluates the u [input], but does not reevaluate the expression for the index. Strange)</w:t>
        </w:r>
      </w:ins>
      <w:ins w:id="562" w:author="Bonnie Jonkman" w:date="2015-06-08T14:04:00Z">
        <w:r w:rsidR="00C235A0" w:rsidRPr="00C235A0">
          <w:rPr>
            <w:highlight w:val="yellow"/>
            <w:rPrChange w:id="563" w:author="Bonnie Jonkman" w:date="2015-06-08T14:05:00Z">
              <w:rPr/>
            </w:rPrChange>
          </w:rPr>
          <w:t>.</w:t>
        </w:r>
      </w:ins>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&lt;RootName&gt;.SFunc.&lt;ext&gt;. This is in contrast to files from FAST v7, which were named &lt;RootName&gt;_SFunc.&lt;ext&gt;.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564" w:name="_Toc427740983"/>
      <w:r>
        <w:t>Running FAST in Simulink</w:t>
      </w:r>
      <w:bookmarkEnd w:id="564"/>
    </w:p>
    <w:p w14:paraId="2164B4C9" w14:textId="77777777" w:rsidR="00703CA6" w:rsidRDefault="00703CA6" w:rsidP="00BC064B">
      <w:r>
        <w:t xml:space="preserve">To run the FAST S-Function from Simulink, </w:t>
      </w:r>
      <w:r w:rsidR="00AE3A86">
        <w:t xml:space="preserve">MATLAB </w:t>
      </w:r>
      <w:r>
        <w:t xml:space="preserve">must be able to find the appropriate DLLs. This includes the FAST_SFunc.mex*, FAST_Library_*.dll, and MAP_*.dll files. All of these files are contained in the FAST archive’s bin directory, so the easiest way to do this is to add the </w:t>
      </w:r>
      <w:r w:rsidRPr="00491B45">
        <w:t>&lt;FAST</w:t>
      </w:r>
      <w:r w:rsidR="003F6633" w:rsidRPr="00491B45">
        <w:t>8</w:t>
      </w:r>
      <w:r w:rsidRPr="00491B45">
        <w:t xml:space="preserve">&gt;\bin </w:t>
      </w:r>
      <w:r>
        <w:t xml:space="preserve">directory to the </w:t>
      </w:r>
      <w:r w:rsidR="00AE3A86">
        <w:t xml:space="preserve">MATLAB </w:t>
      </w:r>
      <w:r>
        <w:t xml:space="preserve">path. </w:t>
      </w:r>
    </w:p>
    <w:p w14:paraId="2164B4CA" w14:textId="77777777" w:rsidR="00D0774B" w:rsidRDefault="00D0774B" w:rsidP="00BC064B">
      <w:pPr>
        <w:pStyle w:val="Heading3"/>
      </w:pPr>
      <w:r>
        <w:t>Sample Simulink Models for FAST v8</w:t>
      </w:r>
    </w:p>
    <w:p w14:paraId="2164B4CB" w14:textId="77777777" w:rsidR="00D0774B" w:rsidRDefault="00D0774B" w:rsidP="00D0774B">
      <w:commentRangeStart w:id="565"/>
      <w:r>
        <w:t>Two sample models for running FAST v8 with Simulink</w:t>
      </w:r>
      <w:commentRangeEnd w:id="565"/>
      <w:r w:rsidR="00A76DE9">
        <w:rPr>
          <w:rStyle w:val="CommentReference"/>
        </w:rPr>
        <w:commentReference w:id="565"/>
      </w:r>
      <w:r>
        <w:t xml:space="preserve"> are provided in the FAST archive (see the </w:t>
      </w:r>
      <w:r w:rsidR="003F6633">
        <w:t>&lt;FAST8&gt;/</w:t>
      </w:r>
      <w:r>
        <w:t>Simulink/Samples folder).</w:t>
      </w:r>
      <w:r w:rsidR="00707227">
        <w:t xml:space="preserve"> These examples are intended to help the user understand how to use the FAST_SFunc block. It assumed that the user is already somewhat familiar with the Simulink environment.</w:t>
      </w:r>
    </w:p>
    <w:p w14:paraId="2164B4CC" w14:textId="77777777" w:rsidR="003F0FFD" w:rsidRDefault="003F0FFD" w:rsidP="00BC064B">
      <w:pPr>
        <w:pStyle w:val="Heading4"/>
      </w:pPr>
      <w:r>
        <w:t>OpenLoop</w:t>
      </w:r>
    </w:p>
    <w:p w14:paraId="2164B4CD" w14:textId="77777777" w:rsidR="00703CA6" w:rsidRDefault="00703CA6" w:rsidP="00BC064B">
      <w:r>
        <w:t>The OpenLoop sample model contains the FAST S-Function block and constant open</w:t>
      </w:r>
      <w:r w:rsidR="00792AB8">
        <w:t>-</w:t>
      </w:r>
      <w:r>
        <w:t>loop control input blocks.</w:t>
      </w:r>
    </w:p>
    <w:p w14:paraId="2164B4CE" w14:textId="77777777" w:rsidR="008D29CA" w:rsidRPr="008D29CA" w:rsidRDefault="00703CA6" w:rsidP="00BC064B">
      <w:r>
        <w:t xml:space="preserve">The Run_OpenLoop.m script in the </w:t>
      </w:r>
      <w:r w:rsidR="003F6633">
        <w:t>&lt;FAST8&gt;/</w:t>
      </w:r>
      <w:r>
        <w:t>Simulink/Samples folder allows the user to run all of the FAST Certification Tests from Simulink using the OpenLoop model without using any of the control inputs from Simulink.</w:t>
      </w:r>
    </w:p>
    <w:p w14:paraId="2164B4CF" w14:textId="77777777" w:rsidR="003F0FFD" w:rsidRDefault="00CE549F" w:rsidP="00BC064B">
      <w:pPr>
        <w:keepNext/>
      </w:pPr>
      <w:r>
        <w:rPr>
          <w:noProof/>
        </w:rPr>
        <w:lastRenderedPageBreak/>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fldSimple w:instr=" SEQ Figure \* ARABIC ">
        <w:r w:rsidR="008462CD">
          <w:rPr>
            <w:noProof/>
          </w:rPr>
          <w:t>9</w:t>
        </w:r>
      </w:fldSimple>
      <w:r>
        <w:t>: OpenLoop.mdl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r w:rsidR="00707227">
        <w:rPr>
          <w:i/>
        </w:rPr>
        <w:t xml:space="preserve">VSControl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lastRenderedPageBreak/>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fldSimple w:instr=" SEQ Figure \* ARABIC ">
        <w:r w:rsidR="008462CD">
          <w:rPr>
            <w:noProof/>
          </w:rPr>
          <w:t>10</w:t>
        </w:r>
      </w:fldSimple>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566" w:name="_Toc427740984"/>
      <w:r>
        <w:t xml:space="preserve">Compiling </w:t>
      </w:r>
      <w:r w:rsidR="008509E5">
        <w:t xml:space="preserve">FAST </w:t>
      </w:r>
      <w:r>
        <w:t>for Simulink</w:t>
      </w:r>
      <w:bookmarkEnd w:id="566"/>
    </w:p>
    <w:p w14:paraId="2164B4D8" w14:textId="7E1690EB" w:rsidR="005B630C" w:rsidRPr="005B630C" w:rsidRDefault="005B630C" w:rsidP="001B3FFF">
      <w:r>
        <w:t>The S-Function (mex)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you may have to compile FAST_SFunc, but you should not have to recompile the FAST_Library dll.</w:t>
      </w:r>
    </w:p>
    <w:p w14:paraId="2164B4D9" w14:textId="77777777" w:rsidR="00D0774B" w:rsidRDefault="00D0774B" w:rsidP="003F0FFD">
      <w:pPr>
        <w:pStyle w:val="Heading3"/>
      </w:pPr>
      <w:r>
        <w:t>FAST_Library</w:t>
      </w:r>
    </w:p>
    <w:p w14:paraId="2164B4DA" w14:textId="77777777" w:rsidR="00955CA5" w:rsidRPr="00F00B79" w:rsidRDefault="00955CA5" w:rsidP="00955CA5">
      <w:r>
        <w:t xml:space="preserve">The FAST archive contains a sample Visual Studio </w:t>
      </w:r>
      <w:r w:rsidR="00276C5F">
        <w:t xml:space="preserve">Intel Fortran </w:t>
      </w:r>
      <w:r>
        <w:t>project (2010) that is set up to compile a dll called FAST_Library_{Win32 | x64}.dll and place it in the &lt;FAST8&gt;/bin folder. This project is located in the &lt;FAST8&gt;/Simulink/VisualStudio folder.</w:t>
      </w:r>
    </w:p>
    <w:p w14:paraId="2164B4DB" w14:textId="42CC9959" w:rsidR="00955CA5" w:rsidRDefault="00F00B79" w:rsidP="0027571D">
      <w:r>
        <w:t>Compiling the FAST library is very similar to compiling the stand-alone version of FAST v8</w:t>
      </w:r>
      <w:r w:rsidR="00063365">
        <w:t>, which is described in the “</w:t>
      </w:r>
      <w:ins w:id="567" w:author="Bonnie Jonkman" w:date="2015-04-22T12:44:00Z">
        <w:r w:rsidR="001165AB">
          <w:fldChar w:fldCharType="begin"/>
        </w:r>
        <w:r w:rsidR="001165AB">
          <w:instrText xml:space="preserve"> REF _Ref417470012 \h </w:instrText>
        </w:r>
      </w:ins>
      <w:r w:rsidR="001165AB">
        <w:fldChar w:fldCharType="separate"/>
      </w:r>
      <w:ins w:id="568" w:author="Bonnie Jonkman" w:date="2015-04-22T12:49:00Z">
        <w:r w:rsidR="008462CD">
          <w:t>Compiling</w:t>
        </w:r>
      </w:ins>
      <w:ins w:id="569" w:author="Bonnie Jonkman" w:date="2015-04-22T12:44:00Z">
        <w:r w:rsidR="001165AB">
          <w:fldChar w:fldCharType="end"/>
        </w:r>
      </w:ins>
      <w:del w:id="570" w:author="Bonnie Jonkman" w:date="2015-04-22T12:47:00Z">
        <w:r w:rsidR="00063365" w:rsidDel="00406E21">
          <w:fldChar w:fldCharType="begin"/>
        </w:r>
        <w:r w:rsidR="00063365" w:rsidDel="00406E21">
          <w:delInstrText xml:space="preserve"> REF _Ref412121277 \h </w:delInstrText>
        </w:r>
      </w:del>
      <w:del w:id="571" w:author="Bonnie Jonkman" w:date="2015-04-22T12:33:00Z">
        <w:r w:rsidR="003A2ABC" w:rsidDel="009B7C07">
          <w:delInstrText>Compiling</w:delInstrText>
        </w:r>
      </w:del>
      <w:del w:id="572" w:author="Bonnie Jonkman" w:date="2015-04-22T12:47:00Z">
        <w:r w:rsidR="00063365" w:rsidDel="00406E21">
          <w:fldChar w:fldCharType="end"/>
        </w:r>
      </w:del>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lastRenderedPageBreak/>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r>
        <w:t xml:space="preserve">mexPrintf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%matlabroot%/extern/lib/{architecture}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\extern\lib\win64\microsoft\libmex.lib"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fldSimple w:instr=" SEQ Figure \* ARABIC ">
        <w:r w:rsidR="008462CD">
          <w:rPr>
            <w:noProof/>
          </w:rPr>
          <w:t>11</w:t>
        </w:r>
      </w:fldSimple>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fldSimple w:instr=" SEQ Figure \* ARABIC ">
        <w:r w:rsidR="008462CD">
          <w:rPr>
            <w:noProof/>
          </w:rPr>
          <w:t>12</w:t>
        </w:r>
      </w:fldSimple>
      <w:r>
        <w:t>: Preprocessor directives for FAST_Library</w:t>
      </w:r>
    </w:p>
    <w:p w14:paraId="2164B4E7" w14:textId="77777777" w:rsidR="00D0774B" w:rsidRDefault="00D0774B" w:rsidP="003F0FFD">
      <w:pPr>
        <w:pStyle w:val="Heading3"/>
      </w:pPr>
      <w:r>
        <w:t>FAST_SFunc</w:t>
      </w:r>
    </w:p>
    <w:p w14:paraId="2164B4E8" w14:textId="77777777" w:rsidR="005B630C" w:rsidRDefault="005B630C" w:rsidP="0027571D">
      <w:r>
        <w:t xml:space="preserve">To compile the FAST_SFunc S-Function, you must have a C compiler supported by the version of </w:t>
      </w:r>
      <w:r w:rsidR="00AE3A86">
        <w:t xml:space="preserve">MATLAB </w:t>
      </w:r>
      <w:r>
        <w:t xml:space="preserve">you are using. The compilation is done in </w:t>
      </w:r>
      <w:r w:rsidR="00AE3A86">
        <w:t xml:space="preserve">MATLAB </w:t>
      </w:r>
      <w:r>
        <w:t>via the “mex” command. If you haven’t already done so,</w:t>
      </w:r>
      <w:r w:rsidR="00C47D84">
        <w:t xml:space="preserve"> first</w:t>
      </w:r>
      <w:r>
        <w:t xml:space="preserve"> run “mex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FAST_SFunc </w:t>
      </w:r>
      <w:r>
        <w:t>is</w:t>
      </w:r>
    </w:p>
    <w:p w14:paraId="0FC0F0E3"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 xml:space="preserve">-I../../Source </w:t>
      </w:r>
      <w:r w:rsidR="00084E6D" w:rsidRPr="00084E6D">
        <w:rPr>
          <w:rFonts w:ascii="Courier New" w:hAnsi="Courier New" w:cs="Courier New"/>
          <w:color w:val="0000FF"/>
          <w:sz w:val="20"/>
          <w:szCs w:val="20"/>
        </w:rPr>
        <w:t>...</w:t>
      </w:r>
    </w:p>
    <w:p w14:paraId="2164B4EA" w14:textId="45D13B61" w:rsidR="003F6633" w:rsidRPr="00F00B79" w:rsidRDefault="00084E6D" w:rsidP="00084E6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-I../../Source/dependencies/OpenFOAM</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-outdir</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FAST_SFunc.c</w:t>
      </w:r>
      <w:r w:rsidR="003F6633"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3BA5164E"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 xml:space="preserve">-I../../Source </w:t>
      </w:r>
      <w:r w:rsidR="00084E6D" w:rsidRPr="00084E6D">
        <w:rPr>
          <w:rFonts w:ascii="Courier New" w:hAnsi="Courier New" w:cs="Courier New"/>
          <w:color w:val="0000FF"/>
          <w:sz w:val="20"/>
          <w:szCs w:val="20"/>
        </w:rPr>
        <w:t>...</w:t>
      </w:r>
    </w:p>
    <w:p w14:paraId="2164B4ED" w14:textId="56093E3A" w:rsidR="003F6633" w:rsidRPr="00F00B79" w:rsidRDefault="00084E6D" w:rsidP="0027571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-I../../Source/dependencies/OpenFOAM</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-outdir</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FAST_SFunc.c</w:t>
      </w:r>
    </w:p>
    <w:p w14:paraId="2164B4EE" w14:textId="77777777" w:rsidR="003F6633" w:rsidRDefault="003F6633" w:rsidP="003F6633">
      <w:r>
        <w:t xml:space="preserve">These commands are specified in the </w:t>
      </w:r>
      <w:r w:rsidR="00DC6859">
        <w:t>&lt;FAST8&gt;/</w:t>
      </w:r>
      <w:r>
        <w:t>Simulink/Source/create_FAST_SFunc.m file. The script assumes it is being run from the &lt;FAST8&gt;/Simulink/Source/ directory</w:t>
      </w:r>
      <w:r w:rsidR="001B3FFF">
        <w:t xml:space="preserve"> where the script and source files reside</w:t>
      </w:r>
      <w:r>
        <w:t xml:space="preserve">. </w:t>
      </w:r>
    </w:p>
    <w:p w14:paraId="2164B4EF" w14:textId="51B889FA" w:rsidR="00F00B79" w:rsidRDefault="00F00B79" w:rsidP="003F6633">
      <w:r>
        <w:t>These commands compile FAST_SFunc.c (which includes</w:t>
      </w:r>
      <w:ins w:id="573" w:author="Bonnie Jonkman" w:date="2015-08-18T09:24:00Z">
        <w:r w:rsidR="00084E6D">
          <w:t xml:space="preserve"> header files</w:t>
        </w:r>
      </w:ins>
      <w:r>
        <w:t xml:space="preserve"> FAST_Library.h</w:t>
      </w:r>
      <w:ins w:id="574" w:author="Bonnie Jonkman" w:date="2015-08-18T09:23:00Z">
        <w:r w:rsidR="00084E6D">
          <w:t xml:space="preserve"> in the ../../Source directory and OpenFOAM_Types.h</w:t>
        </w:r>
      </w:ins>
      <w:ins w:id="575" w:author="Bonnie Jonkman" w:date="2015-08-18T09:24:00Z">
        <w:r w:rsidR="00084E6D">
          <w:t xml:space="preserve"> in the ../../Source/dependencies/OpenFOAM directory</w:t>
        </w:r>
      </w:ins>
      <w:r>
        <w:t>) and link it with the FAST_Library_*.lib file</w:t>
      </w:r>
      <w:ins w:id="576" w:author="Bonnie Jonkman" w:date="2015-08-18T09:24:00Z">
        <w:r w:rsidR="00084E6D">
          <w:t xml:space="preserve"> (in the ../../bin directory)</w:t>
        </w:r>
      </w:ins>
      <w:r>
        <w:t xml:space="preserve"> for the appropriate addressing scheme (32- or 64-bits). If you are using a 32-bit Windows® version of </w:t>
      </w:r>
      <w:r w:rsidR="00AE3A86">
        <w:t>MATLAB</w:t>
      </w:r>
      <w:r>
        <w:t xml:space="preserve">, this </w:t>
      </w:r>
      <w:ins w:id="577" w:author="Bonnie Jonkman" w:date="2015-08-18T09:25:00Z">
        <w:r w:rsidR="00084E6D">
          <w:t xml:space="preserve">command </w:t>
        </w:r>
      </w:ins>
      <w:r>
        <w:t xml:space="preserve">will produce </w:t>
      </w:r>
      <w:r>
        <w:lastRenderedPageBreak/>
        <w:t xml:space="preserve">../../bin/FAST_SFunc.mexw32. On 64-bit Windows versions of </w:t>
      </w:r>
      <w:r w:rsidR="00AE3A86">
        <w:t>MATLAB</w:t>
      </w:r>
      <w:r>
        <w:t>, it will produce ../../bin/FAST_SFunc.mexw64.</w:t>
      </w:r>
    </w:p>
    <w:p w14:paraId="2164B4F0" w14:textId="77777777" w:rsidR="00F00B79" w:rsidRDefault="00F00B79" w:rsidP="003F6633">
      <w:r>
        <w:t>Because FAST_SFunc.c passes the input</w:t>
      </w:r>
      <w:r w:rsidR="00DC6859">
        <w:t xml:space="preserve"> and </w:t>
      </w:r>
      <w:r>
        <w:t xml:space="preserve">output arrays directly to the FAST_Library*.dll file, FAST_SFunc should not need to be modified (or recompiled) very often. For example, </w:t>
      </w:r>
      <w:r w:rsidR="00276C5F">
        <w:t>if you wanted to add an additional FAST_SFunc input from Simulink, you would change the third S-Function parameter in the S-Function block in Simulink and then modify FAST_Library.f90 to handle the new input value, without touching FAST_SFunc.c</w:t>
      </w:r>
      <w:r w:rsidR="008F632E">
        <w:t>;</w:t>
      </w:r>
      <w:r w:rsidR="00276C5F">
        <w:t xml:space="preserve"> FAST_Library would need to be recompiled, but FAST_SFunc would not.</w:t>
      </w:r>
    </w:p>
    <w:p w14:paraId="3A7BDB36" w14:textId="77777777" w:rsidR="006E3D24" w:rsidRDefault="006E3D24" w:rsidP="006E3D24">
      <w:pPr>
        <w:pStyle w:val="Heading1"/>
      </w:pPr>
      <w:bookmarkStart w:id="578" w:name="_Toc427740985"/>
      <w:r>
        <w:t>Future Work</w:t>
      </w:r>
      <w:bookmarkEnd w:id="578"/>
    </w:p>
    <w:p w14:paraId="3C956808" w14:textId="77777777" w:rsidR="006E3D24" w:rsidRDefault="006E3D24" w:rsidP="006E3D24">
      <w:r w:rsidRPr="003F591E">
        <w:t>All future developments of FAST will follow the framework.</w:t>
      </w:r>
    </w:p>
    <w:p w14:paraId="4AC4C456" w14:textId="77777777" w:rsidR="006E3D24" w:rsidRDefault="006E3D24" w:rsidP="006E3D24">
      <w:pPr>
        <w:pStyle w:val="ListParagraph"/>
        <w:numPr>
          <w:ilvl w:val="0"/>
          <w:numId w:val="1"/>
        </w:numPr>
      </w:pPr>
      <w:r>
        <w:t xml:space="preserve">Introduce </w:t>
      </w:r>
      <w:r w:rsidRPr="00C7297C">
        <w:t xml:space="preserve">the new BeamDyn module for nonlinear finite-element modeling of blade </w:t>
      </w:r>
      <w:r>
        <w:t xml:space="preserve">structural </w:t>
      </w:r>
      <w:r w:rsidRPr="00C7297C">
        <w:t>dynamics</w:t>
      </w:r>
      <w:r>
        <w:t>.</w:t>
      </w:r>
    </w:p>
    <w:p w14:paraId="79ACF161" w14:textId="77777777" w:rsidR="006E3D24" w:rsidRDefault="006E3D24" w:rsidP="006E3D24">
      <w:pPr>
        <w:pStyle w:val="ListParagraph"/>
        <w:numPr>
          <w:ilvl w:val="0"/>
          <w:numId w:val="1"/>
        </w:numPr>
      </w:pPr>
      <w:r>
        <w:t>Upgrade ElastoDyn and AeroDyn to have distinct discretization schemes for the blades and tower (currently ElastoDyn uses AeroDyn’s blade discretization and AeroDyn uses ElastoDyn’s tower discretization).</w:t>
      </w:r>
    </w:p>
    <w:p w14:paraId="7AB503C8" w14:textId="77777777" w:rsidR="006E3D24" w:rsidRDefault="006E3D24" w:rsidP="006E3D24">
      <w:pPr>
        <w:pStyle w:val="ListParagraph"/>
        <w:numPr>
          <w:ilvl w:val="0"/>
          <w:numId w:val="1"/>
        </w:numPr>
      </w:pPr>
      <w:r>
        <w:t>Add restart capability.</w:t>
      </w:r>
    </w:p>
    <w:p w14:paraId="0D5EFEEE" w14:textId="77777777" w:rsidR="006E3D24" w:rsidRDefault="006E3D24" w:rsidP="006E3D24">
      <w:pPr>
        <w:pStyle w:val="ListParagraph"/>
        <w:numPr>
          <w:ilvl w:val="0"/>
          <w:numId w:val="1"/>
        </w:numPr>
      </w:pPr>
      <w:r>
        <w:t>Add items from FAST v7 that are not yet in FAST v8.</w:t>
      </w:r>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77777777" w:rsidR="006E3D24" w:rsidRDefault="006E3D24" w:rsidP="006E3D24">
      <w:pPr>
        <w:pStyle w:val="ListParagraph"/>
        <w:numPr>
          <w:ilvl w:val="0"/>
          <w:numId w:val="1"/>
        </w:numPr>
      </w:pPr>
      <w:r>
        <w:t>Optimize the code, particularly ElastoDyn, so that it runs faster. We have put our effort into getting the framework to work and hope to address computational efficiency later. We expect improvements in efficiency as development continues.</w:t>
      </w:r>
    </w:p>
    <w:p w14:paraId="44A806F6" w14:textId="77777777" w:rsidR="006E3D24" w:rsidRDefault="006E3D24" w:rsidP="006E3D24">
      <w:pPr>
        <w:pStyle w:val="ListParagraph"/>
        <w:numPr>
          <w:ilvl w:val="0"/>
          <w:numId w:val="1"/>
        </w:numPr>
      </w:pPr>
      <w:r>
        <w:t>Introduce tight coupling.</w:t>
      </w:r>
    </w:p>
    <w:p w14:paraId="7D1FF41D" w14:textId="77777777" w:rsidR="006E3D24" w:rsidRDefault="006E3D24" w:rsidP="006E3D24">
      <w:pPr>
        <w:pStyle w:val="ListParagraph"/>
        <w:keepNext/>
        <w:numPr>
          <w:ilvl w:val="0"/>
          <w:numId w:val="1"/>
        </w:numPr>
      </w:pPr>
      <w:r>
        <w:t>Introduce operating-point determination and linearization across the coupled aero-hydro-servo-elastic solution.</w:t>
      </w:r>
    </w:p>
    <w:p w14:paraId="4DE4FA30" w14:textId="77777777" w:rsidR="006E3D24" w:rsidRPr="00583AAD" w:rsidRDefault="006E3D24" w:rsidP="006E3D24">
      <w:pPr>
        <w:pStyle w:val="ListParagraph"/>
        <w:numPr>
          <w:ilvl w:val="0"/>
          <w:numId w:val="1"/>
        </w:numPr>
      </w:pPr>
      <w:r>
        <w:t>And much, much, more…</w:t>
      </w:r>
    </w:p>
    <w:p w14:paraId="2164B4F1" w14:textId="77777777" w:rsidR="006E56E7" w:rsidRDefault="00F2521D" w:rsidP="00992CCA">
      <w:pPr>
        <w:pStyle w:val="Heading1"/>
      </w:pPr>
      <w:bookmarkStart w:id="579" w:name="_Toc427740986"/>
      <w:r>
        <w:t>Feedback</w:t>
      </w:r>
      <w:bookmarkEnd w:id="579"/>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7" w:history="1">
        <w:r>
          <w:rPr>
            <w:rStyle w:val="Hyperlink"/>
          </w:rPr>
          <w:t>https://wind.nrel.gov/forum/wind/</w:t>
        </w:r>
      </w:hyperlink>
      <w:r>
        <w:t xml:space="preserve"> </w:t>
      </w:r>
    </w:p>
    <w:p w14:paraId="2164B4F3" w14:textId="58399E0B" w:rsidR="00452E60" w:rsidRDefault="006D7B34" w:rsidP="007D7E91">
      <w:pPr>
        <w:pStyle w:val="Heading1"/>
      </w:pPr>
      <w:bookmarkStart w:id="580" w:name="_Ref392062682"/>
      <w:bookmarkStart w:id="581" w:name="_Toc427740987"/>
      <w:r>
        <w:lastRenderedPageBreak/>
        <w:t>Appendix</w:t>
      </w:r>
      <w:r w:rsidR="00185772">
        <w:t xml:space="preserve"> </w:t>
      </w:r>
      <w:fldSimple w:instr=" SEQ Appendix \* MERGEFORMAT \* ALPHABETIC \* MERGEFORMAT ">
        <w:r w:rsidR="008462CD">
          <w:rPr>
            <w:noProof/>
          </w:rPr>
          <w:t>A</w:t>
        </w:r>
      </w:fldSimple>
      <w:r>
        <w:t xml:space="preserve">: </w:t>
      </w:r>
      <w:r w:rsidR="00992CCA">
        <w:t xml:space="preserve">Example FAST </w:t>
      </w:r>
      <w:r w:rsidR="00B859C9">
        <w:t>v8.</w:t>
      </w:r>
      <w:r w:rsidR="005408C3">
        <w:t>1</w:t>
      </w:r>
      <w:del w:id="582" w:author="Bonnie Jonkman" w:date="2015-06-06T17:07:00Z">
        <w:r w:rsidR="005408C3" w:rsidDel="00B70C62">
          <w:delText>1</w:delText>
        </w:r>
      </w:del>
      <w:ins w:id="583" w:author="Bonnie Jonkman" w:date="2015-06-06T17:07:00Z">
        <w:r w:rsidR="00B70C62">
          <w:t>2</w:t>
        </w:r>
      </w:ins>
      <w:r w:rsidR="00B859C9">
        <w:t xml:space="preserve">.* </w:t>
      </w:r>
      <w:r w:rsidR="00992CCA">
        <w:t>Input File</w:t>
      </w:r>
      <w:bookmarkEnd w:id="580"/>
      <w:bookmarkEnd w:id="581"/>
    </w:p>
    <w:p w14:paraId="2164B4F4" w14:textId="77777777"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4D7E1C23">
                <wp:extent cx="6400800" cy="4766733"/>
                <wp:effectExtent l="0" t="0" r="19050" b="152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766733"/>
                        </a:xfrm>
                        <a:prstGeom prst="rect">
                          <a:avLst/>
                        </a:prstGeom>
                        <a:solidFill>
                          <a:srgbClr val="FFFFFF"/>
                        </a:solidFill>
                        <a:ln w="9525">
                          <a:solidFill>
                            <a:srgbClr val="000000"/>
                          </a:solidFill>
                          <a:miter lim="800000"/>
                          <a:headEnd/>
                          <a:tailEnd/>
                        </a:ln>
                      </wps:spPr>
                      <wps:txbx>
                        <w:txbxContent>
                          <w:p w14:paraId="2164B57B" w14:textId="5DAE7274"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584" w:author="Bonnie Jonkman" w:date="2015-06-06T17:07:00Z">
                              <w:r w:rsidDel="00B70C62">
                                <w:rPr>
                                  <w:rFonts w:ascii="Courier New" w:hAnsi="Courier New" w:cs="Courier New"/>
                                  <w:sz w:val="15"/>
                                  <w:szCs w:val="15"/>
                                </w:rPr>
                                <w:delText>0</w:delText>
                              </w:r>
                            </w:del>
                            <w:ins w:id="585" w:author="Bonnie Jonkman" w:date="2015-06-06T17:07:00Z">
                              <w:r>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14:paraId="2164B57F"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14:paraId="2164B580"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14:paraId="2164B581"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14:paraId="2164B582"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14:paraId="2164B583"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14:paraId="2164B584"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14:paraId="2164B585"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14:paraId="2164B586"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14:paraId="375F5DBE" w14:textId="5E7E3498" w:rsidR="00D044DF" w:rsidRDefault="00D044DF" w:rsidP="001017C7">
                            <w:pPr>
                              <w:spacing w:after="0" w:line="240" w:lineRule="auto"/>
                              <w:rPr>
                                <w:ins w:id="586" w:author="Bonnie Jonkman" w:date="2015-06-06T17:08:00Z"/>
                                <w:rFonts w:ascii="Courier New" w:hAnsi="Courier New" w:cs="Courier New"/>
                                <w:sz w:val="15"/>
                                <w:szCs w:val="15"/>
                              </w:rPr>
                            </w:pPr>
                            <w:ins w:id="587"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r w:rsidRPr="00B70C62">
                                <w:rPr>
                                  <w:rFonts w:ascii="Courier New" w:hAnsi="Courier New" w:cs="Courier New"/>
                                  <w:sz w:val="15"/>
                                  <w:szCs w:val="15"/>
                                </w:rPr>
                                <w:t>1  CompInflow     - Compute inflow wind velocities (switch) {0=still air; 1=InflowWind}</w:t>
                              </w:r>
                            </w:ins>
                          </w:p>
                          <w:p w14:paraId="2164B588" w14:textId="609C1DF5"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ins w:id="588" w:author="Bonnie Jonkman" w:date="2015-06-06T17:07:00Z">
                              <w:r>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14:paraId="2164B58A"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14:paraId="2164B58B"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14:paraId="2164B58C" w14:textId="6783048A"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3=MoorDyn</w:t>
                            </w:r>
                            <w:r w:rsidRPr="00C914B8">
                              <w:rPr>
                                <w:rFonts w:ascii="Courier New" w:hAnsi="Courier New" w:cs="Courier New"/>
                                <w:sz w:val="15"/>
                                <w:szCs w:val="15"/>
                              </w:rPr>
                              <w:t>}</w:t>
                            </w:r>
                          </w:p>
                          <w:p w14:paraId="2164B58D"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14:paraId="2164B58E"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14:paraId="2164B58F"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14:paraId="2164B590"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ins w:id="589"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EDFile       - Name of file containing ElastoDyn input parameters (quoted string)</w:t>
                            </w:r>
                          </w:p>
                          <w:p w14:paraId="2164B592" w14:textId="4D220233"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590"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BDBldFile(1) - Name of file containing BeamDyn blade 1 inputs (quoted string)</w:t>
                            </w:r>
                          </w:p>
                          <w:p w14:paraId="2164B593" w14:textId="39B418A3"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591"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BDBldFile(2) - Name of file containing BeamDyn blade 2 inputs (quoted string)</w:t>
                            </w:r>
                          </w:p>
                          <w:p w14:paraId="2164B594" w14:textId="4A4E5232"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592"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BDBldFile(3) - Name of file containing BeamDyn blade 3 inputs (quoted string)</w:t>
                            </w:r>
                          </w:p>
                          <w:p w14:paraId="16C1B8FC" w14:textId="27D28447" w:rsidR="00D044DF" w:rsidRDefault="00D044DF" w:rsidP="001017C7">
                            <w:pPr>
                              <w:spacing w:after="0" w:line="240" w:lineRule="auto"/>
                              <w:rPr>
                                <w:ins w:id="593" w:author="Bonnie Jonkman" w:date="2015-06-06T17:09:00Z"/>
                                <w:rFonts w:ascii="Courier New" w:hAnsi="Courier New" w:cs="Courier New"/>
                                <w:sz w:val="15"/>
                                <w:szCs w:val="15"/>
                              </w:rPr>
                            </w:pPr>
                            <w:ins w:id="594" w:author="Bonnie Jonkman" w:date="2015-06-06T17:08:00Z">
                              <w:r w:rsidRPr="0016770E">
                                <w:rPr>
                                  <w:rFonts w:ascii="Courier New" w:hAnsi="Courier New" w:cs="Courier New"/>
                                  <w:sz w:val="15"/>
                                  <w:szCs w:val="15"/>
                                </w:rPr>
                                <w:t>"</w:t>
                              </w:r>
                            </w:ins>
                            <w:ins w:id="595"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596" w:author="Bonnie Jonkman" w:date="2015-06-06T17:08:00Z">
                              <w:r w:rsidRPr="0016770E">
                                <w:rPr>
                                  <w:rFonts w:ascii="Courier New" w:hAnsi="Courier New" w:cs="Courier New"/>
                                  <w:sz w:val="15"/>
                                  <w:szCs w:val="15"/>
                                </w:rPr>
                                <w:t xml:space="preserve">" InflowFile  </w:t>
                              </w:r>
                            </w:ins>
                            <w:ins w:id="597" w:author="Bonnie Jonkman" w:date="2015-06-06T17:11:00Z">
                              <w:r>
                                <w:rPr>
                                  <w:rFonts w:ascii="Courier New" w:hAnsi="Courier New" w:cs="Courier New"/>
                                  <w:sz w:val="15"/>
                                  <w:szCs w:val="15"/>
                                </w:rPr>
                                <w:t xml:space="preserve"> </w:t>
                              </w:r>
                            </w:ins>
                            <w:ins w:id="598"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599"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AeroFile     - Name of file containing aerodynamic input parameters (quoted string)</w:t>
                            </w:r>
                          </w:p>
                          <w:p w14:paraId="2164B596" w14:textId="15D780A1"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600"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ServoFile    - Name of file with control/electric-drive inputs (quoted string)</w:t>
                            </w:r>
                          </w:p>
                          <w:p w14:paraId="2164B597" w14:textId="076E570A"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601"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HydroFile    - Name of file containing hydrodynamic inputs (quoted string)</w:t>
                            </w:r>
                          </w:p>
                          <w:p w14:paraId="2164B598" w14:textId="2F0DD71A"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602"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SubFile      - Name of file containing sub-structural inputs (quoted string)</w:t>
                            </w:r>
                          </w:p>
                          <w:p w14:paraId="2164B599" w14:textId="4101CA53"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03"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MooringFile  - Name of file containing mooring system inputs (quoted string)</w:t>
                            </w:r>
                          </w:p>
                          <w:p w14:paraId="2164B59A" w14:textId="7CBBAFBC"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04"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IceFile      - Name of file containing ice input parameters (quoted string)</w:t>
                            </w:r>
                          </w:p>
                          <w:p w14:paraId="2164B59B"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14:paraId="2164B59D" w14:textId="77777777" w:rsidR="00D044DF" w:rsidRDefault="00D044DF" w:rsidP="001017C7">
                            <w:pPr>
                              <w:spacing w:after="0" w:line="240" w:lineRule="auto"/>
                              <w:rPr>
                                <w:ins w:id="605" w:author="Bonnie Jonkman" w:date="2015-04-22T10:27:00Z"/>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14:paraId="422B5471" w14:textId="6607D921" w:rsidR="00D044DF" w:rsidRPr="00C914B8" w:rsidRDefault="00D044DF" w:rsidP="001017C7">
                            <w:pPr>
                              <w:spacing w:after="0" w:line="240" w:lineRule="auto"/>
                              <w:rPr>
                                <w:rFonts w:ascii="Courier New" w:hAnsi="Courier New" w:cs="Courier New"/>
                                <w:sz w:val="15"/>
                                <w:szCs w:val="15"/>
                              </w:rPr>
                            </w:pPr>
                            <w:ins w:id="606" w:author="Bonnie Jonkman" w:date="2015-04-22T10:27:00Z">
                              <w:r w:rsidRPr="005408C3">
                                <w:rPr>
                                  <w:rFonts w:ascii="Courier New" w:hAnsi="Courier New" w:cs="Courier New"/>
                                  <w:sz w:val="15"/>
                                  <w:szCs w:val="15"/>
                                </w:rPr>
                                <w:t xml:space="preserve"> </w:t>
                              </w:r>
                            </w:ins>
                            <w:ins w:id="607" w:author="Bonnie Jonkman" w:date="2015-04-22T10:28:00Z">
                              <w:r>
                                <w:rPr>
                                  <w:rFonts w:ascii="Courier New" w:hAnsi="Courier New" w:cs="Courier New"/>
                                  <w:sz w:val="15"/>
                                  <w:szCs w:val="15"/>
                                </w:rPr>
                                <w:t xml:space="preserve"> </w:t>
                              </w:r>
                            </w:ins>
                            <w:ins w:id="608" w:author="Bonnie Jonkman" w:date="2015-04-22T10:27:00Z">
                              <w:r w:rsidRPr="005408C3">
                                <w:rPr>
                                  <w:rFonts w:ascii="Courier New" w:hAnsi="Courier New" w:cs="Courier New"/>
                                  <w:sz w:val="15"/>
                                  <w:szCs w:val="15"/>
                                </w:rPr>
                                <w:t xml:space="preserve">  99999  ChkptTime       - Amount of time between creating checkpoint files for potential restart (s)</w:t>
                              </w:r>
                            </w:ins>
                          </w:p>
                          <w:p w14:paraId="2164B59E"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14:paraId="2164B59F"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14:paraId="2164B5A0"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14:paraId="2164B5A1"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14:paraId="2164B5A2"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wps:txbx>
                      <wps:bodyPr rot="0" vert="horz" wrap="square" lIns="45720" tIns="45720" rIns="4572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3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">
                <v:textbox inset="3.6pt,,3.6pt">
                  <w:txbxContent>
                    <w:p w14:paraId="2164B57B" w14:textId="5DAE7274"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609" w:author="Bonnie Jonkman" w:date="2015-06-06T17:07:00Z">
                        <w:r w:rsidDel="00B70C62">
                          <w:rPr>
                            <w:rFonts w:ascii="Courier New" w:hAnsi="Courier New" w:cs="Courier New"/>
                            <w:sz w:val="15"/>
                            <w:szCs w:val="15"/>
                          </w:rPr>
                          <w:delText>0</w:delText>
                        </w:r>
                      </w:del>
                      <w:ins w:id="610" w:author="Bonnie Jonkman" w:date="2015-06-06T17:07:00Z">
                        <w:r>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14:paraId="2164B57F"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14:paraId="2164B580"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14:paraId="2164B581"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14:paraId="2164B582"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14:paraId="2164B583"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14:paraId="2164B584"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14:paraId="2164B585"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14:paraId="2164B586"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14:paraId="375F5DBE" w14:textId="5E7E3498" w:rsidR="00D044DF" w:rsidRDefault="00D044DF" w:rsidP="001017C7">
                      <w:pPr>
                        <w:spacing w:after="0" w:line="240" w:lineRule="auto"/>
                        <w:rPr>
                          <w:ins w:id="611" w:author="Bonnie Jonkman" w:date="2015-06-06T17:08:00Z"/>
                          <w:rFonts w:ascii="Courier New" w:hAnsi="Courier New" w:cs="Courier New"/>
                          <w:sz w:val="15"/>
                          <w:szCs w:val="15"/>
                        </w:rPr>
                      </w:pPr>
                      <w:ins w:id="612"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r w:rsidRPr="00B70C62">
                          <w:rPr>
                            <w:rFonts w:ascii="Courier New" w:hAnsi="Courier New" w:cs="Courier New"/>
                            <w:sz w:val="15"/>
                            <w:szCs w:val="15"/>
                          </w:rPr>
                          <w:t>1  CompInflow     - Compute inflow wind velocities (switch) {0=still air; 1=InflowWind}</w:t>
                        </w:r>
                      </w:ins>
                    </w:p>
                    <w:p w14:paraId="2164B588" w14:textId="609C1DF5"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ins w:id="613" w:author="Bonnie Jonkman" w:date="2015-06-06T17:07:00Z">
                        <w:r>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14:paraId="2164B58A"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14:paraId="2164B58B"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14:paraId="2164B58C" w14:textId="6783048A"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3=MoorDyn</w:t>
                      </w:r>
                      <w:r w:rsidRPr="00C914B8">
                        <w:rPr>
                          <w:rFonts w:ascii="Courier New" w:hAnsi="Courier New" w:cs="Courier New"/>
                          <w:sz w:val="15"/>
                          <w:szCs w:val="15"/>
                        </w:rPr>
                        <w:t>}</w:t>
                      </w:r>
                    </w:p>
                    <w:p w14:paraId="2164B58D"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14:paraId="2164B58E"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14:paraId="2164B58F"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14:paraId="2164B590"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ins w:id="614"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EDFile       - Name of file containing ElastoDyn input parameters (quoted string)</w:t>
                      </w:r>
                    </w:p>
                    <w:p w14:paraId="2164B592" w14:textId="4D220233"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15"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BDBldFile(1) - Name of file containing BeamDyn blade 1 inputs (quoted string)</w:t>
                      </w:r>
                    </w:p>
                    <w:p w14:paraId="2164B593" w14:textId="39B418A3"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16"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BDBldFile(2) - Name of file containing BeamDyn blade 2 inputs (quoted string)</w:t>
                      </w:r>
                    </w:p>
                    <w:p w14:paraId="2164B594" w14:textId="4A4E5232"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17"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BDBldFile(3) - Name of file containing BeamDyn blade 3 inputs (quoted string)</w:t>
                      </w:r>
                    </w:p>
                    <w:p w14:paraId="16C1B8FC" w14:textId="27D28447" w:rsidR="00D044DF" w:rsidRDefault="00D044DF" w:rsidP="001017C7">
                      <w:pPr>
                        <w:spacing w:after="0" w:line="240" w:lineRule="auto"/>
                        <w:rPr>
                          <w:ins w:id="618" w:author="Bonnie Jonkman" w:date="2015-06-06T17:09:00Z"/>
                          <w:rFonts w:ascii="Courier New" w:hAnsi="Courier New" w:cs="Courier New"/>
                          <w:sz w:val="15"/>
                          <w:szCs w:val="15"/>
                        </w:rPr>
                      </w:pPr>
                      <w:ins w:id="619" w:author="Bonnie Jonkman" w:date="2015-06-06T17:08:00Z">
                        <w:r w:rsidRPr="0016770E">
                          <w:rPr>
                            <w:rFonts w:ascii="Courier New" w:hAnsi="Courier New" w:cs="Courier New"/>
                            <w:sz w:val="15"/>
                            <w:szCs w:val="15"/>
                          </w:rPr>
                          <w:t>"</w:t>
                        </w:r>
                      </w:ins>
                      <w:ins w:id="620"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621" w:author="Bonnie Jonkman" w:date="2015-06-06T17:08:00Z">
                        <w:r w:rsidRPr="0016770E">
                          <w:rPr>
                            <w:rFonts w:ascii="Courier New" w:hAnsi="Courier New" w:cs="Courier New"/>
                            <w:sz w:val="15"/>
                            <w:szCs w:val="15"/>
                          </w:rPr>
                          <w:t xml:space="preserve">" InflowFile  </w:t>
                        </w:r>
                      </w:ins>
                      <w:ins w:id="622" w:author="Bonnie Jonkman" w:date="2015-06-06T17:11:00Z">
                        <w:r>
                          <w:rPr>
                            <w:rFonts w:ascii="Courier New" w:hAnsi="Courier New" w:cs="Courier New"/>
                            <w:sz w:val="15"/>
                            <w:szCs w:val="15"/>
                          </w:rPr>
                          <w:t xml:space="preserve"> </w:t>
                        </w:r>
                      </w:ins>
                      <w:ins w:id="623"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624"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AeroFile     - Name of file containing aerodynamic input parameters (quoted string)</w:t>
                      </w:r>
                    </w:p>
                    <w:p w14:paraId="2164B596" w14:textId="15D780A1"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625"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ServoFile    - Name of file with control/electric-drive inputs (quoted string)</w:t>
                      </w:r>
                    </w:p>
                    <w:p w14:paraId="2164B597" w14:textId="076E570A"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626"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HydroFile    - Name of file containing hydrodynamic inputs (quoted string)</w:t>
                      </w:r>
                    </w:p>
                    <w:p w14:paraId="2164B598" w14:textId="2F0DD71A"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627"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SubFile      - Name of file containing sub-structural inputs (quoted string)</w:t>
                      </w:r>
                    </w:p>
                    <w:p w14:paraId="2164B599" w14:textId="4101CA53"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28"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MooringFile  - Name of file containing mooring system inputs (quoted string)</w:t>
                      </w:r>
                    </w:p>
                    <w:p w14:paraId="2164B59A" w14:textId="7CBBAFBC"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629"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IceFile      - Name of file containing ice input parameters (quoted string)</w:t>
                      </w:r>
                    </w:p>
                    <w:p w14:paraId="2164B59B"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14:paraId="2164B59D" w14:textId="77777777" w:rsidR="00D044DF" w:rsidRDefault="00D044DF" w:rsidP="001017C7">
                      <w:pPr>
                        <w:spacing w:after="0" w:line="240" w:lineRule="auto"/>
                        <w:rPr>
                          <w:ins w:id="630" w:author="Bonnie Jonkman" w:date="2015-04-22T10:27:00Z"/>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14:paraId="422B5471" w14:textId="6607D921" w:rsidR="00D044DF" w:rsidRPr="00C914B8" w:rsidRDefault="00D044DF" w:rsidP="001017C7">
                      <w:pPr>
                        <w:spacing w:after="0" w:line="240" w:lineRule="auto"/>
                        <w:rPr>
                          <w:rFonts w:ascii="Courier New" w:hAnsi="Courier New" w:cs="Courier New"/>
                          <w:sz w:val="15"/>
                          <w:szCs w:val="15"/>
                        </w:rPr>
                      </w:pPr>
                      <w:ins w:id="631" w:author="Bonnie Jonkman" w:date="2015-04-22T10:27:00Z">
                        <w:r w:rsidRPr="005408C3">
                          <w:rPr>
                            <w:rFonts w:ascii="Courier New" w:hAnsi="Courier New" w:cs="Courier New"/>
                            <w:sz w:val="15"/>
                            <w:szCs w:val="15"/>
                          </w:rPr>
                          <w:t xml:space="preserve"> </w:t>
                        </w:r>
                      </w:ins>
                      <w:ins w:id="632" w:author="Bonnie Jonkman" w:date="2015-04-22T10:28:00Z">
                        <w:r>
                          <w:rPr>
                            <w:rFonts w:ascii="Courier New" w:hAnsi="Courier New" w:cs="Courier New"/>
                            <w:sz w:val="15"/>
                            <w:szCs w:val="15"/>
                          </w:rPr>
                          <w:t xml:space="preserve"> </w:t>
                        </w:r>
                      </w:ins>
                      <w:ins w:id="633" w:author="Bonnie Jonkman" w:date="2015-04-22T10:27:00Z">
                        <w:r w:rsidRPr="005408C3">
                          <w:rPr>
                            <w:rFonts w:ascii="Courier New" w:hAnsi="Courier New" w:cs="Courier New"/>
                            <w:sz w:val="15"/>
                            <w:szCs w:val="15"/>
                          </w:rPr>
                          <w:t xml:space="preserve">  99999  ChkptTime       - Amount of time between creating checkpoint files for potential restart (s)</w:t>
                        </w:r>
                      </w:ins>
                    </w:p>
                    <w:p w14:paraId="2164B59E"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14:paraId="2164B59F"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14:paraId="2164B5A0"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14:paraId="2164B5A1"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14:paraId="2164B5A2" w14:textId="77777777" w:rsidR="00D044DF" w:rsidRPr="00C914B8" w:rsidRDefault="00D044DF"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v:textbox>
                <w10:anchorlock/>
              </v:shape>
            </w:pict>
          </mc:Fallback>
        </mc:AlternateContent>
      </w:r>
    </w:p>
    <w:p w14:paraId="2164B4F6" w14:textId="25AB4200" w:rsidR="007F2710" w:rsidRDefault="001017C7" w:rsidP="001017C7">
      <w:pPr>
        <w:pStyle w:val="Caption"/>
        <w:jc w:val="center"/>
      </w:pPr>
      <w:r>
        <w:t xml:space="preserve">Figure </w:t>
      </w:r>
      <w:fldSimple w:instr=" SEQ Figure \* ARABIC ">
        <w:r w:rsidR="008462CD">
          <w:rPr>
            <w:noProof/>
          </w:rPr>
          <w:t>13</w:t>
        </w:r>
      </w:fldSimple>
      <w:r>
        <w:t>: Example FAST v8.</w:t>
      </w:r>
      <w:r w:rsidR="005C5A0C">
        <w:t>1</w:t>
      </w:r>
      <w:del w:id="634" w:author="Bonnie Jonkman" w:date="2015-06-06T17:11:00Z">
        <w:r w:rsidR="006F3B17" w:rsidDel="00295D8A">
          <w:delText>1</w:delText>
        </w:r>
      </w:del>
      <w:ins w:id="635" w:author="Bonnie Jonkman" w:date="2015-06-06T17:11:00Z">
        <w:r w:rsidR="00295D8A">
          <w:t>2</w:t>
        </w:r>
      </w:ins>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7" w:author="Bonnie Jonkman" w:date="2015-04-21T10:35:00Z" w:initials="BJJ">
    <w:p w14:paraId="7DF51F37" w14:textId="08391C91" w:rsidR="00D044DF" w:rsidRDefault="00D044DF">
      <w:pPr>
        <w:pStyle w:val="CommentText"/>
      </w:pPr>
      <w:r>
        <w:rPr>
          <w:rStyle w:val="CommentReference"/>
        </w:rPr>
        <w:annotationRef/>
      </w:r>
      <w:r>
        <w:t>IceF, HD, SD, FAST; check that summary files are closed ASAP, preferably in Init.</w:t>
      </w:r>
    </w:p>
  </w:comment>
  <w:comment w:id="565" w:author="Bonnie Jonkman" w:date="2015-04-21T10:37:00Z" w:initials="BJJ">
    <w:p w14:paraId="4C1DFA4C" w14:textId="3DF685DE" w:rsidR="00D044DF" w:rsidRDefault="00D044DF">
      <w:pPr>
        <w:pStyle w:val="CommentText"/>
      </w:pPr>
      <w:r>
        <w:rPr>
          <w:rStyle w:val="CommentReference"/>
        </w:rPr>
        <w:annotationRef/>
      </w:r>
      <w:r>
        <w:t>BJJ: 5MW model in Simulink? Would be really nice for testing something that isn’t so basic.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136B61" w14:textId="77777777" w:rsidR="007764BC" w:rsidRDefault="007764BC" w:rsidP="0032059E">
      <w:pPr>
        <w:spacing w:after="0" w:line="240" w:lineRule="auto"/>
      </w:pPr>
      <w:r>
        <w:separator/>
      </w:r>
    </w:p>
  </w:endnote>
  <w:endnote w:type="continuationSeparator" w:id="0">
    <w:p w14:paraId="42E9A8DF" w14:textId="77777777" w:rsidR="007764BC" w:rsidRDefault="007764BC"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D044DF" w:rsidRPr="006228F7" w:rsidRDefault="00D044DF" w:rsidP="008A0C65">
    <w:pPr>
      <w:pStyle w:val="Footer"/>
      <w:jc w:val="center"/>
    </w:pPr>
    <w:r>
      <w:fldChar w:fldCharType="begin"/>
    </w:r>
    <w:r>
      <w:instrText xml:space="preserve"> PAGE  \* Arabic  \* MERGEFORMAT </w:instrText>
    </w:r>
    <w:r>
      <w:fldChar w:fldCharType="separate"/>
    </w:r>
    <w:r w:rsidR="004E202C">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14F401" w14:textId="77777777" w:rsidR="007764BC" w:rsidRDefault="007764BC" w:rsidP="0032059E">
      <w:pPr>
        <w:spacing w:after="0" w:line="240" w:lineRule="auto"/>
      </w:pPr>
      <w:r>
        <w:separator/>
      </w:r>
    </w:p>
  </w:footnote>
  <w:footnote w:type="continuationSeparator" w:id="0">
    <w:p w14:paraId="68E09F7D" w14:textId="77777777" w:rsidR="007764BC" w:rsidRDefault="007764BC" w:rsidP="0032059E">
      <w:pPr>
        <w:spacing w:after="0" w:line="240" w:lineRule="auto"/>
      </w:pPr>
      <w:r>
        <w:continuationSeparator/>
      </w:r>
    </w:p>
  </w:footnote>
  <w:footnote w:id="1">
    <w:p w14:paraId="2164B56D" w14:textId="77777777" w:rsidR="00D044DF" w:rsidRDefault="00D044DF">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D044DF" w:rsidRDefault="00D044DF">
      <w:pPr>
        <w:pStyle w:val="FootnoteText"/>
      </w:pPr>
      <w:r>
        <w:rPr>
          <w:rStyle w:val="FootnoteReference"/>
        </w:rPr>
        <w:footnoteRef/>
      </w:r>
      <w:r>
        <w:t xml:space="preserve"> These steps must be integer multiples of the structural time step.</w:t>
      </w:r>
    </w:p>
  </w:footnote>
  <w:footnote w:id="3">
    <w:p w14:paraId="2164B56F" w14:textId="77777777" w:rsidR="00D044DF" w:rsidRDefault="00D044DF"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D044DF" w:rsidRDefault="00D044DF">
      <w:pPr>
        <w:pStyle w:val="FootnoteText"/>
      </w:pPr>
      <w:r>
        <w:rPr>
          <w:rStyle w:val="FootnoteReference"/>
        </w:rPr>
        <w:footnoteRef/>
      </w:r>
      <w:r>
        <w:t xml:space="preserve"> FAST v7 is limited to one correction step and this correction step only applies to some modules.</w:t>
      </w:r>
    </w:p>
  </w:footnote>
  <w:footnote w:id="5">
    <w:p w14:paraId="2164B571" w14:textId="77777777" w:rsidR="00D044DF" w:rsidDel="00A037C3" w:rsidRDefault="00D044DF" w:rsidP="008F3D10">
      <w:pPr>
        <w:pStyle w:val="FootnoteText"/>
        <w:rPr>
          <w:del w:id="136" w:author="Bonnie Jonkman" w:date="2015-06-11T14:07:00Z"/>
        </w:rPr>
      </w:pPr>
      <w:del w:id="137" w:author="Bonnie Jonkman" w:date="2015-06-11T14:07:00Z">
        <w:r w:rsidDel="00A037C3">
          <w:rPr>
            <w:rStyle w:val="FootnoteReference"/>
          </w:rPr>
          <w:footnoteRef/>
        </w:r>
        <w:r w:rsidDel="00A037C3">
          <w:delText xml:space="preserve"> The FAST v8.10 source code can be compiled using gfortran, however the offshore cases do not run with this compiled executable. We are working to find the problem and fix it.</w:delText>
        </w:r>
      </w:del>
    </w:p>
  </w:footnote>
  <w:footnote w:id="6">
    <w:p w14:paraId="68D236BA" w14:textId="77777777" w:rsidR="00D044DF" w:rsidRDefault="00D044DF" w:rsidP="004106F7">
      <w:pPr>
        <w:pStyle w:val="FootnoteText"/>
        <w:rPr>
          <w:ins w:id="230" w:author="Bonnie Jonkman" w:date="2015-07-09T12:38:00Z"/>
        </w:rPr>
      </w:pPr>
      <w:ins w:id="231" w:author="Bonnie Jonkman" w:date="2015-07-09T12:38:00Z">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ins>
    </w:p>
  </w:footnote>
  <w:footnote w:id="7">
    <w:p w14:paraId="2164B573" w14:textId="77777777" w:rsidR="00D044DF" w:rsidRDefault="00D044DF"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14:paraId="2164B574" w14:textId="77777777" w:rsidR="00D044DF" w:rsidRDefault="00D044DF">
      <w:pPr>
        <w:pStyle w:val="FootnoteText"/>
      </w:pPr>
      <w:r>
        <w:rPr>
          <w:rStyle w:val="FootnoteReference"/>
        </w:rPr>
        <w:footnoteRef/>
      </w:r>
      <w:r>
        <w:t xml:space="preserve"> Note that the LabVIEW interface for FAST v8 has not yet been developed.</w:t>
      </w:r>
    </w:p>
  </w:footnote>
  <w:footnote w:id="9">
    <w:p w14:paraId="2164B575" w14:textId="77777777" w:rsidR="00D044DF" w:rsidRDefault="00D044DF"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 w:id="10">
    <w:p w14:paraId="5B21839F" w14:textId="4DDB0EDA" w:rsidR="00D044DF" w:rsidRDefault="00D044DF" w:rsidP="00204924">
      <w:pPr>
        <w:pStyle w:val="FootnoteText"/>
        <w:rPr>
          <w:ins w:id="522" w:author="Bonnie Jonkman" w:date="2015-04-22T12:29:00Z"/>
        </w:rPr>
      </w:pPr>
      <w:ins w:id="523" w:author="Bonnie Jonkman" w:date="2015-04-22T12:29:00Z">
        <w:r>
          <w:rPr>
            <w:rStyle w:val="FootnoteReference"/>
          </w:rPr>
          <w:footnoteRef/>
        </w:r>
        <w:r>
          <w:t xml:space="preserve"> If you are using</w:t>
        </w:r>
      </w:ins>
      <w:ins w:id="524" w:author="Bonnie Jonkman" w:date="2015-04-22T12:41:00Z">
        <w:r>
          <w:t xml:space="preserve"> a 2015 or later version of</w:t>
        </w:r>
      </w:ins>
      <w:ins w:id="525" w:author="Bonnie Jonkman" w:date="2015-04-22T12:29:00Z">
        <w:r>
          <w:t xml:space="preserve"> </w:t>
        </w:r>
      </w:ins>
      <w:ins w:id="526" w:author="Bonnie Jonkman" w:date="2015-04-22T12:41:00Z">
        <w:r>
          <w:t>Intel Fortran</w:t>
        </w:r>
      </w:ins>
      <w:ins w:id="527" w:author="Bonnie Jonkman" w:date="2015-04-22T12:29:00Z">
        <w:r>
          <w:t>, the executable may be generated in the &lt;FAST8&gt;\Compiling\VisualStudio folder instead.</w:t>
        </w:r>
      </w:ins>
    </w:p>
  </w:footnote>
  <w:footnote w:id="11">
    <w:p w14:paraId="39D6B433" w14:textId="2E5FA20A" w:rsidR="00D044DF" w:rsidRDefault="00D044DF">
      <w:pPr>
        <w:pStyle w:val="FootnoteText"/>
      </w:pPr>
      <w:r>
        <w:rPr>
          <w:rStyle w:val="FootnoteReference"/>
        </w:rPr>
        <w:footnoteRef/>
      </w:r>
      <w:r>
        <w:t xml:space="preserve"> For flexibility reasons (i.e., so that </w:t>
      </w:r>
      <w:r w:rsidRPr="00846423">
        <w:t>FAST_SFunc.c</w:t>
      </w:r>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r w:rsidRPr="001A703C">
        <w:rPr>
          <w:b/>
        </w:rPr>
        <w:t>NumAdditionalInputs</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2"/>
  </w:num>
  <w:num w:numId="7">
    <w:abstractNumId w:val="17"/>
  </w:num>
  <w:num w:numId="8">
    <w:abstractNumId w:val="28"/>
  </w:num>
  <w:num w:numId="9">
    <w:abstractNumId w:val="21"/>
  </w:num>
  <w:num w:numId="10">
    <w:abstractNumId w:val="13"/>
  </w:num>
  <w:num w:numId="11">
    <w:abstractNumId w:val="4"/>
  </w:num>
  <w:num w:numId="12">
    <w:abstractNumId w:val="25"/>
  </w:num>
  <w:num w:numId="13">
    <w:abstractNumId w:val="26"/>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4"/>
  </w:num>
  <w:num w:numId="21">
    <w:abstractNumId w:val="7"/>
  </w:num>
  <w:num w:numId="22">
    <w:abstractNumId w:val="10"/>
  </w:num>
  <w:num w:numId="23">
    <w:abstractNumId w:val="0"/>
  </w:num>
  <w:num w:numId="24">
    <w:abstractNumId w:val="20"/>
  </w:num>
  <w:num w:numId="25">
    <w:abstractNumId w:val="19"/>
  </w:num>
  <w:num w:numId="26">
    <w:abstractNumId w:val="23"/>
  </w:num>
  <w:num w:numId="27">
    <w:abstractNumId w:val="27"/>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53AB0"/>
    <w:rsid w:val="0006011A"/>
    <w:rsid w:val="00062F6C"/>
    <w:rsid w:val="00063365"/>
    <w:rsid w:val="00066DFD"/>
    <w:rsid w:val="00066FEC"/>
    <w:rsid w:val="00071BEF"/>
    <w:rsid w:val="000770F8"/>
    <w:rsid w:val="00081318"/>
    <w:rsid w:val="00084E6D"/>
    <w:rsid w:val="000869ED"/>
    <w:rsid w:val="00086C75"/>
    <w:rsid w:val="00095694"/>
    <w:rsid w:val="000973B8"/>
    <w:rsid w:val="000A7AE6"/>
    <w:rsid w:val="000B268A"/>
    <w:rsid w:val="000B5913"/>
    <w:rsid w:val="000C417D"/>
    <w:rsid w:val="000D16ED"/>
    <w:rsid w:val="000D2280"/>
    <w:rsid w:val="000D24F9"/>
    <w:rsid w:val="000D2E97"/>
    <w:rsid w:val="000D373D"/>
    <w:rsid w:val="000D4770"/>
    <w:rsid w:val="000D5781"/>
    <w:rsid w:val="000D66E4"/>
    <w:rsid w:val="000D67F1"/>
    <w:rsid w:val="000D703D"/>
    <w:rsid w:val="000E1845"/>
    <w:rsid w:val="000E1CA2"/>
    <w:rsid w:val="000E1D2E"/>
    <w:rsid w:val="000E4597"/>
    <w:rsid w:val="000F21F1"/>
    <w:rsid w:val="000F3583"/>
    <w:rsid w:val="00100AB0"/>
    <w:rsid w:val="001017C7"/>
    <w:rsid w:val="0010264A"/>
    <w:rsid w:val="0010612B"/>
    <w:rsid w:val="00112CFA"/>
    <w:rsid w:val="001143AF"/>
    <w:rsid w:val="001165AB"/>
    <w:rsid w:val="00123745"/>
    <w:rsid w:val="001336DD"/>
    <w:rsid w:val="001421BE"/>
    <w:rsid w:val="00143736"/>
    <w:rsid w:val="00143EBA"/>
    <w:rsid w:val="001479F4"/>
    <w:rsid w:val="0015373F"/>
    <w:rsid w:val="00160D02"/>
    <w:rsid w:val="0016100B"/>
    <w:rsid w:val="0016770E"/>
    <w:rsid w:val="00174830"/>
    <w:rsid w:val="0017590F"/>
    <w:rsid w:val="00176884"/>
    <w:rsid w:val="00176F14"/>
    <w:rsid w:val="00182565"/>
    <w:rsid w:val="001847A2"/>
    <w:rsid w:val="0018499D"/>
    <w:rsid w:val="00185772"/>
    <w:rsid w:val="0018640E"/>
    <w:rsid w:val="0018732B"/>
    <w:rsid w:val="00195D86"/>
    <w:rsid w:val="001A0C92"/>
    <w:rsid w:val="001A4C06"/>
    <w:rsid w:val="001A5D50"/>
    <w:rsid w:val="001A7232"/>
    <w:rsid w:val="001A778F"/>
    <w:rsid w:val="001B1E94"/>
    <w:rsid w:val="001B3FFF"/>
    <w:rsid w:val="001C051D"/>
    <w:rsid w:val="001C3EEE"/>
    <w:rsid w:val="001C3FE2"/>
    <w:rsid w:val="001C4FB6"/>
    <w:rsid w:val="001C5503"/>
    <w:rsid w:val="001D3CFF"/>
    <w:rsid w:val="001D5646"/>
    <w:rsid w:val="001E2045"/>
    <w:rsid w:val="001E429B"/>
    <w:rsid w:val="001E4B29"/>
    <w:rsid w:val="001F3997"/>
    <w:rsid w:val="001F7594"/>
    <w:rsid w:val="00201B27"/>
    <w:rsid w:val="00201C65"/>
    <w:rsid w:val="002034C6"/>
    <w:rsid w:val="0020438F"/>
    <w:rsid w:val="00204924"/>
    <w:rsid w:val="00207908"/>
    <w:rsid w:val="002105D5"/>
    <w:rsid w:val="0021067C"/>
    <w:rsid w:val="0021214D"/>
    <w:rsid w:val="00214A47"/>
    <w:rsid w:val="00216308"/>
    <w:rsid w:val="002163CE"/>
    <w:rsid w:val="00217CBB"/>
    <w:rsid w:val="002204BD"/>
    <w:rsid w:val="002213CC"/>
    <w:rsid w:val="00222668"/>
    <w:rsid w:val="00230DFF"/>
    <w:rsid w:val="002351D0"/>
    <w:rsid w:val="00241AB7"/>
    <w:rsid w:val="00243C5B"/>
    <w:rsid w:val="00244B64"/>
    <w:rsid w:val="00246C52"/>
    <w:rsid w:val="0025096E"/>
    <w:rsid w:val="00253827"/>
    <w:rsid w:val="00254699"/>
    <w:rsid w:val="0025602C"/>
    <w:rsid w:val="00256CFF"/>
    <w:rsid w:val="00267231"/>
    <w:rsid w:val="0026798D"/>
    <w:rsid w:val="0027277B"/>
    <w:rsid w:val="0027571D"/>
    <w:rsid w:val="00276C5F"/>
    <w:rsid w:val="002770E9"/>
    <w:rsid w:val="0027790F"/>
    <w:rsid w:val="00277AD8"/>
    <w:rsid w:val="00280B19"/>
    <w:rsid w:val="002827E8"/>
    <w:rsid w:val="00290622"/>
    <w:rsid w:val="00294041"/>
    <w:rsid w:val="00295D8A"/>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48BD"/>
    <w:rsid w:val="002E5163"/>
    <w:rsid w:val="002E52E3"/>
    <w:rsid w:val="003002E5"/>
    <w:rsid w:val="00302A9F"/>
    <w:rsid w:val="00310129"/>
    <w:rsid w:val="00316C58"/>
    <w:rsid w:val="00317AA0"/>
    <w:rsid w:val="0032059E"/>
    <w:rsid w:val="00322393"/>
    <w:rsid w:val="00324B4D"/>
    <w:rsid w:val="00324BB2"/>
    <w:rsid w:val="00325AC4"/>
    <w:rsid w:val="00325C4A"/>
    <w:rsid w:val="003318D6"/>
    <w:rsid w:val="00351DEB"/>
    <w:rsid w:val="00352D3A"/>
    <w:rsid w:val="003544F5"/>
    <w:rsid w:val="00357156"/>
    <w:rsid w:val="00370855"/>
    <w:rsid w:val="00376EFF"/>
    <w:rsid w:val="00382F86"/>
    <w:rsid w:val="0039422C"/>
    <w:rsid w:val="003A2ABC"/>
    <w:rsid w:val="003A36AE"/>
    <w:rsid w:val="003A459F"/>
    <w:rsid w:val="003B1214"/>
    <w:rsid w:val="003C03A3"/>
    <w:rsid w:val="003C2940"/>
    <w:rsid w:val="003C4A45"/>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06E21"/>
    <w:rsid w:val="004106F7"/>
    <w:rsid w:val="00411B3A"/>
    <w:rsid w:val="0041287D"/>
    <w:rsid w:val="00413886"/>
    <w:rsid w:val="00413D42"/>
    <w:rsid w:val="00420A63"/>
    <w:rsid w:val="004212D7"/>
    <w:rsid w:val="00423985"/>
    <w:rsid w:val="00424574"/>
    <w:rsid w:val="0042493B"/>
    <w:rsid w:val="00425D37"/>
    <w:rsid w:val="00426882"/>
    <w:rsid w:val="00431649"/>
    <w:rsid w:val="00435832"/>
    <w:rsid w:val="00437347"/>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1B45"/>
    <w:rsid w:val="00494C80"/>
    <w:rsid w:val="004975BD"/>
    <w:rsid w:val="004A0A8F"/>
    <w:rsid w:val="004A0F59"/>
    <w:rsid w:val="004A39F6"/>
    <w:rsid w:val="004B0DB9"/>
    <w:rsid w:val="004C2327"/>
    <w:rsid w:val="004C4A8A"/>
    <w:rsid w:val="004C66D0"/>
    <w:rsid w:val="004C6A31"/>
    <w:rsid w:val="004C70C9"/>
    <w:rsid w:val="004D1388"/>
    <w:rsid w:val="004D4796"/>
    <w:rsid w:val="004D64B4"/>
    <w:rsid w:val="004D7F94"/>
    <w:rsid w:val="004E202C"/>
    <w:rsid w:val="004F109B"/>
    <w:rsid w:val="004F4788"/>
    <w:rsid w:val="004F4871"/>
    <w:rsid w:val="004F6EDE"/>
    <w:rsid w:val="004F77E5"/>
    <w:rsid w:val="00503806"/>
    <w:rsid w:val="00510B11"/>
    <w:rsid w:val="0051119D"/>
    <w:rsid w:val="00523E1B"/>
    <w:rsid w:val="005248A0"/>
    <w:rsid w:val="00526596"/>
    <w:rsid w:val="005408C3"/>
    <w:rsid w:val="00540E39"/>
    <w:rsid w:val="005416DF"/>
    <w:rsid w:val="00543B79"/>
    <w:rsid w:val="005509D5"/>
    <w:rsid w:val="005556B1"/>
    <w:rsid w:val="005658F8"/>
    <w:rsid w:val="00572C86"/>
    <w:rsid w:val="005752A7"/>
    <w:rsid w:val="00583013"/>
    <w:rsid w:val="00583754"/>
    <w:rsid w:val="00583AAD"/>
    <w:rsid w:val="005847A9"/>
    <w:rsid w:val="0058480C"/>
    <w:rsid w:val="0059296F"/>
    <w:rsid w:val="00593BC1"/>
    <w:rsid w:val="00596C1F"/>
    <w:rsid w:val="00597FB7"/>
    <w:rsid w:val="005A19B8"/>
    <w:rsid w:val="005A2B54"/>
    <w:rsid w:val="005A3AA5"/>
    <w:rsid w:val="005B33D7"/>
    <w:rsid w:val="005B3D51"/>
    <w:rsid w:val="005B5316"/>
    <w:rsid w:val="005B630C"/>
    <w:rsid w:val="005B6929"/>
    <w:rsid w:val="005C01C1"/>
    <w:rsid w:val="005C51E0"/>
    <w:rsid w:val="005C5A0C"/>
    <w:rsid w:val="005C697F"/>
    <w:rsid w:val="005D2AF6"/>
    <w:rsid w:val="005D3EE2"/>
    <w:rsid w:val="005D7EC4"/>
    <w:rsid w:val="005F0B16"/>
    <w:rsid w:val="005F3CDB"/>
    <w:rsid w:val="005F57F4"/>
    <w:rsid w:val="005F6FFB"/>
    <w:rsid w:val="00603778"/>
    <w:rsid w:val="00604402"/>
    <w:rsid w:val="00604B86"/>
    <w:rsid w:val="00613374"/>
    <w:rsid w:val="0061511F"/>
    <w:rsid w:val="00616C1F"/>
    <w:rsid w:val="00617A56"/>
    <w:rsid w:val="006228F7"/>
    <w:rsid w:val="00626DDD"/>
    <w:rsid w:val="00636465"/>
    <w:rsid w:val="00640D9F"/>
    <w:rsid w:val="0064763A"/>
    <w:rsid w:val="0065210D"/>
    <w:rsid w:val="00653C1F"/>
    <w:rsid w:val="006552FB"/>
    <w:rsid w:val="006556EC"/>
    <w:rsid w:val="00673035"/>
    <w:rsid w:val="006843D7"/>
    <w:rsid w:val="0068491E"/>
    <w:rsid w:val="00685372"/>
    <w:rsid w:val="00686170"/>
    <w:rsid w:val="00690150"/>
    <w:rsid w:val="006945E9"/>
    <w:rsid w:val="00695C19"/>
    <w:rsid w:val="006A280F"/>
    <w:rsid w:val="006A4CEA"/>
    <w:rsid w:val="006A62EC"/>
    <w:rsid w:val="006B028F"/>
    <w:rsid w:val="006C131B"/>
    <w:rsid w:val="006D130B"/>
    <w:rsid w:val="006D1721"/>
    <w:rsid w:val="006D62BD"/>
    <w:rsid w:val="006D7B34"/>
    <w:rsid w:val="006E23B7"/>
    <w:rsid w:val="006E32A3"/>
    <w:rsid w:val="006E3D24"/>
    <w:rsid w:val="006E3E44"/>
    <w:rsid w:val="006E56E7"/>
    <w:rsid w:val="006F3B17"/>
    <w:rsid w:val="006F4EDC"/>
    <w:rsid w:val="00703CA6"/>
    <w:rsid w:val="0070478E"/>
    <w:rsid w:val="00707214"/>
    <w:rsid w:val="00707227"/>
    <w:rsid w:val="00710BF4"/>
    <w:rsid w:val="00713A12"/>
    <w:rsid w:val="00715AAA"/>
    <w:rsid w:val="007163E7"/>
    <w:rsid w:val="00717098"/>
    <w:rsid w:val="007231E1"/>
    <w:rsid w:val="007255E7"/>
    <w:rsid w:val="00725E3F"/>
    <w:rsid w:val="007260CD"/>
    <w:rsid w:val="00730F88"/>
    <w:rsid w:val="00733232"/>
    <w:rsid w:val="007354EA"/>
    <w:rsid w:val="00740D17"/>
    <w:rsid w:val="00741D30"/>
    <w:rsid w:val="00743E68"/>
    <w:rsid w:val="007441EB"/>
    <w:rsid w:val="00751FAE"/>
    <w:rsid w:val="00752A0E"/>
    <w:rsid w:val="00754E0F"/>
    <w:rsid w:val="007720B4"/>
    <w:rsid w:val="0077211A"/>
    <w:rsid w:val="00775774"/>
    <w:rsid w:val="007764BC"/>
    <w:rsid w:val="00791179"/>
    <w:rsid w:val="00792AB8"/>
    <w:rsid w:val="00794BE0"/>
    <w:rsid w:val="00796008"/>
    <w:rsid w:val="007A051E"/>
    <w:rsid w:val="007A2403"/>
    <w:rsid w:val="007A37F2"/>
    <w:rsid w:val="007A40D8"/>
    <w:rsid w:val="007B0CF4"/>
    <w:rsid w:val="007B241F"/>
    <w:rsid w:val="007B654A"/>
    <w:rsid w:val="007B7767"/>
    <w:rsid w:val="007C0572"/>
    <w:rsid w:val="007C61F5"/>
    <w:rsid w:val="007D09CB"/>
    <w:rsid w:val="007D20B2"/>
    <w:rsid w:val="007D2FC0"/>
    <w:rsid w:val="007D7E91"/>
    <w:rsid w:val="007E0629"/>
    <w:rsid w:val="007F152F"/>
    <w:rsid w:val="007F2710"/>
    <w:rsid w:val="007F3E8B"/>
    <w:rsid w:val="007F46A7"/>
    <w:rsid w:val="007F502A"/>
    <w:rsid w:val="007F665B"/>
    <w:rsid w:val="00800315"/>
    <w:rsid w:val="00802342"/>
    <w:rsid w:val="00805E93"/>
    <w:rsid w:val="0080639F"/>
    <w:rsid w:val="0080762B"/>
    <w:rsid w:val="00813432"/>
    <w:rsid w:val="00814DDB"/>
    <w:rsid w:val="008204F5"/>
    <w:rsid w:val="008233CD"/>
    <w:rsid w:val="00825D8B"/>
    <w:rsid w:val="008274A4"/>
    <w:rsid w:val="00830652"/>
    <w:rsid w:val="008307EF"/>
    <w:rsid w:val="00831468"/>
    <w:rsid w:val="00831ED9"/>
    <w:rsid w:val="008343ED"/>
    <w:rsid w:val="00834D19"/>
    <w:rsid w:val="008353BA"/>
    <w:rsid w:val="00840641"/>
    <w:rsid w:val="00845AC5"/>
    <w:rsid w:val="008462CD"/>
    <w:rsid w:val="00846423"/>
    <w:rsid w:val="008509E5"/>
    <w:rsid w:val="00852A08"/>
    <w:rsid w:val="008546F4"/>
    <w:rsid w:val="00854E55"/>
    <w:rsid w:val="008551F9"/>
    <w:rsid w:val="008709B5"/>
    <w:rsid w:val="00870EDF"/>
    <w:rsid w:val="00882C88"/>
    <w:rsid w:val="008875E5"/>
    <w:rsid w:val="008908C2"/>
    <w:rsid w:val="008949F6"/>
    <w:rsid w:val="008A0BA3"/>
    <w:rsid w:val="008A0C65"/>
    <w:rsid w:val="008A5B4E"/>
    <w:rsid w:val="008B0119"/>
    <w:rsid w:val="008B0813"/>
    <w:rsid w:val="008B1C3A"/>
    <w:rsid w:val="008B306F"/>
    <w:rsid w:val="008B5549"/>
    <w:rsid w:val="008B7344"/>
    <w:rsid w:val="008C15EA"/>
    <w:rsid w:val="008C3E9A"/>
    <w:rsid w:val="008D12B0"/>
    <w:rsid w:val="008D177F"/>
    <w:rsid w:val="008D29CA"/>
    <w:rsid w:val="008E4072"/>
    <w:rsid w:val="008E706F"/>
    <w:rsid w:val="008E79AA"/>
    <w:rsid w:val="008F1D42"/>
    <w:rsid w:val="008F3D10"/>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55CA5"/>
    <w:rsid w:val="00960CB8"/>
    <w:rsid w:val="00960E61"/>
    <w:rsid w:val="009614E1"/>
    <w:rsid w:val="00963B58"/>
    <w:rsid w:val="00966397"/>
    <w:rsid w:val="009733A8"/>
    <w:rsid w:val="00976EEE"/>
    <w:rsid w:val="00980C9B"/>
    <w:rsid w:val="00985CF5"/>
    <w:rsid w:val="00992CCA"/>
    <w:rsid w:val="009951B8"/>
    <w:rsid w:val="009A1356"/>
    <w:rsid w:val="009A2E23"/>
    <w:rsid w:val="009A3075"/>
    <w:rsid w:val="009A4B60"/>
    <w:rsid w:val="009A60D9"/>
    <w:rsid w:val="009A69FA"/>
    <w:rsid w:val="009B0BC2"/>
    <w:rsid w:val="009B264B"/>
    <w:rsid w:val="009B51A8"/>
    <w:rsid w:val="009B7C07"/>
    <w:rsid w:val="009C0E86"/>
    <w:rsid w:val="009C1705"/>
    <w:rsid w:val="009C1B4E"/>
    <w:rsid w:val="009C2307"/>
    <w:rsid w:val="009C606B"/>
    <w:rsid w:val="009C7D9E"/>
    <w:rsid w:val="009D29B6"/>
    <w:rsid w:val="009D3495"/>
    <w:rsid w:val="009E083D"/>
    <w:rsid w:val="009E13A6"/>
    <w:rsid w:val="009F2717"/>
    <w:rsid w:val="009F34BC"/>
    <w:rsid w:val="009F43D1"/>
    <w:rsid w:val="009F7B14"/>
    <w:rsid w:val="00A037C3"/>
    <w:rsid w:val="00A10B4F"/>
    <w:rsid w:val="00A1232C"/>
    <w:rsid w:val="00A12679"/>
    <w:rsid w:val="00A16467"/>
    <w:rsid w:val="00A24410"/>
    <w:rsid w:val="00A337F1"/>
    <w:rsid w:val="00A36E2F"/>
    <w:rsid w:val="00A50E15"/>
    <w:rsid w:val="00A57CEC"/>
    <w:rsid w:val="00A611CB"/>
    <w:rsid w:val="00A63833"/>
    <w:rsid w:val="00A63FD7"/>
    <w:rsid w:val="00A670F6"/>
    <w:rsid w:val="00A76DE9"/>
    <w:rsid w:val="00A82364"/>
    <w:rsid w:val="00A83475"/>
    <w:rsid w:val="00A85DDE"/>
    <w:rsid w:val="00A92244"/>
    <w:rsid w:val="00A961B1"/>
    <w:rsid w:val="00AA26FF"/>
    <w:rsid w:val="00AB0D68"/>
    <w:rsid w:val="00AB4AC5"/>
    <w:rsid w:val="00AB4C00"/>
    <w:rsid w:val="00AB4FA0"/>
    <w:rsid w:val="00AB6BDA"/>
    <w:rsid w:val="00AB7DAA"/>
    <w:rsid w:val="00AC1E7D"/>
    <w:rsid w:val="00AC31AB"/>
    <w:rsid w:val="00AC7793"/>
    <w:rsid w:val="00AD1B9B"/>
    <w:rsid w:val="00AD1DBB"/>
    <w:rsid w:val="00AE205C"/>
    <w:rsid w:val="00AE3A86"/>
    <w:rsid w:val="00AE564B"/>
    <w:rsid w:val="00AF4372"/>
    <w:rsid w:val="00B003CF"/>
    <w:rsid w:val="00B00831"/>
    <w:rsid w:val="00B03B33"/>
    <w:rsid w:val="00B10E2D"/>
    <w:rsid w:val="00B1172F"/>
    <w:rsid w:val="00B15D1D"/>
    <w:rsid w:val="00B20DF4"/>
    <w:rsid w:val="00B214CB"/>
    <w:rsid w:val="00B23118"/>
    <w:rsid w:val="00B313C9"/>
    <w:rsid w:val="00B31562"/>
    <w:rsid w:val="00B3624E"/>
    <w:rsid w:val="00B378CD"/>
    <w:rsid w:val="00B42D5D"/>
    <w:rsid w:val="00B44FC9"/>
    <w:rsid w:val="00B52163"/>
    <w:rsid w:val="00B52DBD"/>
    <w:rsid w:val="00B55CAB"/>
    <w:rsid w:val="00B63F27"/>
    <w:rsid w:val="00B65334"/>
    <w:rsid w:val="00B66C86"/>
    <w:rsid w:val="00B67678"/>
    <w:rsid w:val="00B7075F"/>
    <w:rsid w:val="00B70C62"/>
    <w:rsid w:val="00B73836"/>
    <w:rsid w:val="00B749B5"/>
    <w:rsid w:val="00B763E9"/>
    <w:rsid w:val="00B76B55"/>
    <w:rsid w:val="00B77EA5"/>
    <w:rsid w:val="00B832A9"/>
    <w:rsid w:val="00B859C9"/>
    <w:rsid w:val="00B92E37"/>
    <w:rsid w:val="00B93212"/>
    <w:rsid w:val="00BA0751"/>
    <w:rsid w:val="00BB43B9"/>
    <w:rsid w:val="00BB51E2"/>
    <w:rsid w:val="00BC064B"/>
    <w:rsid w:val="00BC368A"/>
    <w:rsid w:val="00BD039A"/>
    <w:rsid w:val="00BE1CEA"/>
    <w:rsid w:val="00BE40F1"/>
    <w:rsid w:val="00BE4686"/>
    <w:rsid w:val="00BE7AE8"/>
    <w:rsid w:val="00BF4E3A"/>
    <w:rsid w:val="00C017CD"/>
    <w:rsid w:val="00C020FB"/>
    <w:rsid w:val="00C025CD"/>
    <w:rsid w:val="00C0452B"/>
    <w:rsid w:val="00C07F3C"/>
    <w:rsid w:val="00C13750"/>
    <w:rsid w:val="00C16357"/>
    <w:rsid w:val="00C17402"/>
    <w:rsid w:val="00C2209D"/>
    <w:rsid w:val="00C22E8D"/>
    <w:rsid w:val="00C22F9B"/>
    <w:rsid w:val="00C235A0"/>
    <w:rsid w:val="00C258E0"/>
    <w:rsid w:val="00C341C9"/>
    <w:rsid w:val="00C35EE7"/>
    <w:rsid w:val="00C364BE"/>
    <w:rsid w:val="00C41533"/>
    <w:rsid w:val="00C41DFA"/>
    <w:rsid w:val="00C473F0"/>
    <w:rsid w:val="00C47D84"/>
    <w:rsid w:val="00C625E2"/>
    <w:rsid w:val="00C6618D"/>
    <w:rsid w:val="00C66AA9"/>
    <w:rsid w:val="00C72128"/>
    <w:rsid w:val="00C7297C"/>
    <w:rsid w:val="00C767E6"/>
    <w:rsid w:val="00C804D5"/>
    <w:rsid w:val="00C8307E"/>
    <w:rsid w:val="00C83AC8"/>
    <w:rsid w:val="00C84D03"/>
    <w:rsid w:val="00C86181"/>
    <w:rsid w:val="00C9142A"/>
    <w:rsid w:val="00C914B8"/>
    <w:rsid w:val="00C955A4"/>
    <w:rsid w:val="00C979CB"/>
    <w:rsid w:val="00CA094B"/>
    <w:rsid w:val="00CA0AA7"/>
    <w:rsid w:val="00CA0FDC"/>
    <w:rsid w:val="00CA2F20"/>
    <w:rsid w:val="00CA4ADB"/>
    <w:rsid w:val="00CA4DEA"/>
    <w:rsid w:val="00CA54DC"/>
    <w:rsid w:val="00CA6174"/>
    <w:rsid w:val="00CA74B5"/>
    <w:rsid w:val="00CB0B8F"/>
    <w:rsid w:val="00CB3A7A"/>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CF6546"/>
    <w:rsid w:val="00D02778"/>
    <w:rsid w:val="00D03503"/>
    <w:rsid w:val="00D044DF"/>
    <w:rsid w:val="00D07613"/>
    <w:rsid w:val="00D0774B"/>
    <w:rsid w:val="00D172A3"/>
    <w:rsid w:val="00D20C86"/>
    <w:rsid w:val="00D22ED8"/>
    <w:rsid w:val="00D3260C"/>
    <w:rsid w:val="00D33FB9"/>
    <w:rsid w:val="00D34FED"/>
    <w:rsid w:val="00D36AEB"/>
    <w:rsid w:val="00D3756B"/>
    <w:rsid w:val="00D37DB1"/>
    <w:rsid w:val="00D37EC2"/>
    <w:rsid w:val="00D520E7"/>
    <w:rsid w:val="00D540B3"/>
    <w:rsid w:val="00D5674B"/>
    <w:rsid w:val="00D56818"/>
    <w:rsid w:val="00D57472"/>
    <w:rsid w:val="00D57C07"/>
    <w:rsid w:val="00D62217"/>
    <w:rsid w:val="00D65682"/>
    <w:rsid w:val="00D658D2"/>
    <w:rsid w:val="00D6617B"/>
    <w:rsid w:val="00D668A4"/>
    <w:rsid w:val="00D7063E"/>
    <w:rsid w:val="00D7106A"/>
    <w:rsid w:val="00D720E0"/>
    <w:rsid w:val="00D73A79"/>
    <w:rsid w:val="00D76608"/>
    <w:rsid w:val="00D9198B"/>
    <w:rsid w:val="00DA5127"/>
    <w:rsid w:val="00DA779C"/>
    <w:rsid w:val="00DB0DFE"/>
    <w:rsid w:val="00DB3191"/>
    <w:rsid w:val="00DB33B3"/>
    <w:rsid w:val="00DB55A3"/>
    <w:rsid w:val="00DC2532"/>
    <w:rsid w:val="00DC49AD"/>
    <w:rsid w:val="00DC6217"/>
    <w:rsid w:val="00DC658B"/>
    <w:rsid w:val="00DC6859"/>
    <w:rsid w:val="00DD0379"/>
    <w:rsid w:val="00DD7DF7"/>
    <w:rsid w:val="00DE337C"/>
    <w:rsid w:val="00DE4D91"/>
    <w:rsid w:val="00DE6B88"/>
    <w:rsid w:val="00DE7C4D"/>
    <w:rsid w:val="00DF0A19"/>
    <w:rsid w:val="00DF226E"/>
    <w:rsid w:val="00DF37BC"/>
    <w:rsid w:val="00DF5C8E"/>
    <w:rsid w:val="00DF7441"/>
    <w:rsid w:val="00E003F4"/>
    <w:rsid w:val="00E04013"/>
    <w:rsid w:val="00E07037"/>
    <w:rsid w:val="00E10129"/>
    <w:rsid w:val="00E13EB2"/>
    <w:rsid w:val="00E14436"/>
    <w:rsid w:val="00E17C2E"/>
    <w:rsid w:val="00E20484"/>
    <w:rsid w:val="00E226D9"/>
    <w:rsid w:val="00E22DA9"/>
    <w:rsid w:val="00E254E3"/>
    <w:rsid w:val="00E27744"/>
    <w:rsid w:val="00E33AF0"/>
    <w:rsid w:val="00E34664"/>
    <w:rsid w:val="00E371BB"/>
    <w:rsid w:val="00E40658"/>
    <w:rsid w:val="00E40EE5"/>
    <w:rsid w:val="00E41567"/>
    <w:rsid w:val="00E42E58"/>
    <w:rsid w:val="00E50828"/>
    <w:rsid w:val="00E56F1A"/>
    <w:rsid w:val="00E64C2D"/>
    <w:rsid w:val="00E7032A"/>
    <w:rsid w:val="00E7113A"/>
    <w:rsid w:val="00E72DCC"/>
    <w:rsid w:val="00E759ED"/>
    <w:rsid w:val="00E76264"/>
    <w:rsid w:val="00E821C7"/>
    <w:rsid w:val="00E841BB"/>
    <w:rsid w:val="00E8645F"/>
    <w:rsid w:val="00E86BFC"/>
    <w:rsid w:val="00E90E09"/>
    <w:rsid w:val="00E92541"/>
    <w:rsid w:val="00EA0D40"/>
    <w:rsid w:val="00EA31B9"/>
    <w:rsid w:val="00EA3ECC"/>
    <w:rsid w:val="00EA4DEE"/>
    <w:rsid w:val="00EB34CB"/>
    <w:rsid w:val="00EB4588"/>
    <w:rsid w:val="00EB5D8D"/>
    <w:rsid w:val="00EC0F52"/>
    <w:rsid w:val="00EC128B"/>
    <w:rsid w:val="00EC4BC5"/>
    <w:rsid w:val="00EC4C17"/>
    <w:rsid w:val="00EC632B"/>
    <w:rsid w:val="00ED2517"/>
    <w:rsid w:val="00ED3F28"/>
    <w:rsid w:val="00ED5157"/>
    <w:rsid w:val="00EE4134"/>
    <w:rsid w:val="00EE463C"/>
    <w:rsid w:val="00EF132A"/>
    <w:rsid w:val="00EF174A"/>
    <w:rsid w:val="00EF2B14"/>
    <w:rsid w:val="00EF33CC"/>
    <w:rsid w:val="00EF7FF6"/>
    <w:rsid w:val="00F00B79"/>
    <w:rsid w:val="00F06CA7"/>
    <w:rsid w:val="00F1616B"/>
    <w:rsid w:val="00F22E64"/>
    <w:rsid w:val="00F24945"/>
    <w:rsid w:val="00F2521D"/>
    <w:rsid w:val="00F27314"/>
    <w:rsid w:val="00F2770C"/>
    <w:rsid w:val="00F3485B"/>
    <w:rsid w:val="00F35ABA"/>
    <w:rsid w:val="00F37CCF"/>
    <w:rsid w:val="00F42846"/>
    <w:rsid w:val="00F43F8D"/>
    <w:rsid w:val="00F4472C"/>
    <w:rsid w:val="00F45A49"/>
    <w:rsid w:val="00F56CAF"/>
    <w:rsid w:val="00F642DF"/>
    <w:rsid w:val="00F65048"/>
    <w:rsid w:val="00F65382"/>
    <w:rsid w:val="00F66E7D"/>
    <w:rsid w:val="00F77353"/>
    <w:rsid w:val="00F8027B"/>
    <w:rsid w:val="00F81797"/>
    <w:rsid w:val="00F864B4"/>
    <w:rsid w:val="00F86A33"/>
    <w:rsid w:val="00F94BAE"/>
    <w:rsid w:val="00FA6688"/>
    <w:rsid w:val="00FA6C56"/>
    <w:rsid w:val="00FB4B7E"/>
    <w:rsid w:val="00FC0193"/>
    <w:rsid w:val="00FC2BAB"/>
    <w:rsid w:val="00FC4A4F"/>
    <w:rsid w:val="00FC5F2F"/>
    <w:rsid w:val="00FD0BAC"/>
    <w:rsid w:val="00FE259D"/>
    <w:rsid w:val="00FE36CB"/>
    <w:rsid w:val="00FE538B"/>
    <w:rsid w:val="00FE7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IceFloe"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wtc.nrel.gov/DWM"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TMD"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wtc.nrel.gov/MAP" TargetMode="External"/><Relationship Id="rId20" Type="http://schemas.openxmlformats.org/officeDocument/2006/relationships/hyperlink" Target="https://nwtc.nrel.gov/DWM" TargetMode="External"/><Relationship Id="rId29" Type="http://schemas.openxmlformats.org/officeDocument/2006/relationships/hyperlink" Target="https://nwtc.nrel.gov/system/files/Setup_NWTC_Window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wind.nrel.gov/designcodes/simulators/developers/" TargetMode="External"/><Relationship Id="rId32" Type="http://schemas.openxmlformats.org/officeDocument/2006/relationships/image" Target="media/image8.png"/><Relationship Id="rId37"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rel.gov/docs/fy14osti/60742.pdf" TargetMode="External"/><Relationship Id="rId28" Type="http://schemas.openxmlformats.org/officeDocument/2006/relationships/hyperlink" Target="https://nwtc.nrel.gov/MAP" TargetMode="External"/><Relationship Id="rId36" Type="http://schemas.openxmlformats.org/officeDocument/2006/relationships/image" Target="media/image12.png"/><Relationship Id="rId10" Type="http://schemas.openxmlformats.org/officeDocument/2006/relationships/hyperlink" Target="https://nwtc.nrel.gov/FAST-Developers" TargetMode="External"/><Relationship Id="rId19" Type="http://schemas.openxmlformats.org/officeDocument/2006/relationships/hyperlink" Target="https://nwtc.nrel.gov/FEAMooring"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ww.nrel.gov/docs/fy14osti/60742.pdf" TargetMode="External"/><Relationship Id="rId27" Type="http://schemas.openxmlformats.org/officeDocument/2006/relationships/comments" Target="comments.xml"/><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D3885-D2E2-4B05-9903-9E2FF76B3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51938</TotalTime>
  <Pages>40</Pages>
  <Words>11467</Words>
  <Characters>61922</Characters>
  <Application>Microsoft Office Word</Application>
  <DocSecurity>0</DocSecurity>
  <Lines>1587</Lines>
  <Paragraphs>1183</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72206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118</cp:revision>
  <dcterms:created xsi:type="dcterms:W3CDTF">2015-03-31T13:08:00Z</dcterms:created>
  <dcterms:modified xsi:type="dcterms:W3CDTF">2015-08-19T15:49:00Z</dcterms:modified>
</cp:coreProperties>
</file>