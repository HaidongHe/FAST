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5192ABA4"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11</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2"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3" w:name="_Toc415597173"/>
      <w:r>
        <w:lastRenderedPageBreak/>
        <w:t>Table of Contents</w:t>
      </w:r>
      <w:bookmarkEnd w:id="3"/>
    </w:p>
    <w:p w14:paraId="292CEB34" w14:textId="77777777" w:rsidR="003A2ABC"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5597173" w:history="1">
        <w:r w:rsidR="003A2ABC" w:rsidRPr="004B032F">
          <w:rPr>
            <w:rStyle w:val="Hyperlink"/>
            <w:noProof/>
          </w:rPr>
          <w:t>Table of Contents</w:t>
        </w:r>
        <w:r w:rsidR="003A2ABC">
          <w:rPr>
            <w:noProof/>
            <w:webHidden/>
          </w:rPr>
          <w:tab/>
        </w:r>
        <w:r w:rsidR="003A2ABC">
          <w:rPr>
            <w:noProof/>
            <w:webHidden/>
          </w:rPr>
          <w:fldChar w:fldCharType="begin"/>
        </w:r>
        <w:r w:rsidR="003A2ABC">
          <w:rPr>
            <w:noProof/>
            <w:webHidden/>
          </w:rPr>
          <w:instrText xml:space="preserve"> PAGEREF _Toc415597173 \h </w:instrText>
        </w:r>
        <w:r w:rsidR="003A2ABC">
          <w:rPr>
            <w:noProof/>
            <w:webHidden/>
          </w:rPr>
        </w:r>
        <w:r w:rsidR="003A2ABC">
          <w:rPr>
            <w:noProof/>
            <w:webHidden/>
          </w:rPr>
          <w:fldChar w:fldCharType="separate"/>
        </w:r>
        <w:r w:rsidR="003A2ABC">
          <w:rPr>
            <w:noProof/>
            <w:webHidden/>
          </w:rPr>
          <w:t>2</w:t>
        </w:r>
        <w:r w:rsidR="003A2ABC">
          <w:rPr>
            <w:noProof/>
            <w:webHidden/>
          </w:rPr>
          <w:fldChar w:fldCharType="end"/>
        </w:r>
      </w:hyperlink>
    </w:p>
    <w:p w14:paraId="3B47ECCD" w14:textId="77777777" w:rsidR="003A2ABC" w:rsidRDefault="00053AB0">
      <w:pPr>
        <w:pStyle w:val="TOC1"/>
        <w:tabs>
          <w:tab w:val="right" w:leader="dot" w:pos="9350"/>
        </w:tabs>
        <w:rPr>
          <w:rFonts w:eastAsiaTheme="minorEastAsia"/>
          <w:noProof/>
        </w:rPr>
      </w:pPr>
      <w:hyperlink w:anchor="_Toc415597174" w:history="1">
        <w:r w:rsidR="003A2ABC" w:rsidRPr="004B032F">
          <w:rPr>
            <w:rStyle w:val="Hyperlink"/>
            <w:noProof/>
          </w:rPr>
          <w:t>Introduction</w:t>
        </w:r>
        <w:r w:rsidR="003A2ABC">
          <w:rPr>
            <w:noProof/>
            <w:webHidden/>
          </w:rPr>
          <w:tab/>
        </w:r>
        <w:r w:rsidR="003A2ABC">
          <w:rPr>
            <w:noProof/>
            <w:webHidden/>
          </w:rPr>
          <w:fldChar w:fldCharType="begin"/>
        </w:r>
        <w:r w:rsidR="003A2ABC">
          <w:rPr>
            <w:noProof/>
            <w:webHidden/>
          </w:rPr>
          <w:instrText xml:space="preserve"> PAGEREF _Toc415597174 \h </w:instrText>
        </w:r>
        <w:r w:rsidR="003A2ABC">
          <w:rPr>
            <w:noProof/>
            <w:webHidden/>
          </w:rPr>
        </w:r>
        <w:r w:rsidR="003A2ABC">
          <w:rPr>
            <w:noProof/>
            <w:webHidden/>
          </w:rPr>
          <w:fldChar w:fldCharType="separate"/>
        </w:r>
        <w:r w:rsidR="003A2ABC">
          <w:rPr>
            <w:noProof/>
            <w:webHidden/>
          </w:rPr>
          <w:t>3</w:t>
        </w:r>
        <w:r w:rsidR="003A2ABC">
          <w:rPr>
            <w:noProof/>
            <w:webHidden/>
          </w:rPr>
          <w:fldChar w:fldCharType="end"/>
        </w:r>
      </w:hyperlink>
    </w:p>
    <w:p w14:paraId="5154562E" w14:textId="77777777" w:rsidR="003A2ABC" w:rsidRDefault="00053AB0">
      <w:pPr>
        <w:pStyle w:val="TOC1"/>
        <w:tabs>
          <w:tab w:val="right" w:leader="dot" w:pos="9350"/>
        </w:tabs>
        <w:rPr>
          <w:rFonts w:eastAsiaTheme="minorEastAsia"/>
          <w:noProof/>
        </w:rPr>
      </w:pPr>
      <w:hyperlink w:anchor="_Toc415597175" w:history="1">
        <w:r w:rsidR="003A2ABC" w:rsidRPr="004B032F">
          <w:rPr>
            <w:rStyle w:val="Hyperlink"/>
            <w:noProof/>
          </w:rPr>
          <w:t>Major changes in FAST</w:t>
        </w:r>
        <w:r w:rsidR="003A2ABC">
          <w:rPr>
            <w:noProof/>
            <w:webHidden/>
          </w:rPr>
          <w:tab/>
        </w:r>
        <w:r w:rsidR="003A2ABC">
          <w:rPr>
            <w:noProof/>
            <w:webHidden/>
          </w:rPr>
          <w:fldChar w:fldCharType="begin"/>
        </w:r>
        <w:r w:rsidR="003A2ABC">
          <w:rPr>
            <w:noProof/>
            <w:webHidden/>
          </w:rPr>
          <w:instrText xml:space="preserve"> PAGEREF _Toc415597175 \h </w:instrText>
        </w:r>
        <w:r w:rsidR="003A2ABC">
          <w:rPr>
            <w:noProof/>
            <w:webHidden/>
          </w:rPr>
        </w:r>
        <w:r w:rsidR="003A2ABC">
          <w:rPr>
            <w:noProof/>
            <w:webHidden/>
          </w:rPr>
          <w:fldChar w:fldCharType="separate"/>
        </w:r>
        <w:r w:rsidR="003A2ABC">
          <w:rPr>
            <w:noProof/>
            <w:webHidden/>
          </w:rPr>
          <w:t>8</w:t>
        </w:r>
        <w:r w:rsidR="003A2ABC">
          <w:rPr>
            <w:noProof/>
            <w:webHidden/>
          </w:rPr>
          <w:fldChar w:fldCharType="end"/>
        </w:r>
      </w:hyperlink>
    </w:p>
    <w:p w14:paraId="2B7AF728" w14:textId="77777777" w:rsidR="003A2ABC" w:rsidRDefault="00053AB0">
      <w:pPr>
        <w:pStyle w:val="TOC2"/>
        <w:tabs>
          <w:tab w:val="right" w:leader="dot" w:pos="9350"/>
        </w:tabs>
        <w:rPr>
          <w:rFonts w:eastAsiaTheme="minorEastAsia"/>
          <w:noProof/>
        </w:rPr>
      </w:pPr>
      <w:hyperlink w:anchor="_Toc415597176" w:history="1">
        <w:r w:rsidR="003A2ABC" w:rsidRPr="004B032F">
          <w:rPr>
            <w:rStyle w:val="Hyperlink"/>
            <w:noProof/>
          </w:rPr>
          <w:t>v8.10.00a-bjj</w:t>
        </w:r>
        <w:r w:rsidR="003A2ABC">
          <w:rPr>
            <w:noProof/>
            <w:webHidden/>
          </w:rPr>
          <w:tab/>
        </w:r>
        <w:r w:rsidR="003A2ABC">
          <w:rPr>
            <w:noProof/>
            <w:webHidden/>
          </w:rPr>
          <w:fldChar w:fldCharType="begin"/>
        </w:r>
        <w:r w:rsidR="003A2ABC">
          <w:rPr>
            <w:noProof/>
            <w:webHidden/>
          </w:rPr>
          <w:instrText xml:space="preserve"> PAGEREF _Toc415597176 \h </w:instrText>
        </w:r>
        <w:r w:rsidR="003A2ABC">
          <w:rPr>
            <w:noProof/>
            <w:webHidden/>
          </w:rPr>
        </w:r>
        <w:r w:rsidR="003A2ABC">
          <w:rPr>
            <w:noProof/>
            <w:webHidden/>
          </w:rPr>
          <w:fldChar w:fldCharType="separate"/>
        </w:r>
        <w:r w:rsidR="003A2ABC">
          <w:rPr>
            <w:noProof/>
            <w:webHidden/>
          </w:rPr>
          <w:t>8</w:t>
        </w:r>
        <w:r w:rsidR="003A2ABC">
          <w:rPr>
            <w:noProof/>
            <w:webHidden/>
          </w:rPr>
          <w:fldChar w:fldCharType="end"/>
        </w:r>
      </w:hyperlink>
    </w:p>
    <w:p w14:paraId="27688835" w14:textId="77777777" w:rsidR="003A2ABC" w:rsidRDefault="00053AB0">
      <w:pPr>
        <w:pStyle w:val="TOC2"/>
        <w:tabs>
          <w:tab w:val="right" w:leader="dot" w:pos="9350"/>
        </w:tabs>
        <w:rPr>
          <w:rFonts w:eastAsiaTheme="minorEastAsia"/>
          <w:noProof/>
        </w:rPr>
      </w:pPr>
      <w:hyperlink w:anchor="_Toc415597177" w:history="1">
        <w:r w:rsidR="003A2ABC" w:rsidRPr="004B032F">
          <w:rPr>
            <w:rStyle w:val="Hyperlink"/>
            <w:noProof/>
          </w:rPr>
          <w:t>v8.09.00a-bjj</w:t>
        </w:r>
        <w:r w:rsidR="003A2ABC">
          <w:rPr>
            <w:noProof/>
            <w:webHidden/>
          </w:rPr>
          <w:tab/>
        </w:r>
        <w:r w:rsidR="003A2ABC">
          <w:rPr>
            <w:noProof/>
            <w:webHidden/>
          </w:rPr>
          <w:fldChar w:fldCharType="begin"/>
        </w:r>
        <w:r w:rsidR="003A2ABC">
          <w:rPr>
            <w:noProof/>
            <w:webHidden/>
          </w:rPr>
          <w:instrText xml:space="preserve"> PAGEREF _Toc415597177 \h </w:instrText>
        </w:r>
        <w:r w:rsidR="003A2ABC">
          <w:rPr>
            <w:noProof/>
            <w:webHidden/>
          </w:rPr>
        </w:r>
        <w:r w:rsidR="003A2ABC">
          <w:rPr>
            <w:noProof/>
            <w:webHidden/>
          </w:rPr>
          <w:fldChar w:fldCharType="separate"/>
        </w:r>
        <w:r w:rsidR="003A2ABC">
          <w:rPr>
            <w:noProof/>
            <w:webHidden/>
          </w:rPr>
          <w:t>10</w:t>
        </w:r>
        <w:r w:rsidR="003A2ABC">
          <w:rPr>
            <w:noProof/>
            <w:webHidden/>
          </w:rPr>
          <w:fldChar w:fldCharType="end"/>
        </w:r>
      </w:hyperlink>
    </w:p>
    <w:p w14:paraId="703E2873" w14:textId="77777777" w:rsidR="003A2ABC" w:rsidRDefault="00053AB0">
      <w:pPr>
        <w:pStyle w:val="TOC2"/>
        <w:tabs>
          <w:tab w:val="right" w:leader="dot" w:pos="9350"/>
        </w:tabs>
        <w:rPr>
          <w:rFonts w:eastAsiaTheme="minorEastAsia"/>
          <w:noProof/>
        </w:rPr>
      </w:pPr>
      <w:hyperlink w:anchor="_Toc415597178" w:history="1">
        <w:r w:rsidR="003A2ABC" w:rsidRPr="004B032F">
          <w:rPr>
            <w:rStyle w:val="Hyperlink"/>
            <w:noProof/>
          </w:rPr>
          <w:t>v8.08.00c-bjj</w:t>
        </w:r>
        <w:r w:rsidR="003A2ABC">
          <w:rPr>
            <w:noProof/>
            <w:webHidden/>
          </w:rPr>
          <w:tab/>
        </w:r>
        <w:r w:rsidR="003A2ABC">
          <w:rPr>
            <w:noProof/>
            <w:webHidden/>
          </w:rPr>
          <w:fldChar w:fldCharType="begin"/>
        </w:r>
        <w:r w:rsidR="003A2ABC">
          <w:rPr>
            <w:noProof/>
            <w:webHidden/>
          </w:rPr>
          <w:instrText xml:space="preserve"> PAGEREF _Toc415597178 \h </w:instrText>
        </w:r>
        <w:r w:rsidR="003A2ABC">
          <w:rPr>
            <w:noProof/>
            <w:webHidden/>
          </w:rPr>
        </w:r>
        <w:r w:rsidR="003A2ABC">
          <w:rPr>
            <w:noProof/>
            <w:webHidden/>
          </w:rPr>
          <w:fldChar w:fldCharType="separate"/>
        </w:r>
        <w:r w:rsidR="003A2ABC">
          <w:rPr>
            <w:noProof/>
            <w:webHidden/>
          </w:rPr>
          <w:t>10</w:t>
        </w:r>
        <w:r w:rsidR="003A2ABC">
          <w:rPr>
            <w:noProof/>
            <w:webHidden/>
          </w:rPr>
          <w:fldChar w:fldCharType="end"/>
        </w:r>
      </w:hyperlink>
    </w:p>
    <w:p w14:paraId="1BA2C3C2" w14:textId="77777777" w:rsidR="003A2ABC" w:rsidRDefault="00053AB0">
      <w:pPr>
        <w:pStyle w:val="TOC2"/>
        <w:tabs>
          <w:tab w:val="right" w:leader="dot" w:pos="9350"/>
        </w:tabs>
        <w:rPr>
          <w:rFonts w:eastAsiaTheme="minorEastAsia"/>
          <w:noProof/>
        </w:rPr>
      </w:pPr>
      <w:hyperlink w:anchor="_Toc415597179" w:history="1">
        <w:r w:rsidR="003A2ABC" w:rsidRPr="004B032F">
          <w:rPr>
            <w:rStyle w:val="Hyperlink"/>
            <w:noProof/>
          </w:rPr>
          <w:t>v8.03.02b-bjj</w:t>
        </w:r>
        <w:r w:rsidR="003A2ABC">
          <w:rPr>
            <w:noProof/>
            <w:webHidden/>
          </w:rPr>
          <w:tab/>
        </w:r>
        <w:r w:rsidR="003A2ABC">
          <w:rPr>
            <w:noProof/>
            <w:webHidden/>
          </w:rPr>
          <w:fldChar w:fldCharType="begin"/>
        </w:r>
        <w:r w:rsidR="003A2ABC">
          <w:rPr>
            <w:noProof/>
            <w:webHidden/>
          </w:rPr>
          <w:instrText xml:space="preserve"> PAGEREF _Toc415597179 \h </w:instrText>
        </w:r>
        <w:r w:rsidR="003A2ABC">
          <w:rPr>
            <w:noProof/>
            <w:webHidden/>
          </w:rPr>
        </w:r>
        <w:r w:rsidR="003A2ABC">
          <w:rPr>
            <w:noProof/>
            <w:webHidden/>
          </w:rPr>
          <w:fldChar w:fldCharType="separate"/>
        </w:r>
        <w:r w:rsidR="003A2ABC">
          <w:rPr>
            <w:noProof/>
            <w:webHidden/>
          </w:rPr>
          <w:t>11</w:t>
        </w:r>
        <w:r w:rsidR="003A2ABC">
          <w:rPr>
            <w:noProof/>
            <w:webHidden/>
          </w:rPr>
          <w:fldChar w:fldCharType="end"/>
        </w:r>
      </w:hyperlink>
    </w:p>
    <w:p w14:paraId="4E3CA63E" w14:textId="77777777" w:rsidR="003A2ABC" w:rsidRDefault="00053AB0">
      <w:pPr>
        <w:pStyle w:val="TOC2"/>
        <w:tabs>
          <w:tab w:val="right" w:leader="dot" w:pos="9350"/>
        </w:tabs>
        <w:rPr>
          <w:rFonts w:eastAsiaTheme="minorEastAsia"/>
          <w:noProof/>
        </w:rPr>
      </w:pPr>
      <w:hyperlink w:anchor="_Toc415597180" w:history="1">
        <w:r w:rsidR="003A2ABC" w:rsidRPr="004B032F">
          <w:rPr>
            <w:rStyle w:val="Hyperlink"/>
            <w:noProof/>
          </w:rPr>
          <w:t>FAST v8 Input and Output Files</w:t>
        </w:r>
        <w:r w:rsidR="003A2ABC">
          <w:rPr>
            <w:noProof/>
            <w:webHidden/>
          </w:rPr>
          <w:tab/>
        </w:r>
        <w:r w:rsidR="003A2ABC">
          <w:rPr>
            <w:noProof/>
            <w:webHidden/>
          </w:rPr>
          <w:fldChar w:fldCharType="begin"/>
        </w:r>
        <w:r w:rsidR="003A2ABC">
          <w:rPr>
            <w:noProof/>
            <w:webHidden/>
          </w:rPr>
          <w:instrText xml:space="preserve"> PAGEREF _Toc415597180 \h </w:instrText>
        </w:r>
        <w:r w:rsidR="003A2ABC">
          <w:rPr>
            <w:noProof/>
            <w:webHidden/>
          </w:rPr>
        </w:r>
        <w:r w:rsidR="003A2ABC">
          <w:rPr>
            <w:noProof/>
            <w:webHidden/>
          </w:rPr>
          <w:fldChar w:fldCharType="separate"/>
        </w:r>
        <w:r w:rsidR="003A2ABC">
          <w:rPr>
            <w:noProof/>
            <w:webHidden/>
          </w:rPr>
          <w:t>12</w:t>
        </w:r>
        <w:r w:rsidR="003A2ABC">
          <w:rPr>
            <w:noProof/>
            <w:webHidden/>
          </w:rPr>
          <w:fldChar w:fldCharType="end"/>
        </w:r>
      </w:hyperlink>
    </w:p>
    <w:p w14:paraId="07C27E48" w14:textId="77777777" w:rsidR="003A2ABC" w:rsidRDefault="00053AB0">
      <w:pPr>
        <w:pStyle w:val="TOC1"/>
        <w:tabs>
          <w:tab w:val="right" w:leader="dot" w:pos="9350"/>
        </w:tabs>
        <w:rPr>
          <w:rFonts w:eastAsiaTheme="minorEastAsia"/>
          <w:noProof/>
        </w:rPr>
      </w:pPr>
      <w:hyperlink w:anchor="_Toc415597181" w:history="1">
        <w:r w:rsidR="003A2ABC" w:rsidRPr="004B032F">
          <w:rPr>
            <w:rStyle w:val="Hyperlink"/>
            <w:noProof/>
          </w:rPr>
          <w:t>Certification Tests</w:t>
        </w:r>
        <w:r w:rsidR="003A2ABC">
          <w:rPr>
            <w:noProof/>
            <w:webHidden/>
          </w:rPr>
          <w:tab/>
        </w:r>
        <w:r w:rsidR="003A2ABC">
          <w:rPr>
            <w:noProof/>
            <w:webHidden/>
          </w:rPr>
          <w:fldChar w:fldCharType="begin"/>
        </w:r>
        <w:r w:rsidR="003A2ABC">
          <w:rPr>
            <w:noProof/>
            <w:webHidden/>
          </w:rPr>
          <w:instrText xml:space="preserve"> PAGEREF _Toc415597181 \h </w:instrText>
        </w:r>
        <w:r w:rsidR="003A2ABC">
          <w:rPr>
            <w:noProof/>
            <w:webHidden/>
          </w:rPr>
        </w:r>
        <w:r w:rsidR="003A2ABC">
          <w:rPr>
            <w:noProof/>
            <w:webHidden/>
          </w:rPr>
          <w:fldChar w:fldCharType="separate"/>
        </w:r>
        <w:r w:rsidR="003A2ABC">
          <w:rPr>
            <w:noProof/>
            <w:webHidden/>
          </w:rPr>
          <w:t>14</w:t>
        </w:r>
        <w:r w:rsidR="003A2ABC">
          <w:rPr>
            <w:noProof/>
            <w:webHidden/>
          </w:rPr>
          <w:fldChar w:fldCharType="end"/>
        </w:r>
      </w:hyperlink>
    </w:p>
    <w:p w14:paraId="4B7336E5" w14:textId="77777777" w:rsidR="003A2ABC" w:rsidRDefault="00053AB0">
      <w:pPr>
        <w:pStyle w:val="TOC1"/>
        <w:tabs>
          <w:tab w:val="right" w:leader="dot" w:pos="9350"/>
        </w:tabs>
        <w:rPr>
          <w:rFonts w:eastAsiaTheme="minorEastAsia"/>
          <w:noProof/>
        </w:rPr>
      </w:pPr>
      <w:hyperlink w:anchor="_Toc415597182" w:history="1">
        <w:r w:rsidR="003A2ABC" w:rsidRPr="004B032F">
          <w:rPr>
            <w:rStyle w:val="Hyperlink"/>
            <w:noProof/>
          </w:rPr>
          <w:t>Variables Specified in the FAST Primary Input File</w:t>
        </w:r>
        <w:r w:rsidR="003A2ABC">
          <w:rPr>
            <w:noProof/>
            <w:webHidden/>
          </w:rPr>
          <w:tab/>
        </w:r>
        <w:r w:rsidR="003A2ABC">
          <w:rPr>
            <w:noProof/>
            <w:webHidden/>
          </w:rPr>
          <w:fldChar w:fldCharType="begin"/>
        </w:r>
        <w:r w:rsidR="003A2ABC">
          <w:rPr>
            <w:noProof/>
            <w:webHidden/>
          </w:rPr>
          <w:instrText xml:space="preserve"> PAGEREF _Toc415597182 \h </w:instrText>
        </w:r>
        <w:r w:rsidR="003A2ABC">
          <w:rPr>
            <w:noProof/>
            <w:webHidden/>
          </w:rPr>
        </w:r>
        <w:r w:rsidR="003A2ABC">
          <w:rPr>
            <w:noProof/>
            <w:webHidden/>
          </w:rPr>
          <w:fldChar w:fldCharType="separate"/>
        </w:r>
        <w:r w:rsidR="003A2ABC">
          <w:rPr>
            <w:noProof/>
            <w:webHidden/>
          </w:rPr>
          <w:t>14</w:t>
        </w:r>
        <w:r w:rsidR="003A2ABC">
          <w:rPr>
            <w:noProof/>
            <w:webHidden/>
          </w:rPr>
          <w:fldChar w:fldCharType="end"/>
        </w:r>
      </w:hyperlink>
    </w:p>
    <w:p w14:paraId="1E0DC583" w14:textId="77777777" w:rsidR="003A2ABC" w:rsidRDefault="00053AB0">
      <w:pPr>
        <w:pStyle w:val="TOC2"/>
        <w:tabs>
          <w:tab w:val="right" w:leader="dot" w:pos="9350"/>
        </w:tabs>
        <w:rPr>
          <w:rFonts w:eastAsiaTheme="minorEastAsia"/>
          <w:noProof/>
        </w:rPr>
      </w:pPr>
      <w:hyperlink w:anchor="_Toc415597183" w:history="1">
        <w:r w:rsidR="003A2ABC" w:rsidRPr="004B032F">
          <w:rPr>
            <w:rStyle w:val="Hyperlink"/>
            <w:noProof/>
          </w:rPr>
          <w:t>Simulation Control</w:t>
        </w:r>
        <w:r w:rsidR="003A2ABC">
          <w:rPr>
            <w:noProof/>
            <w:webHidden/>
          </w:rPr>
          <w:tab/>
        </w:r>
        <w:r w:rsidR="003A2ABC">
          <w:rPr>
            <w:noProof/>
            <w:webHidden/>
          </w:rPr>
          <w:fldChar w:fldCharType="begin"/>
        </w:r>
        <w:r w:rsidR="003A2ABC">
          <w:rPr>
            <w:noProof/>
            <w:webHidden/>
          </w:rPr>
          <w:instrText xml:space="preserve"> PAGEREF _Toc415597183 \h </w:instrText>
        </w:r>
        <w:r w:rsidR="003A2ABC">
          <w:rPr>
            <w:noProof/>
            <w:webHidden/>
          </w:rPr>
        </w:r>
        <w:r w:rsidR="003A2ABC">
          <w:rPr>
            <w:noProof/>
            <w:webHidden/>
          </w:rPr>
          <w:fldChar w:fldCharType="separate"/>
        </w:r>
        <w:r w:rsidR="003A2ABC">
          <w:rPr>
            <w:noProof/>
            <w:webHidden/>
          </w:rPr>
          <w:t>15</w:t>
        </w:r>
        <w:r w:rsidR="003A2ABC">
          <w:rPr>
            <w:noProof/>
            <w:webHidden/>
          </w:rPr>
          <w:fldChar w:fldCharType="end"/>
        </w:r>
      </w:hyperlink>
    </w:p>
    <w:p w14:paraId="115EEFA9" w14:textId="77777777" w:rsidR="003A2ABC" w:rsidRDefault="00053AB0">
      <w:pPr>
        <w:pStyle w:val="TOC2"/>
        <w:tabs>
          <w:tab w:val="right" w:leader="dot" w:pos="9350"/>
        </w:tabs>
        <w:rPr>
          <w:rFonts w:eastAsiaTheme="minorEastAsia"/>
          <w:noProof/>
        </w:rPr>
      </w:pPr>
      <w:hyperlink w:anchor="_Toc415597184" w:history="1">
        <w:r w:rsidR="003A2ABC" w:rsidRPr="004B032F">
          <w:rPr>
            <w:rStyle w:val="Hyperlink"/>
            <w:noProof/>
          </w:rPr>
          <w:t>Feature Switches and Flags</w:t>
        </w:r>
        <w:r w:rsidR="003A2ABC">
          <w:rPr>
            <w:noProof/>
            <w:webHidden/>
          </w:rPr>
          <w:tab/>
        </w:r>
        <w:r w:rsidR="003A2ABC">
          <w:rPr>
            <w:noProof/>
            <w:webHidden/>
          </w:rPr>
          <w:fldChar w:fldCharType="begin"/>
        </w:r>
        <w:r w:rsidR="003A2ABC">
          <w:rPr>
            <w:noProof/>
            <w:webHidden/>
          </w:rPr>
          <w:instrText xml:space="preserve"> PAGEREF _Toc415597184 \h </w:instrText>
        </w:r>
        <w:r w:rsidR="003A2ABC">
          <w:rPr>
            <w:noProof/>
            <w:webHidden/>
          </w:rPr>
        </w:r>
        <w:r w:rsidR="003A2ABC">
          <w:rPr>
            <w:noProof/>
            <w:webHidden/>
          </w:rPr>
          <w:fldChar w:fldCharType="separate"/>
        </w:r>
        <w:r w:rsidR="003A2ABC">
          <w:rPr>
            <w:noProof/>
            <w:webHidden/>
          </w:rPr>
          <w:t>17</w:t>
        </w:r>
        <w:r w:rsidR="003A2ABC">
          <w:rPr>
            <w:noProof/>
            <w:webHidden/>
          </w:rPr>
          <w:fldChar w:fldCharType="end"/>
        </w:r>
      </w:hyperlink>
    </w:p>
    <w:p w14:paraId="021CDB4C" w14:textId="77777777" w:rsidR="003A2ABC" w:rsidRDefault="00053AB0">
      <w:pPr>
        <w:pStyle w:val="TOC2"/>
        <w:tabs>
          <w:tab w:val="right" w:leader="dot" w:pos="9350"/>
        </w:tabs>
        <w:rPr>
          <w:rFonts w:eastAsiaTheme="minorEastAsia"/>
          <w:noProof/>
        </w:rPr>
      </w:pPr>
      <w:hyperlink w:anchor="_Toc415597185" w:history="1">
        <w:r w:rsidR="003A2ABC" w:rsidRPr="004B032F">
          <w:rPr>
            <w:rStyle w:val="Hyperlink"/>
            <w:noProof/>
          </w:rPr>
          <w:t>Input Files</w:t>
        </w:r>
        <w:r w:rsidR="003A2ABC">
          <w:rPr>
            <w:noProof/>
            <w:webHidden/>
          </w:rPr>
          <w:tab/>
        </w:r>
        <w:r w:rsidR="003A2ABC">
          <w:rPr>
            <w:noProof/>
            <w:webHidden/>
          </w:rPr>
          <w:fldChar w:fldCharType="begin"/>
        </w:r>
        <w:r w:rsidR="003A2ABC">
          <w:rPr>
            <w:noProof/>
            <w:webHidden/>
          </w:rPr>
          <w:instrText xml:space="preserve"> PAGEREF _Toc415597185 \h </w:instrText>
        </w:r>
        <w:r w:rsidR="003A2ABC">
          <w:rPr>
            <w:noProof/>
            <w:webHidden/>
          </w:rPr>
        </w:r>
        <w:r w:rsidR="003A2ABC">
          <w:rPr>
            <w:noProof/>
            <w:webHidden/>
          </w:rPr>
          <w:fldChar w:fldCharType="separate"/>
        </w:r>
        <w:r w:rsidR="003A2ABC">
          <w:rPr>
            <w:noProof/>
            <w:webHidden/>
          </w:rPr>
          <w:t>18</w:t>
        </w:r>
        <w:r w:rsidR="003A2ABC">
          <w:rPr>
            <w:noProof/>
            <w:webHidden/>
          </w:rPr>
          <w:fldChar w:fldCharType="end"/>
        </w:r>
      </w:hyperlink>
    </w:p>
    <w:p w14:paraId="2815AF3A" w14:textId="77777777" w:rsidR="003A2ABC" w:rsidRDefault="00053AB0">
      <w:pPr>
        <w:pStyle w:val="TOC2"/>
        <w:tabs>
          <w:tab w:val="right" w:leader="dot" w:pos="9350"/>
        </w:tabs>
        <w:rPr>
          <w:rFonts w:eastAsiaTheme="minorEastAsia"/>
          <w:noProof/>
        </w:rPr>
      </w:pPr>
      <w:hyperlink w:anchor="_Toc415597186" w:history="1">
        <w:r w:rsidR="003A2ABC" w:rsidRPr="004B032F">
          <w:rPr>
            <w:rStyle w:val="Hyperlink"/>
            <w:noProof/>
          </w:rPr>
          <w:t>Output</w:t>
        </w:r>
        <w:r w:rsidR="003A2ABC">
          <w:rPr>
            <w:noProof/>
            <w:webHidden/>
          </w:rPr>
          <w:tab/>
        </w:r>
        <w:r w:rsidR="003A2ABC">
          <w:rPr>
            <w:noProof/>
            <w:webHidden/>
          </w:rPr>
          <w:fldChar w:fldCharType="begin"/>
        </w:r>
        <w:r w:rsidR="003A2ABC">
          <w:rPr>
            <w:noProof/>
            <w:webHidden/>
          </w:rPr>
          <w:instrText xml:space="preserve"> PAGEREF _Toc415597186 \h </w:instrText>
        </w:r>
        <w:r w:rsidR="003A2ABC">
          <w:rPr>
            <w:noProof/>
            <w:webHidden/>
          </w:rPr>
        </w:r>
        <w:r w:rsidR="003A2ABC">
          <w:rPr>
            <w:noProof/>
            <w:webHidden/>
          </w:rPr>
          <w:fldChar w:fldCharType="separate"/>
        </w:r>
        <w:r w:rsidR="003A2ABC">
          <w:rPr>
            <w:noProof/>
            <w:webHidden/>
          </w:rPr>
          <w:t>19</w:t>
        </w:r>
        <w:r w:rsidR="003A2ABC">
          <w:rPr>
            <w:noProof/>
            <w:webHidden/>
          </w:rPr>
          <w:fldChar w:fldCharType="end"/>
        </w:r>
      </w:hyperlink>
    </w:p>
    <w:p w14:paraId="62F01BE3" w14:textId="77777777" w:rsidR="003A2ABC" w:rsidRDefault="00053AB0">
      <w:pPr>
        <w:pStyle w:val="TOC1"/>
        <w:tabs>
          <w:tab w:val="right" w:leader="dot" w:pos="9350"/>
        </w:tabs>
        <w:rPr>
          <w:rFonts w:eastAsiaTheme="minorEastAsia"/>
          <w:noProof/>
        </w:rPr>
      </w:pPr>
      <w:hyperlink w:anchor="_Toc415597187" w:history="1">
        <w:r w:rsidR="003A2ABC" w:rsidRPr="004B032F">
          <w:rPr>
            <w:rStyle w:val="Hyperlink"/>
            <w:noProof/>
          </w:rPr>
          <w:t>Modeling Tips</w:t>
        </w:r>
        <w:r w:rsidR="003A2ABC">
          <w:rPr>
            <w:noProof/>
            <w:webHidden/>
          </w:rPr>
          <w:tab/>
        </w:r>
        <w:r w:rsidR="003A2ABC">
          <w:rPr>
            <w:noProof/>
            <w:webHidden/>
          </w:rPr>
          <w:fldChar w:fldCharType="begin"/>
        </w:r>
        <w:r w:rsidR="003A2ABC">
          <w:rPr>
            <w:noProof/>
            <w:webHidden/>
          </w:rPr>
          <w:instrText xml:space="preserve"> PAGEREF _Toc415597187 \h </w:instrText>
        </w:r>
        <w:r w:rsidR="003A2ABC">
          <w:rPr>
            <w:noProof/>
            <w:webHidden/>
          </w:rPr>
        </w:r>
        <w:r w:rsidR="003A2ABC">
          <w:rPr>
            <w:noProof/>
            <w:webHidden/>
          </w:rPr>
          <w:fldChar w:fldCharType="separate"/>
        </w:r>
        <w:r w:rsidR="003A2ABC">
          <w:rPr>
            <w:noProof/>
            <w:webHidden/>
          </w:rPr>
          <w:t>20</w:t>
        </w:r>
        <w:r w:rsidR="003A2ABC">
          <w:rPr>
            <w:noProof/>
            <w:webHidden/>
          </w:rPr>
          <w:fldChar w:fldCharType="end"/>
        </w:r>
      </w:hyperlink>
    </w:p>
    <w:p w14:paraId="306ABFD0" w14:textId="77777777" w:rsidR="003A2ABC" w:rsidRDefault="00053AB0">
      <w:pPr>
        <w:pStyle w:val="TOC1"/>
        <w:tabs>
          <w:tab w:val="right" w:leader="dot" w:pos="9350"/>
        </w:tabs>
        <w:rPr>
          <w:rFonts w:eastAsiaTheme="minorEastAsia"/>
          <w:noProof/>
        </w:rPr>
      </w:pPr>
      <w:hyperlink w:anchor="_Toc415597188" w:history="1">
        <w:r w:rsidR="003A2ABC" w:rsidRPr="004B032F">
          <w:rPr>
            <w:rStyle w:val="Hyperlink"/>
            <w:noProof/>
          </w:rPr>
          <w:t>Future Work</w:t>
        </w:r>
        <w:r w:rsidR="003A2ABC">
          <w:rPr>
            <w:noProof/>
            <w:webHidden/>
          </w:rPr>
          <w:tab/>
        </w:r>
        <w:r w:rsidR="003A2ABC">
          <w:rPr>
            <w:noProof/>
            <w:webHidden/>
          </w:rPr>
          <w:fldChar w:fldCharType="begin"/>
        </w:r>
        <w:r w:rsidR="003A2ABC">
          <w:rPr>
            <w:noProof/>
            <w:webHidden/>
          </w:rPr>
          <w:instrText xml:space="preserve"> PAGEREF _Toc415597188 \h </w:instrText>
        </w:r>
        <w:r w:rsidR="003A2ABC">
          <w:rPr>
            <w:noProof/>
            <w:webHidden/>
          </w:rPr>
        </w:r>
        <w:r w:rsidR="003A2ABC">
          <w:rPr>
            <w:noProof/>
            <w:webHidden/>
          </w:rPr>
          <w:fldChar w:fldCharType="separate"/>
        </w:r>
        <w:r w:rsidR="003A2ABC">
          <w:rPr>
            <w:noProof/>
            <w:webHidden/>
          </w:rPr>
          <w:t>20</w:t>
        </w:r>
        <w:r w:rsidR="003A2ABC">
          <w:rPr>
            <w:noProof/>
            <w:webHidden/>
          </w:rPr>
          <w:fldChar w:fldCharType="end"/>
        </w:r>
      </w:hyperlink>
    </w:p>
    <w:p w14:paraId="0A4D5B11" w14:textId="77777777" w:rsidR="003A2ABC" w:rsidRDefault="00053AB0">
      <w:pPr>
        <w:pStyle w:val="TOC1"/>
        <w:tabs>
          <w:tab w:val="right" w:leader="dot" w:pos="9350"/>
        </w:tabs>
        <w:rPr>
          <w:rFonts w:eastAsiaTheme="minorEastAsia"/>
          <w:noProof/>
        </w:rPr>
      </w:pPr>
      <w:hyperlink w:anchor="_Toc415597189" w:history="1">
        <w:r w:rsidR="003A2ABC" w:rsidRPr="004B032F">
          <w:rPr>
            <w:rStyle w:val="Hyperlink"/>
            <w:noProof/>
          </w:rPr>
          <w:t>Converting to FAST v8.10.x</w:t>
        </w:r>
        <w:r w:rsidR="003A2ABC">
          <w:rPr>
            <w:noProof/>
            <w:webHidden/>
          </w:rPr>
          <w:tab/>
        </w:r>
        <w:r w:rsidR="003A2ABC">
          <w:rPr>
            <w:noProof/>
            <w:webHidden/>
          </w:rPr>
          <w:fldChar w:fldCharType="begin"/>
        </w:r>
        <w:r w:rsidR="003A2ABC">
          <w:rPr>
            <w:noProof/>
            <w:webHidden/>
          </w:rPr>
          <w:instrText xml:space="preserve"> PAGEREF _Toc415597189 \h </w:instrText>
        </w:r>
        <w:r w:rsidR="003A2ABC">
          <w:rPr>
            <w:noProof/>
            <w:webHidden/>
          </w:rPr>
        </w:r>
        <w:r w:rsidR="003A2ABC">
          <w:rPr>
            <w:noProof/>
            <w:webHidden/>
          </w:rPr>
          <w:fldChar w:fldCharType="separate"/>
        </w:r>
        <w:r w:rsidR="003A2ABC">
          <w:rPr>
            <w:noProof/>
            <w:webHidden/>
          </w:rPr>
          <w:t>21</w:t>
        </w:r>
        <w:r w:rsidR="003A2ABC">
          <w:rPr>
            <w:noProof/>
            <w:webHidden/>
          </w:rPr>
          <w:fldChar w:fldCharType="end"/>
        </w:r>
      </w:hyperlink>
    </w:p>
    <w:p w14:paraId="54AB601C" w14:textId="77777777" w:rsidR="003A2ABC" w:rsidRDefault="00053AB0">
      <w:pPr>
        <w:pStyle w:val="TOC2"/>
        <w:tabs>
          <w:tab w:val="right" w:leader="dot" w:pos="9350"/>
        </w:tabs>
        <w:rPr>
          <w:rFonts w:eastAsiaTheme="minorEastAsia"/>
          <w:noProof/>
        </w:rPr>
      </w:pPr>
      <w:hyperlink w:anchor="_Toc415597190" w:history="1">
        <w:r w:rsidR="003A2ABC" w:rsidRPr="004B032F">
          <w:rPr>
            <w:rStyle w:val="Hyperlink"/>
            <w:noProof/>
          </w:rPr>
          <w:t>Summary of Changes to Inputs</w:t>
        </w:r>
        <w:r w:rsidR="003A2ABC">
          <w:rPr>
            <w:noProof/>
            <w:webHidden/>
          </w:rPr>
          <w:tab/>
        </w:r>
        <w:r w:rsidR="003A2ABC">
          <w:rPr>
            <w:noProof/>
            <w:webHidden/>
          </w:rPr>
          <w:fldChar w:fldCharType="begin"/>
        </w:r>
        <w:r w:rsidR="003A2ABC">
          <w:rPr>
            <w:noProof/>
            <w:webHidden/>
          </w:rPr>
          <w:instrText xml:space="preserve"> PAGEREF _Toc415597190 \h </w:instrText>
        </w:r>
        <w:r w:rsidR="003A2ABC">
          <w:rPr>
            <w:noProof/>
            <w:webHidden/>
          </w:rPr>
        </w:r>
        <w:r w:rsidR="003A2ABC">
          <w:rPr>
            <w:noProof/>
            <w:webHidden/>
          </w:rPr>
          <w:fldChar w:fldCharType="separate"/>
        </w:r>
        <w:r w:rsidR="003A2ABC">
          <w:rPr>
            <w:noProof/>
            <w:webHidden/>
          </w:rPr>
          <w:t>21</w:t>
        </w:r>
        <w:r w:rsidR="003A2ABC">
          <w:rPr>
            <w:noProof/>
            <w:webHidden/>
          </w:rPr>
          <w:fldChar w:fldCharType="end"/>
        </w:r>
      </w:hyperlink>
    </w:p>
    <w:p w14:paraId="4D92F035" w14:textId="77777777" w:rsidR="003A2ABC" w:rsidRDefault="00053AB0">
      <w:pPr>
        <w:pStyle w:val="TOC2"/>
        <w:tabs>
          <w:tab w:val="right" w:leader="dot" w:pos="9350"/>
        </w:tabs>
        <w:rPr>
          <w:rFonts w:eastAsiaTheme="minorEastAsia"/>
          <w:noProof/>
        </w:rPr>
      </w:pPr>
      <w:hyperlink w:anchor="_Toc415597191" w:history="1">
        <w:r w:rsidR="003A2ABC" w:rsidRPr="004B032F">
          <w:rPr>
            <w:rStyle w:val="Hyperlink"/>
            <w:noProof/>
          </w:rPr>
          <w:t>MATLAB Conversion Scripts</w:t>
        </w:r>
        <w:r w:rsidR="003A2ABC">
          <w:rPr>
            <w:noProof/>
            <w:webHidden/>
          </w:rPr>
          <w:tab/>
        </w:r>
        <w:r w:rsidR="003A2ABC">
          <w:rPr>
            <w:noProof/>
            <w:webHidden/>
          </w:rPr>
          <w:fldChar w:fldCharType="begin"/>
        </w:r>
        <w:r w:rsidR="003A2ABC">
          <w:rPr>
            <w:noProof/>
            <w:webHidden/>
          </w:rPr>
          <w:instrText xml:space="preserve"> PAGEREF _Toc415597191 \h </w:instrText>
        </w:r>
        <w:r w:rsidR="003A2ABC">
          <w:rPr>
            <w:noProof/>
            <w:webHidden/>
          </w:rPr>
        </w:r>
        <w:r w:rsidR="003A2ABC">
          <w:rPr>
            <w:noProof/>
            <w:webHidden/>
          </w:rPr>
          <w:fldChar w:fldCharType="separate"/>
        </w:r>
        <w:r w:rsidR="003A2ABC">
          <w:rPr>
            <w:noProof/>
            <w:webHidden/>
          </w:rPr>
          <w:t>24</w:t>
        </w:r>
        <w:r w:rsidR="003A2ABC">
          <w:rPr>
            <w:noProof/>
            <w:webHidden/>
          </w:rPr>
          <w:fldChar w:fldCharType="end"/>
        </w:r>
      </w:hyperlink>
    </w:p>
    <w:p w14:paraId="1915F986" w14:textId="77777777" w:rsidR="003A2ABC" w:rsidRDefault="00053AB0">
      <w:pPr>
        <w:pStyle w:val="TOC1"/>
        <w:tabs>
          <w:tab w:val="right" w:leader="dot" w:pos="9350"/>
        </w:tabs>
        <w:rPr>
          <w:rFonts w:eastAsiaTheme="minorEastAsia"/>
          <w:noProof/>
        </w:rPr>
      </w:pPr>
      <w:hyperlink w:anchor="_Toc415597192" w:history="1">
        <w:r w:rsidR="003A2ABC" w:rsidRPr="004B032F">
          <w:rPr>
            <w:rStyle w:val="Hyperlink"/>
            <w:noProof/>
          </w:rPr>
          <w:t>Compiling</w:t>
        </w:r>
        <w:r w:rsidR="003A2ABC">
          <w:rPr>
            <w:noProof/>
            <w:webHidden/>
          </w:rPr>
          <w:tab/>
        </w:r>
        <w:r w:rsidR="003A2ABC">
          <w:rPr>
            <w:noProof/>
            <w:webHidden/>
          </w:rPr>
          <w:fldChar w:fldCharType="begin"/>
        </w:r>
        <w:r w:rsidR="003A2ABC">
          <w:rPr>
            <w:noProof/>
            <w:webHidden/>
          </w:rPr>
          <w:instrText xml:space="preserve"> PAGEREF _Toc415597192 \h </w:instrText>
        </w:r>
        <w:r w:rsidR="003A2ABC">
          <w:rPr>
            <w:noProof/>
            <w:webHidden/>
          </w:rPr>
        </w:r>
        <w:r w:rsidR="003A2ABC">
          <w:rPr>
            <w:noProof/>
            <w:webHidden/>
          </w:rPr>
          <w:fldChar w:fldCharType="separate"/>
        </w:r>
        <w:r w:rsidR="003A2ABC">
          <w:rPr>
            <w:noProof/>
            <w:webHidden/>
          </w:rPr>
          <w:t>25</w:t>
        </w:r>
        <w:r w:rsidR="003A2ABC">
          <w:rPr>
            <w:noProof/>
            <w:webHidden/>
          </w:rPr>
          <w:fldChar w:fldCharType="end"/>
        </w:r>
      </w:hyperlink>
    </w:p>
    <w:p w14:paraId="7B123C1A" w14:textId="77777777" w:rsidR="003A2ABC" w:rsidRDefault="00053AB0">
      <w:pPr>
        <w:pStyle w:val="TOC1"/>
        <w:tabs>
          <w:tab w:val="right" w:leader="dot" w:pos="9350"/>
        </w:tabs>
        <w:rPr>
          <w:rFonts w:eastAsiaTheme="minorEastAsia"/>
          <w:noProof/>
        </w:rPr>
      </w:pPr>
      <w:hyperlink w:anchor="_Toc415597193" w:history="1">
        <w:r w:rsidR="003A2ABC" w:rsidRPr="004B032F">
          <w:rPr>
            <w:rStyle w:val="Hyperlink"/>
            <w:noProof/>
          </w:rPr>
          <w:t>Running FAST v8.10.00a-bjj</w:t>
        </w:r>
        <w:r w:rsidR="003A2ABC">
          <w:rPr>
            <w:noProof/>
            <w:webHidden/>
          </w:rPr>
          <w:tab/>
        </w:r>
        <w:r w:rsidR="003A2ABC">
          <w:rPr>
            <w:noProof/>
            <w:webHidden/>
          </w:rPr>
          <w:fldChar w:fldCharType="begin"/>
        </w:r>
        <w:r w:rsidR="003A2ABC">
          <w:rPr>
            <w:noProof/>
            <w:webHidden/>
          </w:rPr>
          <w:instrText xml:space="preserve"> PAGEREF _Toc415597193 \h </w:instrText>
        </w:r>
        <w:r w:rsidR="003A2ABC">
          <w:rPr>
            <w:noProof/>
            <w:webHidden/>
          </w:rPr>
        </w:r>
        <w:r w:rsidR="003A2ABC">
          <w:rPr>
            <w:noProof/>
            <w:webHidden/>
          </w:rPr>
          <w:fldChar w:fldCharType="separate"/>
        </w:r>
        <w:r w:rsidR="003A2ABC">
          <w:rPr>
            <w:noProof/>
            <w:webHidden/>
          </w:rPr>
          <w:t>26</w:t>
        </w:r>
        <w:r w:rsidR="003A2ABC">
          <w:rPr>
            <w:noProof/>
            <w:webHidden/>
          </w:rPr>
          <w:fldChar w:fldCharType="end"/>
        </w:r>
      </w:hyperlink>
    </w:p>
    <w:p w14:paraId="0598BB04" w14:textId="77777777" w:rsidR="003A2ABC" w:rsidRDefault="00053AB0">
      <w:pPr>
        <w:pStyle w:val="TOC1"/>
        <w:tabs>
          <w:tab w:val="right" w:leader="dot" w:pos="9350"/>
        </w:tabs>
        <w:rPr>
          <w:rFonts w:eastAsiaTheme="minorEastAsia"/>
          <w:noProof/>
        </w:rPr>
      </w:pPr>
      <w:hyperlink w:anchor="_Toc415597194" w:history="1">
        <w:r w:rsidR="003A2ABC" w:rsidRPr="004B032F">
          <w:rPr>
            <w:rStyle w:val="Hyperlink"/>
            <w:noProof/>
          </w:rPr>
          <w:t>FAST v8 Interface to Simulink</w:t>
        </w:r>
        <w:r w:rsidR="003A2ABC">
          <w:rPr>
            <w:noProof/>
            <w:webHidden/>
          </w:rPr>
          <w:tab/>
        </w:r>
        <w:r w:rsidR="003A2ABC">
          <w:rPr>
            <w:noProof/>
            <w:webHidden/>
          </w:rPr>
          <w:fldChar w:fldCharType="begin"/>
        </w:r>
        <w:r w:rsidR="003A2ABC">
          <w:rPr>
            <w:noProof/>
            <w:webHidden/>
          </w:rPr>
          <w:instrText xml:space="preserve"> PAGEREF _Toc415597194 \h </w:instrText>
        </w:r>
        <w:r w:rsidR="003A2ABC">
          <w:rPr>
            <w:noProof/>
            <w:webHidden/>
          </w:rPr>
        </w:r>
        <w:r w:rsidR="003A2ABC">
          <w:rPr>
            <w:noProof/>
            <w:webHidden/>
          </w:rPr>
          <w:fldChar w:fldCharType="separate"/>
        </w:r>
        <w:r w:rsidR="003A2ABC">
          <w:rPr>
            <w:noProof/>
            <w:webHidden/>
          </w:rPr>
          <w:t>27</w:t>
        </w:r>
        <w:r w:rsidR="003A2ABC">
          <w:rPr>
            <w:noProof/>
            <w:webHidden/>
          </w:rPr>
          <w:fldChar w:fldCharType="end"/>
        </w:r>
      </w:hyperlink>
    </w:p>
    <w:p w14:paraId="4F4B4ECF" w14:textId="77777777" w:rsidR="003A2ABC" w:rsidRDefault="00053AB0">
      <w:pPr>
        <w:pStyle w:val="TOC2"/>
        <w:tabs>
          <w:tab w:val="right" w:leader="dot" w:pos="9350"/>
        </w:tabs>
        <w:rPr>
          <w:rFonts w:eastAsiaTheme="minorEastAsia"/>
          <w:noProof/>
        </w:rPr>
      </w:pPr>
      <w:hyperlink w:anchor="_Toc415597195" w:history="1">
        <w:r w:rsidR="003A2ABC" w:rsidRPr="004B032F">
          <w:rPr>
            <w:rStyle w:val="Hyperlink"/>
            <w:noProof/>
          </w:rPr>
          <w:t>Major Changes Between the FAST v7 and v8 Interfaces to Simulink</w:t>
        </w:r>
        <w:r w:rsidR="003A2ABC">
          <w:rPr>
            <w:noProof/>
            <w:webHidden/>
          </w:rPr>
          <w:tab/>
        </w:r>
        <w:r w:rsidR="003A2ABC">
          <w:rPr>
            <w:noProof/>
            <w:webHidden/>
          </w:rPr>
          <w:fldChar w:fldCharType="begin"/>
        </w:r>
        <w:r w:rsidR="003A2ABC">
          <w:rPr>
            <w:noProof/>
            <w:webHidden/>
          </w:rPr>
          <w:instrText xml:space="preserve"> PAGEREF _Toc415597195 \h </w:instrText>
        </w:r>
        <w:r w:rsidR="003A2ABC">
          <w:rPr>
            <w:noProof/>
            <w:webHidden/>
          </w:rPr>
        </w:r>
        <w:r w:rsidR="003A2ABC">
          <w:rPr>
            <w:noProof/>
            <w:webHidden/>
          </w:rPr>
          <w:fldChar w:fldCharType="separate"/>
        </w:r>
        <w:r w:rsidR="003A2ABC">
          <w:rPr>
            <w:noProof/>
            <w:webHidden/>
          </w:rPr>
          <w:t>27</w:t>
        </w:r>
        <w:r w:rsidR="003A2ABC">
          <w:rPr>
            <w:noProof/>
            <w:webHidden/>
          </w:rPr>
          <w:fldChar w:fldCharType="end"/>
        </w:r>
      </w:hyperlink>
    </w:p>
    <w:p w14:paraId="171B4A8C" w14:textId="77777777" w:rsidR="003A2ABC" w:rsidRDefault="00053AB0">
      <w:pPr>
        <w:pStyle w:val="TOC2"/>
        <w:tabs>
          <w:tab w:val="right" w:leader="dot" w:pos="9350"/>
        </w:tabs>
        <w:rPr>
          <w:rFonts w:eastAsiaTheme="minorEastAsia"/>
          <w:noProof/>
        </w:rPr>
      </w:pPr>
      <w:hyperlink w:anchor="_Toc415597196" w:history="1">
        <w:r w:rsidR="003A2ABC" w:rsidRPr="004B032F">
          <w:rPr>
            <w:rStyle w:val="Hyperlink"/>
            <w:noProof/>
          </w:rPr>
          <w:t>Definition of the FAST v8 Interface to Simulink</w:t>
        </w:r>
        <w:r w:rsidR="003A2ABC">
          <w:rPr>
            <w:noProof/>
            <w:webHidden/>
          </w:rPr>
          <w:tab/>
        </w:r>
        <w:r w:rsidR="003A2ABC">
          <w:rPr>
            <w:noProof/>
            <w:webHidden/>
          </w:rPr>
          <w:fldChar w:fldCharType="begin"/>
        </w:r>
        <w:r w:rsidR="003A2ABC">
          <w:rPr>
            <w:noProof/>
            <w:webHidden/>
          </w:rPr>
          <w:instrText xml:space="preserve"> PAGEREF _Toc415597196 \h </w:instrText>
        </w:r>
        <w:r w:rsidR="003A2ABC">
          <w:rPr>
            <w:noProof/>
            <w:webHidden/>
          </w:rPr>
        </w:r>
        <w:r w:rsidR="003A2ABC">
          <w:rPr>
            <w:noProof/>
            <w:webHidden/>
          </w:rPr>
          <w:fldChar w:fldCharType="separate"/>
        </w:r>
        <w:r w:rsidR="003A2ABC">
          <w:rPr>
            <w:noProof/>
            <w:webHidden/>
          </w:rPr>
          <w:t>27</w:t>
        </w:r>
        <w:r w:rsidR="003A2ABC">
          <w:rPr>
            <w:noProof/>
            <w:webHidden/>
          </w:rPr>
          <w:fldChar w:fldCharType="end"/>
        </w:r>
      </w:hyperlink>
    </w:p>
    <w:p w14:paraId="0D078D31" w14:textId="77777777" w:rsidR="003A2ABC" w:rsidRDefault="00053AB0">
      <w:pPr>
        <w:pStyle w:val="TOC2"/>
        <w:tabs>
          <w:tab w:val="right" w:leader="dot" w:pos="9350"/>
        </w:tabs>
        <w:rPr>
          <w:rFonts w:eastAsiaTheme="minorEastAsia"/>
          <w:noProof/>
        </w:rPr>
      </w:pPr>
      <w:hyperlink w:anchor="_Toc415597197" w:history="1">
        <w:r w:rsidR="003A2ABC" w:rsidRPr="004B032F">
          <w:rPr>
            <w:rStyle w:val="Hyperlink"/>
            <w:noProof/>
          </w:rPr>
          <w:t>Converting FAST v7 Simulink Models to FAST v8</w:t>
        </w:r>
        <w:r w:rsidR="003A2ABC">
          <w:rPr>
            <w:noProof/>
            <w:webHidden/>
          </w:rPr>
          <w:tab/>
        </w:r>
        <w:r w:rsidR="003A2ABC">
          <w:rPr>
            <w:noProof/>
            <w:webHidden/>
          </w:rPr>
          <w:fldChar w:fldCharType="begin"/>
        </w:r>
        <w:r w:rsidR="003A2ABC">
          <w:rPr>
            <w:noProof/>
            <w:webHidden/>
          </w:rPr>
          <w:instrText xml:space="preserve"> PAGEREF _Toc415597197 \h </w:instrText>
        </w:r>
        <w:r w:rsidR="003A2ABC">
          <w:rPr>
            <w:noProof/>
            <w:webHidden/>
          </w:rPr>
        </w:r>
        <w:r w:rsidR="003A2ABC">
          <w:rPr>
            <w:noProof/>
            <w:webHidden/>
          </w:rPr>
          <w:fldChar w:fldCharType="separate"/>
        </w:r>
        <w:r w:rsidR="003A2ABC">
          <w:rPr>
            <w:noProof/>
            <w:webHidden/>
          </w:rPr>
          <w:t>30</w:t>
        </w:r>
        <w:r w:rsidR="003A2ABC">
          <w:rPr>
            <w:noProof/>
            <w:webHidden/>
          </w:rPr>
          <w:fldChar w:fldCharType="end"/>
        </w:r>
      </w:hyperlink>
    </w:p>
    <w:p w14:paraId="75C04A58" w14:textId="77777777" w:rsidR="003A2ABC" w:rsidRDefault="00053AB0">
      <w:pPr>
        <w:pStyle w:val="TOC2"/>
        <w:tabs>
          <w:tab w:val="right" w:leader="dot" w:pos="9350"/>
        </w:tabs>
        <w:rPr>
          <w:rFonts w:eastAsiaTheme="minorEastAsia"/>
          <w:noProof/>
        </w:rPr>
      </w:pPr>
      <w:hyperlink w:anchor="_Toc415597198" w:history="1">
        <w:r w:rsidR="003A2ABC" w:rsidRPr="004B032F">
          <w:rPr>
            <w:rStyle w:val="Hyperlink"/>
            <w:noProof/>
          </w:rPr>
          <w:t>Running FAST in Simulink</w:t>
        </w:r>
        <w:r w:rsidR="003A2ABC">
          <w:rPr>
            <w:noProof/>
            <w:webHidden/>
          </w:rPr>
          <w:tab/>
        </w:r>
        <w:r w:rsidR="003A2ABC">
          <w:rPr>
            <w:noProof/>
            <w:webHidden/>
          </w:rPr>
          <w:fldChar w:fldCharType="begin"/>
        </w:r>
        <w:r w:rsidR="003A2ABC">
          <w:rPr>
            <w:noProof/>
            <w:webHidden/>
          </w:rPr>
          <w:instrText xml:space="preserve"> PAGEREF _Toc415597198 \h </w:instrText>
        </w:r>
        <w:r w:rsidR="003A2ABC">
          <w:rPr>
            <w:noProof/>
            <w:webHidden/>
          </w:rPr>
        </w:r>
        <w:r w:rsidR="003A2ABC">
          <w:rPr>
            <w:noProof/>
            <w:webHidden/>
          </w:rPr>
          <w:fldChar w:fldCharType="separate"/>
        </w:r>
        <w:r w:rsidR="003A2ABC">
          <w:rPr>
            <w:noProof/>
            <w:webHidden/>
          </w:rPr>
          <w:t>31</w:t>
        </w:r>
        <w:r w:rsidR="003A2ABC">
          <w:rPr>
            <w:noProof/>
            <w:webHidden/>
          </w:rPr>
          <w:fldChar w:fldCharType="end"/>
        </w:r>
      </w:hyperlink>
    </w:p>
    <w:p w14:paraId="6CF0FEFD" w14:textId="77777777" w:rsidR="003A2ABC" w:rsidRDefault="00053AB0">
      <w:pPr>
        <w:pStyle w:val="TOC2"/>
        <w:tabs>
          <w:tab w:val="right" w:leader="dot" w:pos="9350"/>
        </w:tabs>
        <w:rPr>
          <w:rFonts w:eastAsiaTheme="minorEastAsia"/>
          <w:noProof/>
        </w:rPr>
      </w:pPr>
      <w:hyperlink w:anchor="_Toc415597199" w:history="1">
        <w:r w:rsidR="003A2ABC" w:rsidRPr="004B032F">
          <w:rPr>
            <w:rStyle w:val="Hyperlink"/>
            <w:noProof/>
          </w:rPr>
          <w:t>Compiling FAST for Simulink</w:t>
        </w:r>
        <w:r w:rsidR="003A2ABC">
          <w:rPr>
            <w:noProof/>
            <w:webHidden/>
          </w:rPr>
          <w:tab/>
        </w:r>
        <w:r w:rsidR="003A2ABC">
          <w:rPr>
            <w:noProof/>
            <w:webHidden/>
          </w:rPr>
          <w:fldChar w:fldCharType="begin"/>
        </w:r>
        <w:r w:rsidR="003A2ABC">
          <w:rPr>
            <w:noProof/>
            <w:webHidden/>
          </w:rPr>
          <w:instrText xml:space="preserve"> PAGEREF _Toc415597199 \h </w:instrText>
        </w:r>
        <w:r w:rsidR="003A2ABC">
          <w:rPr>
            <w:noProof/>
            <w:webHidden/>
          </w:rPr>
        </w:r>
        <w:r w:rsidR="003A2ABC">
          <w:rPr>
            <w:noProof/>
            <w:webHidden/>
          </w:rPr>
          <w:fldChar w:fldCharType="separate"/>
        </w:r>
        <w:r w:rsidR="003A2ABC">
          <w:rPr>
            <w:noProof/>
            <w:webHidden/>
          </w:rPr>
          <w:t>33</w:t>
        </w:r>
        <w:r w:rsidR="003A2ABC">
          <w:rPr>
            <w:noProof/>
            <w:webHidden/>
          </w:rPr>
          <w:fldChar w:fldCharType="end"/>
        </w:r>
      </w:hyperlink>
    </w:p>
    <w:p w14:paraId="747314D6" w14:textId="77777777" w:rsidR="003A2ABC" w:rsidRDefault="00053AB0">
      <w:pPr>
        <w:pStyle w:val="TOC1"/>
        <w:tabs>
          <w:tab w:val="right" w:leader="dot" w:pos="9350"/>
        </w:tabs>
        <w:rPr>
          <w:rFonts w:eastAsiaTheme="minorEastAsia"/>
          <w:noProof/>
        </w:rPr>
      </w:pPr>
      <w:hyperlink w:anchor="_Toc415597200" w:history="1">
        <w:r w:rsidR="003A2ABC" w:rsidRPr="004B032F">
          <w:rPr>
            <w:rStyle w:val="Hyperlink"/>
            <w:noProof/>
          </w:rPr>
          <w:t>Feedback</w:t>
        </w:r>
        <w:r w:rsidR="003A2ABC">
          <w:rPr>
            <w:noProof/>
            <w:webHidden/>
          </w:rPr>
          <w:tab/>
        </w:r>
        <w:r w:rsidR="003A2ABC">
          <w:rPr>
            <w:noProof/>
            <w:webHidden/>
          </w:rPr>
          <w:fldChar w:fldCharType="begin"/>
        </w:r>
        <w:r w:rsidR="003A2ABC">
          <w:rPr>
            <w:noProof/>
            <w:webHidden/>
          </w:rPr>
          <w:instrText xml:space="preserve"> PAGEREF _Toc415597200 \h </w:instrText>
        </w:r>
        <w:r w:rsidR="003A2ABC">
          <w:rPr>
            <w:noProof/>
            <w:webHidden/>
          </w:rPr>
        </w:r>
        <w:r w:rsidR="003A2ABC">
          <w:rPr>
            <w:noProof/>
            <w:webHidden/>
          </w:rPr>
          <w:fldChar w:fldCharType="separate"/>
        </w:r>
        <w:r w:rsidR="003A2ABC">
          <w:rPr>
            <w:noProof/>
            <w:webHidden/>
          </w:rPr>
          <w:t>36</w:t>
        </w:r>
        <w:r w:rsidR="003A2ABC">
          <w:rPr>
            <w:noProof/>
            <w:webHidden/>
          </w:rPr>
          <w:fldChar w:fldCharType="end"/>
        </w:r>
      </w:hyperlink>
    </w:p>
    <w:p w14:paraId="7DF3495A" w14:textId="77777777" w:rsidR="003A2ABC" w:rsidRDefault="00053AB0">
      <w:pPr>
        <w:pStyle w:val="TOC1"/>
        <w:tabs>
          <w:tab w:val="right" w:leader="dot" w:pos="9350"/>
        </w:tabs>
        <w:rPr>
          <w:rFonts w:eastAsiaTheme="minorEastAsia"/>
          <w:noProof/>
        </w:rPr>
      </w:pPr>
      <w:hyperlink w:anchor="_Toc415597201" w:history="1">
        <w:r w:rsidR="003A2ABC" w:rsidRPr="004B032F">
          <w:rPr>
            <w:rStyle w:val="Hyperlink"/>
            <w:noProof/>
          </w:rPr>
          <w:t>Appendix A: Example FAST v8.10.* Input File</w:t>
        </w:r>
        <w:r w:rsidR="003A2ABC">
          <w:rPr>
            <w:noProof/>
            <w:webHidden/>
          </w:rPr>
          <w:tab/>
        </w:r>
        <w:r w:rsidR="003A2ABC">
          <w:rPr>
            <w:noProof/>
            <w:webHidden/>
          </w:rPr>
          <w:fldChar w:fldCharType="begin"/>
        </w:r>
        <w:r w:rsidR="003A2ABC">
          <w:rPr>
            <w:noProof/>
            <w:webHidden/>
          </w:rPr>
          <w:instrText xml:space="preserve"> PAGEREF _Toc415597201 \h </w:instrText>
        </w:r>
        <w:r w:rsidR="003A2ABC">
          <w:rPr>
            <w:noProof/>
            <w:webHidden/>
          </w:rPr>
        </w:r>
        <w:r w:rsidR="003A2ABC">
          <w:rPr>
            <w:noProof/>
            <w:webHidden/>
          </w:rPr>
          <w:fldChar w:fldCharType="separate"/>
        </w:r>
        <w:r w:rsidR="003A2ABC">
          <w:rPr>
            <w:noProof/>
            <w:webHidden/>
          </w:rPr>
          <w:t>37</w:t>
        </w:r>
        <w:r w:rsidR="003A2ABC">
          <w:rPr>
            <w:noProof/>
            <w:webHidden/>
          </w:rPr>
          <w:fldChar w:fldCharType="end"/>
        </w:r>
      </w:hyperlink>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4" w:name="_Toc415597174"/>
      <w:r>
        <w:lastRenderedPageBreak/>
        <w:t>Introduction</w:t>
      </w:r>
      <w:bookmarkEnd w:id="4"/>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A2ABC">
        <w:t xml:space="preserve">Figure </w:t>
      </w:r>
      <w:r w:rsidR="003A2ABC">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A2ABC">
        <w:t xml:space="preserve">Figure </w:t>
      </w:r>
      <w:r w:rsidR="003A2ABC">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3A2ABC">
        <w:t xml:space="preserve">Figure </w:t>
      </w:r>
      <w:r w:rsidR="003A2ABC">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3A2ABC">
        <w:t xml:space="preserve">Table </w:t>
      </w:r>
      <w:r w:rsidR="003A2ABC">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5" w:name="_Ref368594244"/>
      <w:r>
        <w:t xml:space="preserve">Figure </w:t>
      </w:r>
      <w:r w:rsidR="00053AB0">
        <w:fldChar w:fldCharType="begin"/>
      </w:r>
      <w:r w:rsidR="00053AB0">
        <w:instrText xml:space="preserve"> SEQ Figure \* ARABIC </w:instrText>
      </w:r>
      <w:r w:rsidR="00053AB0">
        <w:fldChar w:fldCharType="separate"/>
      </w:r>
      <w:r w:rsidR="003A2ABC">
        <w:rPr>
          <w:noProof/>
        </w:rPr>
        <w:t>1</w:t>
      </w:r>
      <w:r w:rsidR="00053AB0">
        <w:rPr>
          <w:noProof/>
        </w:rPr>
        <w:fldChar w:fldCharType="end"/>
      </w:r>
      <w:bookmarkEnd w:id="5"/>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0612240" r:id="rId14"/>
        </w:object>
      </w:r>
    </w:p>
    <w:p w14:paraId="2164B0DD" w14:textId="77777777" w:rsidR="000D16ED" w:rsidRDefault="000D16ED" w:rsidP="000D16ED">
      <w:pPr>
        <w:pStyle w:val="Caption"/>
        <w:jc w:val="center"/>
      </w:pPr>
      <w:bookmarkStart w:id="6" w:name="_Ref368606255"/>
      <w:r>
        <w:t xml:space="preserve">Figure </w:t>
      </w:r>
      <w:r w:rsidR="00053AB0">
        <w:fldChar w:fldCharType="begin"/>
      </w:r>
      <w:r w:rsidR="00053AB0">
        <w:instrText xml:space="preserve"> SEQ Figure \* ARABIC </w:instrText>
      </w:r>
      <w:r w:rsidR="00053AB0">
        <w:fldChar w:fldCharType="separate"/>
      </w:r>
      <w:r w:rsidR="003A2ABC">
        <w:rPr>
          <w:noProof/>
        </w:rPr>
        <w:t>2</w:t>
      </w:r>
      <w:r w:rsidR="00053AB0">
        <w:rPr>
          <w:noProof/>
        </w:rPr>
        <w:fldChar w:fldCharType="end"/>
      </w:r>
      <w:bookmarkEnd w:id="6"/>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7" w:name="_Ref368606394"/>
      <w:r>
        <w:t xml:space="preserve">Figure </w:t>
      </w:r>
      <w:r w:rsidR="00053AB0">
        <w:fldChar w:fldCharType="begin"/>
      </w:r>
      <w:r w:rsidR="00053AB0">
        <w:instrText xml:space="preserve"> SEQ Figure \* ARABIC </w:instrText>
      </w:r>
      <w:r w:rsidR="00053AB0">
        <w:fldChar w:fldCharType="separate"/>
      </w:r>
      <w:r w:rsidR="003A2ABC">
        <w:rPr>
          <w:noProof/>
        </w:rPr>
        <w:t>3</w:t>
      </w:r>
      <w:r w:rsidR="00053AB0">
        <w:rPr>
          <w:noProof/>
        </w:rPr>
        <w:fldChar w:fldCharType="end"/>
      </w:r>
      <w:bookmarkEnd w:id="7"/>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8" w:name="_Ref368603146"/>
      <w:r>
        <w:lastRenderedPageBreak/>
        <w:t xml:space="preserve">Table </w:t>
      </w:r>
      <w:r w:rsidR="00053AB0">
        <w:fldChar w:fldCharType="begin"/>
      </w:r>
      <w:r w:rsidR="00053AB0">
        <w:instrText xml:space="preserve"> SEQ Table \* ARABIC </w:instrText>
      </w:r>
      <w:r w:rsidR="00053AB0">
        <w:fldChar w:fldCharType="separate"/>
      </w:r>
      <w:r w:rsidR="003A2ABC">
        <w:rPr>
          <w:noProof/>
        </w:rPr>
        <w:t>1</w:t>
      </w:r>
      <w:r w:rsidR="00053AB0">
        <w:rPr>
          <w:noProof/>
        </w:rPr>
        <w:fldChar w:fldCharType="end"/>
      </w:r>
      <w:bookmarkEnd w:id="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rPr>
          <w:ins w:id="9" w:author="Bonnie Jonkman" w:date="2015-04-15T12:42:00Z"/>
        </w:rPr>
      </w:pPr>
      <w:bookmarkStart w:id="10" w:name="_Ref412116144"/>
      <w:bookmarkStart w:id="11" w:name="_Toc415597175"/>
      <w:r>
        <w:t>Major changes</w:t>
      </w:r>
      <w:r w:rsidR="008274A4">
        <w:t xml:space="preserve"> in FAST</w:t>
      </w:r>
      <w:bookmarkEnd w:id="10"/>
      <w:bookmarkEnd w:id="11"/>
    </w:p>
    <w:p w14:paraId="7FB9A931" w14:textId="6A02AA67" w:rsidR="00B92E37" w:rsidRDefault="00B92E37" w:rsidP="00B92E37">
      <w:pPr>
        <w:pStyle w:val="Heading2"/>
        <w:rPr>
          <w:ins w:id="12" w:author="Bonnie Jonkman" w:date="2015-04-15T12:42:00Z"/>
        </w:rPr>
      </w:pPr>
      <w:proofErr w:type="gramStart"/>
      <w:ins w:id="13" w:author="Bonnie Jonkman" w:date="2015-04-15T12:42:00Z">
        <w:r>
          <w:t>v8.11.00a-bjj</w:t>
        </w:r>
        <w:proofErr w:type="gramEnd"/>
      </w:ins>
    </w:p>
    <w:p w14:paraId="31E3881B" w14:textId="740E23AA" w:rsidR="00B92E37" w:rsidRDefault="00B92E37" w:rsidP="00B92E37">
      <w:pPr>
        <w:pStyle w:val="ListParagraph"/>
        <w:numPr>
          <w:ilvl w:val="0"/>
          <w:numId w:val="6"/>
        </w:numPr>
        <w:rPr>
          <w:ins w:id="14" w:author="Bonnie Jonkman" w:date="2015-04-15T12:43:00Z"/>
        </w:rPr>
      </w:pPr>
      <w:ins w:id="15" w:author="Bonnie Jonkman" w:date="2015-04-15T12:43:00Z">
        <w:r>
          <w:t>We added checkpoint-restart capability.</w:t>
        </w:r>
      </w:ins>
    </w:p>
    <w:p w14:paraId="6F19D8BD" w14:textId="77777777" w:rsidR="00B92E37" w:rsidRPr="00B92E37" w:rsidRDefault="00B92E37" w:rsidP="00B92E37">
      <w:pPr>
        <w:pPrChange w:id="16" w:author="Bonnie Jonkman" w:date="2015-04-15T12:42:00Z">
          <w:pPr>
            <w:pStyle w:val="Heading1"/>
          </w:pPr>
        </w:pPrChange>
      </w:pPr>
    </w:p>
    <w:p w14:paraId="2164B221" w14:textId="77777777" w:rsidR="00176884" w:rsidRDefault="00176884" w:rsidP="00176884">
      <w:pPr>
        <w:pStyle w:val="Heading2"/>
      </w:pPr>
      <w:bookmarkStart w:id="17" w:name="_Toc415597176"/>
      <w:proofErr w:type="gramStart"/>
      <w:r>
        <w:t>v8.10.00a-bjj</w:t>
      </w:r>
      <w:bookmarkEnd w:id="17"/>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3A2ABC">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lastRenderedPageBreak/>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3A2ABC">
        <w:t xml:space="preserve">Table </w:t>
      </w:r>
      <w:r w:rsidR="003A2ABC">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18" w:name="_Ref413699179"/>
      <w:bookmarkStart w:id="19" w:name="_Ref413698574"/>
      <w:r>
        <w:t xml:space="preserve">Table </w:t>
      </w:r>
      <w:r w:rsidR="00053AB0">
        <w:fldChar w:fldCharType="begin"/>
      </w:r>
      <w:r w:rsidR="00053AB0">
        <w:instrText xml:space="preserve"> SEQ Table \* ARABIC </w:instrText>
      </w:r>
      <w:r w:rsidR="00053AB0">
        <w:fldChar w:fldCharType="separate"/>
      </w:r>
      <w:r w:rsidR="003A2ABC">
        <w:rPr>
          <w:noProof/>
        </w:rPr>
        <w:t>2</w:t>
      </w:r>
      <w:r w:rsidR="00053AB0">
        <w:rPr>
          <w:noProof/>
        </w:rPr>
        <w:fldChar w:fldCharType="end"/>
      </w:r>
      <w:bookmarkEnd w:id="18"/>
      <w:r>
        <w:t>: Components in FAST v8.10.00a-bjj</w:t>
      </w:r>
      <w:bookmarkEnd w:id="19"/>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lastRenderedPageBreak/>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20" w:name="_Toc415597177"/>
      <w:proofErr w:type="gramStart"/>
      <w:r>
        <w:t>v8.09.00a-bjj</w:t>
      </w:r>
      <w:bookmarkEnd w:id="20"/>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1" w:name="_Ref412116139"/>
      <w:bookmarkStart w:id="22" w:name="_Toc415597178"/>
      <w:proofErr w:type="gramStart"/>
      <w:r>
        <w:t>v8.08.00c-bjj</w:t>
      </w:r>
      <w:bookmarkEnd w:id="21"/>
      <w:bookmarkEnd w:id="22"/>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3" w:name="_Ref391841077"/>
      <w:r w:rsidR="002C1FAC" w:rsidRPr="00AC31AB">
        <w:rPr>
          <w:rStyle w:val="FootnoteReference"/>
          <w:rFonts w:eastAsia="Times New Roman" w:cs="Times New Roman"/>
          <w:color w:val="000000"/>
        </w:rPr>
        <w:footnoteReference w:id="7"/>
      </w:r>
      <w:bookmarkEnd w:id="23"/>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A2ABC">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lastRenderedPageBreak/>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3A2ABC">
        <w:t xml:space="preserve">Figure </w:t>
      </w:r>
      <w:r w:rsidR="003A2ABC">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3A2ABC">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4" w:name="_Toc415597179"/>
      <w:proofErr w:type="gramStart"/>
      <w:r>
        <w:t>v8.03.02b-bjj</w:t>
      </w:r>
      <w:bookmarkEnd w:id="24"/>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lastRenderedPageBreak/>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053AB0">
      <w:pPr>
        <w:pStyle w:val="Heading1"/>
        <w:pPrChange w:id="25" w:author="Bonnie Jonkman" w:date="2015-04-15T13:38:00Z">
          <w:pPr>
            <w:pStyle w:val="Heading2"/>
          </w:pPr>
        </w:pPrChange>
      </w:pPr>
      <w:bookmarkStart w:id="26" w:name="_Ref415574957"/>
      <w:bookmarkStart w:id="27" w:name="_Toc415597180"/>
      <w:r>
        <w:t>FAST v8 Input and Output Files</w:t>
      </w:r>
      <w:bookmarkEnd w:id="26"/>
      <w:bookmarkEnd w:id="27"/>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3A2ABC">
        <w:t xml:space="preserve">Figure </w:t>
      </w:r>
      <w:r w:rsidR="003A2ABC">
        <w:rPr>
          <w:noProof/>
        </w:rPr>
        <w:t>4</w:t>
      </w:r>
      <w:r>
        <w:fldChar w:fldCharType="end"/>
      </w:r>
      <w:r>
        <w:t>.</w:t>
      </w:r>
      <w:r w:rsidR="00604402">
        <w:t xml:space="preserve"> </w:t>
      </w:r>
    </w:p>
    <w:p w14:paraId="1A9166D1" w14:textId="37CBCBA3" w:rsidR="00604402" w:rsidRDefault="00604402" w:rsidP="00053AB0">
      <w:pPr>
        <w:pStyle w:val="Heading2"/>
        <w:pPrChange w:id="28" w:author="Bonnie Jonkman" w:date="2015-04-15T13:39:00Z">
          <w:pPr>
            <w:pStyle w:val="Heading3"/>
          </w:pPr>
        </w:pPrChange>
      </w:pPr>
      <w:r>
        <w:t>File Naming Conventions</w:t>
      </w:r>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9"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30" w:author="Bonnie Jonkman" w:date="2015-04-15T12:43:00Z"/>
              </w:rPr>
            </w:pPr>
            <w:proofErr w:type="spellStart"/>
            <w:ins w:id="31"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32" w:author="Bonnie Jonkman" w:date="2015-04-15T12:43:00Z"/>
              </w:rPr>
            </w:pPr>
            <w:ins w:id="33"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34" w:name="_Ref352753427"/>
      <w:r>
        <w:t xml:space="preserve">Figure </w:t>
      </w:r>
      <w:r w:rsidR="00053AB0">
        <w:fldChar w:fldCharType="begin"/>
      </w:r>
      <w:r w:rsidR="00053AB0">
        <w:instrText xml:space="preserve"> SEQ Figure \* ARABIC </w:instrText>
      </w:r>
      <w:r w:rsidR="00053AB0">
        <w:fldChar w:fldCharType="separate"/>
      </w:r>
      <w:r w:rsidR="003A2ABC">
        <w:rPr>
          <w:noProof/>
        </w:rPr>
        <w:t>4</w:t>
      </w:r>
      <w:r w:rsidR="00053AB0">
        <w:rPr>
          <w:noProof/>
        </w:rPr>
        <w:fldChar w:fldCharType="end"/>
      </w:r>
      <w:bookmarkEnd w:id="34"/>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053AB0">
      <w:pPr>
        <w:pStyle w:val="Heading2"/>
        <w:pPrChange w:id="35" w:author="Bonnie Jonkman" w:date="2015-04-15T13:39:00Z">
          <w:pPr>
            <w:pStyle w:val="Heading1"/>
          </w:pPr>
        </w:pPrChange>
      </w:pPr>
      <w:bookmarkStart w:id="36" w:name="_Ref391883796"/>
      <w:bookmarkStart w:id="37" w:name="_Toc415597182"/>
      <w:bookmarkStart w:id="38" w:name="_Ref352702959"/>
      <w:r>
        <w:lastRenderedPageBreak/>
        <w:t xml:space="preserve">Variables Specified in the </w:t>
      </w:r>
      <w:r w:rsidR="007A051E">
        <w:t>FAST Primary Input File</w:t>
      </w:r>
      <w:bookmarkEnd w:id="36"/>
      <w:bookmarkEnd w:id="37"/>
    </w:p>
    <w:p w14:paraId="2164B376" w14:textId="77777777"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A2ABC">
        <w:t xml:space="preserve">Appendix </w:t>
      </w:r>
      <w:r w:rsidR="003A2ABC">
        <w:rPr>
          <w:noProof/>
        </w:rPr>
        <w:t>A</w:t>
      </w:r>
      <w:r w:rsidR="003A2ABC">
        <w:t>: Example FAST v8.10.* Input File</w:t>
      </w:r>
      <w:r w:rsidR="002A47ED">
        <w:fldChar w:fldCharType="end"/>
      </w:r>
      <w:r w:rsidR="00EF2B14">
        <w:t>.</w:t>
      </w:r>
    </w:p>
    <w:p w14:paraId="2164B377" w14:textId="77777777" w:rsidR="00460C71" w:rsidRDefault="00460C71" w:rsidP="00053AB0">
      <w:pPr>
        <w:pStyle w:val="Heading3"/>
        <w:pPrChange w:id="39" w:author="Bonnie Jonkman" w:date="2015-04-15T13:39:00Z">
          <w:pPr>
            <w:pStyle w:val="Heading2"/>
          </w:pPr>
        </w:pPrChange>
      </w:pPr>
      <w:bookmarkStart w:id="40" w:name="_Toc415597183"/>
      <w:r>
        <w:t>Simulation Control</w:t>
      </w:r>
      <w:bookmarkEnd w:id="40"/>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053AB0">
      <w:pPr>
        <w:pStyle w:val="Heading4"/>
        <w:pPrChange w:id="41" w:author="Bonnie Jonkman" w:date="2015-04-15T13:39:00Z">
          <w:pPr>
            <w:pStyle w:val="Heading3"/>
          </w:pPr>
        </w:pPrChange>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053AB0">
      <w:pPr>
        <w:pStyle w:val="Heading4"/>
        <w:pPrChange w:id="42" w:author="Bonnie Jonkman" w:date="2015-04-15T13:39:00Z">
          <w:pPr>
            <w:pStyle w:val="Heading3"/>
          </w:pPr>
        </w:pPrChange>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053AB0">
      <w:pPr>
        <w:pStyle w:val="Heading4"/>
        <w:pPrChange w:id="43" w:author="Bonnie Jonkman" w:date="2015-04-15T13:39:00Z">
          <w:pPr>
            <w:pStyle w:val="Heading3"/>
          </w:pPr>
        </w:pPrChange>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053AB0">
      <w:pPr>
        <w:pStyle w:val="Heading4"/>
        <w:pPrChange w:id="44" w:author="Bonnie Jonkman" w:date="2015-04-15T13:39:00Z">
          <w:pPr>
            <w:pStyle w:val="Heading3"/>
          </w:pPr>
        </w:pPrChange>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053AB0">
      <w:pPr>
        <w:pStyle w:val="Heading4"/>
        <w:pPrChange w:id="45" w:author="Bonnie Jonkman" w:date="2015-04-15T13:39:00Z">
          <w:pPr>
            <w:pStyle w:val="Heading3"/>
          </w:pPr>
        </w:pPrChange>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053AB0">
      <w:pPr>
        <w:pStyle w:val="Heading4"/>
        <w:pPrChange w:id="46" w:author="Bonnie Jonkman" w:date="2015-04-15T13:40:00Z">
          <w:pPr>
            <w:pStyle w:val="Heading3"/>
          </w:pPr>
        </w:pPrChange>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053AB0">
      <w:pPr>
        <w:pStyle w:val="Heading4"/>
        <w:pPrChange w:id="47" w:author="Bonnie Jonkman" w:date="2015-04-15T13:40:00Z">
          <w:pPr>
            <w:pStyle w:val="Heading3"/>
          </w:pPr>
        </w:pPrChange>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053AB0">
      <w:pPr>
        <w:pStyle w:val="Heading4"/>
        <w:pPrChange w:id="48" w:author="Bonnie Jonkman" w:date="2015-04-15T13:40:00Z">
          <w:pPr>
            <w:pStyle w:val="Heading3"/>
          </w:pPr>
        </w:pPrChange>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053AB0">
      <w:pPr>
        <w:pStyle w:val="Heading3"/>
        <w:pPrChange w:id="49" w:author="Bonnie Jonkman" w:date="2015-04-15T13:40:00Z">
          <w:pPr>
            <w:pStyle w:val="Heading2"/>
          </w:pPr>
        </w:pPrChange>
      </w:pPr>
      <w:bookmarkStart w:id="50" w:name="_Toc415597184"/>
      <w:r>
        <w:t>Feature Switches and Flags</w:t>
      </w:r>
      <w:bookmarkEnd w:id="50"/>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053AB0">
      <w:pPr>
        <w:pStyle w:val="Heading4"/>
        <w:pPrChange w:id="51" w:author="Bonnie Jonkman" w:date="2015-04-15T13:40:00Z">
          <w:pPr>
            <w:pStyle w:val="Heading3"/>
          </w:pPr>
        </w:pPrChange>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2164B3A1" w14:textId="77777777" w:rsidR="00EF174A" w:rsidRDefault="00EF174A" w:rsidP="00053AB0">
      <w:pPr>
        <w:pStyle w:val="Heading4"/>
        <w:pPrChange w:id="52" w:author="Bonnie Jonkman" w:date="2015-04-15T13:40:00Z">
          <w:pPr>
            <w:pStyle w:val="Heading3"/>
          </w:pPr>
        </w:pPrChange>
      </w:pPr>
      <w:proofErr w:type="spellStart"/>
      <w:r>
        <w:t>CompAero</w:t>
      </w:r>
      <w:proofErr w:type="spellEnd"/>
      <w:r>
        <w:t>: Compute aerodynamic loads [0 or 1]</w:t>
      </w:r>
    </w:p>
    <w:p w14:paraId="2164B3A2" w14:textId="77777777" w:rsidR="00EF174A" w:rsidRDefault="00EF174A" w:rsidP="00460C71">
      <w:r>
        <w:t>0: Do not calculate aerodynamic loads</w:t>
      </w:r>
      <w:r>
        <w:br/>
        <w:t>1: Use AeroDyn</w:t>
      </w:r>
      <w:r w:rsidR="00845AC5">
        <w:t xml:space="preserve"> for aerodynamic loads</w:t>
      </w:r>
    </w:p>
    <w:p w14:paraId="2164B3A3" w14:textId="77777777" w:rsidR="00EF174A" w:rsidRDefault="00EF174A" w:rsidP="00053AB0">
      <w:pPr>
        <w:pStyle w:val="Heading4"/>
        <w:pPrChange w:id="53" w:author="Bonnie Jonkman" w:date="2015-04-15T13:40:00Z">
          <w:pPr>
            <w:pStyle w:val="Heading3"/>
          </w:pPr>
        </w:pPrChange>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r>
      <w:proofErr w:type="gramStart"/>
      <w:r>
        <w:t>1</w:t>
      </w:r>
      <w:proofErr w:type="gramEnd"/>
      <w:r>
        <w:t>: Use ServoDyn</w:t>
      </w:r>
      <w:r w:rsidR="00845AC5">
        <w:t xml:space="preserve"> for control and electrical-drive dynamics</w:t>
      </w:r>
    </w:p>
    <w:p w14:paraId="2164B3A5" w14:textId="77777777" w:rsidR="00EF174A" w:rsidRDefault="00EF174A" w:rsidP="00053AB0">
      <w:pPr>
        <w:pStyle w:val="Heading4"/>
        <w:pPrChange w:id="54" w:author="Bonnie Jonkman" w:date="2015-04-15T13:40:00Z">
          <w:pPr>
            <w:pStyle w:val="Heading3"/>
          </w:pPr>
        </w:pPrChange>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053AB0">
      <w:pPr>
        <w:pStyle w:val="Heading4"/>
        <w:pPrChange w:id="55" w:author="Bonnie Jonkman" w:date="2015-04-15T13:40:00Z">
          <w:pPr>
            <w:pStyle w:val="Heading3"/>
          </w:pPr>
        </w:pPrChange>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053AB0">
      <w:pPr>
        <w:pStyle w:val="Heading4"/>
        <w:pPrChange w:id="56" w:author="Bonnie Jonkman" w:date="2015-04-15T13:40:00Z">
          <w:pPr>
            <w:pStyle w:val="Heading3"/>
          </w:pPr>
        </w:pPrChange>
      </w:pPr>
      <w:proofErr w:type="spellStart"/>
      <w:r>
        <w:lastRenderedPageBreak/>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053AB0">
      <w:pPr>
        <w:pStyle w:val="Heading4"/>
        <w:pPrChange w:id="57" w:author="Bonnie Jonkman" w:date="2015-04-15T13:40:00Z">
          <w:pPr>
            <w:pStyle w:val="Heading3"/>
          </w:pPr>
        </w:pPrChange>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053AB0">
      <w:pPr>
        <w:pStyle w:val="Heading4"/>
        <w:pPrChange w:id="58" w:author="Bonnie Jonkman" w:date="2015-04-15T13:40:00Z">
          <w:pPr>
            <w:pStyle w:val="Heading3"/>
          </w:pPr>
        </w:pPrChange>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053AB0">
      <w:pPr>
        <w:pStyle w:val="Heading4"/>
        <w:pPrChange w:id="59" w:author="Bonnie Jonkman" w:date="2015-04-15T13:40:00Z">
          <w:pPr>
            <w:pStyle w:val="Heading3"/>
          </w:pPr>
        </w:pPrChange>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053AB0">
      <w:pPr>
        <w:pStyle w:val="Heading3"/>
        <w:pPrChange w:id="60" w:author="Bonnie Jonkman" w:date="2015-04-15T13:40:00Z">
          <w:pPr>
            <w:pStyle w:val="Heading2"/>
          </w:pPr>
        </w:pPrChange>
      </w:pPr>
      <w:bookmarkStart w:id="61" w:name="_Toc415597185"/>
      <w:r>
        <w:t>Input Files</w:t>
      </w:r>
      <w:bookmarkEnd w:id="61"/>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053AB0">
      <w:pPr>
        <w:pStyle w:val="Heading4"/>
        <w:pPrChange w:id="62" w:author="Bonnie Jonkman" w:date="2015-04-15T13:40:00Z">
          <w:pPr>
            <w:pStyle w:val="Heading3"/>
          </w:pPr>
        </w:pPrChange>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053AB0">
      <w:pPr>
        <w:pStyle w:val="Heading4"/>
        <w:pPrChange w:id="63" w:author="Bonnie Jonkman" w:date="2015-04-15T13:40:00Z">
          <w:pPr>
            <w:pStyle w:val="Heading3"/>
          </w:pPr>
        </w:pPrChange>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053AB0">
      <w:pPr>
        <w:pStyle w:val="Heading4"/>
        <w:pPrChange w:id="64" w:author="Bonnie Jonkman" w:date="2015-04-15T13:40:00Z">
          <w:pPr>
            <w:pStyle w:val="Heading3"/>
          </w:pPr>
        </w:pPrChange>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053AB0">
      <w:pPr>
        <w:pStyle w:val="Heading4"/>
        <w:pPrChange w:id="65" w:author="Bonnie Jonkman" w:date="2015-04-15T13:40:00Z">
          <w:pPr>
            <w:pStyle w:val="Heading3"/>
          </w:pPr>
        </w:pPrChange>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2164B3BE" w14:textId="77777777" w:rsidR="001D3CFF" w:rsidRDefault="001D3CFF" w:rsidP="00053AB0">
      <w:pPr>
        <w:pStyle w:val="Heading4"/>
        <w:pPrChange w:id="66" w:author="Bonnie Jonkman" w:date="2015-04-15T13:40:00Z">
          <w:pPr>
            <w:pStyle w:val="Heading3"/>
          </w:pPr>
        </w:pPrChange>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053AB0">
      <w:pPr>
        <w:pStyle w:val="Heading4"/>
        <w:pPrChange w:id="67" w:author="Bonnie Jonkman" w:date="2015-04-15T13:41:00Z">
          <w:pPr>
            <w:pStyle w:val="Heading3"/>
          </w:pPr>
        </w:pPrChange>
      </w:pPr>
      <w:proofErr w:type="spellStart"/>
      <w:r>
        <w:t>ServoFile</w:t>
      </w:r>
      <w:proofErr w:type="spellEnd"/>
      <w:r>
        <w:t>: Name of file containing control and electrical-drive input parameters [-]</w:t>
      </w:r>
    </w:p>
    <w:p w14:paraId="2164B3C1" w14:textId="7777777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2" w14:textId="77777777" w:rsidR="001336DD" w:rsidRDefault="001336DD" w:rsidP="00053AB0">
      <w:pPr>
        <w:pStyle w:val="Heading4"/>
        <w:pPrChange w:id="68" w:author="Bonnie Jonkman" w:date="2015-04-15T13:41:00Z">
          <w:pPr>
            <w:pStyle w:val="Heading3"/>
          </w:pPr>
        </w:pPrChange>
      </w:pPr>
      <w:proofErr w:type="spellStart"/>
      <w:r>
        <w:t>HydroFile</w:t>
      </w:r>
      <w:proofErr w:type="spellEnd"/>
      <w:r>
        <w:t>: Name of file containing hydrodynamic input parameters [-]</w:t>
      </w:r>
    </w:p>
    <w:p w14:paraId="2164B3C3" w14:textId="7777777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4" w14:textId="77777777" w:rsidR="001336DD" w:rsidRDefault="001336DD" w:rsidP="00053AB0">
      <w:pPr>
        <w:pStyle w:val="Heading4"/>
        <w:pPrChange w:id="69" w:author="Bonnie Jonkman" w:date="2015-04-15T13:41:00Z">
          <w:pPr>
            <w:pStyle w:val="Heading3"/>
          </w:pPr>
        </w:pPrChange>
      </w:pPr>
      <w:proofErr w:type="spellStart"/>
      <w:r>
        <w:lastRenderedPageBreak/>
        <w:t>SubFile</w:t>
      </w:r>
      <w:proofErr w:type="spellEnd"/>
      <w:r>
        <w:t xml:space="preserve">: Name of file containing </w:t>
      </w:r>
      <w:r w:rsidR="0047266F">
        <w:t>sub-structural</w:t>
      </w:r>
      <w:r>
        <w:t xml:space="preserve"> input parameters [-]</w:t>
      </w:r>
    </w:p>
    <w:p w14:paraId="2164B3C5" w14:textId="77777777"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14:paraId="2164B3C6" w14:textId="77777777" w:rsidR="00C22E8D" w:rsidRDefault="00C22E8D" w:rsidP="00053AB0">
      <w:pPr>
        <w:pStyle w:val="Heading4"/>
        <w:pPrChange w:id="70" w:author="Bonnie Jonkman" w:date="2015-04-15T13:41:00Z">
          <w:pPr>
            <w:pStyle w:val="Heading3"/>
          </w:pPr>
        </w:pPrChange>
      </w:pPr>
      <w:proofErr w:type="spellStart"/>
      <w:r>
        <w:t>MooringFile</w:t>
      </w:r>
      <w:proofErr w:type="spellEnd"/>
      <w:r>
        <w:t>: Name of file containing mooring system input parameters [-]</w:t>
      </w:r>
    </w:p>
    <w:p w14:paraId="2164B3C7" w14:textId="14F54D7A" w:rsidR="00C22E8D" w:rsidRPr="00B76B55" w:rsidRDefault="00C22E8D" w:rsidP="00C22E8D">
      <w:r>
        <w:t>This is the name of the MAP</w:t>
      </w:r>
      <w:r w:rsidR="00DD7DF7">
        <w:t>++</w:t>
      </w:r>
      <w:r>
        <w:t xml:space="preserve"> (</w:t>
      </w:r>
      <w:proofErr w:type="spellStart"/>
      <w:r w:rsidRPr="00C22E8D">
        <w:rPr>
          <w:b/>
        </w:rPr>
        <w:t>CompMooring</w:t>
      </w:r>
      <w:proofErr w:type="spellEnd"/>
      <w:r>
        <w:t xml:space="preserve"> = 1)</w:t>
      </w:r>
      <w:r w:rsidR="00DD7DF7">
        <w:t>,</w:t>
      </w:r>
      <w:r>
        <w:t xml:space="preserve"> FEAMooring (</w:t>
      </w:r>
      <w:proofErr w:type="spellStart"/>
      <w:r w:rsidRPr="00C22E8D">
        <w:rPr>
          <w:b/>
        </w:rPr>
        <w:t>CompMooring</w:t>
      </w:r>
      <w:proofErr w:type="spellEnd"/>
      <w:r>
        <w:t xml:space="preserve"> = 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r w:rsidR="00DD7DF7">
        <w:t xml:space="preserve"> = 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14:paraId="2164B3C8" w14:textId="77777777" w:rsidR="00EB34CB" w:rsidRDefault="00EB34CB" w:rsidP="00053AB0">
      <w:pPr>
        <w:pStyle w:val="Heading4"/>
        <w:pPrChange w:id="71" w:author="Bonnie Jonkman" w:date="2015-04-15T13:41:00Z">
          <w:pPr>
            <w:pStyle w:val="Heading3"/>
          </w:pPr>
        </w:pPrChange>
      </w:pPr>
      <w:proofErr w:type="spellStart"/>
      <w:r>
        <w:t>IceFile</w:t>
      </w:r>
      <w:proofErr w:type="spellEnd"/>
      <w:r>
        <w:t>: Name of file containing ice input parameters [-]</w:t>
      </w:r>
    </w:p>
    <w:p w14:paraId="2164B3C9" w14:textId="77777777"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14:paraId="2164B3CA" w14:textId="77777777" w:rsidR="00D37DB1" w:rsidRDefault="00D37DB1" w:rsidP="00053AB0">
      <w:pPr>
        <w:pStyle w:val="Heading3"/>
        <w:pPrChange w:id="72" w:author="Bonnie Jonkman" w:date="2015-04-15T13:41:00Z">
          <w:pPr>
            <w:pStyle w:val="Heading2"/>
          </w:pPr>
        </w:pPrChange>
      </w:pPr>
      <w:bookmarkStart w:id="73" w:name="_Toc415597186"/>
      <w:r>
        <w:t>Output</w:t>
      </w:r>
      <w:bookmarkEnd w:id="73"/>
    </w:p>
    <w:p w14:paraId="2164B3CB" w14:textId="7AA046E7" w:rsidR="002E52E3" w:rsidRPr="002E52E3" w:rsidRDefault="002E52E3" w:rsidP="002E52E3">
      <w:r>
        <w:t xml:space="preserve">This section </w:t>
      </w:r>
      <w:ins w:id="74" w:author="Bonnie Jonkman" w:date="2015-04-15T13:41:00Z">
        <w:r w:rsidR="00053AB0">
          <w:t xml:space="preserve">of the primary FAST input file </w:t>
        </w:r>
      </w:ins>
      <w:r>
        <w:t>deals with what can be output from a FAST simulation.</w:t>
      </w:r>
    </w:p>
    <w:p w14:paraId="2164B3CC" w14:textId="77777777" w:rsidR="00C22E8D" w:rsidRDefault="00D37DB1" w:rsidP="00053AB0">
      <w:pPr>
        <w:pStyle w:val="Heading4"/>
        <w:pPrChange w:id="75" w:author="Bonnie Jonkman" w:date="2015-04-15T13:41:00Z">
          <w:pPr>
            <w:pStyle w:val="Heading3"/>
          </w:pPr>
        </w:pPrChange>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053AB0">
      <w:pPr>
        <w:pStyle w:val="Heading4"/>
        <w:pPrChange w:id="76" w:author="Bonnie Jonkman" w:date="2015-04-15T13:41:00Z">
          <w:pPr>
            <w:pStyle w:val="Heading3"/>
          </w:pPr>
        </w:pPrChange>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053AB0">
      <w:pPr>
        <w:pStyle w:val="Heading4"/>
        <w:rPr>
          <w:ins w:id="77" w:author="Bonnie Jonkman" w:date="2015-04-15T13:32:00Z"/>
        </w:rPr>
        <w:pPrChange w:id="78" w:author="Bonnie Jonkman" w:date="2015-04-15T13:41:00Z">
          <w:pPr>
            <w:pStyle w:val="Heading3"/>
          </w:pPr>
        </w:pPrChange>
      </w:pPr>
      <w:proofErr w:type="spellStart"/>
      <w:ins w:id="79"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639C4FE7" w:rsidR="00E33AF0" w:rsidRDefault="00E33AF0" w:rsidP="00E33AF0">
      <w:pPr>
        <w:rPr>
          <w:ins w:id="80" w:author="Bonnie Jonkman" w:date="2015-04-15T13:35:00Z"/>
        </w:rPr>
        <w:pPrChange w:id="81" w:author="Bonnie Jonkman" w:date="2015-04-15T13:35:00Z">
          <w:pPr>
            <w:pStyle w:val="Heading3"/>
          </w:pPr>
        </w:pPrChange>
      </w:pPr>
      <w:ins w:id="82" w:author="Bonnie Jonkman" w:date="2015-04-15T13:35:00Z">
        <w:r>
          <w:t xml:space="preserve">This input determines how frequently checkpoint files should be written. Checkpoint files are used for restart capability; short simulations should set </w:t>
        </w:r>
        <w:proofErr w:type="spellStart"/>
        <w:r w:rsidRPr="00E33AF0">
          <w:rPr>
            <w:b/>
            <w:rPrChange w:id="83" w:author="Bonnie Jonkman" w:date="2015-04-15T13:36:00Z">
              <w:rPr/>
            </w:rPrChange>
          </w:rPr>
          <w:t>ChkptTime</w:t>
        </w:r>
        <w:proofErr w:type="spellEnd"/>
        <w:r>
          <w:t xml:space="preserve"> to be larger than the simulation time, </w:t>
        </w:r>
        <w:proofErr w:type="spellStart"/>
        <w:r w:rsidRPr="00E33AF0">
          <w:rPr>
            <w:b/>
            <w:rPrChange w:id="84" w:author="Bonnie Jonkman" w:date="2015-04-15T13:36:00Z">
              <w:rPr/>
            </w:rPrChange>
          </w:rPr>
          <w:t>TMax</w:t>
        </w:r>
        <w:proofErr w:type="spellEnd"/>
        <w:r>
          <w:t>.</w:t>
        </w:r>
      </w:ins>
      <w:ins w:id="85" w:author="Bonnie Jonkman" w:date="2015-04-15T13:43:00Z">
        <w:r w:rsidR="00053AB0">
          <w:t xml:space="preserve"> For more information on checkpoint files and restart</w:t>
        </w:r>
        <w:r w:rsidR="00603778">
          <w:t xml:space="preserve"> capability in FAST, see section, “</w:t>
        </w:r>
      </w:ins>
      <w:ins w:id="86" w:author="Bonnie Jonkman" w:date="2015-04-15T13:44:00Z">
        <w:r w:rsidR="00603778">
          <w:fldChar w:fldCharType="begin"/>
        </w:r>
        <w:r w:rsidR="00603778">
          <w:instrText xml:space="preserve"> REF _Ref416868785 \h </w:instrText>
        </w:r>
      </w:ins>
      <w:r w:rsidR="00603778">
        <w:fldChar w:fldCharType="separate"/>
      </w:r>
      <w:ins w:id="87" w:author="Bonnie Jonkman" w:date="2015-04-15T13:44:00Z">
        <w:r w:rsidR="00603778">
          <w:t>Checkpoint Files (Restart Capability)</w:t>
        </w:r>
        <w:r w:rsidR="00603778">
          <w:fldChar w:fldCharType="end"/>
        </w:r>
      </w:ins>
      <w:ins w:id="88" w:author="Bonnie Jonkman" w:date="2015-04-15T13:43:00Z">
        <w:r w:rsidR="00603778">
          <w:t>” in the document.</w:t>
        </w:r>
      </w:ins>
    </w:p>
    <w:p w14:paraId="2164B3D1" w14:textId="77777777" w:rsidR="00C84D03" w:rsidRDefault="00C84D03" w:rsidP="00053AB0">
      <w:pPr>
        <w:pStyle w:val="Heading4"/>
        <w:pPrChange w:id="89" w:author="Bonnie Jonkman" w:date="2015-04-15T13:41:00Z">
          <w:pPr>
            <w:pStyle w:val="Heading3"/>
          </w:pPr>
        </w:pPrChange>
      </w:pPr>
      <w:proofErr w:type="spellStart"/>
      <w:r>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053AB0">
      <w:pPr>
        <w:pStyle w:val="Heading4"/>
        <w:pPrChange w:id="90" w:author="Bonnie Jonkman" w:date="2015-04-15T13:41:00Z">
          <w:pPr>
            <w:pStyle w:val="Heading3"/>
          </w:pPr>
        </w:pPrChange>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053AB0">
      <w:pPr>
        <w:pStyle w:val="Heading4"/>
        <w:pPrChange w:id="91" w:author="Bonnie Jonkman" w:date="2015-04-15T13:41:00Z">
          <w:pPr>
            <w:pStyle w:val="Heading3"/>
          </w:pPr>
        </w:pPrChange>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lastRenderedPageBreak/>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053AB0">
      <w:pPr>
        <w:pStyle w:val="Heading4"/>
        <w:pPrChange w:id="92" w:author="Bonnie Jonkman" w:date="2015-04-15T13:41:00Z">
          <w:pPr>
            <w:pStyle w:val="Heading3"/>
          </w:pPr>
        </w:pPrChange>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053AB0">
      <w:pPr>
        <w:pStyle w:val="Heading4"/>
        <w:pPrChange w:id="93" w:author="Bonnie Jonkman" w:date="2015-04-15T13:41:00Z">
          <w:pPr>
            <w:pStyle w:val="Heading3"/>
          </w:pPr>
        </w:pPrChange>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053AB0">
      <w:pPr>
        <w:pStyle w:val="Heading2"/>
        <w:rPr>
          <w:ins w:id="94" w:author="Bonnie Jonkman" w:date="2015-04-15T13:42:00Z"/>
        </w:rPr>
        <w:pPrChange w:id="95" w:author="Bonnie Jonkman" w:date="2015-04-15T13:42:00Z">
          <w:pPr>
            <w:pStyle w:val="Heading1"/>
          </w:pPr>
        </w:pPrChange>
      </w:pPr>
      <w:bookmarkStart w:id="96" w:name="_Toc415597187"/>
      <w:bookmarkStart w:id="97" w:name="_Ref416868785"/>
      <w:ins w:id="98" w:author="Bonnie Jonkman" w:date="2015-04-15T13:42:00Z">
        <w:r>
          <w:t>Checkpoint Files (Restart Capability)</w:t>
        </w:r>
        <w:bookmarkEnd w:id="97"/>
      </w:ins>
    </w:p>
    <w:p w14:paraId="27576A51" w14:textId="77777777" w:rsidR="00053AB0" w:rsidRDefault="00053AB0" w:rsidP="00053AB0">
      <w:pPr>
        <w:rPr>
          <w:ins w:id="99" w:author="Bonnie Jonkman" w:date="2015-04-15T13:52:00Z"/>
        </w:rPr>
      </w:pPr>
      <w:ins w:id="100"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101" w:author="Bonnie Jonkman" w:date="2015-04-15T13:52:00Z"/>
        </w:rPr>
      </w:pPr>
      <w:ins w:id="102" w:author="Bonnie Jonkman" w:date="2015-04-15T13:52:00Z">
        <w:r>
          <w:t xml:space="preserve">If you generate a checkpoint file, </w:t>
        </w:r>
      </w:ins>
      <w:ins w:id="103" w:author="Bonnie Jonkman" w:date="2015-04-15T14:03:00Z">
        <w:r w:rsidR="002351D0">
          <w:t>keep in mind the following caveats:</w:t>
        </w:r>
      </w:ins>
    </w:p>
    <w:p w14:paraId="439529C9" w14:textId="3745A899" w:rsidR="00CF6546" w:rsidRDefault="00CF6546" w:rsidP="00CF6546">
      <w:pPr>
        <w:pStyle w:val="ListParagraph"/>
        <w:numPr>
          <w:ilvl w:val="0"/>
          <w:numId w:val="29"/>
        </w:numPr>
        <w:rPr>
          <w:ins w:id="104" w:author="Bonnie Jonkman" w:date="2015-04-15T13:54:00Z"/>
        </w:rPr>
        <w:pPrChange w:id="105" w:author="Bonnie Jonkman" w:date="2015-04-15T13:52:00Z">
          <w:pPr/>
        </w:pPrChange>
      </w:pPr>
      <w:ins w:id="106" w:author="Bonnie Jonkman" w:date="2015-04-15T13:52:00Z">
        <w:r>
          <w:t>Any Bladed-style DLL used for control</w:t>
        </w:r>
      </w:ins>
      <w:ins w:id="107" w:author="Bonnie Jonkman" w:date="2015-04-15T13:53:00Z">
        <w:r>
          <w:t xml:space="preserve"> must </w:t>
        </w:r>
        <w:r w:rsidR="00C66AA9">
          <w:t xml:space="preserve">be modified for checkpoint/restart capability. We </w:t>
        </w:r>
      </w:ins>
      <w:ins w:id="108" w:author="Bonnie Jonkman" w:date="2015-04-15T13:54:00Z">
        <w:r w:rsidR="00C66AA9">
          <w:t>have made these modifications to the DLL</w:t>
        </w:r>
      </w:ins>
      <w:ins w:id="109" w:author="Bonnie Jonkman" w:date="2015-04-15T14:00:00Z">
        <w:r w:rsidR="00C66AA9">
          <w:t xml:space="preserve"> </w:t>
        </w:r>
        <w:r w:rsidR="00C66AA9" w:rsidRPr="00C66AA9">
          <w:rPr>
            <w:highlight w:val="yellow"/>
            <w:rPrChange w:id="110" w:author="Bonnie Jonkman" w:date="2015-04-15T14:00:00Z">
              <w:rPr/>
            </w:rPrChange>
          </w:rPr>
          <w:t>(reference BLADED manual here?)</w:t>
        </w:r>
      </w:ins>
      <w:ins w:id="111" w:author="Bonnie Jonkman" w:date="2015-04-15T13:54:00Z">
        <w:r w:rsidR="00C66AA9">
          <w:t>:</w:t>
        </w:r>
      </w:ins>
    </w:p>
    <w:p w14:paraId="49CBC356" w14:textId="09D4744B" w:rsidR="00C66AA9" w:rsidRDefault="00C66AA9" w:rsidP="00C66AA9">
      <w:pPr>
        <w:pStyle w:val="ListParagraph"/>
        <w:numPr>
          <w:ilvl w:val="1"/>
          <w:numId w:val="29"/>
        </w:numPr>
        <w:rPr>
          <w:ins w:id="112" w:author="Bonnie Jonkman" w:date="2015-04-15T13:56:00Z"/>
        </w:rPr>
        <w:pPrChange w:id="113" w:author="Bonnie Jonkman" w:date="2015-04-15T13:54:00Z">
          <w:pPr/>
        </w:pPrChange>
      </w:pPr>
      <w:ins w:id="114" w:author="Bonnie Jonkman" w:date="2015-04-15T13:55:00Z">
        <w:r>
          <w:t xml:space="preserve">When record </w:t>
        </w:r>
        <w:proofErr w:type="gramStart"/>
        <w:r>
          <w:t>1</w:t>
        </w:r>
        <w:proofErr w:type="gramEnd"/>
        <w:r>
          <w:t xml:space="preserve"> of the </w:t>
        </w:r>
      </w:ins>
      <w:ins w:id="115" w:author="Bonnie Jonkman" w:date="2015-04-15T13:57:00Z">
        <w:r>
          <w:t>“DATA” (</w:t>
        </w:r>
      </w:ins>
      <w:proofErr w:type="spellStart"/>
      <w:ins w:id="116" w:author="Bonnie Jonkman" w:date="2015-04-15T13:55:00Z">
        <w:r>
          <w:t>avrSwap</w:t>
        </w:r>
      </w:ins>
      <w:proofErr w:type="spellEnd"/>
      <w:ins w:id="117" w:author="Bonnie Jonkman" w:date="2015-04-15T13:57:00Z">
        <w:r>
          <w:t>)</w:t>
        </w:r>
      </w:ins>
      <w:ins w:id="118" w:author="Bonnie Jonkman" w:date="2015-04-15T13:55:00Z">
        <w:r>
          <w:t xml:space="preserve"> array is </w:t>
        </w:r>
      </w:ins>
      <w:ins w:id="119" w:author="Bonnie Jonkman" w:date="2015-04-15T13:57:00Z">
        <w:r>
          <w:t>–</w:t>
        </w:r>
      </w:ins>
      <w:ins w:id="120" w:author="Bonnie Jonkman" w:date="2015-04-15T13:55:00Z">
        <w:r>
          <w:t xml:space="preserve">8, the DLL should create a checkpoint file. The file must be named according to the file name passed in </w:t>
        </w:r>
      </w:ins>
      <w:ins w:id="121" w:author="Bonnie Jonkman" w:date="2015-04-15T13:56:00Z">
        <w:r>
          <w:t xml:space="preserve">argument “INFILE” for this call. </w:t>
        </w:r>
      </w:ins>
      <w:ins w:id="122" w:author="Bonnie Jonkman" w:date="2015-04-15T13:57:00Z">
        <w:r>
          <w:t xml:space="preserve">This file must contain all static </w:t>
        </w:r>
      </w:ins>
      <w:ins w:id="123" w:author="Bonnie Jonkman" w:date="2015-04-15T13:58:00Z">
        <w:r>
          <w:t>data</w:t>
        </w:r>
      </w:ins>
      <w:ins w:id="124" w:author="Bonnie Jonkman" w:date="2015-04-15T13:57:00Z">
        <w:r>
          <w:t xml:space="preserve"> in the DLL that </w:t>
        </w:r>
      </w:ins>
      <w:ins w:id="125" w:author="Bonnie Jonkman" w:date="2015-04-15T13:58:00Z">
        <w:r>
          <w:t>is</w:t>
        </w:r>
      </w:ins>
      <w:ins w:id="126" w:author="Bonnie Jonkman" w:date="2015-04-15T13:57:00Z">
        <w:r>
          <w:t xml:space="preserve"> necessary to </w:t>
        </w:r>
      </w:ins>
      <w:ins w:id="127" w:author="Bonnie Jonkman" w:date="2015-04-15T13:58:00Z">
        <w:r>
          <w:t>start the DLL in the middle of the simulation.</w:t>
        </w:r>
      </w:ins>
    </w:p>
    <w:p w14:paraId="1FF35152" w14:textId="4FB3941B" w:rsidR="00C66AA9" w:rsidRDefault="00C66AA9" w:rsidP="00C66AA9">
      <w:pPr>
        <w:pStyle w:val="ListParagraph"/>
        <w:numPr>
          <w:ilvl w:val="1"/>
          <w:numId w:val="29"/>
        </w:numPr>
        <w:rPr>
          <w:ins w:id="128" w:author="Bonnie Jonkman" w:date="2015-04-15T14:01:00Z"/>
        </w:rPr>
        <w:pPrChange w:id="129" w:author="Bonnie Jonkman" w:date="2015-04-15T13:54:00Z">
          <w:pPr/>
        </w:pPrChange>
      </w:pPr>
      <w:ins w:id="130" w:author="Bonnie Jonkman" w:date="2015-04-15T13:57:00Z">
        <w:r>
          <w:t xml:space="preserve">When record </w:t>
        </w:r>
        <w:proofErr w:type="gramStart"/>
        <w:r>
          <w:t>1</w:t>
        </w:r>
        <w:proofErr w:type="gramEnd"/>
        <w:r>
          <w:t xml:space="preserve"> of the </w:t>
        </w:r>
        <w:r>
          <w:t>“DATA” (</w:t>
        </w:r>
        <w:proofErr w:type="spellStart"/>
        <w:r>
          <w:t>avrSwap</w:t>
        </w:r>
        <w:proofErr w:type="spellEnd"/>
        <w:r>
          <w:t>) array is –</w:t>
        </w:r>
        <w:r>
          <w:t>9</w:t>
        </w:r>
        <w:r>
          <w:t xml:space="preserve">, the DLL should </w:t>
        </w:r>
      </w:ins>
      <w:ins w:id="131" w:author="Bonnie Jonkman" w:date="2015-04-15T13:58:00Z">
        <w:r>
          <w:t xml:space="preserve">read the </w:t>
        </w:r>
      </w:ins>
      <w:ins w:id="132" w:author="Bonnie Jonkman" w:date="2015-04-15T13:57:00Z">
        <w:r>
          <w:t>checkpoint file</w:t>
        </w:r>
      </w:ins>
      <w:ins w:id="133" w:author="Bonnie Jonkman" w:date="2015-04-15T13:58:00Z">
        <w:r>
          <w:t xml:space="preserve"> whose named is specified in the </w:t>
        </w:r>
      </w:ins>
      <w:ins w:id="134" w:author="Bonnie Jonkman" w:date="2015-04-15T13:59:00Z">
        <w:r>
          <w:t>argument</w:t>
        </w:r>
      </w:ins>
      <w:ins w:id="135" w:author="Bonnie Jonkman" w:date="2015-04-15T13:58:00Z">
        <w:r>
          <w:t xml:space="preserve"> </w:t>
        </w:r>
      </w:ins>
      <w:ins w:id="136" w:author="Bonnie Jonkman" w:date="2015-04-15T13:59:00Z">
        <w:r>
          <w:t xml:space="preserve">“INFILE”. The data from this file should be used to set the values of any static variables contained in the DLL so that the simulation can continue </w:t>
        </w:r>
      </w:ins>
      <w:ins w:id="137" w:author="Bonnie Jonkman" w:date="2015-04-15T14:00:00Z">
        <w:r>
          <w:t>from that point.</w:t>
        </w:r>
      </w:ins>
    </w:p>
    <w:p w14:paraId="42F901C8" w14:textId="03DE9EC9" w:rsidR="00C955A4" w:rsidRDefault="00C955A4" w:rsidP="00C955A4">
      <w:pPr>
        <w:pStyle w:val="ListParagraph"/>
        <w:numPr>
          <w:ilvl w:val="0"/>
          <w:numId w:val="29"/>
        </w:numPr>
        <w:rPr>
          <w:ins w:id="138" w:author="Bonnie Jonkman" w:date="2015-04-15T14:04:00Z"/>
        </w:rPr>
        <w:pPrChange w:id="139" w:author="Bonnie Jonkman" w:date="2015-04-15T14:01:00Z">
          <w:pPr/>
        </w:pPrChange>
      </w:pPr>
      <w:ins w:id="140" w:author="Bonnie Jonkman" w:date="2015-04-15T14:01:00Z">
        <w:r>
          <w:lastRenderedPageBreak/>
          <w:t xml:space="preserve">Any files that were open when the checkpoint file was created will not be open on restart. </w:t>
        </w:r>
      </w:ins>
      <w:ins w:id="141" w:author="Bonnie Jonkman" w:date="2015-04-15T14:03:00Z">
        <w:r w:rsidR="00176F14">
          <w:t>We recommend you use only binary output files when starting from checkpoint</w:t>
        </w:r>
      </w:ins>
      <w:ins w:id="142" w:author="Bonnie Jonkman" w:date="2015-04-15T14:04:00Z">
        <w:r w:rsidR="00176F14">
          <w:t xml:space="preserve"> files.</w:t>
        </w:r>
      </w:ins>
    </w:p>
    <w:p w14:paraId="0E7E2E9C" w14:textId="2C171206" w:rsidR="00176F14" w:rsidRPr="00E33AF0" w:rsidRDefault="00176F14" w:rsidP="00C955A4">
      <w:pPr>
        <w:pStyle w:val="ListParagraph"/>
        <w:numPr>
          <w:ilvl w:val="0"/>
          <w:numId w:val="29"/>
        </w:numPr>
        <w:rPr>
          <w:ins w:id="143" w:author="Bonnie Jonkman" w:date="2015-04-15T13:42:00Z"/>
        </w:rPr>
        <w:pPrChange w:id="144" w:author="Bonnie Jonkman" w:date="2015-04-15T14:01:00Z">
          <w:pPr/>
        </w:pPrChange>
      </w:pPr>
      <w:ins w:id="145" w:author="Bonnie Jonkman" w:date="2015-04-15T14:04:00Z">
        <w:r>
          <w:t>The user-defined control routines are not available for checkpoint restart.</w:t>
        </w:r>
      </w:ins>
    </w:p>
    <w:p w14:paraId="268105F5" w14:textId="77777777" w:rsidR="00053AB0" w:rsidRDefault="00053AB0" w:rsidP="00053AB0">
      <w:pPr>
        <w:pStyle w:val="Heading1"/>
      </w:pPr>
      <w:r>
        <w:t xml:space="preserve">Certification </w:t>
      </w:r>
      <w:bookmarkStart w:id="146" w:name="_GoBack"/>
      <w:bookmarkEnd w:id="146"/>
      <w:r>
        <w:t>Tests</w:t>
      </w:r>
    </w:p>
    <w:p w14:paraId="3ECE5BA0" w14:textId="77777777" w:rsidR="00053AB0" w:rsidRDefault="00053AB0" w:rsidP="00053AB0">
      <w:r>
        <w:fldChar w:fldCharType="begin"/>
      </w:r>
      <w:r>
        <w:instrText xml:space="preserve"> REF _Ref391844734 \h </w:instrText>
      </w:r>
      <w:r>
        <w:fldChar w:fldCharType="separate"/>
      </w:r>
      <w:r>
        <w:t xml:space="preserve">Table </w:t>
      </w:r>
      <w:r>
        <w:rPr>
          <w:noProof/>
        </w:rPr>
        <w:t>3</w:t>
      </w:r>
      <w:r>
        <w:fldChar w:fldCharType="end"/>
      </w:r>
      <w:r>
        <w:t xml:space="preserve"> lists the tests (1-25) and models available in the FAST CertTest folder:</w:t>
      </w:r>
    </w:p>
    <w:p w14:paraId="0D9DD7E1" w14:textId="77777777" w:rsidR="00053AB0" w:rsidRDefault="00053AB0" w:rsidP="00053AB0">
      <w:pPr>
        <w:pStyle w:val="Caption"/>
        <w:keepNext/>
        <w:jc w:val="center"/>
      </w:pPr>
      <w:r>
        <w:t xml:space="preserve">Table </w:t>
      </w:r>
      <w:r>
        <w:fldChar w:fldCharType="begin"/>
      </w:r>
      <w:r>
        <w:instrText xml:space="preserve"> SEQ Table \* ARABIC </w:instrText>
      </w:r>
      <w:r>
        <w:fldChar w:fldCharType="separate"/>
      </w:r>
      <w:r>
        <w:rPr>
          <w:noProof/>
        </w:rPr>
        <w:t>3</w:t>
      </w:r>
      <w:r>
        <w:rPr>
          <w:noProof/>
        </w:rPr>
        <w:fldChar w:fldCharType="end"/>
      </w:r>
      <w:r>
        <w:t>: Certification Tests Distributed with FAST v8.10.00a-bjj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053AB0" w:rsidRPr="006E3E44" w14:paraId="604B33B1" w14:textId="77777777" w:rsidTr="00053AB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7B6F828A" w14:textId="77777777" w:rsidR="00053AB0" w:rsidRPr="006E3E44" w:rsidRDefault="00053AB0" w:rsidP="00053AB0">
            <w:pPr>
              <w:rPr>
                <w:sz w:val="18"/>
              </w:rPr>
            </w:pPr>
            <w:r w:rsidRPr="006E3E44">
              <w:rPr>
                <w:sz w:val="18"/>
              </w:rPr>
              <w:t>Test Name</w:t>
            </w:r>
          </w:p>
        </w:tc>
        <w:tc>
          <w:tcPr>
            <w:tcW w:w="0" w:type="auto"/>
          </w:tcPr>
          <w:p w14:paraId="7FEFE3FC" w14:textId="77777777" w:rsidR="00053AB0" w:rsidRPr="006E3E44" w:rsidRDefault="00053AB0" w:rsidP="00053AB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310A447E" w14:textId="77777777" w:rsidR="00053AB0" w:rsidRPr="006E3E44" w:rsidRDefault="00053AB0" w:rsidP="00053AB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71F258AF" w14:textId="77777777" w:rsidR="00053AB0" w:rsidRPr="006E3E44" w:rsidRDefault="00053AB0" w:rsidP="00053AB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79411347" w14:textId="77777777" w:rsidR="00053AB0" w:rsidRPr="006E3E44" w:rsidRDefault="00053AB0" w:rsidP="00053AB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08D859A" w14:textId="77777777" w:rsidR="00053AB0" w:rsidRPr="006E3E44" w:rsidRDefault="00053AB0" w:rsidP="00053AB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053AB0" w:rsidRPr="006E3E44" w14:paraId="675D5EB5"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0B09D5" w14:textId="77777777" w:rsidR="00053AB0" w:rsidRPr="006E3E44" w:rsidRDefault="00053AB0" w:rsidP="00053AB0">
            <w:pPr>
              <w:rPr>
                <w:sz w:val="18"/>
              </w:rPr>
            </w:pPr>
            <w:r w:rsidRPr="006E3E44">
              <w:rPr>
                <w:sz w:val="18"/>
              </w:rPr>
              <w:t>Test01</w:t>
            </w:r>
          </w:p>
        </w:tc>
        <w:tc>
          <w:tcPr>
            <w:tcW w:w="0" w:type="auto"/>
          </w:tcPr>
          <w:p w14:paraId="028505E0"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F1F84"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44A8ED30"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1FA019F0"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FDB4F"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053AB0" w:rsidRPr="006E3E44" w14:paraId="73AAF9BC"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04072D02" w14:textId="77777777" w:rsidR="00053AB0" w:rsidRPr="006E3E44" w:rsidRDefault="00053AB0" w:rsidP="00053AB0">
            <w:pPr>
              <w:rPr>
                <w:sz w:val="18"/>
              </w:rPr>
            </w:pPr>
            <w:r w:rsidRPr="006E3E44">
              <w:rPr>
                <w:sz w:val="18"/>
              </w:rPr>
              <w:t>Test02</w:t>
            </w:r>
          </w:p>
        </w:tc>
        <w:tc>
          <w:tcPr>
            <w:tcW w:w="0" w:type="auto"/>
          </w:tcPr>
          <w:p w14:paraId="225664BE"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67639DA5"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73A3ADDC"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6951D8D7"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03F89CFB"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053AB0" w:rsidRPr="006E3E44" w14:paraId="520DE832"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3B961D" w14:textId="77777777" w:rsidR="00053AB0" w:rsidRPr="006E3E44" w:rsidRDefault="00053AB0" w:rsidP="00053AB0">
            <w:pPr>
              <w:rPr>
                <w:sz w:val="18"/>
              </w:rPr>
            </w:pPr>
            <w:r w:rsidRPr="006E3E44">
              <w:rPr>
                <w:sz w:val="18"/>
              </w:rPr>
              <w:t>Test03</w:t>
            </w:r>
          </w:p>
        </w:tc>
        <w:tc>
          <w:tcPr>
            <w:tcW w:w="0" w:type="auto"/>
          </w:tcPr>
          <w:p w14:paraId="65FA90E7"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5895DADD"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07FA39A3"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581E487"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0328DF5F"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053AB0" w:rsidRPr="006E3E44" w14:paraId="00622684"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7A91B834" w14:textId="77777777" w:rsidR="00053AB0" w:rsidRPr="006E3E44" w:rsidRDefault="00053AB0" w:rsidP="00053AB0">
            <w:pPr>
              <w:rPr>
                <w:sz w:val="18"/>
              </w:rPr>
            </w:pPr>
            <w:r w:rsidRPr="006E3E44">
              <w:rPr>
                <w:sz w:val="18"/>
              </w:rPr>
              <w:t>Test04</w:t>
            </w:r>
          </w:p>
        </w:tc>
        <w:tc>
          <w:tcPr>
            <w:tcW w:w="0" w:type="auto"/>
          </w:tcPr>
          <w:p w14:paraId="4354A544"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2154FDA4"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493518C"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32AC40F3"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154482FF"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053AB0" w:rsidRPr="006E3E44" w14:paraId="39393B3F"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6C3A11" w14:textId="77777777" w:rsidR="00053AB0" w:rsidRPr="006E3E44" w:rsidRDefault="00053AB0" w:rsidP="00053AB0">
            <w:pPr>
              <w:rPr>
                <w:sz w:val="18"/>
              </w:rPr>
            </w:pPr>
            <w:r w:rsidRPr="006E3E44">
              <w:rPr>
                <w:sz w:val="18"/>
              </w:rPr>
              <w:t>Test05</w:t>
            </w:r>
          </w:p>
        </w:tc>
        <w:tc>
          <w:tcPr>
            <w:tcW w:w="0" w:type="auto"/>
          </w:tcPr>
          <w:p w14:paraId="62FC8D25"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0DBFAD0B"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0D5E485B"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750A77DD"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DA54AF4"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053AB0" w:rsidRPr="006E3E44" w14:paraId="3AA80C2F"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63A2BA19" w14:textId="77777777" w:rsidR="00053AB0" w:rsidRPr="006E3E44" w:rsidRDefault="00053AB0" w:rsidP="00053AB0">
            <w:pPr>
              <w:rPr>
                <w:sz w:val="18"/>
              </w:rPr>
            </w:pPr>
            <w:r w:rsidRPr="006E3E44">
              <w:rPr>
                <w:sz w:val="18"/>
              </w:rPr>
              <w:t>Test06</w:t>
            </w:r>
          </w:p>
        </w:tc>
        <w:tc>
          <w:tcPr>
            <w:tcW w:w="0" w:type="auto"/>
          </w:tcPr>
          <w:p w14:paraId="74CA4598"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EDCC35F"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463FBD3F"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64BFA66"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BD1CCBB"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053AB0" w:rsidRPr="006E3E44" w14:paraId="531F2D02"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E83047" w14:textId="77777777" w:rsidR="00053AB0" w:rsidRPr="006E3E44" w:rsidRDefault="00053AB0" w:rsidP="00053AB0">
            <w:pPr>
              <w:rPr>
                <w:sz w:val="18"/>
              </w:rPr>
            </w:pPr>
            <w:r w:rsidRPr="006E3E44">
              <w:rPr>
                <w:sz w:val="18"/>
              </w:rPr>
              <w:t>Test07</w:t>
            </w:r>
          </w:p>
        </w:tc>
        <w:tc>
          <w:tcPr>
            <w:tcW w:w="0" w:type="auto"/>
          </w:tcPr>
          <w:p w14:paraId="7590FF63"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56A272DF"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311DC33C"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5DD78FB0"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31B04A4D"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053AB0" w:rsidRPr="006E3E44" w14:paraId="7CC781EB"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6E0E990A" w14:textId="77777777" w:rsidR="00053AB0" w:rsidRPr="006E3E44" w:rsidRDefault="00053AB0" w:rsidP="00053AB0">
            <w:pPr>
              <w:rPr>
                <w:sz w:val="18"/>
              </w:rPr>
            </w:pPr>
            <w:r w:rsidRPr="006E3E44">
              <w:rPr>
                <w:sz w:val="18"/>
              </w:rPr>
              <w:t>Test08</w:t>
            </w:r>
          </w:p>
        </w:tc>
        <w:tc>
          <w:tcPr>
            <w:tcW w:w="0" w:type="auto"/>
          </w:tcPr>
          <w:p w14:paraId="41120361"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6B18658B"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FC8660"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6FBBD488"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13D56670"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053AB0" w:rsidRPr="006E3E44" w14:paraId="38352B50"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00D29" w14:textId="77777777" w:rsidR="00053AB0" w:rsidRPr="006E3E44" w:rsidRDefault="00053AB0" w:rsidP="00053AB0">
            <w:pPr>
              <w:rPr>
                <w:sz w:val="18"/>
              </w:rPr>
            </w:pPr>
            <w:r w:rsidRPr="006E3E44">
              <w:rPr>
                <w:sz w:val="18"/>
              </w:rPr>
              <w:t>Test09</w:t>
            </w:r>
          </w:p>
        </w:tc>
        <w:tc>
          <w:tcPr>
            <w:tcW w:w="0" w:type="auto"/>
          </w:tcPr>
          <w:p w14:paraId="249589E1"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17D7481E"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38F67666"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6228F62D"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879155B"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053AB0" w:rsidRPr="006E3E44" w14:paraId="1F7B8483"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6ACB5B13" w14:textId="77777777" w:rsidR="00053AB0" w:rsidRPr="006E3E44" w:rsidRDefault="00053AB0" w:rsidP="00053AB0">
            <w:pPr>
              <w:rPr>
                <w:sz w:val="18"/>
              </w:rPr>
            </w:pPr>
            <w:r w:rsidRPr="006E3E44">
              <w:rPr>
                <w:sz w:val="18"/>
              </w:rPr>
              <w:t>Test10</w:t>
            </w:r>
          </w:p>
        </w:tc>
        <w:tc>
          <w:tcPr>
            <w:tcW w:w="0" w:type="auto"/>
          </w:tcPr>
          <w:p w14:paraId="1671DEE4"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29809564"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44EFD886"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40525330"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14E2F5B"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053AB0" w:rsidRPr="006E3E44" w14:paraId="482C4909"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974FE2" w14:textId="77777777" w:rsidR="00053AB0" w:rsidRPr="006E3E44" w:rsidRDefault="00053AB0" w:rsidP="00053AB0">
            <w:pPr>
              <w:rPr>
                <w:sz w:val="18"/>
              </w:rPr>
            </w:pPr>
            <w:r w:rsidRPr="006E3E44">
              <w:rPr>
                <w:sz w:val="18"/>
              </w:rPr>
              <w:t>Test11</w:t>
            </w:r>
          </w:p>
        </w:tc>
        <w:tc>
          <w:tcPr>
            <w:tcW w:w="0" w:type="auto"/>
          </w:tcPr>
          <w:p w14:paraId="27E07715"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69451C45"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1B5A7363"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78095B27"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19FADE3B"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053AB0" w:rsidRPr="006E3E44" w14:paraId="17DF98C3"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65FAC2AC" w14:textId="77777777" w:rsidR="00053AB0" w:rsidRPr="006E3E44" w:rsidRDefault="00053AB0" w:rsidP="00053AB0">
            <w:pPr>
              <w:rPr>
                <w:sz w:val="18"/>
              </w:rPr>
            </w:pPr>
            <w:r w:rsidRPr="006E3E44">
              <w:rPr>
                <w:sz w:val="18"/>
              </w:rPr>
              <w:t>Test12</w:t>
            </w:r>
          </w:p>
        </w:tc>
        <w:tc>
          <w:tcPr>
            <w:tcW w:w="0" w:type="auto"/>
          </w:tcPr>
          <w:p w14:paraId="600B299B"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27481972"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1404E0BD"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1A2E8097"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0507D0BD"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053AB0" w:rsidRPr="006E3E44" w14:paraId="418D3FDD"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F429DB" w14:textId="77777777" w:rsidR="00053AB0" w:rsidRPr="006E3E44" w:rsidRDefault="00053AB0" w:rsidP="00053AB0">
            <w:pPr>
              <w:rPr>
                <w:sz w:val="18"/>
              </w:rPr>
            </w:pPr>
            <w:r w:rsidRPr="006E3E44">
              <w:rPr>
                <w:sz w:val="18"/>
              </w:rPr>
              <w:t>Test13</w:t>
            </w:r>
          </w:p>
        </w:tc>
        <w:tc>
          <w:tcPr>
            <w:tcW w:w="0" w:type="auto"/>
          </w:tcPr>
          <w:p w14:paraId="6CF6BF86"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511E7961"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19236844"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7E63AD00"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50F0D0F6"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053AB0" w:rsidRPr="006E3E44" w14:paraId="2F002D5E"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62D7DA99" w14:textId="77777777" w:rsidR="00053AB0" w:rsidRPr="006E3E44" w:rsidRDefault="00053AB0" w:rsidP="00053AB0">
            <w:pPr>
              <w:rPr>
                <w:sz w:val="18"/>
              </w:rPr>
            </w:pPr>
            <w:r>
              <w:rPr>
                <w:sz w:val="18"/>
              </w:rPr>
              <w:t>Test14</w:t>
            </w:r>
          </w:p>
        </w:tc>
        <w:tc>
          <w:tcPr>
            <w:tcW w:w="0" w:type="auto"/>
          </w:tcPr>
          <w:p w14:paraId="0DEA0D35" w14:textId="77777777" w:rsidR="00053AB0" w:rsidRPr="00071BEF" w:rsidRDefault="00053AB0" w:rsidP="00053AB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670953C3"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BDF51CE"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7152303D"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79117D48"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p>
        </w:tc>
      </w:tr>
      <w:tr w:rsidR="00053AB0" w:rsidRPr="006E3E44" w14:paraId="34FC7E43"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D92C84" w14:textId="77777777" w:rsidR="00053AB0" w:rsidRPr="006E3E44" w:rsidRDefault="00053AB0" w:rsidP="00053AB0">
            <w:pPr>
              <w:rPr>
                <w:sz w:val="18"/>
              </w:rPr>
            </w:pPr>
            <w:r w:rsidRPr="006E3E44">
              <w:rPr>
                <w:sz w:val="18"/>
              </w:rPr>
              <w:t>Test15</w:t>
            </w:r>
          </w:p>
        </w:tc>
        <w:tc>
          <w:tcPr>
            <w:tcW w:w="0" w:type="auto"/>
          </w:tcPr>
          <w:p w14:paraId="0A8D94BB"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748F7610"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3EB1437E"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31770008"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3D4902C8"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053AB0" w:rsidRPr="006E3E44" w14:paraId="7126F752"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55848E61" w14:textId="77777777" w:rsidR="00053AB0" w:rsidRPr="006E3E44" w:rsidRDefault="00053AB0" w:rsidP="00053AB0">
            <w:pPr>
              <w:rPr>
                <w:sz w:val="18"/>
              </w:rPr>
            </w:pPr>
            <w:r w:rsidRPr="006E3E44">
              <w:rPr>
                <w:sz w:val="18"/>
              </w:rPr>
              <w:t>Test16</w:t>
            </w:r>
          </w:p>
        </w:tc>
        <w:tc>
          <w:tcPr>
            <w:tcW w:w="0" w:type="auto"/>
          </w:tcPr>
          <w:p w14:paraId="5957085D"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7AE8AB8D"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4B0A4346"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63C3A26E"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633B332B" w14:textId="77777777" w:rsidR="00053AB0" w:rsidRPr="00B42D5D"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053AB0" w:rsidRPr="006E3E44" w14:paraId="06D5E87F"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EB0AE8" w14:textId="77777777" w:rsidR="00053AB0" w:rsidRPr="006E3E44" w:rsidRDefault="00053AB0" w:rsidP="00053AB0">
            <w:pPr>
              <w:rPr>
                <w:sz w:val="18"/>
              </w:rPr>
            </w:pPr>
            <w:r w:rsidRPr="006E3E44">
              <w:rPr>
                <w:sz w:val="18"/>
              </w:rPr>
              <w:t>Test17</w:t>
            </w:r>
          </w:p>
        </w:tc>
        <w:tc>
          <w:tcPr>
            <w:tcW w:w="0" w:type="auto"/>
          </w:tcPr>
          <w:p w14:paraId="1A0E6BBB"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3647ABBE"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6946473"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35DE741B"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3219120A" w14:textId="77777777" w:rsidR="00053AB0" w:rsidRPr="00B42D5D"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053AB0" w:rsidRPr="006E3E44" w14:paraId="2D48862D"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574501F7" w14:textId="77777777" w:rsidR="00053AB0" w:rsidRPr="006E3E44" w:rsidRDefault="00053AB0" w:rsidP="00053AB0">
            <w:pPr>
              <w:rPr>
                <w:sz w:val="18"/>
              </w:rPr>
            </w:pPr>
            <w:r w:rsidRPr="006E3E44">
              <w:rPr>
                <w:sz w:val="18"/>
              </w:rPr>
              <w:t>Test18</w:t>
            </w:r>
          </w:p>
        </w:tc>
        <w:tc>
          <w:tcPr>
            <w:tcW w:w="0" w:type="auto"/>
          </w:tcPr>
          <w:p w14:paraId="0D69328E"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17C5328D"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03311136"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C6DEAC2"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6FD3D969" w14:textId="77777777" w:rsidR="00053AB0" w:rsidRPr="009F34BC" w:rsidRDefault="00053AB0" w:rsidP="00053AB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053AB0" w:rsidRPr="006E3E44" w14:paraId="4B952D7E"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502C43" w14:textId="77777777" w:rsidR="00053AB0" w:rsidRPr="006E3E44" w:rsidRDefault="00053AB0" w:rsidP="00053AB0">
            <w:pPr>
              <w:rPr>
                <w:sz w:val="18"/>
              </w:rPr>
            </w:pPr>
            <w:r w:rsidRPr="006E3E44">
              <w:rPr>
                <w:sz w:val="18"/>
              </w:rPr>
              <w:t>Test19</w:t>
            </w:r>
          </w:p>
        </w:tc>
        <w:tc>
          <w:tcPr>
            <w:tcW w:w="0" w:type="auto"/>
          </w:tcPr>
          <w:p w14:paraId="68BEDDDB"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7D51FA63"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4CFFB461"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08B7D637"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0FA1C1D1" w14:textId="77777777" w:rsidR="00053AB0" w:rsidRPr="009F34BC" w:rsidRDefault="00053AB0" w:rsidP="00053AB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053AB0" w:rsidRPr="006E3E44" w14:paraId="2A59C17A"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34FF07F3" w14:textId="77777777" w:rsidR="00053AB0" w:rsidRPr="006E3E44" w:rsidRDefault="00053AB0" w:rsidP="00053AB0">
            <w:pPr>
              <w:rPr>
                <w:sz w:val="18"/>
              </w:rPr>
            </w:pPr>
            <w:r w:rsidRPr="006E3E44">
              <w:rPr>
                <w:sz w:val="18"/>
              </w:rPr>
              <w:t>Test20</w:t>
            </w:r>
          </w:p>
        </w:tc>
        <w:tc>
          <w:tcPr>
            <w:tcW w:w="0" w:type="auto"/>
          </w:tcPr>
          <w:p w14:paraId="36E0D290"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69FABD9E"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3495866"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3FD12083"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4D92B2A" w14:textId="77777777" w:rsidR="00053AB0" w:rsidRPr="009F34BC" w:rsidRDefault="00053AB0" w:rsidP="00053AB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053AB0" w:rsidRPr="006E3E44" w14:paraId="512C5626"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602948" w14:textId="77777777" w:rsidR="00053AB0" w:rsidRPr="006E3E44" w:rsidRDefault="00053AB0" w:rsidP="00053AB0">
            <w:pPr>
              <w:rPr>
                <w:sz w:val="18"/>
              </w:rPr>
            </w:pPr>
            <w:r w:rsidRPr="006E3E44">
              <w:rPr>
                <w:sz w:val="18"/>
              </w:rPr>
              <w:t>Test21</w:t>
            </w:r>
          </w:p>
        </w:tc>
        <w:tc>
          <w:tcPr>
            <w:tcW w:w="0" w:type="auto"/>
          </w:tcPr>
          <w:p w14:paraId="141C7F55"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44DA0FE"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1260431"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A7BB66D"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37123948" w14:textId="77777777" w:rsidR="00053AB0" w:rsidRPr="009F34BC" w:rsidRDefault="00053AB0" w:rsidP="00053AB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053AB0" w:rsidRPr="006E3E44" w14:paraId="6436803E"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2CF1C539" w14:textId="77777777" w:rsidR="00053AB0" w:rsidRPr="006E3E44" w:rsidRDefault="00053AB0" w:rsidP="00053AB0">
            <w:pPr>
              <w:rPr>
                <w:sz w:val="18"/>
              </w:rPr>
            </w:pPr>
            <w:r w:rsidRPr="006E3E44">
              <w:rPr>
                <w:sz w:val="18"/>
              </w:rPr>
              <w:t>Test22</w:t>
            </w:r>
          </w:p>
        </w:tc>
        <w:tc>
          <w:tcPr>
            <w:tcW w:w="0" w:type="auto"/>
          </w:tcPr>
          <w:p w14:paraId="5227F83E"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626B48E0"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48D797DC"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11E9AEA3"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CDD6347" w14:textId="77777777" w:rsidR="00053AB0" w:rsidRPr="009F34BC" w:rsidRDefault="00053AB0" w:rsidP="00053AB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053AB0" w:rsidRPr="006E3E44" w14:paraId="15E64FA6"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2C87B" w14:textId="77777777" w:rsidR="00053AB0" w:rsidRPr="006E3E44" w:rsidRDefault="00053AB0" w:rsidP="00053AB0">
            <w:pPr>
              <w:rPr>
                <w:sz w:val="18"/>
              </w:rPr>
            </w:pPr>
            <w:r w:rsidRPr="006E3E44">
              <w:rPr>
                <w:sz w:val="18"/>
              </w:rPr>
              <w:t>Test23</w:t>
            </w:r>
          </w:p>
        </w:tc>
        <w:tc>
          <w:tcPr>
            <w:tcW w:w="0" w:type="auto"/>
          </w:tcPr>
          <w:p w14:paraId="2C31D720"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0F16A232"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2591B26"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5F73697A"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9A26414" w14:textId="77777777" w:rsidR="00053AB0" w:rsidRPr="009F34BC" w:rsidRDefault="00053AB0" w:rsidP="00053AB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053AB0" w:rsidRPr="006E3E44" w14:paraId="39779B2C" w14:textId="77777777" w:rsidTr="00053AB0">
        <w:tc>
          <w:tcPr>
            <w:cnfStyle w:val="001000000000" w:firstRow="0" w:lastRow="0" w:firstColumn="1" w:lastColumn="0" w:oddVBand="0" w:evenVBand="0" w:oddHBand="0" w:evenHBand="0" w:firstRowFirstColumn="0" w:firstRowLastColumn="0" w:lastRowFirstColumn="0" w:lastRowLastColumn="0"/>
            <w:tcW w:w="0" w:type="auto"/>
          </w:tcPr>
          <w:p w14:paraId="3F8A5ADD" w14:textId="77777777" w:rsidR="00053AB0" w:rsidRPr="006E3E44" w:rsidRDefault="00053AB0" w:rsidP="00053AB0">
            <w:pPr>
              <w:rPr>
                <w:sz w:val="18"/>
              </w:rPr>
            </w:pPr>
            <w:r w:rsidRPr="006E3E44">
              <w:rPr>
                <w:sz w:val="18"/>
              </w:rPr>
              <w:t>Test24</w:t>
            </w:r>
          </w:p>
        </w:tc>
        <w:tc>
          <w:tcPr>
            <w:tcW w:w="0" w:type="auto"/>
          </w:tcPr>
          <w:p w14:paraId="39CC95AB" w14:textId="77777777" w:rsidR="00053AB0" w:rsidRPr="006E3E44" w:rsidRDefault="00053AB0" w:rsidP="00053AB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7896A29A"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45E8D3D9"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101406E0" w14:textId="77777777" w:rsidR="00053AB0" w:rsidRPr="006E3E44" w:rsidRDefault="00053AB0" w:rsidP="00053AB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6B586716" w14:textId="77777777" w:rsidR="00053AB0" w:rsidRPr="009F34BC" w:rsidRDefault="00053AB0" w:rsidP="00053AB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053AB0" w:rsidRPr="006E3E44" w14:paraId="6F78C16B" w14:textId="77777777" w:rsidTr="00053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88BB47" w14:textId="77777777" w:rsidR="00053AB0" w:rsidRPr="006E3E44" w:rsidRDefault="00053AB0" w:rsidP="00053AB0">
            <w:pPr>
              <w:rPr>
                <w:sz w:val="18"/>
              </w:rPr>
            </w:pPr>
            <w:r w:rsidRPr="006E3E44">
              <w:rPr>
                <w:sz w:val="18"/>
              </w:rPr>
              <w:t>Test25</w:t>
            </w:r>
          </w:p>
        </w:tc>
        <w:tc>
          <w:tcPr>
            <w:tcW w:w="0" w:type="auto"/>
          </w:tcPr>
          <w:p w14:paraId="648579E4" w14:textId="77777777" w:rsidR="00053AB0" w:rsidRPr="006E3E44" w:rsidRDefault="00053AB0" w:rsidP="00053AB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FA21DA1"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3957A8B8"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72F05EA7" w14:textId="77777777" w:rsidR="00053AB0" w:rsidRPr="006E3E44" w:rsidRDefault="00053AB0" w:rsidP="00053AB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0A6C1545" w14:textId="77777777" w:rsidR="00053AB0" w:rsidRPr="007D09CB" w:rsidRDefault="00053AB0" w:rsidP="00053AB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2164B3DF" w14:textId="77777777" w:rsidR="009B51A8" w:rsidRDefault="00FA6C56" w:rsidP="00992CCA">
      <w:pPr>
        <w:pStyle w:val="Heading1"/>
      </w:pPr>
      <w:r>
        <w:lastRenderedPageBreak/>
        <w:t xml:space="preserve">Modeling </w:t>
      </w:r>
      <w:r w:rsidR="009B51A8">
        <w:t>Tips</w:t>
      </w:r>
      <w:bookmarkEnd w:id="96"/>
    </w:p>
    <w:p w14:paraId="2164B3E0" w14:textId="77777777" w:rsidR="009B51A8" w:rsidRDefault="009B51A8" w:rsidP="0006011A">
      <w:pPr>
        <w:keepNext/>
      </w:pPr>
      <w:r>
        <w:t xml:space="preserve">If a model is </w:t>
      </w:r>
      <w:r w:rsidR="00FE538B">
        <w:t xml:space="preserve">numerically </w:t>
      </w:r>
      <w:r>
        <w:t>unstable, you can try these steps</w:t>
      </w:r>
    </w:p>
    <w:p w14:paraId="2164B3E1" w14:textId="77777777"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14:paraId="2164B3E2" w14:textId="77777777"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14:paraId="2164B3E3" w14:textId="77777777" w:rsidR="009B51A8" w:rsidRPr="001A4C06"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2164B3E4" w14:textId="1029A765" w:rsidR="006F4EDC" w:rsidRPr="009B51A8" w:rsidRDefault="00DD7DF7" w:rsidP="009B51A8">
      <w:pPr>
        <w:pStyle w:val="ListParagraph"/>
        <w:numPr>
          <w:ilvl w:val="0"/>
          <w:numId w:val="9"/>
        </w:numPr>
        <w:rPr>
          <w:b/>
        </w:rPr>
      </w:pPr>
      <w:r>
        <w:t xml:space="preserve">Use the recommend </w:t>
      </w:r>
      <w:r w:rsidR="006F4EDC">
        <w:t xml:space="preserve">value for </w:t>
      </w:r>
      <w:proofErr w:type="spellStart"/>
      <w:r w:rsidR="006F4EDC" w:rsidRPr="00280B19">
        <w:rPr>
          <w:b/>
        </w:rPr>
        <w:t>UJacSclFact</w:t>
      </w:r>
      <w:proofErr w:type="spellEnd"/>
      <w:r w:rsidR="006F4EDC" w:rsidRPr="00280B19">
        <w:rPr>
          <w:b/>
        </w:rPr>
        <w:t>.</w:t>
      </w:r>
      <w:r w:rsidR="006F4EDC">
        <w:t xml:space="preserve"> </w:t>
      </w:r>
    </w:p>
    <w:p w14:paraId="2164B3E5" w14:textId="77777777" w:rsidR="009B51A8" w:rsidRPr="00EE463C" w:rsidRDefault="009B51A8" w:rsidP="009B51A8">
      <w:pPr>
        <w:pStyle w:val="ListParagraph"/>
        <w:numPr>
          <w:ilvl w:val="0"/>
          <w:numId w:val="9"/>
        </w:numPr>
        <w:rPr>
          <w:b/>
        </w:rPr>
      </w:pPr>
      <w:r>
        <w:t>Set better initial conditions in the module input files (particularly ElastoDyn).</w:t>
      </w:r>
    </w:p>
    <w:p w14:paraId="2164B3E6" w14:textId="4E98EC40" w:rsidR="008F1D42"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r w:rsidR="00DD7DF7">
        <w:t>.</w:t>
      </w:r>
    </w:p>
    <w:p w14:paraId="6F5DAD29" w14:textId="4929345B" w:rsidR="006D1721" w:rsidRPr="00EE463C" w:rsidRDefault="006D1721" w:rsidP="006D1721">
      <w:r>
        <w:t xml:space="preserve">Some of models (e.g., the OC4 Jacket CertTest) require more than 2GB of memory and may not run on 32-bit Windows® systems. The model does run using FAST_Win32.exe on a 64-bit Windows® system. </w:t>
      </w:r>
    </w:p>
    <w:p w14:paraId="2164B3ED" w14:textId="77777777" w:rsidR="006552FB" w:rsidRDefault="006552FB" w:rsidP="00992CCA">
      <w:pPr>
        <w:pStyle w:val="Heading1"/>
      </w:pPr>
      <w:bookmarkStart w:id="147" w:name="_Toc415597188"/>
      <w:bookmarkEnd w:id="38"/>
      <w:r>
        <w:t>Future Work</w:t>
      </w:r>
      <w:bookmarkEnd w:id="147"/>
    </w:p>
    <w:p w14:paraId="2164B3EE" w14:textId="77777777" w:rsidR="00C7297C" w:rsidRDefault="00C7297C" w:rsidP="00AC31AB">
      <w:r w:rsidRPr="003F591E">
        <w:t>All future developments of FAST will follow the framework.</w:t>
      </w:r>
    </w:p>
    <w:p w14:paraId="2164B3EF" w14:textId="56B84B5A" w:rsidR="006F4EDC" w:rsidRDefault="006F4EDC" w:rsidP="006F4EDC">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rsidR="001143AF">
        <w:t>.</w:t>
      </w:r>
    </w:p>
    <w:p w14:paraId="2164B3F0" w14:textId="772FACAF" w:rsidR="006F4EDC" w:rsidRDefault="006F4EDC" w:rsidP="006F4EDC">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r w:rsidR="001143AF">
        <w:t>.</w:t>
      </w:r>
    </w:p>
    <w:p w14:paraId="2164B3F1" w14:textId="77777777" w:rsidR="006F4EDC" w:rsidRDefault="006F4EDC" w:rsidP="003C2940">
      <w:pPr>
        <w:pStyle w:val="ListParagraph"/>
        <w:numPr>
          <w:ilvl w:val="0"/>
          <w:numId w:val="1"/>
        </w:numPr>
      </w:pPr>
      <w:r>
        <w:t>Add restart capability.</w:t>
      </w:r>
    </w:p>
    <w:p w14:paraId="2164B3F2" w14:textId="2F27EEE9" w:rsidR="00C7297C" w:rsidRDefault="006D1721" w:rsidP="003C2940">
      <w:pPr>
        <w:pStyle w:val="ListParagraph"/>
        <w:numPr>
          <w:ilvl w:val="0"/>
          <w:numId w:val="1"/>
        </w:numPr>
      </w:pPr>
      <w:r>
        <w:t>Add items from FAST v7 that are not yet in FAST v8.</w:t>
      </w:r>
    </w:p>
    <w:p w14:paraId="2164B3F4" w14:textId="77777777"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14:paraId="2164B3F6" w14:textId="0EC24F4E" w:rsidR="005B5316" w:rsidRDefault="005B5316" w:rsidP="00941C74">
      <w:pPr>
        <w:pStyle w:val="ListParagraph"/>
        <w:numPr>
          <w:ilvl w:val="0"/>
          <w:numId w:val="1"/>
        </w:numPr>
      </w:pPr>
      <w:r>
        <w:t>Optimize the code, particularly ElastoDyn, so that it runs faster</w:t>
      </w:r>
      <w:r w:rsidR="001143AF">
        <w:t>.</w:t>
      </w:r>
      <w:r w:rsidR="006D1721">
        <w:t xml:space="preserve"> We have put our effort into getting the framework to work and hope to address computational efficiency later. We expect improvements in efficiency as development continues.</w:t>
      </w:r>
    </w:p>
    <w:p w14:paraId="2164B3F7" w14:textId="16CC2171" w:rsidR="00C7297C" w:rsidRDefault="00C7297C" w:rsidP="00941C74">
      <w:pPr>
        <w:pStyle w:val="ListParagraph"/>
        <w:numPr>
          <w:ilvl w:val="0"/>
          <w:numId w:val="1"/>
        </w:numPr>
      </w:pPr>
      <w:r>
        <w:t>Introduce tight coupling</w:t>
      </w:r>
      <w:r w:rsidR="001143AF">
        <w:t>.</w:t>
      </w:r>
    </w:p>
    <w:p w14:paraId="2164B3F8" w14:textId="302BBC27" w:rsidR="00C7297C" w:rsidRDefault="00C7297C" w:rsidP="00222668">
      <w:pPr>
        <w:pStyle w:val="ListParagraph"/>
        <w:keepNext/>
        <w:numPr>
          <w:ilvl w:val="0"/>
          <w:numId w:val="1"/>
        </w:numPr>
      </w:pPr>
      <w:r>
        <w:t>Introduce operating-point determination and linearization across the coupled aero-hydro-servo-elastic solution</w:t>
      </w:r>
      <w:r w:rsidR="001143AF">
        <w:t>.</w:t>
      </w:r>
    </w:p>
    <w:p w14:paraId="2164B3F9" w14:textId="77777777" w:rsidR="009A2E23" w:rsidRPr="00583AAD" w:rsidRDefault="009A2E23" w:rsidP="00941C74">
      <w:pPr>
        <w:pStyle w:val="ListParagraph"/>
        <w:numPr>
          <w:ilvl w:val="0"/>
          <w:numId w:val="1"/>
        </w:numPr>
      </w:pPr>
      <w:r>
        <w:t>And much, much, more…</w:t>
      </w:r>
    </w:p>
    <w:p w14:paraId="2164B3FA" w14:textId="77777777" w:rsidR="00CA74B5" w:rsidRDefault="00CA74B5" w:rsidP="00992CCA">
      <w:pPr>
        <w:pStyle w:val="Heading1"/>
      </w:pPr>
      <w:bookmarkStart w:id="148" w:name="_Ref352670793"/>
      <w:bookmarkStart w:id="149" w:name="_Toc415597189"/>
      <w:r>
        <w:t>Converting to FAST v8.</w:t>
      </w:r>
      <w:r w:rsidR="00035EC8">
        <w:t>10</w:t>
      </w:r>
      <w:r>
        <w:t>.x</w:t>
      </w:r>
      <w:bookmarkEnd w:id="148"/>
      <w:bookmarkEnd w:id="149"/>
    </w:p>
    <w:p w14:paraId="40A75BFB" w14:textId="0BF2A6AA" w:rsidR="001143AF" w:rsidRDefault="001143AF" w:rsidP="00214A47">
      <w:r>
        <w:t>You can find example up-to-date input files in the FAST v8.10.00a-bjj archive’s CertTest folder. See the “</w:t>
      </w:r>
      <w:r>
        <w:fldChar w:fldCharType="begin"/>
      </w:r>
      <w:r>
        <w:instrText xml:space="preserve"> REF _Ref391890933 \h </w:instrText>
      </w:r>
      <w:r>
        <w:fldChar w:fldCharType="separate"/>
      </w:r>
      <w:r w:rsidR="003A2ABC">
        <w:t>Certification Tests</w:t>
      </w:r>
      <w:r>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lastRenderedPageBreak/>
        <w:t>See the “</w:t>
      </w:r>
      <w:r w:rsidR="002C4FC6">
        <w:fldChar w:fldCharType="begin"/>
      </w:r>
      <w:r w:rsidR="002C4FC6">
        <w:instrText xml:space="preserve"> REF _Ref391845887 \h </w:instrText>
      </w:r>
      <w:r w:rsidR="002C4FC6">
        <w:fldChar w:fldCharType="separate"/>
      </w:r>
      <w:r w:rsidR="003A2ABC">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150" w:name="_Toc415597190"/>
      <w:r>
        <w:t>Summary of Changes to Inputs</w:t>
      </w:r>
      <w:bookmarkEnd w:id="150"/>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7885F4B9" w:rsidR="00E33AF0" w:rsidRDefault="00E33AF0" w:rsidP="00E33AF0">
      <w:pPr>
        <w:pStyle w:val="Heading3"/>
        <w:rPr>
          <w:ins w:id="151" w:author="Bonnie Jonkman" w:date="2015-04-15T13:36:00Z"/>
        </w:rPr>
      </w:pPr>
      <w:ins w:id="152" w:author="Bonnie Jonkman" w:date="2015-04-15T13:36:00Z">
        <w:r>
          <w:t>Changes in FAST v8.12.00a-bjj</w:t>
        </w:r>
      </w:ins>
    </w:p>
    <w:p w14:paraId="460A43EF" w14:textId="12DD0E41" w:rsidR="00E33AF0" w:rsidRPr="00E33AF0" w:rsidRDefault="00E33AF0" w:rsidP="00E33AF0">
      <w:pPr>
        <w:pStyle w:val="ListParagraph"/>
        <w:numPr>
          <w:ilvl w:val="0"/>
          <w:numId w:val="28"/>
        </w:numPr>
        <w:rPr>
          <w:ins w:id="153" w:author="Bonnie Jonkman" w:date="2015-04-15T13:36:00Z"/>
        </w:rPr>
        <w:pPrChange w:id="154" w:author="Bonnie Jonkman" w:date="2015-04-15T13:37:00Z">
          <w:pPr>
            <w:pStyle w:val="Heading3"/>
          </w:pPr>
        </w:pPrChange>
      </w:pPr>
      <w:proofErr w:type="spellStart"/>
      <w:ins w:id="155" w:author="Bonnie Jonkman" w:date="2015-04-15T13:37:00Z">
        <w:r w:rsidRPr="00053AB0">
          <w:rPr>
            <w:b/>
          </w:rPr>
          <w:t>ChkptTime</w:t>
        </w:r>
        <w:proofErr w:type="spellEnd"/>
        <w:r>
          <w:t xml:space="preserve"> was added to the primary FAST input file.</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7"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lastRenderedPageBreak/>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lastRenderedPageBreak/>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3A2ABC">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156" w:name="_Ref391845139"/>
      <w:bookmarkStart w:id="157" w:name="_Ref391845887"/>
      <w:bookmarkStart w:id="158" w:name="_Toc415597191"/>
      <w:r>
        <w:t xml:space="preserve">MATLAB </w:t>
      </w:r>
      <w:r w:rsidR="00583AAD">
        <w:t>Conversion Script</w:t>
      </w:r>
      <w:bookmarkEnd w:id="156"/>
      <w:r w:rsidR="00F1616B">
        <w:t>s</w:t>
      </w:r>
      <w:bookmarkEnd w:id="157"/>
      <w:bookmarkEnd w:id="158"/>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lastRenderedPageBreak/>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77777777"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3A2ABC">
        <w:t>Certification Tests</w:t>
      </w:r>
      <w:r>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Pr="00CA4ADB"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lastRenderedPageBreak/>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1" w14:textId="77777777" w:rsidR="002C779E" w:rsidRDefault="00CE2DA4" w:rsidP="00992CCA">
      <w:pPr>
        <w:pStyle w:val="Heading1"/>
      </w:pPr>
      <w:bookmarkStart w:id="159" w:name="_Ref412121277"/>
      <w:bookmarkStart w:id="160" w:name="_Toc415597192"/>
      <w:r>
        <w:t>Compiling</w:t>
      </w:r>
      <w:bookmarkEnd w:id="159"/>
      <w:bookmarkEnd w:id="160"/>
    </w:p>
    <w:p w14:paraId="2164B472" w14:textId="2DF3EA3B" w:rsidR="00062F6C" w:rsidRDefault="00CE2DA4" w:rsidP="00A9224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r w:rsidR="00035EC8">
        <w:t xml:space="preserve"> </w:t>
      </w:r>
      <w:r w:rsidR="00035EC8" w:rsidRPr="00805E93">
        <w:rPr>
          <w:b/>
        </w:rPr>
        <w:t>Note that if you are running on Windows® and are not changing source code, you should not have to recompile the code.</w:t>
      </w:r>
      <w:r w:rsidR="00035EC8">
        <w:t xml:space="preserve"> Use the </w:t>
      </w:r>
      <w:r w:rsidR="000B5913">
        <w:t xml:space="preserve">32- or 64-bit </w:t>
      </w:r>
      <w:r w:rsidR="00035EC8">
        <w:t xml:space="preserve">binaries distributed </w:t>
      </w:r>
      <w:r w:rsidR="00A92244">
        <w:t>in the &lt;FAST</w:t>
      </w:r>
      <w:r w:rsidR="00035EC8">
        <w:t>8&gt;\bin folder.</w:t>
      </w:r>
    </w:p>
    <w:p w14:paraId="2164B473" w14:textId="77777777"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w:t>
      </w:r>
      <w:r w:rsidR="000E1CA2">
        <w:t>\</w:t>
      </w:r>
      <w:r w:rsidR="0077211A">
        <w:t>Source directory</w:t>
      </w:r>
      <w:r>
        <w:t>.</w:t>
      </w:r>
      <w:r w:rsidR="00494C80">
        <w:t xml:space="preserve"> The text files (.txt) in the source folders are input files for the FAST Registry. These files are used to generate the *_Types.f90 files for the component modules.</w:t>
      </w:r>
    </w:p>
    <w:p w14:paraId="2164B474" w14:textId="77777777" w:rsidR="00123745" w:rsidRDefault="00123745" w:rsidP="00840641">
      <w:pPr>
        <w:keepNext/>
      </w:pPr>
      <w:r>
        <w:t>The compiling folder contains:</w:t>
      </w:r>
    </w:p>
    <w:p w14:paraId="2164B475" w14:textId="6E25B6C4" w:rsidR="0058480C" w:rsidRDefault="0058480C" w:rsidP="00123745">
      <w:pPr>
        <w:pStyle w:val="ListParagraph"/>
        <w:numPr>
          <w:ilvl w:val="0"/>
          <w:numId w:val="12"/>
        </w:numPr>
      </w:pPr>
      <w:r>
        <w:t xml:space="preserve">A Microsoft Visual Studio </w:t>
      </w:r>
      <w:r w:rsidR="000E1CA2">
        <w:t xml:space="preserve">2010 </w:t>
      </w:r>
      <w:r>
        <w:t xml:space="preserve">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w:t>
      </w:r>
      <w:r w:rsidR="004C70C9">
        <w:t>&lt;FAST8&gt;</w:t>
      </w:r>
      <w:r>
        <w:t>\bin folder.</w:t>
      </w:r>
      <w:r w:rsidR="00E22DA9">
        <w:rPr>
          <w:rStyle w:val="FootnoteReference"/>
        </w:rPr>
        <w:footnoteReference w:id="10"/>
      </w:r>
      <w:r w:rsidR="00E22DA9">
        <w:t xml:space="preserve"> </w:t>
      </w:r>
      <w:r>
        <w:t>(</w:t>
      </w:r>
      <w:proofErr w:type="gramStart"/>
      <w:r>
        <w:t>renamed</w:t>
      </w:r>
      <w:proofErr w:type="gramEnd"/>
      <w:r>
        <w:t xml:space="preserve"> with “_dev” to prevent overwriting the </w:t>
      </w:r>
      <w:r w:rsidR="004F4788">
        <w:t>executables created by NREL and distributed with FAST).</w:t>
      </w:r>
    </w:p>
    <w:p w14:paraId="2164B476" w14:textId="2782CF41"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w:t>
      </w:r>
      <w:r w:rsidR="004C70C9">
        <w:t>&lt;FAST8&gt;</w:t>
      </w:r>
      <w:r w:rsidR="001C4FB6">
        <w:t>\</w:t>
      </w:r>
      <w:r w:rsidR="00805E93">
        <w:t>bin</w:t>
      </w:r>
      <w:r w:rsidR="001C4FB6">
        <w:t xml:space="preserve"> folder.</w:t>
      </w:r>
      <w:r w:rsidR="000E1CA2">
        <w:t xml:space="preserve"> We recommend you use the Visual Studio project instead of this batch script.</w:t>
      </w:r>
    </w:p>
    <w:p w14:paraId="2164B477" w14:textId="555EA028"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w:t>
      </w:r>
      <w:r w:rsidR="004C70C9">
        <w:t>&lt;</w:t>
      </w:r>
      <w:r w:rsidR="00411B3A">
        <w:t>FAST</w:t>
      </w:r>
      <w:r w:rsidR="004C70C9">
        <w:t>8&gt;</w:t>
      </w:r>
      <w:r w:rsidR="00411B3A">
        <w:t>\</w:t>
      </w:r>
      <w:r w:rsidR="000E1CA2">
        <w:t>bin</w:t>
      </w:r>
      <w:r w:rsidR="00411B3A">
        <w:t xml:space="preserve">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14:paraId="2164B478" w14:textId="39294881"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w:t>
      </w:r>
      <w:r w:rsidR="000B5913">
        <w:t>++</w:t>
      </w:r>
      <w:r>
        <w:t xml:space="preserve"> is distributed as a dynamic-link library.) The</w:t>
      </w:r>
      <w:r w:rsidR="00CA4DEA">
        <w:t>se tools</w:t>
      </w:r>
      <w:r>
        <w:t xml:space="preserve"> also run the FAST Registry if necessary (e.g., changes to the Registry input files or missing *_Types.f90 files).</w:t>
      </w:r>
    </w:p>
    <w:p w14:paraId="2164B479" w14:textId="77777777" w:rsidR="00BB51E2" w:rsidRDefault="00BB51E2" w:rsidP="00222668">
      <w:pPr>
        <w:keepNext/>
      </w:pPr>
      <w:r>
        <w:lastRenderedPageBreak/>
        <w:t>The Visual Studio project and Windows batch script were created using</w:t>
      </w:r>
    </w:p>
    <w:p w14:paraId="2164B47A" w14:textId="77777777" w:rsidR="00BB51E2" w:rsidRDefault="00BB51E2" w:rsidP="00222668">
      <w:pPr>
        <w:keepNext/>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14:paraId="2164B47B" w14:textId="77777777" w:rsidR="001B1E94" w:rsidRDefault="00BB51E2" w:rsidP="001B1E94">
      <w:r>
        <w:t>The MKL is used only for LAPACK routines.</w:t>
      </w:r>
    </w:p>
    <w:p w14:paraId="2164B47C" w14:textId="38BD41C8" w:rsidR="0051119D" w:rsidRDefault="007F152F" w:rsidP="00992CCA">
      <w:pPr>
        <w:pStyle w:val="Heading1"/>
      </w:pPr>
      <w:bookmarkStart w:id="161" w:name="_Toc415597193"/>
      <w:r>
        <w:t>Running FAST</w:t>
      </w:r>
      <w:del w:id="162" w:author="Bonnie Jonkman" w:date="2015-04-15T13:48:00Z">
        <w:r w:rsidDel="00D520E7">
          <w:delText xml:space="preserve"> v8.</w:delText>
        </w:r>
        <w:r w:rsidR="00DC6859" w:rsidDel="00D520E7">
          <w:delText>10</w:delText>
        </w:r>
        <w:r w:rsidR="0051119D" w:rsidDel="00D520E7">
          <w:delText>.00</w:delText>
        </w:r>
        <w:r w:rsidDel="00D520E7">
          <w:delText>a</w:delText>
        </w:r>
        <w:r w:rsidR="0051119D" w:rsidDel="00D520E7">
          <w:delText>-bjj</w:delText>
        </w:r>
      </w:del>
      <w:bookmarkEnd w:id="161"/>
    </w:p>
    <w:p w14:paraId="2164B47D" w14:textId="210FF5E2" w:rsidR="0051119D" w:rsidRDefault="0051119D" w:rsidP="0051119D">
      <w:r>
        <w:t>FAST v8.</w:t>
      </w:r>
      <w:r w:rsidR="00DC6859">
        <w:t>10</w:t>
      </w:r>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163"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8" w:history="1">
        <w:r w:rsidR="00DC6859">
          <w:rPr>
            <w:rStyle w:val="Hyperlink"/>
          </w:rPr>
          <w:t>Installing NWTC CAE Tools on PCs Running Windows®</w:t>
        </w:r>
      </w:hyperlink>
      <w:r>
        <w:t>.</w:t>
      </w:r>
    </w:p>
    <w:p w14:paraId="78A99B97" w14:textId="141AAF3D" w:rsidR="00D520E7" w:rsidRDefault="00D520E7" w:rsidP="00D520E7">
      <w:pPr>
        <w:pStyle w:val="Heading2"/>
        <w:rPr>
          <w:ins w:id="164" w:author="Bonnie Jonkman" w:date="2015-04-15T13:45:00Z"/>
        </w:rPr>
        <w:pPrChange w:id="165" w:author="Bonnie Jonkman" w:date="2015-04-15T13:45:00Z">
          <w:pPr/>
        </w:pPrChange>
      </w:pPr>
      <w:ins w:id="166" w:author="Bonnie Jonkman" w:date="2015-04-15T13:45:00Z">
        <w:r>
          <w:t>Restart</w:t>
        </w:r>
        <w:r>
          <w:t>: Starting FAST from a checkpoint file</w:t>
        </w:r>
      </w:ins>
    </w:p>
    <w:p w14:paraId="79502EA7" w14:textId="471B0375" w:rsidR="00D520E7" w:rsidRDefault="00D520E7" w:rsidP="00D520E7">
      <w:pPr>
        <w:rPr>
          <w:ins w:id="167" w:author="Bonnie Jonkman" w:date="2015-04-15T13:46:00Z"/>
        </w:rPr>
        <w:pPrChange w:id="168" w:author="Bonnie Jonkman" w:date="2015-04-15T13:45:00Z">
          <w:pPr/>
        </w:pPrChange>
      </w:pPr>
      <w:ins w:id="169" w:author="Bonnie Jonkman" w:date="2015-04-15T13:45:00Z">
        <w:r>
          <w:t>If FAST generated a checkpoint file, but did not run to completion, the simulation may be restarted using th</w:t>
        </w:r>
      </w:ins>
      <w:ins w:id="170" w:author="Bonnie Jonkman" w:date="2015-04-15T13:46:00Z">
        <w:r>
          <w:t>is</w:t>
        </w:r>
      </w:ins>
      <w:ins w:id="171" w:author="Bonnie Jonkman" w:date="2015-04-15T13:45:00Z">
        <w:r>
          <w:t xml:space="preserve"> syntax</w:t>
        </w:r>
      </w:ins>
      <w:ins w:id="172" w:author="Bonnie Jonkman" w:date="2015-04-15T13:48:00Z">
        <w:r>
          <w:t xml:space="preserve"> from a Windows command prompt</w:t>
        </w:r>
      </w:ins>
      <w:ins w:id="173" w:author="Bonnie Jonkman" w:date="2015-04-15T13:46:00Z">
        <w:r>
          <w:t>:</w:t>
        </w:r>
      </w:ins>
    </w:p>
    <w:p w14:paraId="3DEB5E8D" w14:textId="4F05EE92" w:rsidR="00D520E7" w:rsidRDefault="00D520E7" w:rsidP="00D520E7">
      <w:pPr>
        <w:pStyle w:val="SourceCode"/>
        <w:rPr>
          <w:ins w:id="174" w:author="Bonnie Jonkman" w:date="2015-04-15T13:46:00Z"/>
        </w:rPr>
      </w:pPr>
      <w:ins w:id="175" w:author="Bonnie Jonkman" w:date="2015-04-15T13:46:00Z">
        <w:r>
          <w:t>&lt;</w:t>
        </w:r>
        <w:proofErr w:type="gramStart"/>
        <w:r>
          <w:t>name</w:t>
        </w:r>
        <w:proofErr w:type="gramEnd"/>
        <w:r>
          <w:t xml:space="preserve"> of FAST executable with or without extension&gt; </w:t>
        </w:r>
        <w:r>
          <w:t xml:space="preserve">-restart </w:t>
        </w:r>
        <w:r>
          <w:t>&lt;</w:t>
        </w:r>
        <w:proofErr w:type="spellStart"/>
        <w:r>
          <w:t>Rootname</w:t>
        </w:r>
        <w:proofErr w:type="spellEnd"/>
        <w:r>
          <w:t xml:space="preserve"> </w:t>
        </w:r>
        <w:r>
          <w:t xml:space="preserve">of </w:t>
        </w:r>
      </w:ins>
      <w:ins w:id="176" w:author="Bonnie Jonkman" w:date="2015-04-15T13:47:00Z">
        <w:r>
          <w:t xml:space="preserve">checkpoint </w:t>
        </w:r>
      </w:ins>
      <w:ins w:id="177" w:author="Bonnie Jonkman" w:date="2015-04-15T13:46:00Z">
        <w:r>
          <w:t>file</w:t>
        </w:r>
      </w:ins>
      <w:ins w:id="178" w:author="Bonnie Jonkman" w:date="2015-04-15T13:47:00Z">
        <w:r>
          <w:t>,</w:t>
        </w:r>
      </w:ins>
      <w:ins w:id="179" w:author="Bonnie Jonkman" w:date="2015-04-15T13:46:00Z">
        <w:r>
          <w:t xml:space="preserve"> with</w:t>
        </w:r>
      </w:ins>
      <w:ins w:id="180" w:author="Bonnie Jonkman" w:date="2015-04-15T13:47:00Z">
        <w:r>
          <w:t>out</w:t>
        </w:r>
      </w:ins>
      <w:ins w:id="181" w:author="Bonnie Jonkman" w:date="2015-04-15T13:46:00Z">
        <w:r>
          <w:t xml:space="preserve"> extension&gt;</w:t>
        </w:r>
      </w:ins>
    </w:p>
    <w:p w14:paraId="65425CB4" w14:textId="1DF91DC8" w:rsidR="00D520E7" w:rsidRDefault="00D520E7" w:rsidP="00D520E7">
      <w:pPr>
        <w:rPr>
          <w:ins w:id="182" w:author="Bonnie Jonkman" w:date="2015-04-15T13:49:00Z"/>
        </w:rPr>
      </w:pPr>
      <w:ins w:id="183" w:author="Bonnie Jonkman" w:date="2015-04-15T13:47:00Z">
        <w:r w:rsidRPr="00D520E7">
          <w:rPr>
            <w:highlight w:val="yellow"/>
            <w:rPrChange w:id="184" w:author="Bonnie Jonkman" w:date="2015-04-15T13:47:00Z">
              <w:rPr/>
            </w:rPrChange>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3B3727E5" w:rsidR="00174830" w:rsidRDefault="00174830" w:rsidP="00D520E7">
      <w:pPr>
        <w:rPr>
          <w:ins w:id="185" w:author="Bonnie Jonkman" w:date="2015-04-15T13:49:00Z"/>
        </w:rPr>
      </w:pPr>
      <w:ins w:id="186" w:author="Bonnie Jonkman" w:date="2015-04-15T13:49:00Z">
        <w:r>
          <w:t>FAST does not read the input files again after restart.</w:t>
        </w:r>
      </w:ins>
    </w:p>
    <w:p w14:paraId="3314ACD5" w14:textId="79B146BC" w:rsidR="00174830" w:rsidRPr="00D520E7" w:rsidRDefault="00174830" w:rsidP="00D520E7">
      <w:ins w:id="187" w:author="Bonnie Jonkman" w:date="2015-04-15T13:49:00Z">
        <w:r>
          <w:lastRenderedPageBreak/>
          <w:t xml:space="preserve">FAST should be </w:t>
        </w:r>
      </w:ins>
      <w:ins w:id="188" w:author="Bonnie Jonkman" w:date="2015-04-15T13:50:00Z">
        <w:r>
          <w:t xml:space="preserve">restarted </w:t>
        </w:r>
      </w:ins>
      <w:ins w:id="189" w:author="Bonnie Jonkman" w:date="2015-04-15T13:49:00Z">
        <w:r>
          <w:t>from the same directory</w:t>
        </w:r>
      </w:ins>
      <w:ins w:id="190"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191" w:author="Bonnie Jonkman" w:date="2015-04-15T14:02:00Z">
        <w:r w:rsidR="00C955A4">
          <w:t xml:space="preserve">. Also the </w:t>
        </w:r>
        <w:r w:rsidR="00C955A4">
          <w:t>Bladed DLL</w:t>
        </w:r>
        <w:r w:rsidR="00C955A4">
          <w:t xml:space="preserve"> will be restarted by reloading the stored file name. If it is relative and you are not in the same directory, it will fail.</w:t>
        </w:r>
      </w:ins>
      <w:ins w:id="192" w:author="Bonnie Jonkman" w:date="2015-04-15T13:50:00Z">
        <w:r>
          <w:t>)</w:t>
        </w:r>
      </w:ins>
    </w:p>
    <w:p w14:paraId="2164B485" w14:textId="77777777" w:rsidR="00D0774B" w:rsidRDefault="00D0774B" w:rsidP="00D0774B">
      <w:pPr>
        <w:pStyle w:val="Heading1"/>
      </w:pPr>
      <w:bookmarkStart w:id="193" w:name="_Ref413700469"/>
      <w:bookmarkStart w:id="194" w:name="_Toc415597194"/>
      <w:r>
        <w:t>FAST v8 Interface to Simulink</w:t>
      </w:r>
      <w:bookmarkEnd w:id="193"/>
      <w:bookmarkEnd w:id="194"/>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195" w:name="_Toc415597195"/>
      <w:bookmarkStart w:id="196" w:name="_Ref412115319"/>
      <w:r>
        <w:t xml:space="preserve">Major Changes </w:t>
      </w:r>
      <w:proofErr w:type="gramStart"/>
      <w:r>
        <w:t>Between</w:t>
      </w:r>
      <w:proofErr w:type="gramEnd"/>
      <w:r>
        <w:t xml:space="preserve"> the FAST v7 and v8 Interfaces to Simulink</w:t>
      </w:r>
      <w:bookmarkEnd w:id="195"/>
    </w:p>
    <w:p w14:paraId="3FA1C408" w14:textId="5FE1E34B" w:rsidR="00CA094B" w:rsidRDefault="00CA094B" w:rsidP="00805E93">
      <w:r>
        <w:t xml:space="preserve">For </w:t>
      </w:r>
      <w:del w:id="197" w:author="Bonnie Jonkman" w:date="2015-04-15T13:49:00Z">
        <w:r w:rsidDel="00E226D9">
          <w:delText xml:space="preserve">those </w:delText>
        </w:r>
      </w:del>
      <w:ins w:id="198" w:author="Bonnie Jonkman" w:date="2015-04-15T13:49:00Z">
        <w:r w:rsidR="00E226D9">
          <w:t>people</w:t>
        </w:r>
        <w:r w:rsidR="00E226D9">
          <w:t xml:space="preserv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3A2ABC">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199" w:name="_Toc415597196"/>
      <w:r>
        <w:t>Definition of the FAST v8 Interface to Simulink</w:t>
      </w:r>
      <w:bookmarkEnd w:id="196"/>
      <w:bookmarkEnd w:id="199"/>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A2ABC">
        <w:t xml:space="preserve">Figure </w:t>
      </w:r>
      <w:r w:rsidR="003A2ABC">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053AB0" w:rsidRPr="00CF75BB" w:rsidRDefault="00053AB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053AB0" w:rsidRPr="00CF75BB" w:rsidRDefault="00053AB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053AB0" w:rsidRPr="00CF75BB" w:rsidRDefault="00053AB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053AB0" w:rsidRPr="00CF75BB" w:rsidRDefault="00053AB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053AB0" w:rsidRPr="00CF75BB" w:rsidRDefault="00053AB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053AB0" w:rsidRPr="00CF75BB" w:rsidRDefault="00053AB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053AB0" w:rsidRPr="00CF75BB" w:rsidRDefault="00053AB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053AB0" w:rsidRPr="00CF75BB" w:rsidRDefault="00053AB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200" w:name="_Ref412536543"/>
      <w:r>
        <w:t xml:space="preserve">Figure </w:t>
      </w:r>
      <w:r w:rsidR="00053AB0">
        <w:fldChar w:fldCharType="begin"/>
      </w:r>
      <w:r w:rsidR="00053AB0">
        <w:instrText xml:space="preserve"> SEQ Figure \* ARABIC </w:instrText>
      </w:r>
      <w:r w:rsidR="00053AB0">
        <w:fldChar w:fldCharType="separate"/>
      </w:r>
      <w:r w:rsidR="003A2ABC">
        <w:rPr>
          <w:noProof/>
        </w:rPr>
        <w:t>5</w:t>
      </w:r>
      <w:r w:rsidR="00053AB0">
        <w:rPr>
          <w:noProof/>
        </w:rPr>
        <w:fldChar w:fldCharType="end"/>
      </w:r>
      <w:bookmarkEnd w:id="200"/>
      <w:r>
        <w:t>: Libraries in the FAST - Simulink Interface</w:t>
      </w:r>
    </w:p>
    <w:p w14:paraId="2164B494" w14:textId="77777777" w:rsidR="006D62BD" w:rsidRPr="006D62BD" w:rsidRDefault="006D62BD" w:rsidP="00653C1F">
      <w:r>
        <w:lastRenderedPageBreak/>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201" w:name="_Ref411514591"/>
      <w:r>
        <w:t>S-Function Parameters</w:t>
      </w:r>
      <w:bookmarkEnd w:id="201"/>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r w:rsidR="00053AB0">
        <w:fldChar w:fldCharType="begin"/>
      </w:r>
      <w:r w:rsidR="00053AB0">
        <w:instrText xml:space="preserve"> SEQ Figure \* ARABIC </w:instrText>
      </w:r>
      <w:r w:rsidR="00053AB0">
        <w:fldChar w:fldCharType="separate"/>
      </w:r>
      <w:r w:rsidR="003A2ABC">
        <w:rPr>
          <w:noProof/>
        </w:rPr>
        <w:t>6</w:t>
      </w:r>
      <w:r w:rsidR="00053AB0">
        <w:rPr>
          <w:noProof/>
        </w:rPr>
        <w:fldChar w:fldCharType="end"/>
      </w:r>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r w:rsidR="00053AB0">
        <w:fldChar w:fldCharType="begin"/>
      </w:r>
      <w:r w:rsidR="00053AB0">
        <w:instrText xml:space="preserve"> SEQ Figure \* ARABIC </w:instrText>
      </w:r>
      <w:r w:rsidR="00053AB0">
        <w:fldChar w:fldCharType="separate"/>
      </w:r>
      <w:r w:rsidR="003A2ABC">
        <w:rPr>
          <w:noProof/>
        </w:rPr>
        <w:t>7</w:t>
      </w:r>
      <w:r w:rsidR="00053AB0">
        <w:rPr>
          <w:noProof/>
        </w:rPr>
        <w:fldChar w:fldCharType="end"/>
      </w:r>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lastRenderedPageBreak/>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202" w:name="_Ref412806082"/>
      <w:r>
        <w:t xml:space="preserve">S-Function </w:t>
      </w:r>
      <w:r w:rsidR="00D0774B">
        <w:t>Inputs</w:t>
      </w:r>
      <w:bookmarkEnd w:id="202"/>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3A2ABC">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r w:rsidR="00053AB0">
        <w:fldChar w:fldCharType="begin"/>
      </w:r>
      <w:r w:rsidR="00053AB0">
        <w:instrText xml:space="preserve"> SEQ Figure \* ARABIC </w:instrText>
      </w:r>
      <w:r w:rsidR="00053AB0">
        <w:fldChar w:fldCharType="separate"/>
      </w:r>
      <w:r w:rsidR="003A2ABC">
        <w:rPr>
          <w:noProof/>
        </w:rPr>
        <w:t>8</w:t>
      </w:r>
      <w:r w:rsidR="00053AB0">
        <w:rPr>
          <w:noProof/>
        </w:rPr>
        <w:fldChar w:fldCharType="end"/>
      </w:r>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203" w:name="_Ref415562525"/>
      <w:r>
        <w:t xml:space="preserve">S-Function </w:t>
      </w:r>
      <w:r w:rsidR="00D0774B">
        <w:t>States</w:t>
      </w:r>
      <w:bookmarkEnd w:id="203"/>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204" w:name="_Toc415597197"/>
      <w:r>
        <w:t>Converting FAST v7 Simulink Models to FAST v8</w:t>
      </w:r>
      <w:bookmarkEnd w:id="204"/>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3A2ABC">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3A2ABC">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3A2ABC">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A2ABC">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7777777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3A2ABC">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205" w:name="_Toc415597198"/>
      <w:r>
        <w:t>Running FAST in Simulink</w:t>
      </w:r>
      <w:bookmarkEnd w:id="205"/>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lastRenderedPageBreak/>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r w:rsidR="00053AB0">
        <w:fldChar w:fldCharType="begin"/>
      </w:r>
      <w:r w:rsidR="00053AB0">
        <w:instrText xml:space="preserve"> SEQ Figure \* ARABIC </w:instrText>
      </w:r>
      <w:r w:rsidR="00053AB0">
        <w:fldChar w:fldCharType="separate"/>
      </w:r>
      <w:r w:rsidR="003A2ABC">
        <w:rPr>
          <w:noProof/>
        </w:rPr>
        <w:t>9</w:t>
      </w:r>
      <w:r w:rsidR="00053AB0">
        <w:rPr>
          <w:noProof/>
        </w:rPr>
        <w:fldChar w:fldCharType="end"/>
      </w:r>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r w:rsidR="00053AB0">
        <w:fldChar w:fldCharType="begin"/>
      </w:r>
      <w:r w:rsidR="00053AB0">
        <w:instrText xml:space="preserve"> SEQ Figure \* ARABIC </w:instrText>
      </w:r>
      <w:r w:rsidR="00053AB0">
        <w:fldChar w:fldCharType="separate"/>
      </w:r>
      <w:r w:rsidR="003A2ABC">
        <w:rPr>
          <w:noProof/>
        </w:rPr>
        <w:t>10</w:t>
      </w:r>
      <w:r w:rsidR="00053AB0">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206" w:name="_Toc415597199"/>
      <w:r>
        <w:t xml:space="preserve">Compiling </w:t>
      </w:r>
      <w:r w:rsidR="008509E5">
        <w:t xml:space="preserve">FAST </w:t>
      </w:r>
      <w:r>
        <w:t>for Simulink</w:t>
      </w:r>
      <w:bookmarkEnd w:id="206"/>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77777777"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3A2ABC">
        <w:t>Compiling</w:t>
      </w:r>
      <w:r w:rsidR="00063365">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r w:rsidR="00053AB0">
        <w:fldChar w:fldCharType="begin"/>
      </w:r>
      <w:r w:rsidR="00053AB0">
        <w:instrText xml:space="preserve"> SEQ Figure \* ARABIC </w:instrText>
      </w:r>
      <w:r w:rsidR="00053AB0">
        <w:fldChar w:fldCharType="separate"/>
      </w:r>
      <w:r w:rsidR="003A2ABC">
        <w:rPr>
          <w:noProof/>
        </w:rPr>
        <w:t>11</w:t>
      </w:r>
      <w:r w:rsidR="00053AB0">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r w:rsidR="00053AB0">
        <w:fldChar w:fldCharType="begin"/>
      </w:r>
      <w:r w:rsidR="00053AB0">
        <w:instrText xml:space="preserve"> SEQ Figure \* ARABIC </w:instrText>
      </w:r>
      <w:r w:rsidR="00053AB0">
        <w:fldChar w:fldCharType="separate"/>
      </w:r>
      <w:r w:rsidR="003A2ABC">
        <w:rPr>
          <w:noProof/>
        </w:rPr>
        <w:t>12</w:t>
      </w:r>
      <w:r w:rsidR="00053AB0">
        <w:rPr>
          <w:noProof/>
        </w:rPr>
        <w:fldChar w:fldCharType="end"/>
      </w:r>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lastRenderedPageBreak/>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2164B4F1" w14:textId="77777777" w:rsidR="006E56E7" w:rsidRDefault="00F2521D" w:rsidP="00992CCA">
      <w:pPr>
        <w:pStyle w:val="Heading1"/>
      </w:pPr>
      <w:bookmarkStart w:id="207" w:name="_Toc415597200"/>
      <w:r>
        <w:t>Feedback</w:t>
      </w:r>
      <w:bookmarkEnd w:id="207"/>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6" w:history="1">
        <w:r>
          <w:rPr>
            <w:rStyle w:val="Hyperlink"/>
          </w:rPr>
          <w:t>https://wind.nrel.gov/forum/wind/</w:t>
        </w:r>
      </w:hyperlink>
      <w:r>
        <w:t xml:space="preserve"> </w:t>
      </w:r>
    </w:p>
    <w:p w14:paraId="2164B4F3" w14:textId="2F04E686" w:rsidR="00452E60" w:rsidRDefault="006D7B34" w:rsidP="007D7E91">
      <w:pPr>
        <w:pStyle w:val="Heading1"/>
      </w:pPr>
      <w:bookmarkStart w:id="208" w:name="_Ref392062682"/>
      <w:bookmarkStart w:id="209" w:name="_Toc415597201"/>
      <w:r>
        <w:lastRenderedPageBreak/>
        <w:t>Appendix</w:t>
      </w:r>
      <w:r w:rsidR="00185772">
        <w:t xml:space="preserve"> </w:t>
      </w:r>
      <w:fldSimple w:instr=" SEQ Appendix \* MERGEFORMAT \* ALPHABETIC \* MERGEFORMAT ">
        <w:r w:rsidR="003A2ABC">
          <w:rPr>
            <w:noProof/>
          </w:rPr>
          <w:t>A</w:t>
        </w:r>
      </w:fldSimple>
      <w:r>
        <w:t xml:space="preserve">: </w:t>
      </w:r>
      <w:r w:rsidR="00992CCA">
        <w:t xml:space="preserve">Example FAST </w:t>
      </w:r>
      <w:r w:rsidR="00B859C9">
        <w:t>v8.</w:t>
      </w:r>
      <w:r w:rsidR="00A85DDE">
        <w:t>10</w:t>
      </w:r>
      <w:r w:rsidR="00B859C9">
        <w:t xml:space="preserve">.* </w:t>
      </w:r>
      <w:r w:rsidR="00992CCA">
        <w:t>Input File</w:t>
      </w:r>
      <w:bookmarkEnd w:id="208"/>
      <w:bookmarkEnd w:id="209"/>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2164B55F">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14:paraId="2164B57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14:paraId="2164B57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77777777" w:rsidR="007F2710" w:rsidRDefault="001017C7" w:rsidP="001017C7">
      <w:pPr>
        <w:pStyle w:val="Caption"/>
        <w:jc w:val="center"/>
      </w:pPr>
      <w:r>
        <w:t xml:space="preserve">Figure </w:t>
      </w:r>
      <w:r w:rsidR="00053AB0">
        <w:fldChar w:fldCharType="begin"/>
      </w:r>
      <w:r w:rsidR="00053AB0">
        <w:instrText xml:space="preserve"> SEQ Figure \* ARABIC </w:instrText>
      </w:r>
      <w:r w:rsidR="00053AB0">
        <w:fldChar w:fldCharType="separate"/>
      </w:r>
      <w:r w:rsidR="003A2ABC">
        <w:rPr>
          <w:noProof/>
        </w:rPr>
        <w:t>13</w:t>
      </w:r>
      <w:r w:rsidR="00053AB0">
        <w:rPr>
          <w:noProof/>
        </w:rPr>
        <w:fldChar w:fldCharType="end"/>
      </w:r>
      <w:r>
        <w:t>: Example FAST v8.</w:t>
      </w:r>
      <w:r w:rsidR="005C5A0C">
        <w:t>10</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187809" w14:textId="77777777" w:rsidR="00240057" w:rsidRDefault="00240057" w:rsidP="0032059E">
      <w:pPr>
        <w:spacing w:after="0" w:line="240" w:lineRule="auto"/>
      </w:pPr>
      <w:r>
        <w:separator/>
      </w:r>
    </w:p>
  </w:endnote>
  <w:endnote w:type="continuationSeparator" w:id="0">
    <w:p w14:paraId="44779B6A" w14:textId="77777777" w:rsidR="00240057" w:rsidRDefault="00240057"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053AB0" w:rsidRPr="006228F7" w:rsidRDefault="00053AB0" w:rsidP="008A0C65">
    <w:pPr>
      <w:pStyle w:val="Footer"/>
      <w:jc w:val="center"/>
    </w:pPr>
    <w:r>
      <w:fldChar w:fldCharType="begin"/>
    </w:r>
    <w:r>
      <w:instrText xml:space="preserve"> PAGE  \* Arabic  \* MERGEFORMAT </w:instrText>
    </w:r>
    <w:r>
      <w:fldChar w:fldCharType="separate"/>
    </w:r>
    <w:r w:rsidR="00176F14">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AE3EF" w14:textId="77777777" w:rsidR="00240057" w:rsidRDefault="00240057" w:rsidP="0032059E">
      <w:pPr>
        <w:spacing w:after="0" w:line="240" w:lineRule="auto"/>
      </w:pPr>
      <w:r>
        <w:separator/>
      </w:r>
    </w:p>
  </w:footnote>
  <w:footnote w:type="continuationSeparator" w:id="0">
    <w:p w14:paraId="12719B37" w14:textId="77777777" w:rsidR="00240057" w:rsidRDefault="00240057" w:rsidP="0032059E">
      <w:pPr>
        <w:spacing w:after="0" w:line="240" w:lineRule="auto"/>
      </w:pPr>
      <w:r>
        <w:continuationSeparator/>
      </w:r>
    </w:p>
  </w:footnote>
  <w:footnote w:id="1">
    <w:p w14:paraId="2164B56D" w14:textId="77777777" w:rsidR="00053AB0" w:rsidRDefault="00053AB0">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053AB0" w:rsidRDefault="00053AB0">
      <w:pPr>
        <w:pStyle w:val="FootnoteText"/>
      </w:pPr>
      <w:r>
        <w:rPr>
          <w:rStyle w:val="FootnoteReference"/>
        </w:rPr>
        <w:footnoteRef/>
      </w:r>
      <w:r>
        <w:t xml:space="preserve"> These steps must be integer multiples of the structural time step.</w:t>
      </w:r>
    </w:p>
  </w:footnote>
  <w:footnote w:id="3">
    <w:p w14:paraId="2164B56F" w14:textId="77777777" w:rsidR="00053AB0" w:rsidRDefault="00053AB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053AB0" w:rsidRDefault="00053AB0">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053AB0" w:rsidRDefault="00053AB0"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053AB0" w:rsidRDefault="00053AB0"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053AB0" w:rsidRDefault="00053AB0"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053AB0" w:rsidRDefault="00053AB0">
      <w:pPr>
        <w:pStyle w:val="FootnoteText"/>
      </w:pPr>
      <w:r>
        <w:rPr>
          <w:rStyle w:val="FootnoteReference"/>
        </w:rPr>
        <w:footnoteRef/>
      </w:r>
      <w:r>
        <w:t xml:space="preserve"> Note that the LabVIEW interface for FAST v8 has not yet been developed.</w:t>
      </w:r>
    </w:p>
  </w:footnote>
  <w:footnote w:id="9">
    <w:p w14:paraId="2164B575" w14:textId="77777777" w:rsidR="00053AB0" w:rsidRDefault="00053AB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2164B576" w14:textId="77777777" w:rsidR="00053AB0" w:rsidRDefault="00053AB0" w:rsidP="00E22DA9">
      <w:pPr>
        <w:pStyle w:val="FootnoteText"/>
      </w:pPr>
      <w:r>
        <w:rPr>
          <w:rStyle w:val="FootnoteReference"/>
        </w:rPr>
        <w:footnoteRef/>
      </w:r>
      <w:r>
        <w:t xml:space="preserve"> If you are using Visual Studio 2013 or later, the executable may be generated in the &lt;FAST8&gt;\Compiling\</w:t>
      </w:r>
      <w:proofErr w:type="spellStart"/>
      <w:r>
        <w:t>VisualStudio</w:t>
      </w:r>
      <w:proofErr w:type="spellEnd"/>
      <w:r>
        <w:t xml:space="preserve"> folder instead.</w:t>
      </w:r>
    </w:p>
  </w:footnote>
  <w:footnote w:id="11">
    <w:p w14:paraId="39D6B433" w14:textId="2E5FA20A" w:rsidR="00053AB0" w:rsidRDefault="00053AB0">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86C75"/>
    <w:rsid w:val="00095694"/>
    <w:rsid w:val="000973B8"/>
    <w:rsid w:val="000A7AE6"/>
    <w:rsid w:val="000B5913"/>
    <w:rsid w:val="000C417D"/>
    <w:rsid w:val="000D16ED"/>
    <w:rsid w:val="000D2280"/>
    <w:rsid w:val="000D24F9"/>
    <w:rsid w:val="000D373D"/>
    <w:rsid w:val="000D4770"/>
    <w:rsid w:val="000D66E4"/>
    <w:rsid w:val="000D67F1"/>
    <w:rsid w:val="000E1845"/>
    <w:rsid w:val="000E1CA2"/>
    <w:rsid w:val="000E1D2E"/>
    <w:rsid w:val="000E4597"/>
    <w:rsid w:val="000F21F1"/>
    <w:rsid w:val="000F3583"/>
    <w:rsid w:val="00100AB0"/>
    <w:rsid w:val="001017C7"/>
    <w:rsid w:val="0010264A"/>
    <w:rsid w:val="0010612B"/>
    <w:rsid w:val="001143AF"/>
    <w:rsid w:val="00123745"/>
    <w:rsid w:val="001336DD"/>
    <w:rsid w:val="001421BE"/>
    <w:rsid w:val="00143736"/>
    <w:rsid w:val="00143EBA"/>
    <w:rsid w:val="001479F4"/>
    <w:rsid w:val="00160D02"/>
    <w:rsid w:val="0016100B"/>
    <w:rsid w:val="00174830"/>
    <w:rsid w:val="0017590F"/>
    <w:rsid w:val="00176884"/>
    <w:rsid w:val="00176F14"/>
    <w:rsid w:val="00182565"/>
    <w:rsid w:val="001847A2"/>
    <w:rsid w:val="00185772"/>
    <w:rsid w:val="0018640E"/>
    <w:rsid w:val="0018732B"/>
    <w:rsid w:val="00195D86"/>
    <w:rsid w:val="001A4C06"/>
    <w:rsid w:val="001A5D50"/>
    <w:rsid w:val="001A7232"/>
    <w:rsid w:val="001A778F"/>
    <w:rsid w:val="001B1E94"/>
    <w:rsid w:val="001B3FFF"/>
    <w:rsid w:val="001C051D"/>
    <w:rsid w:val="001C3EEE"/>
    <w:rsid w:val="001C3FE2"/>
    <w:rsid w:val="001C4FB6"/>
    <w:rsid w:val="001C5503"/>
    <w:rsid w:val="001D3CFF"/>
    <w:rsid w:val="001E2045"/>
    <w:rsid w:val="001E429B"/>
    <w:rsid w:val="001E4B29"/>
    <w:rsid w:val="001F3997"/>
    <w:rsid w:val="001F7594"/>
    <w:rsid w:val="00201B27"/>
    <w:rsid w:val="00201C65"/>
    <w:rsid w:val="002034C6"/>
    <w:rsid w:val="0020438F"/>
    <w:rsid w:val="00207908"/>
    <w:rsid w:val="002105D5"/>
    <w:rsid w:val="0021067C"/>
    <w:rsid w:val="0021214D"/>
    <w:rsid w:val="00214A47"/>
    <w:rsid w:val="00216308"/>
    <w:rsid w:val="002163CE"/>
    <w:rsid w:val="00217CBB"/>
    <w:rsid w:val="002204BD"/>
    <w:rsid w:val="002213CC"/>
    <w:rsid w:val="00222668"/>
    <w:rsid w:val="00230DFF"/>
    <w:rsid w:val="002351D0"/>
    <w:rsid w:val="00240057"/>
    <w:rsid w:val="00243C5B"/>
    <w:rsid w:val="00246C52"/>
    <w:rsid w:val="0025096E"/>
    <w:rsid w:val="00253827"/>
    <w:rsid w:val="00254699"/>
    <w:rsid w:val="0025602C"/>
    <w:rsid w:val="00256CFF"/>
    <w:rsid w:val="00267231"/>
    <w:rsid w:val="0026798D"/>
    <w:rsid w:val="0027277B"/>
    <w:rsid w:val="0027571D"/>
    <w:rsid w:val="00276C5F"/>
    <w:rsid w:val="0027790F"/>
    <w:rsid w:val="00277AD8"/>
    <w:rsid w:val="00280B19"/>
    <w:rsid w:val="002827E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11B3A"/>
    <w:rsid w:val="0041287D"/>
    <w:rsid w:val="00413886"/>
    <w:rsid w:val="00413D42"/>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E39"/>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E44"/>
    <w:rsid w:val="006E56E7"/>
    <w:rsid w:val="006F4EDC"/>
    <w:rsid w:val="00703CA6"/>
    <w:rsid w:val="0070478E"/>
    <w:rsid w:val="00707214"/>
    <w:rsid w:val="00707227"/>
    <w:rsid w:val="00710BF4"/>
    <w:rsid w:val="00715AAA"/>
    <w:rsid w:val="007163E7"/>
    <w:rsid w:val="00717098"/>
    <w:rsid w:val="007231E1"/>
    <w:rsid w:val="007255E7"/>
    <w:rsid w:val="00725E3F"/>
    <w:rsid w:val="007260CD"/>
    <w:rsid w:val="00730F88"/>
    <w:rsid w:val="00733232"/>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665B"/>
    <w:rsid w:val="00800315"/>
    <w:rsid w:val="00802342"/>
    <w:rsid w:val="00805E93"/>
    <w:rsid w:val="0080639F"/>
    <w:rsid w:val="0080762B"/>
    <w:rsid w:val="00813432"/>
    <w:rsid w:val="008204F5"/>
    <w:rsid w:val="008233CD"/>
    <w:rsid w:val="00825D8B"/>
    <w:rsid w:val="008274A4"/>
    <w:rsid w:val="00830652"/>
    <w:rsid w:val="00831468"/>
    <w:rsid w:val="00831ED9"/>
    <w:rsid w:val="008343ED"/>
    <w:rsid w:val="00834D19"/>
    <w:rsid w:val="008353BA"/>
    <w:rsid w:val="00840641"/>
    <w:rsid w:val="00845AC5"/>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80C9B"/>
    <w:rsid w:val="00985CF5"/>
    <w:rsid w:val="00992CCA"/>
    <w:rsid w:val="009951B8"/>
    <w:rsid w:val="009A2E23"/>
    <w:rsid w:val="009A3075"/>
    <w:rsid w:val="009A4B60"/>
    <w:rsid w:val="009A60D9"/>
    <w:rsid w:val="009A69FA"/>
    <w:rsid w:val="009B0BC2"/>
    <w:rsid w:val="009B264B"/>
    <w:rsid w:val="009B51A8"/>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337F1"/>
    <w:rsid w:val="00A57CEC"/>
    <w:rsid w:val="00A611CB"/>
    <w:rsid w:val="00A63833"/>
    <w:rsid w:val="00A670F6"/>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DBB"/>
    <w:rsid w:val="00AE3A86"/>
    <w:rsid w:val="00AE564B"/>
    <w:rsid w:val="00AF4372"/>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63F27"/>
    <w:rsid w:val="00B65334"/>
    <w:rsid w:val="00B66C86"/>
    <w:rsid w:val="00B67678"/>
    <w:rsid w:val="00B7075F"/>
    <w:rsid w:val="00B73836"/>
    <w:rsid w:val="00B749B5"/>
    <w:rsid w:val="00B763E9"/>
    <w:rsid w:val="00B76B55"/>
    <w:rsid w:val="00B859C9"/>
    <w:rsid w:val="00B92E37"/>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617B"/>
    <w:rsid w:val="00D668A4"/>
    <w:rsid w:val="00D7063E"/>
    <w:rsid w:val="00D7106A"/>
    <w:rsid w:val="00D720E0"/>
    <w:rsid w:val="00D76608"/>
    <w:rsid w:val="00D9198B"/>
    <w:rsid w:val="00DA5127"/>
    <w:rsid w:val="00DA779C"/>
    <w:rsid w:val="00DB0DFE"/>
    <w:rsid w:val="00DB3191"/>
    <w:rsid w:val="00DB33B3"/>
    <w:rsid w:val="00DC2532"/>
    <w:rsid w:val="00DC49AD"/>
    <w:rsid w:val="00DC6217"/>
    <w:rsid w:val="00DC658B"/>
    <w:rsid w:val="00DC6859"/>
    <w:rsid w:val="00DD0379"/>
    <w:rsid w:val="00DD7DF7"/>
    <w:rsid w:val="00DE337C"/>
    <w:rsid w:val="00DE4D91"/>
    <w:rsid w:val="00DE6B88"/>
    <w:rsid w:val="00DF226E"/>
    <w:rsid w:val="00DF37BC"/>
    <w:rsid w:val="00DF5C8E"/>
    <w:rsid w:val="00E003F4"/>
    <w:rsid w:val="00E04013"/>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system/files/Setup_NWTC_Windows.pdf" TargetMode="External"/><Relationship Id="rId36" Type="http://schemas.openxmlformats.org/officeDocument/2006/relationships/hyperlink" Target="https://wind.nrel.gov/forum/wind/" TargetMode="External"/><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hyperlink" Target="https://nwtc.nrel.gov/MAP" TargetMode="External"/><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52ECA-A938-49D7-BA4F-B26184DB2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38</Pages>
  <Words>10127</Words>
  <Characters>57727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67719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38</cp:revision>
  <dcterms:created xsi:type="dcterms:W3CDTF">2015-03-31T13:08:00Z</dcterms:created>
  <dcterms:modified xsi:type="dcterms:W3CDTF">2015-04-15T20:11:00Z</dcterms:modified>
</cp:coreProperties>
</file>