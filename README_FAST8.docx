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ins w:id="0" w:author="Bonnie Jonkman" w:date="2015-02-27T14:53:00Z">
        <w:r w:rsidR="002A6E11">
          <w:t>1</w:t>
        </w:r>
      </w:ins>
      <w:r w:rsidR="005D7EC4">
        <w:t>0</w:t>
      </w:r>
      <w:del w:id="1" w:author="Bonnie Jonkman" w:date="2015-02-27T14:53:00Z">
        <w:r w:rsidR="00E759ED" w:rsidDel="002A6E11">
          <w:delText>9</w:delText>
        </w:r>
      </w:del>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del w:id="2" w:author="Bonnie Jonkman" w:date="2015-02-27T14:54:00Z">
        <w:r w:rsidR="00E759ED" w:rsidDel="002A6E11">
          <w:delText>September</w:delText>
        </w:r>
        <w:r w:rsidR="00F45A49" w:rsidDel="002A6E11">
          <w:delText xml:space="preserve"> </w:delText>
        </w:r>
      </w:del>
      <w:ins w:id="3" w:author="Bonnie Jonkman" w:date="2015-02-27T14:54:00Z">
        <w:r w:rsidR="002A6E11">
          <w:t xml:space="preserve">March </w:t>
        </w:r>
      </w:ins>
      <w:r w:rsidR="00F45A49">
        <w:t>3</w:t>
      </w:r>
      <w:del w:id="4" w:author="Bonnie Jonkman" w:date="2015-02-27T14:54:00Z">
        <w:r w:rsidR="00F45A49" w:rsidDel="002A6E11">
          <w:delText>0</w:delText>
        </w:r>
      </w:del>
      <w:ins w:id="5" w:author="Bonnie Jonkman" w:date="2015-02-27T14:54:00Z">
        <w:r w:rsidR="002A6E11">
          <w:t>1</w:t>
        </w:r>
      </w:ins>
      <w:r w:rsidR="00F45A49">
        <w:t>, 201</w:t>
      </w:r>
      <w:del w:id="6" w:author="Bonnie Jonkman" w:date="2015-02-27T14:54:00Z">
        <w:r w:rsidR="00F45A49" w:rsidDel="002A6E11">
          <w:delText>4</w:delText>
        </w:r>
      </w:del>
      <w:ins w:id="7" w:author="Bonnie Jonkman" w:date="2015-02-27T14:54:00Z">
        <w:r w:rsidR="002A6E11">
          <w:t>5</w:t>
        </w:r>
      </w:ins>
      <w:ins w:id="8" w:author="Bonnie Jonkman" w:date="2015-02-27T14:53:00Z">
        <w:r w:rsidR="002A6E11">
          <w:t xml:space="preserve"> </w:t>
        </w:r>
      </w:ins>
      <w:ins w:id="9" w:author="Bonnie Jonkman" w:date="2015-02-27T14:54:00Z">
        <w:r w:rsidR="002A6E11">
          <w:t>–</w:t>
        </w:r>
      </w:ins>
      <w:ins w:id="10" w:author="Bonnie Jonkman" w:date="2015-02-27T14:53:00Z">
        <w:r w:rsidR="002A6E11">
          <w:t xml:space="preserve"> </w:t>
        </w:r>
        <w:r w:rsidR="002A6E11" w:rsidRPr="002A6E11">
          <w:rPr>
            <w:highlight w:val="yellow"/>
            <w:rPrChange w:id="11" w:author="Bonnie Jonkman" w:date="2015-02-27T14:54:00Z">
              <w:rPr/>
            </w:rPrChange>
          </w:rPr>
          <w:t xml:space="preserve">IN </w:t>
        </w:r>
      </w:ins>
      <w:ins w:id="12" w:author="Bonnie Jonkman" w:date="2015-02-27T14:54:00Z">
        <w:r w:rsidR="002A6E11" w:rsidRPr="002A6E11">
          <w:rPr>
            <w:highlight w:val="yellow"/>
            <w:rPrChange w:id="13" w:author="Bonnie Jonkman" w:date="2015-02-27T14:54:00Z">
              <w:rPr/>
            </w:rPrChange>
          </w:rPr>
          <w:t>PROGRESS</w:t>
        </w:r>
      </w:ins>
    </w:p>
    <w:p w:rsidR="006C131B" w:rsidRDefault="006C131B" w:rsidP="006C131B"/>
    <w:p w:rsidR="009E13A6" w:rsidRDefault="006C131B" w:rsidP="00992CCA">
      <w:pPr>
        <w:pStyle w:val="Heading1"/>
      </w:pPr>
      <w:bookmarkStart w:id="14" w:name="_Toc413145046"/>
      <w:r>
        <w:t>Table of Contents</w:t>
      </w:r>
      <w:bookmarkEnd w:id="14"/>
    </w:p>
    <w:p w:rsidR="00B749B5"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3145046" w:history="1">
        <w:r w:rsidR="00B749B5" w:rsidRPr="001E3F59">
          <w:rPr>
            <w:rStyle w:val="Hyperlink"/>
            <w:noProof/>
          </w:rPr>
          <w:t>Table of Contents</w:t>
        </w:r>
        <w:r w:rsidR="00B749B5">
          <w:rPr>
            <w:noProof/>
            <w:webHidden/>
          </w:rPr>
          <w:tab/>
        </w:r>
        <w:r w:rsidR="00B749B5">
          <w:rPr>
            <w:noProof/>
            <w:webHidden/>
          </w:rPr>
          <w:fldChar w:fldCharType="begin"/>
        </w:r>
        <w:r w:rsidR="00B749B5">
          <w:rPr>
            <w:noProof/>
            <w:webHidden/>
          </w:rPr>
          <w:instrText xml:space="preserve"> PAGEREF _Toc413145046 \h </w:instrText>
        </w:r>
        <w:r w:rsidR="00B749B5">
          <w:rPr>
            <w:noProof/>
            <w:webHidden/>
          </w:rPr>
        </w:r>
        <w:r w:rsidR="00B749B5">
          <w:rPr>
            <w:noProof/>
            <w:webHidden/>
          </w:rPr>
          <w:fldChar w:fldCharType="separate"/>
        </w:r>
        <w:r w:rsidR="00B749B5">
          <w:rPr>
            <w:noProof/>
            <w:webHidden/>
          </w:rPr>
          <w:t>1</w:t>
        </w:r>
        <w:r w:rsidR="00B749B5">
          <w:rPr>
            <w:noProof/>
            <w:webHidden/>
          </w:rPr>
          <w:fldChar w:fldCharType="end"/>
        </w:r>
      </w:hyperlink>
    </w:p>
    <w:p w:rsidR="00B749B5" w:rsidRDefault="00B749B5">
      <w:pPr>
        <w:pStyle w:val="TOC1"/>
        <w:tabs>
          <w:tab w:val="right" w:leader="dot" w:pos="9350"/>
        </w:tabs>
        <w:rPr>
          <w:rFonts w:eastAsiaTheme="minorEastAsia"/>
          <w:noProof/>
        </w:rPr>
      </w:pPr>
      <w:hyperlink w:anchor="_Toc413145047" w:history="1">
        <w:r w:rsidRPr="001E3F59">
          <w:rPr>
            <w:rStyle w:val="Hyperlink"/>
            <w:noProof/>
          </w:rPr>
          <w:t>Introduction</w:t>
        </w:r>
        <w:r>
          <w:rPr>
            <w:noProof/>
            <w:webHidden/>
          </w:rPr>
          <w:tab/>
        </w:r>
        <w:r>
          <w:rPr>
            <w:noProof/>
            <w:webHidden/>
          </w:rPr>
          <w:fldChar w:fldCharType="begin"/>
        </w:r>
        <w:r>
          <w:rPr>
            <w:noProof/>
            <w:webHidden/>
          </w:rPr>
          <w:instrText xml:space="preserve"> PAGEREF _Toc413145047 \h </w:instrText>
        </w:r>
        <w:r>
          <w:rPr>
            <w:noProof/>
            <w:webHidden/>
          </w:rPr>
        </w:r>
        <w:r>
          <w:rPr>
            <w:noProof/>
            <w:webHidden/>
          </w:rPr>
          <w:fldChar w:fldCharType="separate"/>
        </w:r>
        <w:r>
          <w:rPr>
            <w:noProof/>
            <w:webHidden/>
          </w:rPr>
          <w:t>3</w:t>
        </w:r>
        <w:r>
          <w:rPr>
            <w:noProof/>
            <w:webHidden/>
          </w:rPr>
          <w:fldChar w:fldCharType="end"/>
        </w:r>
      </w:hyperlink>
    </w:p>
    <w:p w:rsidR="00B749B5" w:rsidRDefault="00B749B5">
      <w:pPr>
        <w:pStyle w:val="TOC1"/>
        <w:tabs>
          <w:tab w:val="right" w:leader="dot" w:pos="9350"/>
        </w:tabs>
        <w:rPr>
          <w:rFonts w:eastAsiaTheme="minorEastAsia"/>
          <w:noProof/>
        </w:rPr>
      </w:pPr>
      <w:hyperlink w:anchor="_Toc413145048" w:history="1">
        <w:r w:rsidRPr="001E3F59">
          <w:rPr>
            <w:rStyle w:val="Hyperlink"/>
            <w:noProof/>
          </w:rPr>
          <w:t>Major changes in FAST</w:t>
        </w:r>
        <w:r>
          <w:rPr>
            <w:noProof/>
            <w:webHidden/>
          </w:rPr>
          <w:tab/>
        </w:r>
        <w:r>
          <w:rPr>
            <w:noProof/>
            <w:webHidden/>
          </w:rPr>
          <w:fldChar w:fldCharType="begin"/>
        </w:r>
        <w:r>
          <w:rPr>
            <w:noProof/>
            <w:webHidden/>
          </w:rPr>
          <w:instrText xml:space="preserve"> PAGEREF _Toc413145048 \h </w:instrText>
        </w:r>
        <w:r>
          <w:rPr>
            <w:noProof/>
            <w:webHidden/>
          </w:rPr>
        </w:r>
        <w:r>
          <w:rPr>
            <w:noProof/>
            <w:webHidden/>
          </w:rPr>
          <w:fldChar w:fldCharType="separate"/>
        </w:r>
        <w:r>
          <w:rPr>
            <w:noProof/>
            <w:webHidden/>
          </w:rPr>
          <w:t>8</w:t>
        </w:r>
        <w:r>
          <w:rPr>
            <w:noProof/>
            <w:webHidden/>
          </w:rPr>
          <w:fldChar w:fldCharType="end"/>
        </w:r>
      </w:hyperlink>
    </w:p>
    <w:p w:rsidR="00B749B5" w:rsidRDefault="00B749B5">
      <w:pPr>
        <w:pStyle w:val="TOC2"/>
        <w:tabs>
          <w:tab w:val="right" w:leader="dot" w:pos="9350"/>
        </w:tabs>
        <w:rPr>
          <w:rFonts w:eastAsiaTheme="minorEastAsia"/>
          <w:noProof/>
        </w:rPr>
      </w:pPr>
      <w:hyperlink w:anchor="_Toc413145049" w:history="1">
        <w:r w:rsidRPr="001E3F59">
          <w:rPr>
            <w:rStyle w:val="Hyperlink"/>
            <w:noProof/>
          </w:rPr>
          <w:t>v8.10.00a-bjj</w:t>
        </w:r>
        <w:r>
          <w:rPr>
            <w:noProof/>
            <w:webHidden/>
          </w:rPr>
          <w:tab/>
        </w:r>
        <w:r>
          <w:rPr>
            <w:noProof/>
            <w:webHidden/>
          </w:rPr>
          <w:fldChar w:fldCharType="begin"/>
        </w:r>
        <w:r>
          <w:rPr>
            <w:noProof/>
            <w:webHidden/>
          </w:rPr>
          <w:instrText xml:space="preserve"> PAGEREF _Toc413145049 \h </w:instrText>
        </w:r>
        <w:r>
          <w:rPr>
            <w:noProof/>
            <w:webHidden/>
          </w:rPr>
        </w:r>
        <w:r>
          <w:rPr>
            <w:noProof/>
            <w:webHidden/>
          </w:rPr>
          <w:fldChar w:fldCharType="separate"/>
        </w:r>
        <w:r>
          <w:rPr>
            <w:noProof/>
            <w:webHidden/>
          </w:rPr>
          <w:t>8</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0" w:history="1">
        <w:r w:rsidRPr="001E3F59">
          <w:rPr>
            <w:rStyle w:val="Hyperlink"/>
            <w:noProof/>
          </w:rPr>
          <w:t>v8.09.00a-bjj</w:t>
        </w:r>
        <w:r>
          <w:rPr>
            <w:noProof/>
            <w:webHidden/>
          </w:rPr>
          <w:tab/>
        </w:r>
        <w:r>
          <w:rPr>
            <w:noProof/>
            <w:webHidden/>
          </w:rPr>
          <w:fldChar w:fldCharType="begin"/>
        </w:r>
        <w:r>
          <w:rPr>
            <w:noProof/>
            <w:webHidden/>
          </w:rPr>
          <w:instrText xml:space="preserve"> PAGEREF _Toc413145050 \h </w:instrText>
        </w:r>
        <w:r>
          <w:rPr>
            <w:noProof/>
            <w:webHidden/>
          </w:rPr>
        </w:r>
        <w:r>
          <w:rPr>
            <w:noProof/>
            <w:webHidden/>
          </w:rPr>
          <w:fldChar w:fldCharType="separate"/>
        </w:r>
        <w:r>
          <w:rPr>
            <w:noProof/>
            <w:webHidden/>
          </w:rPr>
          <w:t>9</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1" w:history="1">
        <w:r w:rsidRPr="001E3F59">
          <w:rPr>
            <w:rStyle w:val="Hyperlink"/>
            <w:noProof/>
          </w:rPr>
          <w:t>v8.08.00c-bjj</w:t>
        </w:r>
        <w:r>
          <w:rPr>
            <w:noProof/>
            <w:webHidden/>
          </w:rPr>
          <w:tab/>
        </w:r>
        <w:r>
          <w:rPr>
            <w:noProof/>
            <w:webHidden/>
          </w:rPr>
          <w:fldChar w:fldCharType="begin"/>
        </w:r>
        <w:r>
          <w:rPr>
            <w:noProof/>
            <w:webHidden/>
          </w:rPr>
          <w:instrText xml:space="preserve"> PAGEREF _Toc413145051 \h </w:instrText>
        </w:r>
        <w:r>
          <w:rPr>
            <w:noProof/>
            <w:webHidden/>
          </w:rPr>
        </w:r>
        <w:r>
          <w:rPr>
            <w:noProof/>
            <w:webHidden/>
          </w:rPr>
          <w:fldChar w:fldCharType="separate"/>
        </w:r>
        <w:r>
          <w:rPr>
            <w:noProof/>
            <w:webHidden/>
          </w:rPr>
          <w:t>10</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2" w:history="1">
        <w:r w:rsidRPr="001E3F59">
          <w:rPr>
            <w:rStyle w:val="Hyperlink"/>
            <w:noProof/>
          </w:rPr>
          <w:t>v8.03.02b-bjj</w:t>
        </w:r>
        <w:r>
          <w:rPr>
            <w:noProof/>
            <w:webHidden/>
          </w:rPr>
          <w:tab/>
        </w:r>
        <w:r>
          <w:rPr>
            <w:noProof/>
            <w:webHidden/>
          </w:rPr>
          <w:fldChar w:fldCharType="begin"/>
        </w:r>
        <w:r>
          <w:rPr>
            <w:noProof/>
            <w:webHidden/>
          </w:rPr>
          <w:instrText xml:space="preserve"> PAGEREF _Toc413145052 \h </w:instrText>
        </w:r>
        <w:r>
          <w:rPr>
            <w:noProof/>
            <w:webHidden/>
          </w:rPr>
        </w:r>
        <w:r>
          <w:rPr>
            <w:noProof/>
            <w:webHidden/>
          </w:rPr>
          <w:fldChar w:fldCharType="separate"/>
        </w:r>
        <w:r>
          <w:rPr>
            <w:noProof/>
            <w:webHidden/>
          </w:rPr>
          <w:t>13</w:t>
        </w:r>
        <w:r>
          <w:rPr>
            <w:noProof/>
            <w:webHidden/>
          </w:rPr>
          <w:fldChar w:fldCharType="end"/>
        </w:r>
      </w:hyperlink>
    </w:p>
    <w:p w:rsidR="00B749B5" w:rsidRDefault="00B749B5">
      <w:pPr>
        <w:pStyle w:val="TOC1"/>
        <w:tabs>
          <w:tab w:val="right" w:leader="dot" w:pos="9350"/>
        </w:tabs>
        <w:rPr>
          <w:rFonts w:eastAsiaTheme="minorEastAsia"/>
          <w:noProof/>
        </w:rPr>
      </w:pPr>
      <w:hyperlink w:anchor="_Toc413145053" w:history="1">
        <w:r w:rsidRPr="001E3F59">
          <w:rPr>
            <w:rStyle w:val="Hyperlink"/>
            <w:noProof/>
          </w:rPr>
          <w:t>Certification Tests</w:t>
        </w:r>
        <w:r>
          <w:rPr>
            <w:noProof/>
            <w:webHidden/>
          </w:rPr>
          <w:tab/>
        </w:r>
        <w:r>
          <w:rPr>
            <w:noProof/>
            <w:webHidden/>
          </w:rPr>
          <w:fldChar w:fldCharType="begin"/>
        </w:r>
        <w:r>
          <w:rPr>
            <w:noProof/>
            <w:webHidden/>
          </w:rPr>
          <w:instrText xml:space="preserve"> PAGEREF _Toc413145053 \h </w:instrText>
        </w:r>
        <w:r>
          <w:rPr>
            <w:noProof/>
            <w:webHidden/>
          </w:rPr>
        </w:r>
        <w:r>
          <w:rPr>
            <w:noProof/>
            <w:webHidden/>
          </w:rPr>
          <w:fldChar w:fldCharType="separate"/>
        </w:r>
        <w:r>
          <w:rPr>
            <w:noProof/>
            <w:webHidden/>
          </w:rPr>
          <w:t>13</w:t>
        </w:r>
        <w:r>
          <w:rPr>
            <w:noProof/>
            <w:webHidden/>
          </w:rPr>
          <w:fldChar w:fldCharType="end"/>
        </w:r>
      </w:hyperlink>
    </w:p>
    <w:p w:rsidR="00B749B5" w:rsidRDefault="00B749B5">
      <w:pPr>
        <w:pStyle w:val="TOC1"/>
        <w:tabs>
          <w:tab w:val="right" w:leader="dot" w:pos="9350"/>
        </w:tabs>
        <w:rPr>
          <w:rFonts w:eastAsiaTheme="minorEastAsia"/>
          <w:noProof/>
        </w:rPr>
      </w:pPr>
      <w:hyperlink w:anchor="_Toc413145054" w:history="1">
        <w:r w:rsidRPr="001E3F59">
          <w:rPr>
            <w:rStyle w:val="Hyperlink"/>
            <w:noProof/>
          </w:rPr>
          <w:t>Variables Specified in the FAST Primary Input File</w:t>
        </w:r>
        <w:r>
          <w:rPr>
            <w:noProof/>
            <w:webHidden/>
          </w:rPr>
          <w:tab/>
        </w:r>
        <w:r>
          <w:rPr>
            <w:noProof/>
            <w:webHidden/>
          </w:rPr>
          <w:fldChar w:fldCharType="begin"/>
        </w:r>
        <w:r>
          <w:rPr>
            <w:noProof/>
            <w:webHidden/>
          </w:rPr>
          <w:instrText xml:space="preserve"> PAGEREF _Toc413145054 \h </w:instrText>
        </w:r>
        <w:r>
          <w:rPr>
            <w:noProof/>
            <w:webHidden/>
          </w:rPr>
        </w:r>
        <w:r>
          <w:rPr>
            <w:noProof/>
            <w:webHidden/>
          </w:rPr>
          <w:fldChar w:fldCharType="separate"/>
        </w:r>
        <w:r>
          <w:rPr>
            <w:noProof/>
            <w:webHidden/>
          </w:rPr>
          <w:t>14</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5" w:history="1">
        <w:r w:rsidRPr="001E3F59">
          <w:rPr>
            <w:rStyle w:val="Hyperlink"/>
            <w:noProof/>
          </w:rPr>
          <w:t>Simulation Control</w:t>
        </w:r>
        <w:r>
          <w:rPr>
            <w:noProof/>
            <w:webHidden/>
          </w:rPr>
          <w:tab/>
        </w:r>
        <w:r>
          <w:rPr>
            <w:noProof/>
            <w:webHidden/>
          </w:rPr>
          <w:fldChar w:fldCharType="begin"/>
        </w:r>
        <w:r>
          <w:rPr>
            <w:noProof/>
            <w:webHidden/>
          </w:rPr>
          <w:instrText xml:space="preserve"> PAGEREF _Toc413145055 \h </w:instrText>
        </w:r>
        <w:r>
          <w:rPr>
            <w:noProof/>
            <w:webHidden/>
          </w:rPr>
        </w:r>
        <w:r>
          <w:rPr>
            <w:noProof/>
            <w:webHidden/>
          </w:rPr>
          <w:fldChar w:fldCharType="separate"/>
        </w:r>
        <w:r>
          <w:rPr>
            <w:noProof/>
            <w:webHidden/>
          </w:rPr>
          <w:t>14</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6" w:history="1">
        <w:r w:rsidRPr="001E3F59">
          <w:rPr>
            <w:rStyle w:val="Hyperlink"/>
            <w:noProof/>
          </w:rPr>
          <w:t>Feature Switches and Flags</w:t>
        </w:r>
        <w:r>
          <w:rPr>
            <w:noProof/>
            <w:webHidden/>
          </w:rPr>
          <w:tab/>
        </w:r>
        <w:r>
          <w:rPr>
            <w:noProof/>
            <w:webHidden/>
          </w:rPr>
          <w:fldChar w:fldCharType="begin"/>
        </w:r>
        <w:r>
          <w:rPr>
            <w:noProof/>
            <w:webHidden/>
          </w:rPr>
          <w:instrText xml:space="preserve"> PAGEREF _Toc413145056 \h </w:instrText>
        </w:r>
        <w:r>
          <w:rPr>
            <w:noProof/>
            <w:webHidden/>
          </w:rPr>
        </w:r>
        <w:r>
          <w:rPr>
            <w:noProof/>
            <w:webHidden/>
          </w:rPr>
          <w:fldChar w:fldCharType="separate"/>
        </w:r>
        <w:r>
          <w:rPr>
            <w:noProof/>
            <w:webHidden/>
          </w:rPr>
          <w:t>16</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7" w:history="1">
        <w:r w:rsidRPr="001E3F59">
          <w:rPr>
            <w:rStyle w:val="Hyperlink"/>
            <w:noProof/>
          </w:rPr>
          <w:t>Input Files</w:t>
        </w:r>
        <w:r>
          <w:rPr>
            <w:noProof/>
            <w:webHidden/>
          </w:rPr>
          <w:tab/>
        </w:r>
        <w:r>
          <w:rPr>
            <w:noProof/>
            <w:webHidden/>
          </w:rPr>
          <w:fldChar w:fldCharType="begin"/>
        </w:r>
        <w:r>
          <w:rPr>
            <w:noProof/>
            <w:webHidden/>
          </w:rPr>
          <w:instrText xml:space="preserve"> PAGEREF _Toc413145057 \h </w:instrText>
        </w:r>
        <w:r>
          <w:rPr>
            <w:noProof/>
            <w:webHidden/>
          </w:rPr>
        </w:r>
        <w:r>
          <w:rPr>
            <w:noProof/>
            <w:webHidden/>
          </w:rPr>
          <w:fldChar w:fldCharType="separate"/>
        </w:r>
        <w:r>
          <w:rPr>
            <w:noProof/>
            <w:webHidden/>
          </w:rPr>
          <w:t>17</w:t>
        </w:r>
        <w:r>
          <w:rPr>
            <w:noProof/>
            <w:webHidden/>
          </w:rPr>
          <w:fldChar w:fldCharType="end"/>
        </w:r>
      </w:hyperlink>
    </w:p>
    <w:p w:rsidR="00B749B5" w:rsidRDefault="00B749B5">
      <w:pPr>
        <w:pStyle w:val="TOC2"/>
        <w:tabs>
          <w:tab w:val="right" w:leader="dot" w:pos="9350"/>
        </w:tabs>
        <w:rPr>
          <w:rFonts w:eastAsiaTheme="minorEastAsia"/>
          <w:noProof/>
        </w:rPr>
      </w:pPr>
      <w:hyperlink w:anchor="_Toc413145058" w:history="1">
        <w:r w:rsidRPr="001E3F59">
          <w:rPr>
            <w:rStyle w:val="Hyperlink"/>
            <w:noProof/>
          </w:rPr>
          <w:t>Output</w:t>
        </w:r>
        <w:r>
          <w:rPr>
            <w:noProof/>
            <w:webHidden/>
          </w:rPr>
          <w:tab/>
        </w:r>
        <w:r>
          <w:rPr>
            <w:noProof/>
            <w:webHidden/>
          </w:rPr>
          <w:fldChar w:fldCharType="begin"/>
        </w:r>
        <w:r>
          <w:rPr>
            <w:noProof/>
            <w:webHidden/>
          </w:rPr>
          <w:instrText xml:space="preserve"> PAGEREF _Toc413145058 \h </w:instrText>
        </w:r>
        <w:r>
          <w:rPr>
            <w:noProof/>
            <w:webHidden/>
          </w:rPr>
        </w:r>
        <w:r>
          <w:rPr>
            <w:noProof/>
            <w:webHidden/>
          </w:rPr>
          <w:fldChar w:fldCharType="separate"/>
        </w:r>
        <w:r>
          <w:rPr>
            <w:noProof/>
            <w:webHidden/>
          </w:rPr>
          <w:t>18</w:t>
        </w:r>
        <w:r>
          <w:rPr>
            <w:noProof/>
            <w:webHidden/>
          </w:rPr>
          <w:fldChar w:fldCharType="end"/>
        </w:r>
      </w:hyperlink>
    </w:p>
    <w:p w:rsidR="00B749B5" w:rsidRDefault="00B749B5">
      <w:pPr>
        <w:pStyle w:val="TOC1"/>
        <w:tabs>
          <w:tab w:val="right" w:leader="dot" w:pos="9350"/>
        </w:tabs>
        <w:rPr>
          <w:rFonts w:eastAsiaTheme="minorEastAsia"/>
          <w:noProof/>
        </w:rPr>
      </w:pPr>
      <w:hyperlink w:anchor="_Toc413145059" w:history="1">
        <w:r w:rsidRPr="001E3F59">
          <w:rPr>
            <w:rStyle w:val="Hyperlink"/>
            <w:noProof/>
          </w:rPr>
          <w:t>Modeling Tips</w:t>
        </w:r>
        <w:r>
          <w:rPr>
            <w:noProof/>
            <w:webHidden/>
          </w:rPr>
          <w:tab/>
        </w:r>
        <w:r>
          <w:rPr>
            <w:noProof/>
            <w:webHidden/>
          </w:rPr>
          <w:fldChar w:fldCharType="begin"/>
        </w:r>
        <w:r>
          <w:rPr>
            <w:noProof/>
            <w:webHidden/>
          </w:rPr>
          <w:instrText xml:space="preserve"> PAGEREF _Toc413145059 \h </w:instrText>
        </w:r>
        <w:r>
          <w:rPr>
            <w:noProof/>
            <w:webHidden/>
          </w:rPr>
        </w:r>
        <w:r>
          <w:rPr>
            <w:noProof/>
            <w:webHidden/>
          </w:rPr>
          <w:fldChar w:fldCharType="separate"/>
        </w:r>
        <w:r>
          <w:rPr>
            <w:noProof/>
            <w:webHidden/>
          </w:rPr>
          <w:t>20</w:t>
        </w:r>
        <w:r>
          <w:rPr>
            <w:noProof/>
            <w:webHidden/>
          </w:rPr>
          <w:fldChar w:fldCharType="end"/>
        </w:r>
      </w:hyperlink>
    </w:p>
    <w:p w:rsidR="00B749B5" w:rsidRDefault="00B749B5">
      <w:pPr>
        <w:pStyle w:val="TOC1"/>
        <w:tabs>
          <w:tab w:val="right" w:leader="dot" w:pos="9350"/>
        </w:tabs>
        <w:rPr>
          <w:rFonts w:eastAsiaTheme="minorEastAsia"/>
          <w:noProof/>
        </w:rPr>
      </w:pPr>
      <w:hyperlink w:anchor="_Toc413145060" w:history="1">
        <w:r w:rsidRPr="001E3F59">
          <w:rPr>
            <w:rStyle w:val="Hyperlink"/>
            <w:noProof/>
          </w:rPr>
          <w:t>Limitations</w:t>
        </w:r>
        <w:r>
          <w:rPr>
            <w:noProof/>
            <w:webHidden/>
          </w:rPr>
          <w:tab/>
        </w:r>
        <w:r>
          <w:rPr>
            <w:noProof/>
            <w:webHidden/>
          </w:rPr>
          <w:fldChar w:fldCharType="begin"/>
        </w:r>
        <w:r>
          <w:rPr>
            <w:noProof/>
            <w:webHidden/>
          </w:rPr>
          <w:instrText xml:space="preserve"> PAGEREF _Toc413145060 \h </w:instrText>
        </w:r>
        <w:r>
          <w:rPr>
            <w:noProof/>
            <w:webHidden/>
          </w:rPr>
        </w:r>
        <w:r>
          <w:rPr>
            <w:noProof/>
            <w:webHidden/>
          </w:rPr>
          <w:fldChar w:fldCharType="separate"/>
        </w:r>
        <w:r>
          <w:rPr>
            <w:noProof/>
            <w:webHidden/>
          </w:rPr>
          <w:t>20</w:t>
        </w:r>
        <w:r>
          <w:rPr>
            <w:noProof/>
            <w:webHidden/>
          </w:rPr>
          <w:fldChar w:fldCharType="end"/>
        </w:r>
      </w:hyperlink>
    </w:p>
    <w:p w:rsidR="00B749B5" w:rsidRDefault="00B749B5">
      <w:pPr>
        <w:pStyle w:val="TOC1"/>
        <w:tabs>
          <w:tab w:val="right" w:leader="dot" w:pos="9350"/>
        </w:tabs>
        <w:rPr>
          <w:rFonts w:eastAsiaTheme="minorEastAsia"/>
          <w:noProof/>
        </w:rPr>
      </w:pPr>
      <w:hyperlink w:anchor="_Toc413145061" w:history="1">
        <w:r w:rsidRPr="001E3F59">
          <w:rPr>
            <w:rStyle w:val="Hyperlink"/>
            <w:noProof/>
          </w:rPr>
          <w:t>Future Work</w:t>
        </w:r>
        <w:r>
          <w:rPr>
            <w:noProof/>
            <w:webHidden/>
          </w:rPr>
          <w:tab/>
        </w:r>
        <w:r>
          <w:rPr>
            <w:noProof/>
            <w:webHidden/>
          </w:rPr>
          <w:fldChar w:fldCharType="begin"/>
        </w:r>
        <w:r>
          <w:rPr>
            <w:noProof/>
            <w:webHidden/>
          </w:rPr>
          <w:instrText xml:space="preserve"> PAGEREF _Toc413145061 \h </w:instrText>
        </w:r>
        <w:r>
          <w:rPr>
            <w:noProof/>
            <w:webHidden/>
          </w:rPr>
        </w:r>
        <w:r>
          <w:rPr>
            <w:noProof/>
            <w:webHidden/>
          </w:rPr>
          <w:fldChar w:fldCharType="separate"/>
        </w:r>
        <w:r>
          <w:rPr>
            <w:noProof/>
            <w:webHidden/>
          </w:rPr>
          <w:t>20</w:t>
        </w:r>
        <w:r>
          <w:rPr>
            <w:noProof/>
            <w:webHidden/>
          </w:rPr>
          <w:fldChar w:fldCharType="end"/>
        </w:r>
      </w:hyperlink>
    </w:p>
    <w:p w:rsidR="00B749B5" w:rsidRDefault="00B749B5">
      <w:pPr>
        <w:pStyle w:val="TOC1"/>
        <w:tabs>
          <w:tab w:val="right" w:leader="dot" w:pos="9350"/>
        </w:tabs>
        <w:rPr>
          <w:rFonts w:eastAsiaTheme="minorEastAsia"/>
          <w:noProof/>
        </w:rPr>
      </w:pPr>
      <w:hyperlink w:anchor="_Toc413145062" w:history="1">
        <w:r w:rsidRPr="001E3F59">
          <w:rPr>
            <w:rStyle w:val="Hyperlink"/>
            <w:noProof/>
          </w:rPr>
          <w:t>Converting to FAST v8.09.x</w:t>
        </w:r>
        <w:r>
          <w:rPr>
            <w:noProof/>
            <w:webHidden/>
          </w:rPr>
          <w:tab/>
        </w:r>
        <w:r>
          <w:rPr>
            <w:noProof/>
            <w:webHidden/>
          </w:rPr>
          <w:fldChar w:fldCharType="begin"/>
        </w:r>
        <w:r>
          <w:rPr>
            <w:noProof/>
            <w:webHidden/>
          </w:rPr>
          <w:instrText xml:space="preserve"> PAGEREF _Toc413145062 \h </w:instrText>
        </w:r>
        <w:r>
          <w:rPr>
            <w:noProof/>
            <w:webHidden/>
          </w:rPr>
        </w:r>
        <w:r>
          <w:rPr>
            <w:noProof/>
            <w:webHidden/>
          </w:rPr>
          <w:fldChar w:fldCharType="separate"/>
        </w:r>
        <w:r>
          <w:rPr>
            <w:noProof/>
            <w:webHidden/>
          </w:rPr>
          <w:t>21</w:t>
        </w:r>
        <w:r>
          <w:rPr>
            <w:noProof/>
            <w:webHidden/>
          </w:rPr>
          <w:fldChar w:fldCharType="end"/>
        </w:r>
      </w:hyperlink>
    </w:p>
    <w:p w:rsidR="00B749B5" w:rsidRDefault="00B749B5">
      <w:pPr>
        <w:pStyle w:val="TOC2"/>
        <w:tabs>
          <w:tab w:val="right" w:leader="dot" w:pos="9350"/>
        </w:tabs>
        <w:rPr>
          <w:rFonts w:eastAsiaTheme="minorEastAsia"/>
          <w:noProof/>
        </w:rPr>
      </w:pPr>
      <w:hyperlink w:anchor="_Toc413145063" w:history="1">
        <w:r w:rsidRPr="001E3F59">
          <w:rPr>
            <w:rStyle w:val="Hyperlink"/>
            <w:noProof/>
          </w:rPr>
          <w:t>Summary of Changes to Inputs</w:t>
        </w:r>
        <w:r>
          <w:rPr>
            <w:noProof/>
            <w:webHidden/>
          </w:rPr>
          <w:tab/>
        </w:r>
        <w:r>
          <w:rPr>
            <w:noProof/>
            <w:webHidden/>
          </w:rPr>
          <w:fldChar w:fldCharType="begin"/>
        </w:r>
        <w:r>
          <w:rPr>
            <w:noProof/>
            <w:webHidden/>
          </w:rPr>
          <w:instrText xml:space="preserve"> PAGEREF _Toc413145063 \h </w:instrText>
        </w:r>
        <w:r>
          <w:rPr>
            <w:noProof/>
            <w:webHidden/>
          </w:rPr>
        </w:r>
        <w:r>
          <w:rPr>
            <w:noProof/>
            <w:webHidden/>
          </w:rPr>
          <w:fldChar w:fldCharType="separate"/>
        </w:r>
        <w:r>
          <w:rPr>
            <w:noProof/>
            <w:webHidden/>
          </w:rPr>
          <w:t>21</w:t>
        </w:r>
        <w:r>
          <w:rPr>
            <w:noProof/>
            <w:webHidden/>
          </w:rPr>
          <w:fldChar w:fldCharType="end"/>
        </w:r>
      </w:hyperlink>
    </w:p>
    <w:p w:rsidR="00B749B5" w:rsidRDefault="00B749B5">
      <w:pPr>
        <w:pStyle w:val="TOC2"/>
        <w:tabs>
          <w:tab w:val="right" w:leader="dot" w:pos="9350"/>
        </w:tabs>
        <w:rPr>
          <w:rFonts w:eastAsiaTheme="minorEastAsia"/>
          <w:noProof/>
        </w:rPr>
      </w:pPr>
      <w:hyperlink w:anchor="_Toc413145064" w:history="1">
        <w:r w:rsidRPr="001E3F59">
          <w:rPr>
            <w:rStyle w:val="Hyperlink"/>
            <w:noProof/>
          </w:rPr>
          <w:t>MATLAB Conversion Scripts</w:t>
        </w:r>
        <w:r>
          <w:rPr>
            <w:noProof/>
            <w:webHidden/>
          </w:rPr>
          <w:tab/>
        </w:r>
        <w:r>
          <w:rPr>
            <w:noProof/>
            <w:webHidden/>
          </w:rPr>
          <w:fldChar w:fldCharType="begin"/>
        </w:r>
        <w:r>
          <w:rPr>
            <w:noProof/>
            <w:webHidden/>
          </w:rPr>
          <w:instrText xml:space="preserve"> PAGEREF _Toc413145064 \h </w:instrText>
        </w:r>
        <w:r>
          <w:rPr>
            <w:noProof/>
            <w:webHidden/>
          </w:rPr>
        </w:r>
        <w:r>
          <w:rPr>
            <w:noProof/>
            <w:webHidden/>
          </w:rPr>
          <w:fldChar w:fldCharType="separate"/>
        </w:r>
        <w:r>
          <w:rPr>
            <w:noProof/>
            <w:webHidden/>
          </w:rPr>
          <w:t>23</w:t>
        </w:r>
        <w:r>
          <w:rPr>
            <w:noProof/>
            <w:webHidden/>
          </w:rPr>
          <w:fldChar w:fldCharType="end"/>
        </w:r>
      </w:hyperlink>
    </w:p>
    <w:p w:rsidR="00B749B5" w:rsidRDefault="00B749B5">
      <w:pPr>
        <w:pStyle w:val="TOC1"/>
        <w:tabs>
          <w:tab w:val="right" w:leader="dot" w:pos="9350"/>
        </w:tabs>
        <w:rPr>
          <w:rFonts w:eastAsiaTheme="minorEastAsia"/>
          <w:noProof/>
        </w:rPr>
      </w:pPr>
      <w:hyperlink w:anchor="_Toc413145065" w:history="1">
        <w:r w:rsidRPr="001E3F59">
          <w:rPr>
            <w:rStyle w:val="Hyperlink"/>
            <w:noProof/>
          </w:rPr>
          <w:t>Compiling</w:t>
        </w:r>
        <w:r>
          <w:rPr>
            <w:noProof/>
            <w:webHidden/>
          </w:rPr>
          <w:tab/>
        </w:r>
        <w:r>
          <w:rPr>
            <w:noProof/>
            <w:webHidden/>
          </w:rPr>
          <w:fldChar w:fldCharType="begin"/>
        </w:r>
        <w:r>
          <w:rPr>
            <w:noProof/>
            <w:webHidden/>
          </w:rPr>
          <w:instrText xml:space="preserve"> PAGEREF _Toc413145065 \h </w:instrText>
        </w:r>
        <w:r>
          <w:rPr>
            <w:noProof/>
            <w:webHidden/>
          </w:rPr>
        </w:r>
        <w:r>
          <w:rPr>
            <w:noProof/>
            <w:webHidden/>
          </w:rPr>
          <w:fldChar w:fldCharType="separate"/>
        </w:r>
        <w:r>
          <w:rPr>
            <w:noProof/>
            <w:webHidden/>
          </w:rPr>
          <w:t>24</w:t>
        </w:r>
        <w:r>
          <w:rPr>
            <w:noProof/>
            <w:webHidden/>
          </w:rPr>
          <w:fldChar w:fldCharType="end"/>
        </w:r>
      </w:hyperlink>
    </w:p>
    <w:p w:rsidR="00B749B5" w:rsidRDefault="00B749B5">
      <w:pPr>
        <w:pStyle w:val="TOC1"/>
        <w:tabs>
          <w:tab w:val="right" w:leader="dot" w:pos="9350"/>
        </w:tabs>
        <w:rPr>
          <w:rFonts w:eastAsiaTheme="minorEastAsia"/>
          <w:noProof/>
        </w:rPr>
      </w:pPr>
      <w:hyperlink w:anchor="_Toc413145066" w:history="1">
        <w:r w:rsidRPr="001E3F59">
          <w:rPr>
            <w:rStyle w:val="Hyperlink"/>
            <w:noProof/>
          </w:rPr>
          <w:t>Running FAST v8.09.00a-bjj</w:t>
        </w:r>
        <w:r>
          <w:rPr>
            <w:noProof/>
            <w:webHidden/>
          </w:rPr>
          <w:tab/>
        </w:r>
        <w:r>
          <w:rPr>
            <w:noProof/>
            <w:webHidden/>
          </w:rPr>
          <w:fldChar w:fldCharType="begin"/>
        </w:r>
        <w:r>
          <w:rPr>
            <w:noProof/>
            <w:webHidden/>
          </w:rPr>
          <w:instrText xml:space="preserve"> PAGEREF _Toc413145066 \h </w:instrText>
        </w:r>
        <w:r>
          <w:rPr>
            <w:noProof/>
            <w:webHidden/>
          </w:rPr>
        </w:r>
        <w:r>
          <w:rPr>
            <w:noProof/>
            <w:webHidden/>
          </w:rPr>
          <w:fldChar w:fldCharType="separate"/>
        </w:r>
        <w:r>
          <w:rPr>
            <w:noProof/>
            <w:webHidden/>
          </w:rPr>
          <w:t>25</w:t>
        </w:r>
        <w:r>
          <w:rPr>
            <w:noProof/>
            <w:webHidden/>
          </w:rPr>
          <w:fldChar w:fldCharType="end"/>
        </w:r>
      </w:hyperlink>
    </w:p>
    <w:p w:rsidR="00B749B5" w:rsidRDefault="00B749B5">
      <w:pPr>
        <w:pStyle w:val="TOC1"/>
        <w:tabs>
          <w:tab w:val="right" w:leader="dot" w:pos="9350"/>
        </w:tabs>
        <w:rPr>
          <w:rFonts w:eastAsiaTheme="minorEastAsia"/>
          <w:noProof/>
        </w:rPr>
      </w:pPr>
      <w:hyperlink w:anchor="_Toc413145067" w:history="1">
        <w:r w:rsidRPr="001E3F59">
          <w:rPr>
            <w:rStyle w:val="Hyperlink"/>
            <w:noProof/>
          </w:rPr>
          <w:t>FAST v8 Interface to Simulink</w:t>
        </w:r>
        <w:r>
          <w:rPr>
            <w:noProof/>
            <w:webHidden/>
          </w:rPr>
          <w:tab/>
        </w:r>
        <w:r>
          <w:rPr>
            <w:noProof/>
            <w:webHidden/>
          </w:rPr>
          <w:fldChar w:fldCharType="begin"/>
        </w:r>
        <w:r>
          <w:rPr>
            <w:noProof/>
            <w:webHidden/>
          </w:rPr>
          <w:instrText xml:space="preserve"> PAGEREF _Toc413145067 \h </w:instrText>
        </w:r>
        <w:r>
          <w:rPr>
            <w:noProof/>
            <w:webHidden/>
          </w:rPr>
        </w:r>
        <w:r>
          <w:rPr>
            <w:noProof/>
            <w:webHidden/>
          </w:rPr>
          <w:fldChar w:fldCharType="separate"/>
        </w:r>
        <w:r>
          <w:rPr>
            <w:noProof/>
            <w:webHidden/>
          </w:rPr>
          <w:t>26</w:t>
        </w:r>
        <w:r>
          <w:rPr>
            <w:noProof/>
            <w:webHidden/>
          </w:rPr>
          <w:fldChar w:fldCharType="end"/>
        </w:r>
      </w:hyperlink>
    </w:p>
    <w:p w:rsidR="00B749B5" w:rsidRDefault="00B749B5">
      <w:pPr>
        <w:pStyle w:val="TOC2"/>
        <w:tabs>
          <w:tab w:val="right" w:leader="dot" w:pos="9350"/>
        </w:tabs>
        <w:rPr>
          <w:rFonts w:eastAsiaTheme="minorEastAsia"/>
          <w:noProof/>
        </w:rPr>
      </w:pPr>
      <w:hyperlink w:anchor="_Toc413145068" w:history="1">
        <w:r w:rsidRPr="001E3F59">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_Toc413145068 \h </w:instrText>
        </w:r>
        <w:r>
          <w:rPr>
            <w:noProof/>
            <w:webHidden/>
          </w:rPr>
        </w:r>
        <w:r>
          <w:rPr>
            <w:noProof/>
            <w:webHidden/>
          </w:rPr>
          <w:fldChar w:fldCharType="separate"/>
        </w:r>
        <w:r>
          <w:rPr>
            <w:noProof/>
            <w:webHidden/>
          </w:rPr>
          <w:t>26</w:t>
        </w:r>
        <w:r>
          <w:rPr>
            <w:noProof/>
            <w:webHidden/>
          </w:rPr>
          <w:fldChar w:fldCharType="end"/>
        </w:r>
      </w:hyperlink>
    </w:p>
    <w:p w:rsidR="00B749B5" w:rsidRDefault="00B749B5">
      <w:pPr>
        <w:pStyle w:val="TOC2"/>
        <w:tabs>
          <w:tab w:val="right" w:leader="dot" w:pos="9350"/>
        </w:tabs>
        <w:rPr>
          <w:rFonts w:eastAsiaTheme="minorEastAsia"/>
          <w:noProof/>
        </w:rPr>
      </w:pPr>
      <w:hyperlink w:anchor="_Toc413145069" w:history="1">
        <w:r w:rsidRPr="001E3F59">
          <w:rPr>
            <w:rStyle w:val="Hyperlink"/>
            <w:noProof/>
          </w:rPr>
          <w:t>Definition of the FAST v8 Interface to Simulink</w:t>
        </w:r>
        <w:r>
          <w:rPr>
            <w:noProof/>
            <w:webHidden/>
          </w:rPr>
          <w:tab/>
        </w:r>
        <w:r>
          <w:rPr>
            <w:noProof/>
            <w:webHidden/>
          </w:rPr>
          <w:fldChar w:fldCharType="begin"/>
        </w:r>
        <w:r>
          <w:rPr>
            <w:noProof/>
            <w:webHidden/>
          </w:rPr>
          <w:instrText xml:space="preserve"> PAGEREF _Toc413145069 \h </w:instrText>
        </w:r>
        <w:r>
          <w:rPr>
            <w:noProof/>
            <w:webHidden/>
          </w:rPr>
        </w:r>
        <w:r>
          <w:rPr>
            <w:noProof/>
            <w:webHidden/>
          </w:rPr>
          <w:fldChar w:fldCharType="separate"/>
        </w:r>
        <w:r>
          <w:rPr>
            <w:noProof/>
            <w:webHidden/>
          </w:rPr>
          <w:t>26</w:t>
        </w:r>
        <w:r>
          <w:rPr>
            <w:noProof/>
            <w:webHidden/>
          </w:rPr>
          <w:fldChar w:fldCharType="end"/>
        </w:r>
      </w:hyperlink>
    </w:p>
    <w:p w:rsidR="00B749B5" w:rsidRDefault="00B749B5">
      <w:pPr>
        <w:pStyle w:val="TOC2"/>
        <w:tabs>
          <w:tab w:val="right" w:leader="dot" w:pos="9350"/>
        </w:tabs>
        <w:rPr>
          <w:rFonts w:eastAsiaTheme="minorEastAsia"/>
          <w:noProof/>
        </w:rPr>
      </w:pPr>
      <w:hyperlink w:anchor="_Toc413145070" w:history="1">
        <w:r w:rsidRPr="001E3F59">
          <w:rPr>
            <w:rStyle w:val="Hyperlink"/>
            <w:noProof/>
          </w:rPr>
          <w:t>Converting FAST v7 Simulink Models to FAST v8</w:t>
        </w:r>
        <w:r>
          <w:rPr>
            <w:noProof/>
            <w:webHidden/>
          </w:rPr>
          <w:tab/>
        </w:r>
        <w:r>
          <w:rPr>
            <w:noProof/>
            <w:webHidden/>
          </w:rPr>
          <w:fldChar w:fldCharType="begin"/>
        </w:r>
        <w:r>
          <w:rPr>
            <w:noProof/>
            <w:webHidden/>
          </w:rPr>
          <w:instrText xml:space="preserve"> PAGEREF _Toc413145070 \h </w:instrText>
        </w:r>
        <w:r>
          <w:rPr>
            <w:noProof/>
            <w:webHidden/>
          </w:rPr>
        </w:r>
        <w:r>
          <w:rPr>
            <w:noProof/>
            <w:webHidden/>
          </w:rPr>
          <w:fldChar w:fldCharType="separate"/>
        </w:r>
        <w:r>
          <w:rPr>
            <w:noProof/>
            <w:webHidden/>
          </w:rPr>
          <w:t>29</w:t>
        </w:r>
        <w:r>
          <w:rPr>
            <w:noProof/>
            <w:webHidden/>
          </w:rPr>
          <w:fldChar w:fldCharType="end"/>
        </w:r>
      </w:hyperlink>
    </w:p>
    <w:p w:rsidR="00B749B5" w:rsidRDefault="00B749B5">
      <w:pPr>
        <w:pStyle w:val="TOC2"/>
        <w:tabs>
          <w:tab w:val="right" w:leader="dot" w:pos="9350"/>
        </w:tabs>
        <w:rPr>
          <w:rFonts w:eastAsiaTheme="minorEastAsia"/>
          <w:noProof/>
        </w:rPr>
      </w:pPr>
      <w:hyperlink w:anchor="_Toc413145071" w:history="1">
        <w:r w:rsidRPr="001E3F59">
          <w:rPr>
            <w:rStyle w:val="Hyperlink"/>
            <w:noProof/>
          </w:rPr>
          <w:t>Running FAST in Simulink</w:t>
        </w:r>
        <w:r>
          <w:rPr>
            <w:noProof/>
            <w:webHidden/>
          </w:rPr>
          <w:tab/>
        </w:r>
        <w:r>
          <w:rPr>
            <w:noProof/>
            <w:webHidden/>
          </w:rPr>
          <w:fldChar w:fldCharType="begin"/>
        </w:r>
        <w:r>
          <w:rPr>
            <w:noProof/>
            <w:webHidden/>
          </w:rPr>
          <w:instrText xml:space="preserve"> PAGEREF _Toc413145071 \h </w:instrText>
        </w:r>
        <w:r>
          <w:rPr>
            <w:noProof/>
            <w:webHidden/>
          </w:rPr>
        </w:r>
        <w:r>
          <w:rPr>
            <w:noProof/>
            <w:webHidden/>
          </w:rPr>
          <w:fldChar w:fldCharType="separate"/>
        </w:r>
        <w:r>
          <w:rPr>
            <w:noProof/>
            <w:webHidden/>
          </w:rPr>
          <w:t>30</w:t>
        </w:r>
        <w:r>
          <w:rPr>
            <w:noProof/>
            <w:webHidden/>
          </w:rPr>
          <w:fldChar w:fldCharType="end"/>
        </w:r>
      </w:hyperlink>
    </w:p>
    <w:p w:rsidR="00B749B5" w:rsidRDefault="00B749B5">
      <w:pPr>
        <w:pStyle w:val="TOC2"/>
        <w:tabs>
          <w:tab w:val="right" w:leader="dot" w:pos="9350"/>
        </w:tabs>
        <w:rPr>
          <w:rFonts w:eastAsiaTheme="minorEastAsia"/>
          <w:noProof/>
        </w:rPr>
      </w:pPr>
      <w:hyperlink w:anchor="_Toc413145072" w:history="1">
        <w:r w:rsidRPr="001E3F59">
          <w:rPr>
            <w:rStyle w:val="Hyperlink"/>
            <w:noProof/>
          </w:rPr>
          <w:t>Compiling FAST for Simulink</w:t>
        </w:r>
        <w:r>
          <w:rPr>
            <w:noProof/>
            <w:webHidden/>
          </w:rPr>
          <w:tab/>
        </w:r>
        <w:r>
          <w:rPr>
            <w:noProof/>
            <w:webHidden/>
          </w:rPr>
          <w:fldChar w:fldCharType="begin"/>
        </w:r>
        <w:r>
          <w:rPr>
            <w:noProof/>
            <w:webHidden/>
          </w:rPr>
          <w:instrText xml:space="preserve"> PAGEREF _Toc413145072 \h </w:instrText>
        </w:r>
        <w:r>
          <w:rPr>
            <w:noProof/>
            <w:webHidden/>
          </w:rPr>
        </w:r>
        <w:r>
          <w:rPr>
            <w:noProof/>
            <w:webHidden/>
          </w:rPr>
          <w:fldChar w:fldCharType="separate"/>
        </w:r>
        <w:r>
          <w:rPr>
            <w:noProof/>
            <w:webHidden/>
          </w:rPr>
          <w:t>32</w:t>
        </w:r>
        <w:r>
          <w:rPr>
            <w:noProof/>
            <w:webHidden/>
          </w:rPr>
          <w:fldChar w:fldCharType="end"/>
        </w:r>
      </w:hyperlink>
    </w:p>
    <w:p w:rsidR="00B749B5" w:rsidRDefault="00B749B5">
      <w:pPr>
        <w:pStyle w:val="TOC1"/>
        <w:tabs>
          <w:tab w:val="right" w:leader="dot" w:pos="9350"/>
        </w:tabs>
        <w:rPr>
          <w:rFonts w:eastAsiaTheme="minorEastAsia"/>
          <w:noProof/>
        </w:rPr>
      </w:pPr>
      <w:hyperlink w:anchor="_Toc413145073" w:history="1">
        <w:r w:rsidRPr="001E3F59">
          <w:rPr>
            <w:rStyle w:val="Hyperlink"/>
            <w:noProof/>
          </w:rPr>
          <w:t>Feedback</w:t>
        </w:r>
        <w:r>
          <w:rPr>
            <w:noProof/>
            <w:webHidden/>
          </w:rPr>
          <w:tab/>
        </w:r>
        <w:r>
          <w:rPr>
            <w:noProof/>
            <w:webHidden/>
          </w:rPr>
          <w:fldChar w:fldCharType="begin"/>
        </w:r>
        <w:r>
          <w:rPr>
            <w:noProof/>
            <w:webHidden/>
          </w:rPr>
          <w:instrText xml:space="preserve"> PAGEREF _Toc413145073 \h </w:instrText>
        </w:r>
        <w:r>
          <w:rPr>
            <w:noProof/>
            <w:webHidden/>
          </w:rPr>
        </w:r>
        <w:r>
          <w:rPr>
            <w:noProof/>
            <w:webHidden/>
          </w:rPr>
          <w:fldChar w:fldCharType="separate"/>
        </w:r>
        <w:r>
          <w:rPr>
            <w:noProof/>
            <w:webHidden/>
          </w:rPr>
          <w:t>35</w:t>
        </w:r>
        <w:r>
          <w:rPr>
            <w:noProof/>
            <w:webHidden/>
          </w:rPr>
          <w:fldChar w:fldCharType="end"/>
        </w:r>
      </w:hyperlink>
    </w:p>
    <w:p w:rsidR="00B749B5" w:rsidRDefault="00B749B5">
      <w:pPr>
        <w:pStyle w:val="TOC1"/>
        <w:tabs>
          <w:tab w:val="right" w:leader="dot" w:pos="9350"/>
        </w:tabs>
        <w:rPr>
          <w:rFonts w:eastAsiaTheme="minorEastAsia"/>
          <w:noProof/>
        </w:rPr>
      </w:pPr>
      <w:hyperlink w:anchor="_Toc413145074" w:history="1">
        <w:r w:rsidRPr="001E3F59">
          <w:rPr>
            <w:rStyle w:val="Hyperlink"/>
            <w:noProof/>
          </w:rPr>
          <w:t>Appendix: Example FAST v8.09.* Input File</w:t>
        </w:r>
        <w:r>
          <w:rPr>
            <w:noProof/>
            <w:webHidden/>
          </w:rPr>
          <w:tab/>
        </w:r>
        <w:r>
          <w:rPr>
            <w:noProof/>
            <w:webHidden/>
          </w:rPr>
          <w:fldChar w:fldCharType="begin"/>
        </w:r>
        <w:r>
          <w:rPr>
            <w:noProof/>
            <w:webHidden/>
          </w:rPr>
          <w:instrText xml:space="preserve"> PAGEREF _Toc413145074 \h </w:instrText>
        </w:r>
        <w:r>
          <w:rPr>
            <w:noProof/>
            <w:webHidden/>
          </w:rPr>
        </w:r>
        <w:r>
          <w:rPr>
            <w:noProof/>
            <w:webHidden/>
          </w:rPr>
          <w:fldChar w:fldCharType="separate"/>
        </w:r>
        <w:r>
          <w:rPr>
            <w:noProof/>
            <w:webHidden/>
          </w:rPr>
          <w:t>36</w:t>
        </w:r>
        <w:r>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5" w:name="_Toc413145047"/>
      <w:r>
        <w:lastRenderedPageBreak/>
        <w:t>Introduction</w:t>
      </w:r>
      <w:bookmarkEnd w:id="15"/>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r w:rsidR="00B749B5">
        <w:fldChar w:fldCharType="begin"/>
      </w:r>
      <w:r w:rsidR="00B749B5">
        <w:instrText xml:space="preserve"> HYPERLINK "http://wind.nrel.gov/designcodes/simulators/developers/" </w:instrText>
      </w:r>
      <w:ins w:id="16" w:author="Bonnie Jonkman" w:date="2015-03-03T11:12:00Z"/>
      <w:r w:rsidR="00B749B5">
        <w:fldChar w:fldCharType="separate"/>
      </w:r>
      <w:r w:rsidRPr="00966397">
        <w:rPr>
          <w:rStyle w:val="Hyperlink"/>
        </w:rPr>
        <w:t>new modularization framework</w:t>
      </w:r>
      <w:r w:rsidR="00B749B5">
        <w:rPr>
          <w:rStyle w:val="Hyperlink"/>
        </w:rPr>
        <w:fldChar w:fldCharType="end"/>
      </w:r>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B749B5">
        <w:t xml:space="preserve">Figure </w:t>
      </w:r>
      <w:r w:rsidR="00B749B5">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B749B5">
        <w:t xml:space="preserve">Figure </w:t>
      </w:r>
      <w:r w:rsidR="00B749B5">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B749B5">
        <w:t xml:space="preserve">Figure </w:t>
      </w:r>
      <w:r w:rsidR="00B749B5">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r w:rsidR="00B749B5">
        <w:fldChar w:fldCharType="begin"/>
      </w:r>
      <w:r w:rsidR="00B749B5">
        <w:instrText xml:space="preserve"> HYPERLINK "http://wind.nrel.gov/designcodes/simulators/fast" </w:instrText>
      </w:r>
      <w:ins w:id="17" w:author="Bonnie Jonkman" w:date="2015-03-03T11:12:00Z"/>
      <w:r w:rsidR="00B749B5">
        <w:fldChar w:fldCharType="separate"/>
      </w:r>
      <w:r w:rsidR="00B1172F" w:rsidRPr="00CA74B5">
        <w:rPr>
          <w:rStyle w:val="Hyperlink"/>
        </w:rPr>
        <w:t>FAST v7.02.00d-bjj</w:t>
      </w:r>
      <w:r w:rsidR="00B749B5">
        <w:rPr>
          <w:rStyle w:val="Hyperlink"/>
        </w:rPr>
        <w:fldChar w:fldCharType="end"/>
      </w:r>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B749B5">
        <w:t xml:space="preserve">Table </w:t>
      </w:r>
      <w:r w:rsidR="00B749B5">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6976B9F8" wp14:editId="0AC9485F">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18" w:name="_Ref368594244"/>
      <w:r>
        <w:t xml:space="preserve">Figure </w:t>
      </w:r>
      <w:r w:rsidR="00B749B5">
        <w:fldChar w:fldCharType="begin"/>
      </w:r>
      <w:r w:rsidR="00B749B5">
        <w:instrText xml:space="preserve"> SEQ Figure \* ARABIC </w:instrText>
      </w:r>
      <w:r w:rsidR="00B749B5">
        <w:fldChar w:fldCharType="separate"/>
      </w:r>
      <w:r w:rsidR="00B749B5">
        <w:rPr>
          <w:noProof/>
        </w:rPr>
        <w:t>1</w:t>
      </w:r>
      <w:r w:rsidR="00B749B5">
        <w:rPr>
          <w:noProof/>
        </w:rPr>
        <w:fldChar w:fldCharType="end"/>
      </w:r>
      <w:bookmarkEnd w:id="18"/>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1" o:title=""/>
            <w10:bordertop type="single" width="8"/>
            <w10:borderleft type="single" width="8"/>
            <w10:borderbottom type="single" width="8"/>
            <w10:borderright type="single" width="8"/>
          </v:shape>
          <o:OLEObject Type="Embed" ProgID="Visio.Drawing.11" ShapeID="_x0000_i1025" DrawAspect="Content" ObjectID="_1486888060" r:id="rId12"/>
        </w:object>
      </w:r>
    </w:p>
    <w:p w:rsidR="000D16ED" w:rsidRDefault="000D16ED" w:rsidP="000D16ED">
      <w:pPr>
        <w:pStyle w:val="Caption"/>
        <w:jc w:val="center"/>
      </w:pPr>
      <w:bookmarkStart w:id="19" w:name="_Ref368606255"/>
      <w:r>
        <w:t xml:space="preserve">Figure </w:t>
      </w:r>
      <w:r w:rsidR="00B749B5">
        <w:fldChar w:fldCharType="begin"/>
      </w:r>
      <w:r w:rsidR="00B749B5">
        <w:instrText xml:space="preserve"> SEQ Figure \* ARABIC </w:instrText>
      </w:r>
      <w:r w:rsidR="00B749B5">
        <w:fldChar w:fldCharType="separate"/>
      </w:r>
      <w:r w:rsidR="00B749B5">
        <w:rPr>
          <w:noProof/>
        </w:rPr>
        <w:t>2</w:t>
      </w:r>
      <w:r w:rsidR="00B749B5">
        <w:rPr>
          <w:noProof/>
        </w:rPr>
        <w:fldChar w:fldCharType="end"/>
      </w:r>
      <w:bookmarkEnd w:id="19"/>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6" DrawAspect="Content" ObjectID="_1486888061" r:id="rId14"/>
        </w:object>
      </w:r>
    </w:p>
    <w:p w:rsidR="000D16ED" w:rsidRDefault="000D16ED" w:rsidP="000D16ED">
      <w:pPr>
        <w:pStyle w:val="Caption"/>
        <w:jc w:val="center"/>
      </w:pPr>
      <w:bookmarkStart w:id="20" w:name="_Ref368606394"/>
      <w:r>
        <w:t xml:space="preserve">Figure </w:t>
      </w:r>
      <w:r w:rsidR="00B749B5">
        <w:fldChar w:fldCharType="begin"/>
      </w:r>
      <w:r w:rsidR="00B749B5">
        <w:instrText xml:space="preserve"> SEQ Figure \* ARABIC </w:instrText>
      </w:r>
      <w:r w:rsidR="00B749B5">
        <w:fldChar w:fldCharType="separate"/>
      </w:r>
      <w:r w:rsidR="00B749B5">
        <w:rPr>
          <w:noProof/>
        </w:rPr>
        <w:t>3</w:t>
      </w:r>
      <w:r w:rsidR="00B749B5">
        <w:rPr>
          <w:noProof/>
        </w:rPr>
        <w:fldChar w:fldCharType="end"/>
      </w:r>
      <w:bookmarkEnd w:id="20"/>
      <w:r>
        <w:t>: FAST control volumes for floating systems</w:t>
      </w:r>
    </w:p>
    <w:p w:rsidR="00CE6C50" w:rsidRDefault="00CE6C50" w:rsidP="00CE6C50">
      <w:r>
        <w:br w:type="page"/>
      </w:r>
    </w:p>
    <w:p w:rsidR="00960E61" w:rsidRDefault="00960E61" w:rsidP="00AC31AB">
      <w:pPr>
        <w:pStyle w:val="Caption"/>
        <w:keepNext/>
        <w:jc w:val="center"/>
      </w:pPr>
      <w:bookmarkStart w:id="21" w:name="_Ref368603146"/>
      <w:r>
        <w:lastRenderedPageBreak/>
        <w:t xml:space="preserve">Table </w:t>
      </w:r>
      <w:r w:rsidR="00B749B5">
        <w:fldChar w:fldCharType="begin"/>
      </w:r>
      <w:r w:rsidR="00B749B5">
        <w:instrText xml:space="preserve"> SEQ Table \* ARABIC </w:instrText>
      </w:r>
      <w:r w:rsidR="00B749B5">
        <w:fldChar w:fldCharType="separate"/>
      </w:r>
      <w:r w:rsidR="00B749B5">
        <w:rPr>
          <w:noProof/>
        </w:rPr>
        <w:t>1</w:t>
      </w:r>
      <w:r w:rsidR="00B749B5">
        <w:rPr>
          <w:noProof/>
        </w:rPr>
        <w:fldChar w:fldCharType="end"/>
      </w:r>
      <w:bookmarkEnd w:id="21"/>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22" w:author="Bonnie Jonkman" w:date="2015-03-03T11:10:00Z">
              <w:r w:rsidRPr="0032059E" w:rsidDel="001A5D50">
                <w:rPr>
                  <w:rFonts w:ascii="Calibri" w:eastAsia="Times New Roman" w:hAnsi="Calibri" w:cs="Times New Roman"/>
                  <w:b/>
                  <w:bCs/>
                  <w:color w:val="000000"/>
                </w:rPr>
                <w:delText>0</w:delText>
              </w:r>
              <w:r w:rsidR="00E759ED" w:rsidDel="001A5D50">
                <w:rPr>
                  <w:rFonts w:ascii="Calibri" w:eastAsia="Times New Roman" w:hAnsi="Calibri" w:cs="Times New Roman"/>
                  <w:b/>
                  <w:bCs/>
                  <w:color w:val="000000"/>
                </w:rPr>
                <w:delText>9</w:delText>
              </w:r>
            </w:del>
            <w:ins w:id="23" w:author="Bonnie Jonkman" w:date="2015-03-03T11:10:00Z">
              <w:r w:rsidR="001A5D50">
                <w:rPr>
                  <w:rFonts w:ascii="Calibri" w:eastAsia="Times New Roman" w:hAnsi="Calibri" w:cs="Times New Roman"/>
                  <w:b/>
                  <w:bCs/>
                  <w:color w:val="000000"/>
                </w:rPr>
                <w:t>10</w:t>
              </w:r>
            </w:ins>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24" w:author="Bonnie Jonkman" w:date="2015-03-03T11:10:00Z">
              <w:r w:rsidRPr="0032059E" w:rsidDel="001A5D50">
                <w:rPr>
                  <w:rFonts w:ascii="Calibri" w:eastAsia="Times New Roman" w:hAnsi="Calibri" w:cs="Times New Roman"/>
                  <w:b/>
                  <w:bCs/>
                  <w:color w:val="000000"/>
                </w:rPr>
                <w:delText>0</w:delText>
              </w:r>
              <w:r w:rsidR="00E759ED" w:rsidDel="001A5D50">
                <w:rPr>
                  <w:rFonts w:ascii="Calibri" w:eastAsia="Times New Roman" w:hAnsi="Calibri" w:cs="Times New Roman"/>
                  <w:b/>
                  <w:bCs/>
                  <w:color w:val="000000"/>
                </w:rPr>
                <w:delText>9</w:delText>
              </w:r>
            </w:del>
            <w:ins w:id="25" w:author="Bonnie Jonkman" w:date="2015-03-03T11:10:00Z">
              <w:r w:rsidR="001A5D50">
                <w:rPr>
                  <w:rFonts w:ascii="Calibri" w:eastAsia="Times New Roman" w:hAnsi="Calibri" w:cs="Times New Roman"/>
                  <w:b/>
                  <w:bCs/>
                  <w:color w:val="000000"/>
                </w:rPr>
                <w:t>10</w:t>
              </w:r>
            </w:ins>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26" w:author="Bonnie Jonkman" w:date="2015-03-03T11:10:00Z">
              <w:r w:rsidRPr="0032059E" w:rsidDel="001A5D50">
                <w:rPr>
                  <w:rFonts w:ascii="Calibri" w:eastAsia="Times New Roman" w:hAnsi="Calibri" w:cs="Times New Roman"/>
                  <w:b/>
                  <w:bCs/>
                  <w:color w:val="000000"/>
                </w:rPr>
                <w:delText>0</w:delText>
              </w:r>
              <w:r w:rsidR="00E759ED" w:rsidDel="001A5D50">
                <w:rPr>
                  <w:rFonts w:ascii="Calibri" w:eastAsia="Times New Roman" w:hAnsi="Calibri" w:cs="Times New Roman"/>
                  <w:b/>
                  <w:bCs/>
                  <w:color w:val="000000"/>
                </w:rPr>
                <w:delText>9</w:delText>
              </w:r>
            </w:del>
            <w:ins w:id="27" w:author="Bonnie Jonkman" w:date="2015-03-03T11:10:00Z">
              <w:r w:rsidR="001A5D50">
                <w:rPr>
                  <w:rFonts w:ascii="Calibri" w:eastAsia="Times New Roman" w:hAnsi="Calibri" w:cs="Times New Roman"/>
                  <w:b/>
                  <w:bCs/>
                  <w:color w:val="000000"/>
                </w:rPr>
                <w:t>10</w:t>
              </w:r>
            </w:ins>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28" w:author="Bonnie Jonkman" w:date="2015-03-03T11:10:00Z">
              <w:r w:rsidRPr="0032059E">
                <w:rPr>
                  <w:rFonts w:ascii="Wingdings" w:eastAsia="Times New Roman" w:hAnsi="Wingdings" w:cs="Times New Roman"/>
                </w:rPr>
                <w:t></w:t>
              </w:r>
            </w:ins>
            <w:ins w:id="29" w:author="Bonnie Jonkman" w:date="2015-03-03T11:13:00Z">
              <w:r>
                <w:rPr>
                  <w:rStyle w:val="FootnoteReference"/>
                  <w:rFonts w:ascii="Calibri" w:eastAsia="Times New Roman" w:hAnsi="Calibri" w:cs="Times New Roman"/>
                </w:rPr>
                <w:footnoteReference w:id="1"/>
              </w:r>
            </w:ins>
            <w:del w:id="32"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2"/>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1A5D50" w:rsidP="0032059E">
            <w:pPr>
              <w:spacing w:after="0" w:line="240" w:lineRule="auto"/>
              <w:jc w:val="center"/>
              <w:rPr>
                <w:rFonts w:ascii="Wingdings" w:eastAsia="Times New Roman" w:hAnsi="Wingdings" w:cs="Times New Roman"/>
              </w:rPr>
            </w:pPr>
            <w:ins w:id="33" w:author="Bonnie Jonkman" w:date="2015-03-03T11:10:00Z">
              <w:r w:rsidRPr="0032059E">
                <w:rPr>
                  <w:rFonts w:ascii="Wingdings" w:eastAsia="Times New Roman" w:hAnsi="Wingdings" w:cs="Times New Roman"/>
                </w:rPr>
                <w:t></w:t>
              </w:r>
            </w:ins>
            <w:del w:id="34" w:author="Bonnie Jonkman" w:date="2015-03-03T11:10:00Z">
              <w:r w:rsidR="004A0A8F" w:rsidRPr="001C051D" w:rsidDel="001A5D50">
                <w:rPr>
                  <w:rFonts w:ascii="Calibri" w:eastAsia="Times New Roman" w:hAnsi="Calibri" w:cs="Times New Roman"/>
                </w:rPr>
                <w:delText> </w:delText>
              </w:r>
            </w:del>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35" w:author="Bonnie Jonkman" w:date="2015-03-03T11:10:00Z">
              <w:r w:rsidRPr="001C051D" w:rsidDel="001A5D50">
                <w:rPr>
                  <w:rFonts w:ascii="Calibri" w:eastAsia="Times New Roman" w:hAnsi="Calibri" w:cs="Times New Roman"/>
                  <w:b/>
                  <w:bCs/>
                  <w:color w:val="000000"/>
                </w:rPr>
                <w:delText>0</w:delText>
              </w:r>
              <w:r w:rsidR="00E759ED" w:rsidDel="001A5D50">
                <w:rPr>
                  <w:rFonts w:ascii="Calibri" w:eastAsia="Times New Roman" w:hAnsi="Calibri" w:cs="Times New Roman"/>
                  <w:b/>
                  <w:bCs/>
                  <w:color w:val="000000"/>
                </w:rPr>
                <w:delText>9</w:delText>
              </w:r>
            </w:del>
            <w:ins w:id="36" w:author="Bonnie Jonkman" w:date="2015-03-03T11:10:00Z">
              <w:r w:rsidR="001A5D50">
                <w:rPr>
                  <w:rFonts w:ascii="Calibri" w:eastAsia="Times New Roman" w:hAnsi="Calibri" w:cs="Times New Roman"/>
                  <w:b/>
                  <w:bCs/>
                  <w:color w:val="000000"/>
                </w:rPr>
                <w:t>10</w:t>
              </w:r>
            </w:ins>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37" w:author="Bonnie Jonkman" w:date="2015-03-03T11:10:00Z">
              <w:r w:rsidRPr="001C051D" w:rsidDel="001A5D50">
                <w:rPr>
                  <w:rFonts w:ascii="Calibri" w:eastAsia="Times New Roman" w:hAnsi="Calibri" w:cs="Times New Roman"/>
                  <w:b/>
                  <w:bCs/>
                  <w:color w:val="000000"/>
                </w:rPr>
                <w:delText>0</w:delText>
              </w:r>
              <w:r w:rsidR="00E759ED" w:rsidDel="001A5D50">
                <w:rPr>
                  <w:rFonts w:ascii="Calibri" w:eastAsia="Times New Roman" w:hAnsi="Calibri" w:cs="Times New Roman"/>
                  <w:b/>
                  <w:bCs/>
                  <w:color w:val="000000"/>
                </w:rPr>
                <w:delText>9</w:delText>
              </w:r>
            </w:del>
            <w:ins w:id="38" w:author="Bonnie Jonkman" w:date="2015-03-03T11:10:00Z">
              <w:r w:rsidR="001A5D50">
                <w:rPr>
                  <w:rFonts w:ascii="Calibri" w:eastAsia="Times New Roman" w:hAnsi="Calibri" w:cs="Times New Roman"/>
                  <w:b/>
                  <w:bCs/>
                  <w:color w:val="000000"/>
                </w:rPr>
                <w:t>10</w:t>
              </w:r>
            </w:ins>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3"/>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4"/>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5"/>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C6618D" w:rsidRDefault="00C6618D" w:rsidP="00C6618D"/>
    <w:p w:rsidR="008274A4" w:rsidRDefault="00CA74B5" w:rsidP="00992CCA">
      <w:pPr>
        <w:pStyle w:val="Heading1"/>
      </w:pPr>
      <w:bookmarkStart w:id="39" w:name="_Ref412116144"/>
      <w:bookmarkStart w:id="40" w:name="_Toc413145048"/>
      <w:r>
        <w:t>Major changes</w:t>
      </w:r>
      <w:r w:rsidR="008274A4">
        <w:t xml:space="preserve"> in FAST</w:t>
      </w:r>
      <w:bookmarkEnd w:id="39"/>
      <w:bookmarkEnd w:id="40"/>
    </w:p>
    <w:p w:rsidR="00176884" w:rsidRDefault="00176884" w:rsidP="00176884">
      <w:pPr>
        <w:pStyle w:val="Heading2"/>
        <w:rPr>
          <w:ins w:id="41" w:author="Bonnie Jonkman" w:date="2015-02-19T20:57:00Z"/>
        </w:rPr>
      </w:pPr>
      <w:bookmarkStart w:id="42" w:name="_Toc413145049"/>
      <w:commentRangeStart w:id="43"/>
      <w:r>
        <w:t>v8.10.00a-bjj</w:t>
      </w:r>
      <w:commentRangeEnd w:id="43"/>
      <w:r w:rsidR="00066FEC">
        <w:rPr>
          <w:rStyle w:val="CommentReference"/>
          <w:rFonts w:asciiTheme="minorHAnsi" w:eastAsiaTheme="minorHAnsi" w:hAnsiTheme="minorHAnsi" w:cstheme="minorBidi"/>
          <w:b w:val="0"/>
          <w:bCs w:val="0"/>
          <w:color w:val="auto"/>
        </w:rPr>
        <w:commentReference w:id="43"/>
      </w:r>
      <w:bookmarkEnd w:id="42"/>
    </w:p>
    <w:p w:rsidR="00176884" w:rsidRDefault="00176884" w:rsidP="008233CD">
      <w:pPr>
        <w:pStyle w:val="ListParagraph"/>
        <w:numPr>
          <w:ilvl w:val="0"/>
          <w:numId w:val="6"/>
        </w:numPr>
      </w:pPr>
      <w:r>
        <w:t>MAP++</w:t>
      </w:r>
    </w:p>
    <w:p w:rsidR="00176884" w:rsidRDefault="00176884" w:rsidP="008233CD">
      <w:pPr>
        <w:pStyle w:val="ListParagraph"/>
        <w:numPr>
          <w:ilvl w:val="0"/>
          <w:numId w:val="6"/>
        </w:numPr>
      </w:pPr>
      <w:r>
        <w:t>TMD (tuned mass damper)</w:t>
      </w:r>
    </w:p>
    <w:p w:rsidR="00176884" w:rsidRDefault="00176884" w:rsidP="008233CD">
      <w:pPr>
        <w:pStyle w:val="ListParagraph"/>
        <w:numPr>
          <w:ilvl w:val="0"/>
          <w:numId w:val="6"/>
        </w:numPr>
      </w:pPr>
      <w:r>
        <w:t>MoorDyn</w:t>
      </w:r>
    </w:p>
    <w:p w:rsidR="00176884" w:rsidRDefault="00176884" w:rsidP="008233CD">
      <w:pPr>
        <w:pStyle w:val="ListParagraph"/>
        <w:numPr>
          <w:ilvl w:val="0"/>
          <w:numId w:val="6"/>
        </w:numPr>
      </w:pPr>
      <w:r>
        <w:t>F</w:t>
      </w:r>
      <w:r w:rsidR="00AE3A86">
        <w:t>EA</w:t>
      </w:r>
      <w:r>
        <w:t>Mooring</w:t>
      </w:r>
    </w:p>
    <w:p w:rsidR="00176884" w:rsidRDefault="00176884" w:rsidP="008233CD">
      <w:pPr>
        <w:pStyle w:val="ListParagraph"/>
        <w:numPr>
          <w:ilvl w:val="0"/>
          <w:numId w:val="6"/>
        </w:numPr>
      </w:pPr>
      <w:r>
        <w:t>IceDyn</w:t>
      </w:r>
    </w:p>
    <w:p w:rsidR="003D7F3C" w:rsidRDefault="003D7F3C" w:rsidP="008233CD">
      <w:pPr>
        <w:pStyle w:val="ListParagraph"/>
        <w:numPr>
          <w:ilvl w:val="0"/>
          <w:numId w:val="6"/>
        </w:numPr>
      </w:pPr>
      <w:r>
        <w:t>IceFloe (official?)</w:t>
      </w:r>
    </w:p>
    <w:p w:rsidR="00176884" w:rsidRDefault="00176884" w:rsidP="008233CD">
      <w:pPr>
        <w:pStyle w:val="ListParagraph"/>
        <w:numPr>
          <w:ilvl w:val="0"/>
          <w:numId w:val="6"/>
        </w:numPr>
      </w:pPr>
      <w:r>
        <w:t>FAST v8 Interface for Simulink</w:t>
      </w:r>
    </w:p>
    <w:p w:rsidR="00176884" w:rsidRDefault="00176884" w:rsidP="008233CD">
      <w:pPr>
        <w:pStyle w:val="ListParagraph"/>
        <w:numPr>
          <w:ilvl w:val="0"/>
          <w:numId w:val="6"/>
        </w:numPr>
      </w:pPr>
      <w:r>
        <w:t>HydroDyn bug fixes</w:t>
      </w:r>
    </w:p>
    <w:p w:rsidR="00AE3A86" w:rsidRDefault="00AE3A86" w:rsidP="00AE3A86">
      <w:pPr>
        <w:pStyle w:val="ListParagraph"/>
        <w:numPr>
          <w:ilvl w:val="0"/>
          <w:numId w:val="6"/>
        </w:numPr>
      </w:pPr>
      <w:r>
        <w:t xml:space="preserve">The 64-bit version of the MAP DLL is now functioning. This means </w:t>
      </w:r>
      <w:r>
        <w:rPr>
          <w:i/>
        </w:rPr>
        <w:t xml:space="preserve">all </w:t>
      </w:r>
      <w:r>
        <w:t xml:space="preserve">functionality in the FAST_Win32.exe is available in FAST_x64.exe </w:t>
      </w:r>
    </w:p>
    <w:p w:rsidR="001A5D50" w:rsidRDefault="001A5D50" w:rsidP="001A5D50">
      <w:pPr>
        <w:pStyle w:val="ListParagraph"/>
        <w:numPr>
          <w:ilvl w:val="0"/>
          <w:numId w:val="6"/>
        </w:numPr>
      </w:pPr>
      <w:r>
        <w:t>FAST v8.</w:t>
      </w:r>
      <w:ins w:id="44" w:author="Bonnie Jonkman" w:date="2015-03-03T11:19:00Z">
        <w:r w:rsidR="003A459F">
          <w:t>1</w:t>
        </w:r>
      </w:ins>
      <w:r>
        <w:t>0</w:t>
      </w:r>
      <w:del w:id="45" w:author="Bonnie Jonkman" w:date="2015-03-03T11:19:00Z">
        <w:r w:rsidDel="003A459F">
          <w:delText>9</w:delText>
        </w:r>
      </w:del>
      <w:r>
        <w:t xml:space="preserve">.00a-bjj is compiled with the components listed in </w:t>
      </w:r>
      <w:r>
        <w:fldChar w:fldCharType="begin"/>
      </w:r>
      <w:r>
        <w:instrText xml:space="preserve"> REF _Ref391842085 \h </w:instrText>
      </w:r>
      <w:r>
        <w:fldChar w:fldCharType="separate"/>
      </w:r>
      <w:ins w:id="46" w:author="Bonnie Jonkman" w:date="2015-03-03T11:21:00Z">
        <w:r w:rsidR="00B749B5">
          <w:rPr>
            <w:b/>
            <w:bCs/>
          </w:rPr>
          <w:t>Error! Reference source not found.</w:t>
        </w:r>
      </w:ins>
      <w:del w:id="47" w:author="Bonnie Jonkman" w:date="2015-03-03T11:21:00Z">
        <w:r w:rsidDel="00B749B5">
          <w:delText xml:space="preserve">Table </w:delText>
        </w:r>
        <w:r w:rsidDel="00B749B5">
          <w:rPr>
            <w:noProof/>
          </w:rPr>
          <w:delText>2</w:delText>
        </w:r>
      </w:del>
      <w:r>
        <w:fldChar w:fldCharType="end"/>
      </w:r>
      <w:r>
        <w:t>.</w:t>
      </w:r>
    </w:p>
    <w:p w:rsidR="001A5D50" w:rsidRDefault="001A5D50" w:rsidP="001A5D50">
      <w:pPr>
        <w:pStyle w:val="Caption"/>
        <w:keepNext/>
        <w:numPr>
          <w:ilvl w:val="0"/>
          <w:numId w:val="6"/>
        </w:numPr>
        <w:jc w:val="center"/>
      </w:pPr>
      <w:r>
        <w:lastRenderedPageBreak/>
        <w:t xml:space="preserve">Table </w:t>
      </w:r>
      <w:r>
        <w:fldChar w:fldCharType="begin"/>
      </w:r>
      <w:r>
        <w:instrText xml:space="preserve"> SEQ Table \* ARABIC </w:instrText>
      </w:r>
      <w:r>
        <w:fldChar w:fldCharType="separate"/>
      </w:r>
      <w:r w:rsidR="00B749B5">
        <w:rPr>
          <w:noProof/>
        </w:rPr>
        <w:t>2</w:t>
      </w:r>
      <w:r>
        <w:rPr>
          <w:noProof/>
        </w:rPr>
        <w:fldChar w:fldCharType="end"/>
      </w:r>
      <w:r>
        <w:t>: Components in FAST v8.</w:t>
      </w:r>
      <w:del w:id="48" w:author="Bonnie Jonkman" w:date="2015-03-03T11:14:00Z">
        <w:r w:rsidDel="001A5D50">
          <w:delText>09</w:delText>
        </w:r>
      </w:del>
      <w:ins w:id="49" w:author="Bonnie Jonkman" w:date="2015-03-03T11:14:00Z">
        <w:r>
          <w:t>10</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1A5D50"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Default="001A5D50" w:rsidP="00B749B5">
            <w:pPr>
              <w:rPr>
                <w:b w:val="0"/>
                <w:bCs w:val="0"/>
                <w:color w:val="auto"/>
              </w:rPr>
            </w:pPr>
            <w:r>
              <w:t>Component</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405A94" w:rsidRDefault="001A5D50" w:rsidP="00B749B5">
            <w:r w:rsidRPr="00405A94">
              <w:t>Modules</w:t>
            </w: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ElastoDyn</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0" w:author="Bonnie Jonkman" w:date="2015-03-03T11:14:00Z">
                  <w:rPr/>
                </w:rPrChange>
              </w:rPr>
              <w:t>v1.01.07a-bjj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AeroDyn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51" w:author="Bonnie Jonkman" w:date="2015-03-03T11:14:00Z">
                  <w:rPr/>
                </w:rPrChange>
              </w:rPr>
              <w:t>v14.03.00a-bjj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InflowWind</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2" w:author="Bonnie Jonkman" w:date="2015-03-03T11:14:00Z">
                  <w:rPr/>
                </w:rPrChange>
              </w:rPr>
              <w:t>v2.00.01c-bjj</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IfW</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ServoDyn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53" w:author="Bonnie Jonkman" w:date="2015-03-03T11:14:00Z">
                  <w:rPr/>
                </w:rPrChange>
              </w:rPr>
              <w:t>v1.01.02a-bjj</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SrvD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HydroDyn</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4" w:author="Bonnie Jonkman" w:date="2015-03-03T11:14:00Z">
                  <w:rPr/>
                </w:rPrChange>
              </w:rPr>
              <w:t>v2.02.00a-adp</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HD</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SubDyn</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55" w:author="Bonnie Jonkman" w:date="2015-03-03T11:14:00Z">
                  <w:rPr/>
                </w:rPrChange>
              </w:rPr>
              <w:t>v1.01.01a-rrd</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SD</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Pr="00405A94" w:rsidRDefault="001A5D50" w:rsidP="00B749B5">
            <w:pPr>
              <w:rPr>
                <w:b w:val="0"/>
              </w:rPr>
            </w:pPr>
            <w:r w:rsidRPr="00405A94">
              <w:rPr>
                <w:b w:val="0"/>
              </w:rPr>
              <w:t>MAP</w:t>
            </w:r>
          </w:p>
        </w:tc>
        <w:tc>
          <w:tcPr>
            <w:tcW w:w="2421" w:type="dxa"/>
            <w:tcBorders>
              <w:bottom w:val="single" w:sz="8" w:space="0" w:color="4F81BD" w:themeColor="accent1"/>
            </w:tcBorders>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56" w:author="Bonnie Jonkman" w:date="2015-03-03T11:14:00Z">
                  <w:rPr/>
                </w:rPrChange>
              </w:rPr>
              <w:t>v0.97.01a-mdm</w:t>
            </w:r>
          </w:p>
        </w:tc>
        <w:tc>
          <w:tcPr>
            <w:tcW w:w="2795" w:type="dxa"/>
            <w:tcBorders>
              <w:bottom w:val="single" w:sz="8" w:space="0" w:color="4F81BD" w:themeColor="accent1"/>
            </w:tcBorders>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MAP</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FEAMooring</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
            </w:pPr>
            <w:r w:rsidRPr="001A5D50">
              <w:rPr>
                <w:highlight w:val="yellow"/>
                <w:rPrChange w:id="57" w:author="Bonnie Jonkman" w:date="2015-03-03T11:14:00Z">
                  <w:rPr/>
                </w:rPrChange>
              </w:rPr>
              <w:t>v1.00.00-yhb</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FEAM</w:t>
            </w:r>
          </w:p>
        </w:tc>
      </w:tr>
      <w:tr w:rsidR="001A5D50" w:rsidTr="00B749B5">
        <w:trPr>
          <w:cantSplit/>
          <w:jc w:val="center"/>
          <w:ins w:id="58" w:author="Bonnie Jonkman" w:date="2015-03-03T11:14:00Z"/>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1A5D50" w:rsidRPr="00405A94" w:rsidRDefault="001A5D50" w:rsidP="00B749B5">
            <w:pPr>
              <w:rPr>
                <w:ins w:id="59" w:author="Bonnie Jonkman" w:date="2015-03-03T11:14:00Z"/>
              </w:rPr>
            </w:pPr>
            <w:ins w:id="60" w:author="Bonnie Jonkman" w:date="2015-03-03T11:14:00Z">
              <w:r>
                <w:t>MoorDyn</w:t>
              </w:r>
            </w:ins>
          </w:p>
        </w:tc>
        <w:tc>
          <w:tcPr>
            <w:tcW w:w="2421" w:type="dxa"/>
            <w:tcBorders>
              <w:bottom w:val="single" w:sz="8" w:space="0" w:color="4F81BD" w:themeColor="accent1"/>
            </w:tcBorders>
          </w:tcPr>
          <w:p w:rsidR="001A5D50" w:rsidRPr="00CA2F20" w:rsidRDefault="001A5D50" w:rsidP="00B749B5">
            <w:pPr>
              <w:cnfStyle w:val="000000000000" w:firstRow="0" w:lastRow="0" w:firstColumn="0" w:lastColumn="0" w:oddVBand="0" w:evenVBand="0" w:oddHBand="0" w:evenHBand="0" w:firstRowFirstColumn="0" w:firstRowLastColumn="0" w:lastRowFirstColumn="0" w:lastRowLastColumn="0"/>
              <w:rPr>
                <w:ins w:id="61" w:author="Bonnie Jonkman" w:date="2015-03-03T11:14:00Z"/>
              </w:rPr>
            </w:pPr>
          </w:p>
        </w:tc>
        <w:tc>
          <w:tcPr>
            <w:tcW w:w="2795" w:type="dxa"/>
            <w:tcBorders>
              <w:bottom w:val="single" w:sz="8" w:space="0" w:color="4F81BD" w:themeColor="accent1"/>
            </w:tcBorders>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rPr>
                <w:ins w:id="62" w:author="Bonnie Jonkman" w:date="2015-03-03T11:14:00Z"/>
              </w:rPr>
            </w:pPr>
            <w:ins w:id="63" w:author="Bonnie Jonkman" w:date="2015-03-03T11:15:00Z">
              <w:r>
                <w:t>MD</w:t>
              </w:r>
            </w:ins>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IceFloe</w:t>
            </w:r>
          </w:p>
        </w:tc>
        <w:tc>
          <w:tcPr>
            <w:tcW w:w="2421" w:type="dxa"/>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Change w:id="64" w:author="Bonnie Jonkman" w:date="2015-03-03T11:15:00Z">
                  <w:rPr/>
                </w:rPrChange>
              </w:rPr>
            </w:pPr>
            <w:r w:rsidRPr="001A5D50">
              <w:rPr>
                <w:highlight w:val="yellow"/>
                <w:rPrChange w:id="65" w:author="Bonnie Jonkman" w:date="2015-03-03T11:15:00Z">
                  <w:rPr/>
                </w:rPrChange>
              </w:rPr>
              <w:t>v1.00.00</w:t>
            </w:r>
          </w:p>
        </w:tc>
        <w:tc>
          <w:tcPr>
            <w:tcW w:w="2795" w:type="dxa"/>
          </w:tcPr>
          <w:p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IceF</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IceDyn</w:t>
            </w:r>
          </w:p>
        </w:tc>
        <w:tc>
          <w:tcPr>
            <w:tcW w:w="2421" w:type="dxa"/>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
            </w:pPr>
            <w:r w:rsidRPr="001A5D50">
              <w:rPr>
                <w:highlight w:val="yellow"/>
                <w:rPrChange w:id="66" w:author="Bonnie Jonkman" w:date="2015-03-03T11:15:00Z">
                  <w:rPr/>
                </w:rPrChange>
              </w:rPr>
              <w:t>v1.00.01-by</w:t>
            </w:r>
          </w:p>
        </w:tc>
        <w:tc>
          <w:tcPr>
            <w:tcW w:w="2795" w:type="dxa"/>
          </w:tcPr>
          <w:p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IceD</w:t>
            </w:r>
          </w:p>
        </w:tc>
      </w:tr>
      <w:tr w:rsidR="001A5D50" w:rsidRPr="000F3583" w:rsidTr="00B749B5">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rsidRPr="00AC31AB">
              <w:t>Other Component</w:t>
            </w:r>
            <w:r>
              <w:t>s</w:t>
            </w: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NWTC Subroutine Library</w:t>
            </w:r>
          </w:p>
        </w:tc>
        <w:tc>
          <w:tcPr>
            <w:tcW w:w="0" w:type="auto"/>
            <w:gridSpan w:val="2"/>
          </w:tcPr>
          <w:p w:rsidR="001A5D50" w:rsidRPr="001A5D50" w:rsidRDefault="001A5D50" w:rsidP="00B749B5">
            <w:pPr>
              <w:cnfStyle w:val="000000000000" w:firstRow="0" w:lastRow="0" w:firstColumn="0" w:lastColumn="0" w:oddVBand="0" w:evenVBand="0" w:oddHBand="0" w:evenHBand="0" w:firstRowFirstColumn="0" w:firstRowLastColumn="0" w:lastRowFirstColumn="0" w:lastRowLastColumn="0"/>
              <w:rPr>
                <w:highlight w:val="yellow"/>
                <w:rPrChange w:id="67" w:author="Bonnie Jonkman" w:date="2015-03-03T11:15:00Z">
                  <w:rPr/>
                </w:rPrChange>
              </w:rPr>
            </w:pPr>
            <w:r w:rsidRPr="001A5D50">
              <w:rPr>
                <w:highlight w:val="yellow"/>
                <w:rPrChange w:id="68" w:author="Bonnie Jonkman" w:date="2015-03-03T11:15:00Z">
                  <w:rPr/>
                </w:rPrChange>
              </w:rPr>
              <w:t>v2.04.00a-bjj</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FAST Registry</w:t>
            </w:r>
            <w:r w:rsidRPr="00405A94">
              <w:rPr>
                <w:rStyle w:val="FootnoteReference"/>
                <w:b w:val="0"/>
              </w:rPr>
              <w:footnoteReference w:id="7"/>
            </w:r>
          </w:p>
        </w:tc>
        <w:tc>
          <w:tcPr>
            <w:tcW w:w="0" w:type="auto"/>
            <w:gridSpan w:val="2"/>
          </w:tcPr>
          <w:p w:rsidR="001A5D50" w:rsidRPr="001A5D50" w:rsidRDefault="001A5D50" w:rsidP="00B749B5">
            <w:pPr>
              <w:cnfStyle w:val="000000100000" w:firstRow="0" w:lastRow="0" w:firstColumn="0" w:lastColumn="0" w:oddVBand="0" w:evenVBand="0" w:oddHBand="1" w:evenHBand="0" w:firstRowFirstColumn="0" w:firstRowLastColumn="0" w:lastRowFirstColumn="0" w:lastRowLastColumn="0"/>
              <w:rPr>
                <w:highlight w:val="yellow"/>
                <w:rPrChange w:id="73" w:author="Bonnie Jonkman" w:date="2015-03-03T11:15:00Z">
                  <w:rPr/>
                </w:rPrChange>
              </w:rPr>
            </w:pPr>
            <w:r w:rsidRPr="001A5D50">
              <w:rPr>
                <w:highlight w:val="yellow"/>
                <w:rPrChange w:id="74" w:author="Bonnie Jonkman" w:date="2015-03-03T11:15:00Z">
                  <w:rPr/>
                </w:rPrChange>
              </w:rPr>
              <w:t>v2.03.02</w:t>
            </w:r>
          </w:p>
        </w:tc>
      </w:tr>
      <w:tr w:rsidR="001A5D50" w:rsidRPr="000F3583" w:rsidTr="00B749B5">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1A5D50" w:rsidRPr="00AC31AB" w:rsidRDefault="001A5D50" w:rsidP="00B749B5">
            <w:r>
              <w:t>Third Party Content</w:t>
            </w: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LAPACK</w:t>
            </w:r>
          </w:p>
        </w:tc>
        <w:tc>
          <w:tcPr>
            <w:tcW w:w="0" w:type="auto"/>
            <w:gridSpan w:val="2"/>
          </w:tcPr>
          <w:p w:rsidR="001A5D50" w:rsidRDefault="001A5D50" w:rsidP="00B749B5">
            <w:pPr>
              <w:cnfStyle w:val="000000100000" w:firstRow="0" w:lastRow="0" w:firstColumn="0" w:lastColumn="0" w:oddVBand="0" w:evenVBand="0" w:oddHBand="1" w:evenHBand="0" w:firstRowFirstColumn="0" w:firstRowLastColumn="0" w:lastRowFirstColumn="0" w:lastRowLastColumn="0"/>
            </w:pPr>
            <w:r>
              <w:t xml:space="preserve">v3.3 as part of Intel® Math Kernel Library; </w:t>
            </w:r>
          </w:p>
          <w:p w:rsidR="001A5D50" w:rsidRDefault="001A5D50" w:rsidP="00B749B5">
            <w:pPr>
              <w:cnfStyle w:val="000000100000" w:firstRow="0" w:lastRow="0" w:firstColumn="0" w:lastColumn="0" w:oddVBand="0" w:evenVBand="0" w:oddHBand="1" w:evenHBand="0" w:firstRowFirstColumn="0" w:firstRowLastColumn="0" w:lastRowFirstColumn="0" w:lastRowLastColumn="0"/>
            </w:pPr>
            <w:r>
              <w:t>(v3.5.0 compiled with gfortran)</w:t>
            </w:r>
          </w:p>
        </w:tc>
      </w:tr>
      <w:tr w:rsidR="001A5D50"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ScaLAPACK</w:t>
            </w:r>
          </w:p>
        </w:tc>
        <w:tc>
          <w:tcPr>
            <w:tcW w:w="0" w:type="auto"/>
            <w:gridSpan w:val="2"/>
          </w:tcPr>
          <w:p w:rsidR="001A5D50" w:rsidRDefault="001A5D50" w:rsidP="00B749B5">
            <w:pPr>
              <w:cnfStyle w:val="000000000000" w:firstRow="0" w:lastRow="0" w:firstColumn="0" w:lastColumn="0" w:oddVBand="0" w:evenVBand="0" w:oddHBand="0" w:evenHBand="0" w:firstRowFirstColumn="0" w:firstRowLastColumn="0" w:lastRowFirstColumn="0" w:lastRowLastColumn="0"/>
            </w:pPr>
            <w:r>
              <w:t>2.0.2</w:t>
            </w:r>
          </w:p>
        </w:tc>
      </w:tr>
      <w:tr w:rsidR="001A5D50"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1A5D50" w:rsidRPr="00405A94" w:rsidRDefault="001A5D50" w:rsidP="00B749B5">
            <w:pPr>
              <w:rPr>
                <w:b w:val="0"/>
              </w:rPr>
            </w:pPr>
            <w:r w:rsidRPr="00405A94">
              <w:rPr>
                <w:b w:val="0"/>
              </w:rPr>
              <w:t>FFTPACK</w:t>
            </w:r>
          </w:p>
        </w:tc>
        <w:tc>
          <w:tcPr>
            <w:tcW w:w="0" w:type="auto"/>
            <w:gridSpan w:val="2"/>
          </w:tcPr>
          <w:p w:rsidR="001A5D50" w:rsidRDefault="001A5D50" w:rsidP="00B749B5">
            <w:pPr>
              <w:cnfStyle w:val="000000100000" w:firstRow="0" w:lastRow="0" w:firstColumn="0" w:lastColumn="0" w:oddVBand="0" w:evenVBand="0" w:oddHBand="1" w:evenHBand="0" w:firstRowFirstColumn="0" w:firstRowLastColumn="0" w:lastRowFirstColumn="0" w:lastRowLastColumn="0"/>
            </w:pPr>
            <w:r>
              <w:t>v4.1</w:t>
            </w:r>
          </w:p>
        </w:tc>
      </w:tr>
    </w:tbl>
    <w:p w:rsidR="001A5D50" w:rsidRPr="000151C3" w:rsidDel="003A459F" w:rsidRDefault="001A5D50" w:rsidP="003A459F">
      <w:pPr>
        <w:pStyle w:val="ListParagraph"/>
        <w:ind w:left="1080"/>
        <w:rPr>
          <w:del w:id="75" w:author="Bonnie Jonkman" w:date="2015-03-03T11:15:00Z"/>
        </w:rPr>
        <w:pPrChange w:id="76" w:author="Bonnie Jonkman" w:date="2015-03-03T11:15:00Z">
          <w:pPr>
            <w:pStyle w:val="ListParagraph"/>
            <w:numPr>
              <w:numId w:val="6"/>
            </w:numPr>
            <w:ind w:left="1080" w:hanging="720"/>
          </w:pPr>
        </w:pPrChange>
      </w:pPr>
    </w:p>
    <w:p w:rsidR="00AE3A86" w:rsidRPr="00066FEC" w:rsidRDefault="00AE3A86" w:rsidP="001A5D50">
      <w:pPr>
        <w:pPrChange w:id="77" w:author="Bonnie Jonkman" w:date="2015-03-03T11:14:00Z">
          <w:pPr>
            <w:pStyle w:val="ListParagraph"/>
            <w:numPr>
              <w:numId w:val="6"/>
            </w:numPr>
            <w:ind w:left="1080" w:hanging="720"/>
          </w:pPr>
        </w:pPrChange>
      </w:pPr>
    </w:p>
    <w:p w:rsidR="000151C3" w:rsidRDefault="000151C3" w:rsidP="008274A4">
      <w:pPr>
        <w:pStyle w:val="Heading2"/>
      </w:pPr>
      <w:bookmarkStart w:id="78" w:name="_Toc413145050"/>
      <w:r>
        <w:t>v8.09.00a-bjj</w:t>
      </w:r>
      <w:bookmarkEnd w:id="78"/>
    </w:p>
    <w:p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first-order hydrodynamics theory.  The second-order hydrodynamic implementations include time-domain calculations of difference- (mean- and slow-drift-) and sum-frequency terms.  Second-order wave kinematics are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We fixed a problem where the eigenfrequencies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r w:rsidR="00B749B5">
        <w:fldChar w:fldCharType="begin"/>
      </w:r>
      <w:r w:rsidR="00B749B5">
        <w:instrText xml:space="preserve"> HYPERLINK "https://nwtc.nrel.gov/DWM" </w:instrText>
      </w:r>
      <w:ins w:id="79" w:author="Bonnie Jonkman" w:date="2015-03-03T11:12:00Z"/>
      <w:r w:rsidR="00B749B5">
        <w:fldChar w:fldCharType="separate"/>
      </w:r>
      <w:r w:rsidR="004F109B" w:rsidRPr="00100844">
        <w:rPr>
          <w:rStyle w:val="Hyperlink"/>
        </w:rPr>
        <w:t>https://nwtc.nrel.gov/DWM</w:t>
      </w:r>
      <w:r w:rsidR="00B749B5">
        <w:rPr>
          <w:rStyle w:val="Hyperlink"/>
        </w:rPr>
        <w:fldChar w:fldCharType="end"/>
      </w:r>
      <w:r w:rsidR="000D67F1">
        <w:t>.</w:t>
      </w:r>
    </w:p>
    <w:p w:rsidR="008274A4" w:rsidRDefault="008274A4" w:rsidP="008274A4">
      <w:pPr>
        <w:pStyle w:val="Heading2"/>
      </w:pPr>
      <w:bookmarkStart w:id="80" w:name="_Ref412116139"/>
      <w:bookmarkStart w:id="81" w:name="_Toc413145051"/>
      <w:r>
        <w:lastRenderedPageBreak/>
        <w:t>v8.08.00c-bjj</w:t>
      </w:r>
      <w:bookmarkEnd w:id="80"/>
      <w:bookmarkEnd w:id="81"/>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r w:rsidR="00B749B5">
        <w:fldChar w:fldCharType="begin"/>
      </w:r>
      <w:r w:rsidR="00B749B5">
        <w:instrText xml:space="preserve"> HYPERLINK "http://www.nrel.gov/docs/fy14osti/60742.pdf" </w:instrText>
      </w:r>
      <w:ins w:id="82" w:author="Bonnie Jonkman" w:date="2015-03-03T11:12:00Z"/>
      <w:r w:rsidR="00B749B5">
        <w:fldChar w:fldCharType="separate"/>
      </w:r>
      <w:r w:rsidR="00071BEF" w:rsidRPr="00FC7F6C">
        <w:rPr>
          <w:rStyle w:val="Hyperlink"/>
        </w:rPr>
        <w:t>http://www.nrel.gov/docs/fy14osti/60742.pdf</w:t>
      </w:r>
      <w:r w:rsidR="00B749B5">
        <w:rPr>
          <w:rStyle w:val="Hyperlink"/>
        </w:rPr>
        <w:fldChar w:fldCharType="end"/>
      </w:r>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r w:rsidR="00B749B5">
        <w:fldChar w:fldCharType="begin"/>
      </w:r>
      <w:r w:rsidR="00B749B5">
        <w:instrText xml:space="preserve"> HYPERLINK "http://www.nrel.gov/docs/fy14osti/60742.pdf" </w:instrText>
      </w:r>
      <w:ins w:id="83" w:author="Bonnie Jonkman" w:date="2015-03-03T11:12:00Z"/>
      <w:r w:rsidR="00B749B5">
        <w:fldChar w:fldCharType="separate"/>
      </w:r>
      <w:r w:rsidR="00071BEF" w:rsidRPr="00FC7F6C">
        <w:rPr>
          <w:rStyle w:val="Hyperlink"/>
        </w:rPr>
        <w:t>http://www.nrel.gov/docs/fy14osti/60742.pdf</w:t>
      </w:r>
      <w:r w:rsidR="00B749B5">
        <w:rPr>
          <w:rStyle w:val="Hyperlink"/>
        </w:rPr>
        <w:fldChar w:fldCharType="end"/>
      </w:r>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84" w:name="_Ref391841077"/>
      <w:r w:rsidR="002C1FAC" w:rsidRPr="00AC31AB">
        <w:rPr>
          <w:rStyle w:val="FootnoteReference"/>
          <w:rFonts w:eastAsia="Times New Roman" w:cs="Times New Roman"/>
          <w:color w:val="000000"/>
        </w:rPr>
        <w:footnoteReference w:id="8"/>
      </w:r>
      <w:bookmarkEnd w:id="84"/>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ins w:id="85" w:author="Bonnie Jonkman" w:date="2015-03-03T11:21:00Z">
        <w:r w:rsidR="00B749B5">
          <w:rPr>
            <w:vertAlign w:val="superscript"/>
          </w:rPr>
          <w:t>§§</w:t>
        </w:r>
      </w:ins>
      <w:del w:id="86" w:author="Bonnie Jonkman" w:date="2015-03-03T11:21:00Z">
        <w:r w:rsidR="001A5D50" w:rsidDel="00B749B5">
          <w:rPr>
            <w:vertAlign w:val="superscript"/>
          </w:rPr>
          <w:delText>‡‡</w:delText>
        </w:r>
      </w:del>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B749B5">
        <w:t xml:space="preserve">Figure </w:t>
      </w:r>
      <w:r w:rsidR="00B749B5">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lastRenderedPageBreak/>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Pr>
          <w:noProof/>
        </w:rPr>
        <w:lastRenderedPageBreak/>
        <w:drawing>
          <wp:inline distT="0" distB="0" distL="0" distR="0" wp14:anchorId="5104B4FB" wp14:editId="3C9FEC2F">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87" w:name="_Ref352753427"/>
      <w:r>
        <w:t xml:space="preserve">Figure </w:t>
      </w:r>
      <w:r w:rsidR="00B749B5">
        <w:fldChar w:fldCharType="begin"/>
      </w:r>
      <w:r w:rsidR="00B749B5">
        <w:instrText xml:space="preserve"> SEQ Figure \* ARABIC </w:instrText>
      </w:r>
      <w:r w:rsidR="00B749B5">
        <w:fldChar w:fldCharType="separate"/>
      </w:r>
      <w:r w:rsidR="00B749B5">
        <w:rPr>
          <w:noProof/>
        </w:rPr>
        <w:t>4</w:t>
      </w:r>
      <w:r w:rsidR="00B749B5">
        <w:rPr>
          <w:noProof/>
        </w:rPr>
        <w:fldChar w:fldCharType="end"/>
      </w:r>
      <w:bookmarkEnd w:id="87"/>
      <w:r>
        <w:t xml:space="preserve">: Summary of Input and Output Files for FAST </w:t>
      </w:r>
      <w:r w:rsidRPr="00195D86">
        <w:t>v8.</w:t>
      </w:r>
      <w:r w:rsidR="008F1D42" w:rsidRPr="00195D86">
        <w:t>0</w:t>
      </w:r>
      <w:r w:rsidR="008F1D42">
        <w:t>9</w:t>
      </w:r>
      <w:r w:rsidRPr="00195D86">
        <w:t>.</w:t>
      </w:r>
      <w:r w:rsidR="008F1D42" w:rsidRPr="00195D86">
        <w:t>00</w:t>
      </w:r>
      <w:r w:rsidR="008F1D42">
        <w:t>a</w:t>
      </w:r>
      <w:r w:rsidRPr="00195D86">
        <w:t>-bjj</w:t>
      </w:r>
    </w:p>
    <w:p w:rsidR="00CA74B5" w:rsidRDefault="006552FB" w:rsidP="008274A4">
      <w:pPr>
        <w:pStyle w:val="Heading2"/>
      </w:pPr>
      <w:bookmarkStart w:id="88" w:name="_Toc413145052"/>
      <w:r>
        <w:lastRenderedPageBreak/>
        <w:t>v8.</w:t>
      </w:r>
      <w:r w:rsidR="000973B8">
        <w:t>03</w:t>
      </w:r>
      <w:r>
        <w:t>.</w:t>
      </w:r>
      <w:r w:rsidR="000973B8">
        <w:t>02</w:t>
      </w:r>
      <w:r w:rsidR="00024A69">
        <w:t>b</w:t>
      </w:r>
      <w:r>
        <w:t>-bjj</w:t>
      </w:r>
      <w:bookmarkEnd w:id="88"/>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r w:rsidR="00B749B5">
        <w:fldChar w:fldCharType="begin"/>
      </w:r>
      <w:r w:rsidR="00B749B5">
        <w:instrText xml:space="preserve"> HYPERLINK "http://wind.nrel.gov/designcodes/simulators/developers/" </w:instrText>
      </w:r>
      <w:ins w:id="89" w:author="Bonnie Jonkman" w:date="2015-03-03T11:12:00Z"/>
      <w:r w:rsidR="00B749B5">
        <w:fldChar w:fldCharType="separate"/>
      </w:r>
      <w:r w:rsidRPr="00E7113A">
        <w:rPr>
          <w:rStyle w:val="Hyperlink"/>
        </w:rPr>
        <w:t>new modularization framework</w:t>
      </w:r>
      <w:r w:rsidR="00B749B5">
        <w:rPr>
          <w:rStyle w:val="Hyperlink"/>
        </w:rPr>
        <w:fldChar w:fldCharType="end"/>
      </w:r>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B749B5">
        <w:t xml:space="preserve">Figure </w:t>
      </w:r>
      <w:r w:rsidR="00B749B5">
        <w:rPr>
          <w:noProof/>
        </w:rPr>
        <w:t>4</w:t>
      </w:r>
      <w:r w:rsidR="001E429B">
        <w:fldChar w:fldCharType="end"/>
      </w:r>
      <w:r w:rsidR="009733A8">
        <w:t>.</w:t>
      </w:r>
    </w:p>
    <w:p w:rsidR="00A1232C" w:rsidRDefault="00A1232C" w:rsidP="00992CCA">
      <w:pPr>
        <w:pStyle w:val="Heading1"/>
      </w:pPr>
      <w:bookmarkStart w:id="90" w:name="_Ref391890933"/>
      <w:bookmarkStart w:id="91" w:name="_Toc413145053"/>
      <w:r>
        <w:t>Certification Tests</w:t>
      </w:r>
      <w:bookmarkEnd w:id="90"/>
      <w:bookmarkEnd w:id="91"/>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B749B5">
        <w:t xml:space="preserve">Table </w:t>
      </w:r>
      <w:r w:rsidR="00B749B5">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92" w:name="_Ref391844734"/>
      <w:r>
        <w:t xml:space="preserve">Table </w:t>
      </w:r>
      <w:r w:rsidR="00B749B5">
        <w:fldChar w:fldCharType="begin"/>
      </w:r>
      <w:r w:rsidR="00B749B5">
        <w:instrText xml:space="preserve"> SEQ Table \* ARABIC </w:instrText>
      </w:r>
      <w:r w:rsidR="00B749B5">
        <w:fldChar w:fldCharType="separate"/>
      </w:r>
      <w:r w:rsidR="00B749B5">
        <w:rPr>
          <w:noProof/>
        </w:rPr>
        <w:t>3</w:t>
      </w:r>
      <w:r w:rsidR="00B749B5">
        <w:rPr>
          <w:noProof/>
        </w:rPr>
        <w:fldChar w:fldCharType="end"/>
      </w:r>
      <w:bookmarkEnd w:id="92"/>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93" w:name="_Ref391883796"/>
      <w:bookmarkStart w:id="94" w:name="_Ref352702959"/>
      <w:bookmarkStart w:id="95" w:name="_Toc413145054"/>
      <w:r>
        <w:t xml:space="preserve">Variables Specified in the </w:t>
      </w:r>
      <w:r w:rsidR="007A051E">
        <w:t>FAST Primary Input File</w:t>
      </w:r>
      <w:bookmarkEnd w:id="93"/>
      <w:bookmarkEnd w:id="95"/>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B749B5">
        <w:t>Appendix: Example FAST v8.09.* Input File</w:t>
      </w:r>
      <w:r w:rsidR="002A47ED">
        <w:fldChar w:fldCharType="end"/>
      </w:r>
      <w:r w:rsidR="00EF2B14">
        <w:t>.</w:t>
      </w:r>
    </w:p>
    <w:p w:rsidR="00460C71" w:rsidRDefault="00460C71" w:rsidP="00460C71">
      <w:pPr>
        <w:pStyle w:val="Heading2"/>
      </w:pPr>
      <w:bookmarkStart w:id="96" w:name="_Toc413145055"/>
      <w:r>
        <w:t>Simulation Control</w:t>
      </w:r>
      <w:bookmarkEnd w:id="96"/>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bookmarkStart w:id="97" w:name="_Toc413145056"/>
      <w:r>
        <w:t>Feature Switches and Flags</w:t>
      </w:r>
      <w:bookmarkEnd w:id="97"/>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bookmarkStart w:id="98" w:name="_Toc413145057"/>
      <w:r>
        <w:t>Input Files</w:t>
      </w:r>
      <w:bookmarkEnd w:id="98"/>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lastRenderedPageBreak/>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bookmarkStart w:id="99" w:name="_Toc413145058"/>
      <w:r>
        <w:t>Output</w:t>
      </w:r>
      <w:bookmarkEnd w:id="99"/>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E34893C" wp14:editId="2081AB8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simulation</w:t>
      </w:r>
      <w:r>
        <w:t xml:space="preserve"> time. </w:t>
      </w:r>
    </w:p>
    <w:p w:rsidR="00C84D03" w:rsidRDefault="00C84D03" w:rsidP="00C84D03">
      <w:pPr>
        <w:pStyle w:val="Heading3"/>
      </w:pPr>
      <w:r>
        <w:lastRenderedPageBreak/>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bookmarkStart w:id="100" w:name="_Toc413145059"/>
      <w:r>
        <w:lastRenderedPageBreak/>
        <w:t xml:space="preserve">Modeling </w:t>
      </w:r>
      <w:r w:rsidR="009B51A8">
        <w:t>Tips</w:t>
      </w:r>
      <w:bookmarkEnd w:id="100"/>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101" w:name="_Ref391885623"/>
      <w:bookmarkStart w:id="102" w:name="_Toc413145060"/>
      <w:r>
        <w:t>Limitations</w:t>
      </w:r>
      <w:bookmarkEnd w:id="94"/>
      <w:bookmarkEnd w:id="101"/>
      <w:bookmarkEnd w:id="102"/>
    </w:p>
    <w:p w:rsidR="00435832" w:rsidRDefault="00435832" w:rsidP="00AC31AB">
      <w:r>
        <w:fldChar w:fldCharType="begin"/>
      </w:r>
      <w:r>
        <w:instrText xml:space="preserve"> REF _Ref368603146 \h </w:instrText>
      </w:r>
      <w:r>
        <w:fldChar w:fldCharType="separate"/>
      </w:r>
      <w:r w:rsidR="00B749B5">
        <w:t xml:space="preserve">Table </w:t>
      </w:r>
      <w:r w:rsidR="00B749B5">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103" w:name="_Toc413145061"/>
      <w:r>
        <w:t>Future Work</w:t>
      </w:r>
      <w:bookmarkEnd w:id="103"/>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B749B5">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104" w:name="_Ref352670793"/>
      <w:bookmarkStart w:id="105" w:name="_Toc413145062"/>
      <w:r>
        <w:t>Converting to FAST v8.0</w:t>
      </w:r>
      <w:r w:rsidR="00E92541">
        <w:t>9</w:t>
      </w:r>
      <w:r>
        <w:t>.x</w:t>
      </w:r>
      <w:bookmarkEnd w:id="104"/>
      <w:bookmarkEnd w:id="105"/>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B749B5">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B749B5">
        <w:t>Certification Tests</w:t>
      </w:r>
      <w:r>
        <w:fldChar w:fldCharType="end"/>
      </w:r>
      <w:r>
        <w:t>” section of this document for descriptions.</w:t>
      </w:r>
    </w:p>
    <w:p w:rsidR="00214A47" w:rsidRDefault="00214A47" w:rsidP="005847A9">
      <w:pPr>
        <w:pStyle w:val="Heading2"/>
      </w:pPr>
      <w:bookmarkStart w:id="106" w:name="_Toc413145063"/>
      <w:r>
        <w:t>Summary of Changes to Inputs</w:t>
      </w:r>
      <w:bookmarkEnd w:id="106"/>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B749B5">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107" w:name="_Ref391845139"/>
      <w:bookmarkStart w:id="108" w:name="_Ref391845887"/>
      <w:bookmarkStart w:id="109" w:name="_Toc413145064"/>
      <w:r>
        <w:lastRenderedPageBreak/>
        <w:t xml:space="preserve">MATLAB </w:t>
      </w:r>
      <w:r w:rsidR="00583AAD">
        <w:t>Conversion Script</w:t>
      </w:r>
      <w:bookmarkEnd w:id="107"/>
      <w:r w:rsidR="00F1616B">
        <w:t>s</w:t>
      </w:r>
      <w:bookmarkEnd w:id="108"/>
      <w:bookmarkEnd w:id="109"/>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B749B5">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bookmarkStart w:id="110" w:name="_Ref412121277"/>
      <w:bookmarkStart w:id="111" w:name="_Toc413145065"/>
      <w:r>
        <w:t>Compiling</w:t>
      </w:r>
      <w:bookmarkEnd w:id="110"/>
      <w:bookmarkEnd w:id="111"/>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r w:rsidRPr="00EA3ECC">
        <w:rPr>
          <w:i/>
        </w:rPr>
        <w:t>makefile</w:t>
      </w:r>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r w:rsidR="00BB51E2" w:rsidRPr="00EA3ECC">
        <w:rPr>
          <w:i/>
        </w:rPr>
        <w:t>makefile</w:t>
      </w:r>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r w:rsidR="00CA4DEA" w:rsidRPr="00EA3ECC">
        <w:rPr>
          <w:i/>
        </w:rPr>
        <w:t>makefile</w:t>
      </w:r>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112" w:name="_Toc413145066"/>
      <w:r>
        <w:t>Running FAST v8.</w:t>
      </w:r>
      <w:del w:id="113" w:author="Bonnie Jonkman" w:date="2015-03-03T11:32:00Z">
        <w:r w:rsidDel="00DC6859">
          <w:delText>09</w:delText>
        </w:r>
      </w:del>
      <w:ins w:id="114" w:author="Bonnie Jonkman" w:date="2015-03-03T11:32:00Z">
        <w:r w:rsidR="00DC6859">
          <w:t>10</w:t>
        </w:r>
      </w:ins>
      <w:r w:rsidR="0051119D">
        <w:t>.00</w:t>
      </w:r>
      <w:r>
        <w:t>a</w:t>
      </w:r>
      <w:r w:rsidR="0051119D">
        <w:t>-bjj</w:t>
      </w:r>
      <w:bookmarkEnd w:id="112"/>
    </w:p>
    <w:p w:rsidR="0051119D" w:rsidRDefault="0051119D" w:rsidP="0051119D">
      <w:r>
        <w:t>FAST v8.</w:t>
      </w:r>
      <w:del w:id="115" w:author="Bonnie Jonkman" w:date="2015-03-03T11:32:00Z">
        <w:r w:rsidDel="00DC6859">
          <w:delText>0</w:delText>
        </w:r>
        <w:r w:rsidR="007F152F" w:rsidDel="00DC6859">
          <w:delText>9</w:delText>
        </w:r>
      </w:del>
      <w:ins w:id="116" w:author="Bonnie Jonkman" w:date="2015-03-03T11:32:00Z">
        <w:r w:rsidR="00DC6859">
          <w:t>10</w:t>
        </w:r>
      </w:ins>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r w:rsidRPr="00EA3ECC">
        <w:rPr>
          <w:i/>
        </w:rPr>
        <w:t>makefile</w:t>
      </w:r>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rsidR="00DC658B" w:rsidRDefault="00DC658B" w:rsidP="007D7E91">
      <w:pPr>
        <w:pStyle w:val="SourceCode"/>
      </w:pPr>
      <w:r>
        <w:t>C:\&gt;cd FileLocation</w:t>
      </w:r>
    </w:p>
    <w:p w:rsidR="00DC658B" w:rsidRDefault="00DC658B" w:rsidP="007D7E91">
      <w:pPr>
        <w:pStyle w:val="SourceCode"/>
      </w:pPr>
      <w:r>
        <w:t>C:\FileLocation&gt; FAST</w:t>
      </w:r>
      <w:r w:rsidR="007D7E91">
        <w:t>_Win32</w:t>
      </w:r>
      <w:r>
        <w:t xml:space="preserve"> Input.fst</w:t>
      </w:r>
    </w:p>
    <w:p w:rsidR="00DC658B" w:rsidRDefault="00DC658B" w:rsidP="00DC658B">
      <w:r>
        <w:t>The syntax is the same for different input files. Simply change “Input.fst”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r w:rsidR="00B749B5">
        <w:fldChar w:fldCharType="begin"/>
      </w:r>
      <w:ins w:id="117" w:author="Bonnie Jonkman" w:date="2015-03-03T11:34:00Z">
        <w:r w:rsidR="00DC6859">
          <w:instrText>HYPERLINK "https://nwtc.nrel.gov/system/files/Setup_NWTC_Windows.pdf"</w:instrText>
        </w:r>
      </w:ins>
      <w:del w:id="118" w:author="Bonnie Jonkman" w:date="2015-03-03T11:34:00Z">
        <w:r w:rsidR="00B749B5" w:rsidDel="00DC6859">
          <w:delInstrText xml:space="preserve"> HYPERLINK "https://nwtc.nrel.gov/system/files/Setup_NWTC_Windows.pdf" </w:delInstrText>
        </w:r>
      </w:del>
      <w:ins w:id="119" w:author="Bonnie Jonkman" w:date="2015-03-03T11:34:00Z"/>
      <w:r w:rsidR="00B749B5">
        <w:fldChar w:fldCharType="separate"/>
      </w:r>
      <w:del w:id="120" w:author="Bonnie Jonkman" w:date="2015-03-03T11:34:00Z">
        <w:r w:rsidR="007F152F" w:rsidRPr="00100844" w:rsidDel="00DC6859">
          <w:rPr>
            <w:rStyle w:val="Hyperlink"/>
          </w:rPr>
          <w:delText>https://nwtc.nrel.gov/system/files</w:delText>
        </w:r>
        <w:r w:rsidR="007F152F" w:rsidRPr="00100844" w:rsidDel="00DC6859">
          <w:rPr>
            <w:rStyle w:val="Hyperlink"/>
          </w:rPr>
          <w:delText>/</w:delText>
        </w:r>
        <w:r w:rsidR="007F152F" w:rsidRPr="00100844" w:rsidDel="00DC6859">
          <w:rPr>
            <w:rStyle w:val="Hyperlink"/>
          </w:rPr>
          <w:delText>Setup_NWTC_Windows.pdf</w:delText>
        </w:r>
      </w:del>
      <w:ins w:id="121" w:author="Bonnie Jonkman" w:date="2015-03-03T11:34:00Z">
        <w:r w:rsidR="00DC6859">
          <w:rPr>
            <w:rStyle w:val="Hyperlink"/>
          </w:rPr>
          <w:t>Installing NWTC CAE Tools on PCs Running Windows®</w:t>
        </w:r>
      </w:ins>
      <w:r w:rsidR="00B749B5">
        <w:rPr>
          <w:rStyle w:val="Hyperlink"/>
        </w:rPr>
        <w:fldChar w:fldCharType="end"/>
      </w:r>
      <w:r>
        <w:t>.</w:t>
      </w:r>
    </w:p>
    <w:p w:rsidR="00D0774B" w:rsidRDefault="00D0774B" w:rsidP="00D0774B">
      <w:pPr>
        <w:pStyle w:val="Heading1"/>
      </w:pPr>
      <w:bookmarkStart w:id="122" w:name="_Toc413145067"/>
      <w:r>
        <w:t>FAST v8 Interface to Simulink</w:t>
      </w:r>
      <w:bookmarkEnd w:id="122"/>
    </w:p>
    <w:p w:rsidR="008D29CA" w:rsidRPr="008D29CA" w:rsidRDefault="008D29CA" w:rsidP="008233CD">
      <w:r>
        <w:t>FAST v8 has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rsidR="00CD44DA" w:rsidRDefault="00CD44DA" w:rsidP="00CD44DA">
      <w:pPr>
        <w:pStyle w:val="Heading2"/>
        <w:rPr>
          <w:ins w:id="123" w:author="Bonnie Jonkman" w:date="2015-02-25T14:47:00Z"/>
        </w:rPr>
      </w:pPr>
      <w:bookmarkStart w:id="124" w:name="_Ref412115319"/>
      <w:bookmarkStart w:id="125" w:name="_Toc413145068"/>
      <w:ins w:id="126" w:author="Bonnie Jonkman" w:date="2015-02-25T14:46:00Z">
        <w:r>
          <w:lastRenderedPageBreak/>
          <w:t xml:space="preserve">Major Changes </w:t>
        </w:r>
      </w:ins>
      <w:ins w:id="127" w:author="Bonnie Jonkman" w:date="2015-02-25T14:47:00Z">
        <w:r>
          <w:t>B</w:t>
        </w:r>
      </w:ins>
      <w:ins w:id="128" w:author="Bonnie Jonkman" w:date="2015-02-25T14:46:00Z">
        <w:r>
          <w:t>etween the FAST v7 and v8 Interfaces to Simulink</w:t>
        </w:r>
      </w:ins>
      <w:bookmarkEnd w:id="125"/>
    </w:p>
    <w:p w:rsidR="00CD44DA" w:rsidRDefault="00CD44DA" w:rsidP="00CD44DA">
      <w:pPr>
        <w:pStyle w:val="ListParagraph"/>
        <w:numPr>
          <w:ilvl w:val="0"/>
          <w:numId w:val="26"/>
        </w:numPr>
        <w:rPr>
          <w:ins w:id="129" w:author="Bonnie Jonkman" w:date="2015-02-25T14:47:00Z"/>
        </w:rPr>
      </w:pPr>
      <w:ins w:id="130"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131" w:author="Bonnie Jonkman" w:date="2015-02-26T09:10:00Z"/>
        </w:rPr>
      </w:pPr>
      <w:ins w:id="132" w:author="Bonnie Jonkman" w:date="2015-02-26T09:10:00Z">
        <w:r>
          <w:t>MATLAB no longer reads the FAST input file, so Read_FAST_Input.m and Simsetup.m are no longer part of the FAST archive.</w:t>
        </w:r>
      </w:ins>
    </w:p>
    <w:p w:rsidR="00985CF5" w:rsidRPr="00CD44DA" w:rsidRDefault="00985CF5" w:rsidP="00985CF5">
      <w:pPr>
        <w:pStyle w:val="ListParagraph"/>
        <w:numPr>
          <w:ilvl w:val="0"/>
          <w:numId w:val="26"/>
        </w:numPr>
        <w:rPr>
          <w:ins w:id="133" w:author="Bonnie Jonkman" w:date="2015-02-26T09:10:00Z"/>
        </w:rPr>
      </w:pPr>
      <w:ins w:id="134" w:author="Bonnie Jonkman" w:date="2015-02-26T09:10:00Z">
        <w:r>
          <w:t>FAST_SFunc no longer reads variables from the MATLAB workspace.</w:t>
        </w:r>
      </w:ins>
    </w:p>
    <w:p w:rsidR="00CD44DA" w:rsidRDefault="00CD44DA" w:rsidP="00CD44DA">
      <w:pPr>
        <w:pStyle w:val="ListParagraph"/>
        <w:numPr>
          <w:ilvl w:val="0"/>
          <w:numId w:val="26"/>
        </w:numPr>
        <w:rPr>
          <w:ins w:id="135" w:author="Bonnie Jonkman" w:date="2015-02-25T14:48:00Z"/>
        </w:rPr>
      </w:pPr>
      <w:ins w:id="136" w:author="Bonnie Jonkman" w:date="2015-02-25T14:47:00Z">
        <w:r>
          <w:t>The blade and tower initial conditions</w:t>
        </w:r>
      </w:ins>
      <w:ins w:id="137" w:author="Bonnie Jonkman" w:date="2015-02-26T09:01:00Z">
        <w:r w:rsidR="00DE4D91">
          <w:t xml:space="preserve"> (ElastoDyn’s </w:t>
        </w:r>
        <w:r w:rsidR="00DE4D91">
          <w:rPr>
            <w:i/>
          </w:rPr>
          <w:t xml:space="preserve">IPDefl, OopDefl, TTDspFA, </w:t>
        </w:r>
        <w:r w:rsidR="00DE4D91" w:rsidRPr="00DE4D91">
          <w:t>and</w:t>
        </w:r>
        <w:r w:rsidR="00DE4D91">
          <w:rPr>
            <w:i/>
          </w:rPr>
          <w:t xml:space="preserve"> TTDspSS </w:t>
        </w:r>
        <w:r w:rsidR="00DE4D91" w:rsidRPr="00DE4D91">
          <w:t>variables)</w:t>
        </w:r>
      </w:ins>
      <w:ins w:id="138" w:author="Bonnie Jonkman" w:date="2015-02-25T14:47:00Z">
        <w:r>
          <w:t xml:space="preserve"> need not be zero.</w:t>
        </w:r>
      </w:ins>
    </w:p>
    <w:p w:rsidR="00CD44DA" w:rsidRDefault="00730F88" w:rsidP="00730F88">
      <w:pPr>
        <w:pStyle w:val="ListParagraph"/>
        <w:numPr>
          <w:ilvl w:val="0"/>
          <w:numId w:val="26"/>
        </w:numPr>
        <w:rPr>
          <w:ins w:id="139" w:author="Bonnie Jonkman" w:date="2015-02-26T09:00:00Z"/>
        </w:rPr>
      </w:pPr>
      <w:ins w:id="140" w:author="Bonnie Jonkman" w:date="2015-02-26T08:54:00Z">
        <w:r>
          <w:t xml:space="preserve">ServoDyn’s </w:t>
        </w:r>
        <w:r w:rsidRPr="00DE4D91">
          <w:rPr>
            <w:i/>
          </w:rPr>
          <w:t>TPCOn</w:t>
        </w:r>
      </w:ins>
      <w:ins w:id="141" w:author="Bonnie Jonkman" w:date="2015-02-26T08:55:00Z">
        <w:r>
          <w:t xml:space="preserve">, </w:t>
        </w:r>
        <w:r>
          <w:rPr>
            <w:i/>
          </w:rPr>
          <w:t>TYCOn</w:t>
        </w:r>
        <w:r>
          <w:t xml:space="preserve">, </w:t>
        </w:r>
      </w:ins>
      <w:ins w:id="142" w:author="Bonnie Jonkman" w:date="2015-02-26T09:00:00Z">
        <w:r>
          <w:t xml:space="preserve">and </w:t>
        </w:r>
      </w:ins>
      <w:ins w:id="143" w:author="Bonnie Jonkman" w:date="2015-02-26T08:55:00Z">
        <w:r>
          <w:rPr>
            <w:i/>
          </w:rPr>
          <w:t>TimGenOn</w:t>
        </w:r>
      </w:ins>
      <w:ins w:id="144" w:author="Bonnie Jonkman" w:date="2015-02-26T08:54:00Z">
        <w:r>
          <w:t xml:space="preserve"> variables need not be zero.</w:t>
        </w:r>
      </w:ins>
    </w:p>
    <w:p w:rsidR="00730F88" w:rsidRDefault="00730F88" w:rsidP="00730F88">
      <w:pPr>
        <w:pStyle w:val="ListParagraph"/>
        <w:numPr>
          <w:ilvl w:val="0"/>
          <w:numId w:val="26"/>
        </w:numPr>
        <w:rPr>
          <w:ins w:id="145" w:author="Bonnie Jonkman" w:date="2015-02-26T08:55:00Z"/>
        </w:rPr>
      </w:pPr>
      <w:ins w:id="146" w:author="Bonnie Jonkman" w:date="2015-02-26T09:00:00Z">
        <w:r>
          <w:rPr>
            <w:i/>
          </w:rPr>
          <w:t>ServoDyn’s TimGenOf</w:t>
        </w:r>
        <w:r>
          <w:t xml:space="preserve"> variable need not be larger than </w:t>
        </w:r>
        <w:r w:rsidRPr="00DE4D91">
          <w:rPr>
            <w:i/>
          </w:rPr>
          <w:t>TMax</w:t>
        </w:r>
        <w:r>
          <w:t>.</w:t>
        </w:r>
      </w:ins>
    </w:p>
    <w:p w:rsidR="00730F88" w:rsidRDefault="00730F88" w:rsidP="00730F88">
      <w:pPr>
        <w:pStyle w:val="ListParagraph"/>
        <w:numPr>
          <w:ilvl w:val="0"/>
          <w:numId w:val="26"/>
        </w:numPr>
        <w:rPr>
          <w:ins w:id="147" w:author="Bonnie Jonkman" w:date="2015-02-27T13:09:00Z"/>
        </w:rPr>
      </w:pPr>
      <w:ins w:id="148" w:author="Bonnie Jonkman" w:date="2015-02-26T08:56:00Z">
        <w:r>
          <w:t xml:space="preserve">ServoDyn’s </w:t>
        </w:r>
        <w:r>
          <w:rPr>
            <w:i/>
          </w:rPr>
          <w:t>GenTiStr</w:t>
        </w:r>
        <w:r>
          <w:t xml:space="preserve"> and </w:t>
        </w:r>
        <w:r>
          <w:rPr>
            <w:i/>
          </w:rPr>
          <w:t>GenTiStp</w:t>
        </w:r>
      </w:ins>
      <w:ins w:id="149" w:author="Bonnie Jonkman" w:date="2015-02-26T08:57:00Z">
        <w:r>
          <w:rPr>
            <w:i/>
          </w:rPr>
          <w:t xml:space="preserve"> </w:t>
        </w:r>
        <w:r>
          <w:t>variables need not be set to TRUE.</w:t>
        </w:r>
      </w:ins>
    </w:p>
    <w:p w:rsidR="00825D8B" w:rsidRDefault="00825D8B" w:rsidP="00730F88">
      <w:pPr>
        <w:pStyle w:val="ListParagraph"/>
        <w:numPr>
          <w:ilvl w:val="0"/>
          <w:numId w:val="26"/>
        </w:numPr>
        <w:rPr>
          <w:ins w:id="150" w:author="Bonnie Jonkman" w:date="2015-02-26T08:57:00Z"/>
        </w:rPr>
      </w:pPr>
      <w:ins w:id="151" w:author="Bonnie Jonkman" w:date="2015-02-27T13:09:00Z">
        <w:r>
          <w:t>High-speed shaft braking has been added as an input to FAST_SFunc from Simulink.</w:t>
        </w:r>
      </w:ins>
    </w:p>
    <w:p w:rsidR="00D0774B" w:rsidRDefault="00D0774B" w:rsidP="003F0FFD">
      <w:pPr>
        <w:pStyle w:val="Heading2"/>
      </w:pPr>
      <w:bookmarkStart w:id="152" w:name="_Toc413145069"/>
      <w:r>
        <w:t>Definition of the FAST v8 Interface to Simulink</w:t>
      </w:r>
      <w:bookmarkEnd w:id="124"/>
      <w:bookmarkEnd w:id="152"/>
    </w:p>
    <w:p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B749B5">
        <w:t xml:space="preserve">Figure </w:t>
      </w:r>
      <w:r w:rsidR="00B749B5">
        <w:rPr>
          <w:noProof/>
        </w:rPr>
        <w:t>5</w:t>
      </w:r>
      <w:r w:rsidR="00351DEB">
        <w:fldChar w:fldCharType="end"/>
      </w:r>
      <w:r w:rsidR="00351DEB">
        <w:t>.</w:t>
      </w:r>
    </w:p>
    <w:p w:rsidR="003F0FFD" w:rsidRDefault="00D0774B" w:rsidP="008233CD">
      <w:pPr>
        <w:keepNext/>
        <w:jc w:val="center"/>
      </w:pPr>
      <w:r>
        <w:rPr>
          <w:noProof/>
        </w:rPr>
        <mc:AlternateContent>
          <mc:Choice Requires="wpg">
            <w:drawing>
              <wp:inline distT="0" distB="0" distL="0" distR="0" wp14:anchorId="299EF127" wp14:editId="51963018">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749B5" w:rsidRPr="00CF75BB" w:rsidRDefault="00B749B5" w:rsidP="00D0774B">
                                <w:pPr>
                                  <w:jc w:val="center"/>
                                  <w:rPr>
                                    <w:sz w:val="16"/>
                                    <w:szCs w:val="16"/>
                                  </w:rPr>
                                </w:pPr>
                                <w: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749B5" w:rsidRPr="00CF75BB" w:rsidRDefault="00B749B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749B5" w:rsidRPr="00CF75BB" w:rsidRDefault="00B749B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B749B5" w:rsidRPr="00CF75BB" w:rsidRDefault="00B749B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B749B5" w:rsidRPr="00CF75BB" w:rsidRDefault="00B749B5" w:rsidP="00D0774B">
                          <w:pPr>
                            <w:jc w:val="center"/>
                            <w:rPr>
                              <w:sz w:val="16"/>
                              <w:szCs w:val="16"/>
                            </w:rPr>
                          </w:pPr>
                          <w: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B749B5" w:rsidRPr="00CF75BB" w:rsidRDefault="00B749B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B749B5" w:rsidRPr="00CF75BB" w:rsidRDefault="00B749B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B749B5" w:rsidRPr="00CF75BB" w:rsidRDefault="00B749B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Pr="001C5C2B" w:rsidRDefault="003F0FFD" w:rsidP="003D5EA3">
      <w:pPr>
        <w:pStyle w:val="Caption"/>
        <w:jc w:val="center"/>
      </w:pPr>
      <w:bookmarkStart w:id="153" w:name="_Ref412536543"/>
      <w:r>
        <w:t xml:space="preserve">Figure </w:t>
      </w:r>
      <w:r w:rsidR="00B749B5">
        <w:fldChar w:fldCharType="begin"/>
      </w:r>
      <w:r w:rsidR="00B749B5">
        <w:instrText xml:space="preserve"> SEQ Figure \* ARABIC </w:instrText>
      </w:r>
      <w:r w:rsidR="00B749B5">
        <w:fldChar w:fldCharType="separate"/>
      </w:r>
      <w:r w:rsidR="00B749B5">
        <w:rPr>
          <w:noProof/>
        </w:rPr>
        <w:t>5</w:t>
      </w:r>
      <w:r w:rsidR="00B749B5">
        <w:rPr>
          <w:noProof/>
        </w:rPr>
        <w:fldChar w:fldCharType="end"/>
      </w:r>
      <w:bookmarkEnd w:id="153"/>
      <w:r>
        <w:t>: Libraries in the FAST - Simulink Interface</w:t>
      </w:r>
    </w:p>
    <w:p w:rsidR="00D0774B" w:rsidRDefault="00D0774B" w:rsidP="003F0FFD">
      <w:pPr>
        <w:pStyle w:val="Heading3"/>
      </w:pPr>
      <w:bookmarkStart w:id="154" w:name="_Ref411514591"/>
      <w:r>
        <w:t>S-Function Parameters</w:t>
      </w:r>
      <w:bookmarkEnd w:id="154"/>
    </w:p>
    <w:p w:rsidR="00D0774B" w:rsidRDefault="00D0774B" w:rsidP="00D0774B">
      <w:r>
        <w:t>FAST_SFunc</w:t>
      </w:r>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lastRenderedPageBreak/>
        <w:drawing>
          <wp:inline distT="0" distB="0" distL="0" distR="0" wp14:anchorId="09BFFB23" wp14:editId="25122F34">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2718151"/>
                    </a:xfrm>
                    <a:prstGeom prst="rect">
                      <a:avLst/>
                    </a:prstGeom>
                  </pic:spPr>
                </pic:pic>
              </a:graphicData>
            </a:graphic>
          </wp:inline>
        </w:drawing>
      </w:r>
    </w:p>
    <w:p w:rsidR="00D0774B" w:rsidRPr="00681E4B" w:rsidRDefault="003D5EA3" w:rsidP="007C0572">
      <w:pPr>
        <w:pStyle w:val="Caption"/>
        <w:jc w:val="center"/>
      </w:pPr>
      <w:r>
        <w:t xml:space="preserve">Figure </w:t>
      </w:r>
      <w:r w:rsidR="00B749B5">
        <w:fldChar w:fldCharType="begin"/>
      </w:r>
      <w:r w:rsidR="00B749B5">
        <w:instrText xml:space="preserve"> SEQ Figure \* ARABIC </w:instrText>
      </w:r>
      <w:r w:rsidR="00B749B5">
        <w:fldChar w:fldCharType="separate"/>
      </w:r>
      <w:r w:rsidR="00B749B5">
        <w:rPr>
          <w:noProof/>
        </w:rPr>
        <w:t>6</w:t>
      </w:r>
      <w:r w:rsidR="00B749B5">
        <w:rPr>
          <w:noProof/>
        </w:rPr>
        <w:fldChar w:fldCharType="end"/>
      </w:r>
      <w:r>
        <w:t>: FAST_SFunc Block Parameters</w:t>
      </w:r>
    </w:p>
    <w:p w:rsidR="00D0774B" w:rsidRDefault="00D0774B" w:rsidP="003F0FFD">
      <w:pPr>
        <w:pStyle w:val="Heading4"/>
      </w:pPr>
      <w:r>
        <w:t>FAST_InputFileName</w:t>
      </w:r>
    </w:p>
    <w:p w:rsidR="00D0774B" w:rsidRPr="00681E4B" w:rsidRDefault="00D0774B" w:rsidP="00D0774B">
      <w:r>
        <w:t xml:space="preserve">The first parameter is a string, which contains the name of the FAST v8 primary input file. In the sample models, this string is contained in a variable called </w:t>
      </w:r>
      <w:r w:rsidRPr="006C5C90">
        <w:rPr>
          <w:i/>
        </w:rPr>
        <w:t>FAST_InputFileName</w:t>
      </w:r>
      <w:r>
        <w:t>.</w:t>
      </w:r>
    </w:p>
    <w:p w:rsidR="00D0774B" w:rsidRPr="00810027" w:rsidRDefault="00D0774B" w:rsidP="003F0FFD">
      <w:pPr>
        <w:pStyle w:val="Heading4"/>
      </w:pPr>
      <w:r>
        <w:t>TMax</w:t>
      </w:r>
    </w:p>
    <w:p w:rsidR="008233CD" w:rsidRDefault="008233CD" w:rsidP="00D0774B">
      <w:r>
        <w:t xml:space="preserve">The second parameter is a double-precision real value called </w:t>
      </w:r>
      <w:r w:rsidRPr="006C5C90">
        <w:rPr>
          <w:i/>
        </w:rPr>
        <w:t>TMax</w:t>
      </w:r>
      <w:r>
        <w:t xml:space="preserve">. </w:t>
      </w:r>
      <w:r w:rsidR="00CA0AA7">
        <w:t xml:space="preserve">This </w:t>
      </w:r>
      <w:r w:rsidR="00CA0AA7" w:rsidRPr="007C0572">
        <w:rPr>
          <w:i/>
        </w:rPr>
        <w:t>TMax</w:t>
      </w:r>
      <w:r w:rsidR="00CA0AA7">
        <w:t xml:space="preserve"> is used in place of the </w:t>
      </w:r>
      <w:r w:rsidR="00CA0AA7" w:rsidRPr="007C0572">
        <w:rPr>
          <w:i/>
        </w:rPr>
        <w:t>TMax</w:t>
      </w:r>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r w:rsidRPr="007C0572">
        <w:rPr>
          <w:i/>
        </w:rPr>
        <w:t>TMax</w:t>
      </w:r>
      <w:r>
        <w:t xml:space="preserve"> in the FAST v8 primary input file is larger than the one in Simulink, the FAST </w:t>
      </w:r>
      <w:r w:rsidRPr="007C0572">
        <w:rPr>
          <w:i/>
        </w:rPr>
        <w:t>TMax</w:t>
      </w:r>
      <w:r>
        <w:t xml:space="preserve"> will be used by the FAST modules</w:t>
      </w:r>
      <w:r w:rsidR="008233CD">
        <w:t xml:space="preserve"> (e.g., HydroDyn’s waves module).</w:t>
      </w:r>
    </w:p>
    <w:p w:rsidR="008233CD" w:rsidRDefault="008233CD" w:rsidP="007C0572">
      <w:pPr>
        <w:pStyle w:val="ListParagraph"/>
        <w:numPr>
          <w:ilvl w:val="0"/>
          <w:numId w:val="25"/>
        </w:numPr>
      </w:pPr>
      <w:r>
        <w:t xml:space="preserve">If </w:t>
      </w:r>
      <w:r w:rsidRPr="009E13B7">
        <w:rPr>
          <w:i/>
        </w:rPr>
        <w:t>TMax</w:t>
      </w:r>
      <w:r>
        <w:t xml:space="preserve"> in the FAST v8 primary input file is larger than the one in Simulink, the FAST </w:t>
      </w:r>
      <w:r w:rsidRPr="009E13B7">
        <w:rPr>
          <w:i/>
        </w:rPr>
        <w:t>TMax</w:t>
      </w:r>
      <w:r>
        <w:t xml:space="preserve"> will be used to allocate space for the binary output file (if </w:t>
      </w:r>
      <w:r w:rsidR="007C0572" w:rsidRPr="007C0572">
        <w:rPr>
          <w:i/>
        </w:rPr>
        <w:t>OutFileFmt</w:t>
      </w:r>
      <w:r w:rsidR="007C0572">
        <w:t xml:space="preserve"> /= 1</w:t>
      </w:r>
      <w:r>
        <w:t>).</w:t>
      </w:r>
    </w:p>
    <w:p w:rsidR="007C0572" w:rsidRDefault="00D0774B" w:rsidP="007C0572">
      <w:pPr>
        <w:keepNext/>
        <w:jc w:val="center"/>
      </w:pPr>
      <w:r>
        <w:rPr>
          <w:noProof/>
        </w:rPr>
        <w:drawing>
          <wp:inline distT="0" distB="0" distL="0" distR="0" wp14:anchorId="45A9AE4A" wp14:editId="199022E7">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r w:rsidR="00B749B5">
        <w:fldChar w:fldCharType="begin"/>
      </w:r>
      <w:r w:rsidR="00B749B5">
        <w:instrText xml:space="preserve"> SEQ Figure \* ARABIC </w:instrText>
      </w:r>
      <w:r w:rsidR="00B749B5">
        <w:fldChar w:fldCharType="separate"/>
      </w:r>
      <w:r w:rsidR="00B749B5">
        <w:rPr>
          <w:noProof/>
        </w:rPr>
        <w:t>7</w:t>
      </w:r>
      <w:r w:rsidR="00B749B5">
        <w:rPr>
          <w:noProof/>
        </w:rPr>
        <w:fldChar w:fldCharType="end"/>
      </w:r>
      <w:r>
        <w:t>: Using TMax to specify simulation end time in Simulink</w:t>
      </w:r>
    </w:p>
    <w:p w:rsidR="00D0774B" w:rsidRPr="00810027" w:rsidRDefault="00D0774B" w:rsidP="003F0FFD">
      <w:pPr>
        <w:pStyle w:val="Heading4"/>
      </w:pPr>
      <w:r>
        <w:t>NumAdditionalInputs</w:t>
      </w:r>
    </w:p>
    <w:p w:rsidR="00D0774B" w:rsidRDefault="006A4CEA" w:rsidP="00D0774B">
      <w:r>
        <w:t>T</w:t>
      </w:r>
      <w:r w:rsidR="00D0774B">
        <w:t>he third parameter sent to the S-Function block</w:t>
      </w:r>
      <w:r>
        <w:t xml:space="preserve"> is </w:t>
      </w:r>
      <w:r w:rsidRPr="00605E33">
        <w:rPr>
          <w:i/>
        </w:rPr>
        <w:t>NumAdditionalInputs</w:t>
      </w:r>
      <w:r w:rsidR="00D0774B">
        <w:t xml:space="preserve">. Currently, </w:t>
      </w:r>
      <w:r w:rsidR="00D0774B" w:rsidRPr="00605E33">
        <w:rPr>
          <w:i/>
        </w:rPr>
        <w:t>NumAdditionalInputs</w:t>
      </w:r>
      <w:r w:rsidR="00D0774B">
        <w:rPr>
          <w:i/>
        </w:rPr>
        <w:t xml:space="preserve"> </w:t>
      </w:r>
      <w:r w:rsidR="00D0774B">
        <w:t>is 0 for most cases.</w:t>
      </w:r>
    </w:p>
    <w:p w:rsidR="00D0774B" w:rsidRPr="005244A7" w:rsidRDefault="003D5EA3" w:rsidP="00D0774B">
      <w:r>
        <w:t>For flexibility reasons (i.e., so that FAST_SFunc.c doesn’t have to be recompiled for customizations to FAST_Library.f90), this</w:t>
      </w:r>
      <w:r w:rsidR="00D0774B">
        <w:t xml:space="preserve"> third parameter can also be input as an array with no more than 11 entries. If this parameter is an array, the first element of the array is </w:t>
      </w:r>
      <w:r w:rsidR="00D0774B">
        <w:rPr>
          <w:i/>
        </w:rPr>
        <w:t>NumAdditionalInputs</w:t>
      </w:r>
      <w:r>
        <w:t>.</w:t>
      </w:r>
    </w:p>
    <w:p w:rsidR="00D0774B" w:rsidRDefault="00D720E0" w:rsidP="003F0FFD">
      <w:pPr>
        <w:pStyle w:val="Heading3"/>
      </w:pPr>
      <w:bookmarkStart w:id="155" w:name="_Ref412806082"/>
      <w:r>
        <w:lastRenderedPageBreak/>
        <w:t xml:space="preserve">S-Function </w:t>
      </w:r>
      <w:r w:rsidR="00D0774B">
        <w:t>Inputs</w:t>
      </w:r>
      <w:bookmarkEnd w:id="155"/>
    </w:p>
    <w:p w:rsidR="00D0774B" w:rsidRPr="00810027" w:rsidRDefault="00D0774B" w:rsidP="00D0774B">
      <w:r>
        <w:t xml:space="preserve">The inputs to the FAST S-Function are values in an array of size </w:t>
      </w:r>
      <w:r w:rsidR="00FE259D">
        <w:t xml:space="preserve">8 </w:t>
      </w:r>
      <w:r>
        <w:t xml:space="preserve">+ </w:t>
      </w:r>
      <w:r w:rsidRPr="00605E33">
        <w:rPr>
          <w:i/>
        </w:rPr>
        <w:t>NumAdditionalInputs</w:t>
      </w:r>
      <w:r>
        <w:t xml:space="preserve">. (See </w:t>
      </w:r>
      <w:r w:rsidR="00743E68">
        <w:t>section “</w:t>
      </w:r>
      <w:r>
        <w:fldChar w:fldCharType="begin"/>
      </w:r>
      <w:r>
        <w:instrText xml:space="preserve"> REF _Ref411514591 \h </w:instrText>
      </w:r>
      <w:r>
        <w:fldChar w:fldCharType="separate"/>
      </w:r>
      <w:r w:rsidR="00B749B5">
        <w:t>S-Function Parameters</w:t>
      </w:r>
      <w:r>
        <w:fldChar w:fldCharType="end"/>
      </w:r>
      <w:r w:rsidR="00743E68">
        <w:t>”</w:t>
      </w:r>
      <w:r w:rsidR="00775774">
        <w:t xml:space="preserve"> for an explanation of </w:t>
      </w:r>
      <w:r w:rsidR="00775774" w:rsidRPr="00D56818">
        <w:rPr>
          <w:i/>
        </w:rPr>
        <w:t>NumAdditionalInputs</w:t>
      </w:r>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156" w:author="Bonnie Jonkman" w:date="2015-02-26T12:50:00Z">
        <w:r>
          <w:t>High-speed shaft braking fraction (</w:t>
        </w:r>
        <w:r w:rsidR="00FE259D">
          <w:t>fractional value between 0 and 1</w:t>
        </w:r>
        <w:r>
          <w:t>)</w:t>
        </w:r>
      </w:ins>
      <w:del w:id="157"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957A33">
        <w:rPr>
          <w:i/>
        </w:rPr>
        <w:t>PCMode</w:t>
      </w:r>
      <w:r>
        <w:t xml:space="preserve">, </w:t>
      </w:r>
      <w:r w:rsidRPr="00957A33">
        <w:rPr>
          <w:i/>
        </w:rPr>
        <w:t>VSContrl</w:t>
      </w:r>
      <w:r>
        <w:t xml:space="preserve">, </w:t>
      </w:r>
      <w:del w:id="158" w:author="Bonnie Jonkman" w:date="2015-02-26T12:55:00Z">
        <w:r w:rsidDel="00FE259D">
          <w:delText xml:space="preserve">and </w:delText>
        </w:r>
      </w:del>
      <w:r w:rsidRPr="00957A33">
        <w:rPr>
          <w:i/>
        </w:rPr>
        <w:t>YCMode</w:t>
      </w:r>
      <w:ins w:id="159" w:author="Bonnie Jonkman" w:date="2015-02-26T12:55:00Z">
        <w:r w:rsidR="00FE259D">
          <w:rPr>
            <w:i/>
          </w:rPr>
          <w:t>,</w:t>
        </w:r>
        <w:r w:rsidR="00FE259D" w:rsidRPr="00FE259D">
          <w:t xml:space="preserve"> </w:t>
        </w:r>
        <w:r w:rsidR="00FE259D">
          <w:t xml:space="preserve">and </w:t>
        </w:r>
        <w:r w:rsidR="00FE259D">
          <w:rPr>
            <w:i/>
          </w:rPr>
          <w:t>HSSBrMode</w:t>
        </w:r>
      </w:ins>
      <w:r>
        <w:t xml:space="preserve"> parameters in the ServoDyn input file must be set to “4” to allow the inputs from Simulink to be used for pitch control, variable-speed control, </w:t>
      </w:r>
      <w:del w:id="160" w:author="Bonnie Jonkman" w:date="2015-02-26T12:55:00Z">
        <w:r w:rsidDel="00FE259D">
          <w:delText xml:space="preserve">and/or </w:delText>
        </w:r>
      </w:del>
      <w:r w:rsidR="00703CA6">
        <w:t xml:space="preserve">nacelle </w:t>
      </w:r>
      <w:r>
        <w:t>yaw control,</w:t>
      </w:r>
      <w:ins w:id="161" w:author="Bonnie Jonkman" w:date="2015-02-26T12:55:00Z">
        <w:r w:rsidR="00FE259D">
          <w:t xml:space="preserve"> and/or high-speed shaft braking</w:t>
        </w:r>
      </w:ins>
      <w:r>
        <w:t xml:space="preserve"> respectively.</w:t>
      </w:r>
    </w:p>
    <w:p w:rsidR="002A6D2A" w:rsidRDefault="002A6D2A" w:rsidP="002A6D2A">
      <w:pPr>
        <w:keepNext/>
        <w:jc w:val="center"/>
      </w:pPr>
      <w:r>
        <w:rPr>
          <w:noProof/>
        </w:rPr>
        <w:drawing>
          <wp:inline distT="0" distB="0" distL="0" distR="0" wp14:anchorId="3C878C3F" wp14:editId="371C1292">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r w:rsidR="00B749B5">
        <w:fldChar w:fldCharType="begin"/>
      </w:r>
      <w:r w:rsidR="00B749B5">
        <w:instrText xml:space="preserve"> SEQ Figure \* ARABIC </w:instrText>
      </w:r>
      <w:r w:rsidR="00B749B5">
        <w:fldChar w:fldCharType="separate"/>
      </w:r>
      <w:ins w:id="162" w:author="Bonnie Jonkman" w:date="2015-03-03T11:21:00Z">
        <w:r w:rsidR="00B749B5">
          <w:rPr>
            <w:noProof/>
          </w:rPr>
          <w:t>8</w:t>
        </w:r>
      </w:ins>
      <w:del w:id="163" w:author="Bonnie Jonkman" w:date="2015-03-03T11:12:00Z">
        <w:r w:rsidDel="001A5D50">
          <w:rPr>
            <w:noProof/>
          </w:rPr>
          <w:delText>9</w:delText>
        </w:r>
      </w:del>
      <w:r w:rsidR="00B749B5">
        <w:rPr>
          <w:noProof/>
        </w:rPr>
        <w:fldChar w:fldCharType="end"/>
      </w:r>
      <w:r>
        <w:t>: FAST v8 Nonlinear Wind Turbine Block in Simulink</w:t>
      </w:r>
    </w:p>
    <w:p w:rsidR="00D0774B" w:rsidRDefault="00D720E0" w:rsidP="003F0FFD">
      <w:pPr>
        <w:pStyle w:val="Heading3"/>
      </w:pPr>
      <w:r>
        <w:lastRenderedPageBreak/>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Pr>
          <w:i/>
        </w:rPr>
        <w:t>DT_Out</w:t>
      </w:r>
      <w:r w:rsidR="00D56818">
        <w:t xml:space="preserve"> parameter. </w:t>
      </w:r>
      <w:r>
        <w:t xml:space="preserve">These </w:t>
      </w:r>
      <w:r w:rsidR="00D56818">
        <w:t xml:space="preserve">outputs </w:t>
      </w:r>
      <w:r>
        <w:t xml:space="preserve">are the channels defined in module </w:t>
      </w:r>
      <w:r w:rsidRPr="002A6D2A">
        <w:rPr>
          <w:i/>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164" w:name="_Toc413145070"/>
      <w:r>
        <w:t>Converting FAST v7 Simulink Models to FAST v8</w:t>
      </w:r>
      <w:bookmarkEnd w:id="164"/>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B749B5">
        <w:t>Converting to FAST v8.09.x</w:t>
      </w:r>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rPr>
          <w:ins w:id="165" w:author="Bonnie Jonkman" w:date="2015-02-27T13:37:00Z"/>
        </w:rPr>
      </w:pPr>
      <w:ins w:id="166" w:author="Bonnie Jonkman" w:date="2015-02-27T13:37:00Z">
        <w:r>
          <w:t>Add appropriate parameters to the FAST_SFunc block (see “</w:t>
        </w:r>
        <w:r>
          <w:fldChar w:fldCharType="begin"/>
        </w:r>
        <w:r>
          <w:instrText xml:space="preserve"> REF _Ref411514591 \h </w:instrText>
        </w:r>
      </w:ins>
      <w:ins w:id="167" w:author="Bonnie Jonkman" w:date="2015-02-27T13:37:00Z">
        <w:r>
          <w:fldChar w:fldCharType="separate"/>
        </w:r>
      </w:ins>
      <w:ins w:id="168" w:author="Bonnie Jonkman" w:date="2015-03-03T11:21:00Z">
        <w:r w:rsidR="00B749B5">
          <w:t>S-Function Parameters</w:t>
        </w:r>
      </w:ins>
      <w:ins w:id="169" w:author="Bonnie Jonkman" w:date="2015-02-27T13:37:00Z">
        <w:r>
          <w:fldChar w:fldCharType="end"/>
        </w:r>
        <w:r>
          <w:t>”).</w:t>
        </w:r>
      </w:ins>
    </w:p>
    <w:p w:rsidR="00D0774B" w:rsidRDefault="00D0774B" w:rsidP="00D0774B">
      <w:pPr>
        <w:pStyle w:val="ListParagraph"/>
        <w:numPr>
          <w:ilvl w:val="0"/>
          <w:numId w:val="20"/>
        </w:numPr>
      </w:pPr>
      <w:r>
        <w:t xml:space="preserve">Change pitch controller to input 3 values instead of </w:t>
      </w:r>
      <w:r w:rsidRPr="00E64C2D">
        <w:rPr>
          <w:i/>
        </w:rPr>
        <w:t>NumBl</w:t>
      </w:r>
      <w:r>
        <w:t xml:space="preserve"> values</w:t>
      </w:r>
      <w:r w:rsidR="00825D8B">
        <w:t>.</w:t>
      </w:r>
    </w:p>
    <w:p w:rsidR="00CE549F" w:rsidRDefault="00CE549F" w:rsidP="00D0774B">
      <w:pPr>
        <w:pStyle w:val="ListParagraph"/>
        <w:numPr>
          <w:ilvl w:val="0"/>
          <w:numId w:val="20"/>
        </w:numPr>
      </w:pPr>
      <w:ins w:id="170" w:author="Bonnie Jonkman" w:date="2015-02-26T12:40:00Z">
        <w:r>
          <w:t>Add an input for the high-speed shaft brake fraction</w:t>
        </w:r>
      </w:ins>
      <w:ins w:id="171" w:author="Bonnie Jonkman" w:date="2015-02-27T13:11:00Z">
        <w:r w:rsidR="00825D8B">
          <w:t>.</w:t>
        </w:r>
      </w:ins>
    </w:p>
    <w:p w:rsidR="00D0774B" w:rsidRDefault="00D0774B" w:rsidP="00D0774B">
      <w:pPr>
        <w:pStyle w:val="ListParagraph"/>
        <w:numPr>
          <w:ilvl w:val="0"/>
          <w:numId w:val="20"/>
        </w:numPr>
      </w:pPr>
      <w:r>
        <w:t>There are no continuous states, so the solver may be changed to FixedStepDiscrete.</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707227">
        <w:rPr>
          <w:i/>
          <w:rPrChange w:id="172" w:author="Bonnie Jonkman" w:date="2015-02-19T13:35:00Z">
            <w:rPr/>
          </w:rPrChange>
        </w:rPr>
        <w:t>q</w:t>
      </w:r>
      <w:r>
        <w:t xml:space="preserve">, </w:t>
      </w:r>
      <w:r w:rsidRPr="00707227">
        <w:rPr>
          <w:i/>
          <w:rPrChange w:id="173" w:author="Bonnie Jonkman" w:date="2015-02-19T13:35:00Z">
            <w:rPr/>
          </w:rPrChange>
        </w:rPr>
        <w:t>qdot</w:t>
      </w:r>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720E0" w:rsidDel="00C47D84" w:rsidRDefault="00D720E0" w:rsidP="00D0774B">
      <w:pPr>
        <w:pStyle w:val="ListParagraph"/>
        <w:numPr>
          <w:ilvl w:val="0"/>
          <w:numId w:val="20"/>
        </w:numPr>
        <w:rPr>
          <w:del w:id="174" w:author="Bonnie Jonkman" w:date="2015-02-27T13:37:00Z"/>
        </w:rPr>
      </w:pPr>
      <w:del w:id="175" w:author="Bonnie Jonkman" w:date="2015-02-27T13:37:00Z">
        <w:r w:rsidDel="00C47D84">
          <w:delText xml:space="preserve">Add appropriate </w:delText>
        </w:r>
      </w:del>
      <w:del w:id="176" w:author="Bonnie Jonkman" w:date="2015-02-26T12:41:00Z">
        <w:r w:rsidDel="00CE549F">
          <w:delText>inputs</w:delText>
        </w:r>
      </w:del>
      <w:del w:id="177" w:author="Bonnie Jonkman" w:date="2015-02-27T13:37:00Z">
        <w:r w:rsidDel="00C47D84">
          <w:delText xml:space="preserve"> to the FAST_SFunc block (see “</w:delText>
        </w:r>
        <w:r w:rsidDel="00C47D84">
          <w:fldChar w:fldCharType="begin"/>
        </w:r>
        <w:r w:rsidDel="00C47D84">
          <w:delInstrText xml:space="preserve"> REF _Ref411514591 \h </w:delInstrText>
        </w:r>
        <w:r w:rsidDel="00C47D84">
          <w:fldChar w:fldCharType="separate"/>
        </w:r>
        <w:r w:rsidDel="00C47D84">
          <w:delText>S-Function Parameters</w:delText>
        </w:r>
        <w:r w:rsidDel="00C47D84">
          <w:fldChar w:fldCharType="end"/>
        </w:r>
        <w:r w:rsidDel="00C47D84">
          <w:delText>”).</w:delText>
        </w:r>
      </w:del>
    </w:p>
    <w:p w:rsidR="00D0774B" w:rsidDel="00E64C2D" w:rsidRDefault="00D0774B" w:rsidP="00D0774B">
      <w:pPr>
        <w:jc w:val="center"/>
        <w:rPr>
          <w:del w:id="178" w:author="Bonnie Jonkman" w:date="2015-02-27T13:20:00Z"/>
        </w:rPr>
      </w:pP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27571D">
        <w:rPr>
          <w:i/>
        </w:rPr>
        <w:t>SimSetup.m</w:t>
      </w:r>
      <w:r w:rsidR="008F632E">
        <w:t xml:space="preserve"> and </w:t>
      </w:r>
      <w:r w:rsidRPr="0027571D">
        <w:rPr>
          <w:i/>
        </w:rPr>
        <w:t>Read_FAST_Input.m</w:t>
      </w:r>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B749B5">
        <w:t>S-Function Parameters</w:t>
      </w:r>
      <w:r>
        <w:fldChar w:fldCharType="end"/>
      </w:r>
      <w:r>
        <w:t>”)</w:t>
      </w:r>
      <w:ins w:id="179" w:author="Bonnie Jonkman" w:date="2015-02-27T13:12:00Z">
        <w:r w:rsidR="00825D8B">
          <w:t xml:space="preserve"> and S-Function inputs (section “</w:t>
        </w:r>
        <w:r w:rsidR="00825D8B">
          <w:fldChar w:fldCharType="begin"/>
        </w:r>
        <w:r w:rsidR="00825D8B">
          <w:instrText xml:space="preserve"> REF _Ref412806082 \h </w:instrText>
        </w:r>
      </w:ins>
      <w:r w:rsidR="00825D8B">
        <w:fldChar w:fldCharType="separate"/>
      </w:r>
      <w:ins w:id="180" w:author="Bonnie Jonkman" w:date="2015-03-03T11:21:00Z">
        <w:r w:rsidR="00B749B5">
          <w:t>S-Function Inputs</w:t>
        </w:r>
      </w:ins>
      <w:ins w:id="181" w:author="Bonnie Jonkman" w:date="2015-02-27T13:12:00Z">
        <w:r w:rsidR="00825D8B">
          <w:fldChar w:fldCharType="end"/>
        </w:r>
        <w:r w:rsidR="00825D8B">
          <w:t>”)</w:t>
        </w:r>
      </w:ins>
      <w:r>
        <w:t>.</w:t>
      </w:r>
    </w:p>
    <w:p w:rsidR="00D0774B" w:rsidRPr="00825D8B" w:rsidRDefault="00D0774B" w:rsidP="00825D8B">
      <w:r>
        <w:t xml:space="preserve">After FAST v8 is initialized, it places two variables, </w:t>
      </w:r>
      <w:r w:rsidRPr="00B0353E">
        <w:rPr>
          <w:i/>
        </w:rPr>
        <w:t>OutList</w:t>
      </w:r>
      <w:r>
        <w:t xml:space="preserve">, and </w:t>
      </w:r>
      <w:r w:rsidRPr="00B0353E">
        <w:rPr>
          <w:i/>
        </w:rPr>
        <w:t>DT</w:t>
      </w:r>
      <w:r>
        <w:t xml:space="preserve"> in the </w:t>
      </w:r>
      <w:r w:rsidR="00AE3A86">
        <w:t xml:space="preserve">MATLAB </w:t>
      </w:r>
      <w:r>
        <w:t xml:space="preserve">workspace. </w:t>
      </w:r>
      <w:r>
        <w:rPr>
          <w:i/>
        </w:rPr>
        <w:t>OutList</w:t>
      </w:r>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182" w:author="Bonnie Jonkman" w:date="2015-02-27T13:13:00Z">
        <w:r w:rsidR="00825D8B">
          <w:t>typically used</w:t>
        </w:r>
      </w:ins>
      <w:del w:id="183" w:author="Bonnie Jonkman" w:date="2015-02-27T13:13:00Z">
        <w:r w:rsidDel="00825D8B">
          <w:delText>required for</w:delText>
        </w:r>
      </w:del>
      <w:ins w:id="184" w:author="Bonnie Jonkman" w:date="2015-02-27T13:13:00Z">
        <w:r w:rsidR="00825D8B">
          <w:t xml:space="preserve"> in</w:t>
        </w:r>
      </w:ins>
      <w:r>
        <w:t xml:space="preserve"> the Simulink solver.</w:t>
      </w:r>
      <w:ins w:id="185" w:author="Bonnie Jonkman" w:date="2015-02-27T13:13:00Z">
        <w:r w:rsidR="00825D8B">
          <w:t xml:space="preserve"> (Note: </w:t>
        </w:r>
        <w:r w:rsidR="00825D8B" w:rsidRPr="00E64C2D">
          <w:rPr>
            <w:i/>
          </w:rPr>
          <w:t>DT</w:t>
        </w:r>
        <w:r w:rsidR="00825D8B">
          <w:t xml:space="preserve"> need not be the same value as in the Simulink solver, but </w:t>
        </w:r>
      </w:ins>
      <w:ins w:id="186" w:author="Bonnie Jonkman" w:date="2015-02-27T13:16:00Z">
        <w:r w:rsidR="00825D8B">
          <w:t xml:space="preserve">Simulink </w:t>
        </w:r>
      </w:ins>
      <w:ins w:id="187" w:author="Bonnie Jonkman" w:date="2015-02-27T13:13:00Z">
        <w:r w:rsidR="00825D8B">
          <w:t>require</w:t>
        </w:r>
      </w:ins>
      <w:ins w:id="188" w:author="Bonnie Jonkman" w:date="2015-02-27T13:16:00Z">
        <w:r w:rsidR="00825D8B">
          <w:t>s</w:t>
        </w:r>
      </w:ins>
      <w:ins w:id="189" w:author="Bonnie Jonkman" w:date="2015-02-27T13:13:00Z">
        <w:r w:rsidR="00825D8B">
          <w:t xml:space="preserve"> that </w:t>
        </w:r>
        <w:r w:rsidR="00825D8B">
          <w:rPr>
            <w:i/>
          </w:rPr>
          <w:t>DT</w:t>
        </w:r>
        <w:r w:rsidR="00825D8B">
          <w:t xml:space="preserve"> be an integer multiple of </w:t>
        </w:r>
      </w:ins>
      <w:ins w:id="190" w:author="Bonnie Jonkman" w:date="2015-02-27T13:21:00Z">
        <w:r w:rsidR="001B3FFF">
          <w:t xml:space="preserve">the </w:t>
        </w:r>
      </w:ins>
      <w:ins w:id="191" w:author="Bonnie Jonkman" w:date="2015-02-27T13:13:00Z">
        <w:r w:rsidR="00825D8B">
          <w:t>Simulink’s solver</w:t>
        </w:r>
      </w:ins>
      <w:ins w:id="192" w:author="Bonnie Jonkman" w:date="2015-02-27T13:14:00Z">
        <w:r w:rsidR="00825D8B">
          <w:t xml:space="preserve">’s fundamental </w:t>
        </w:r>
      </w:ins>
      <w:ins w:id="193" w:author="Bonnie Jonkman" w:date="2015-02-27T13:15:00Z">
        <w:r w:rsidR="00825D8B">
          <w:t>sample</w:t>
        </w:r>
      </w:ins>
      <w:ins w:id="194" w:author="Bonnie Jonkman" w:date="2015-02-27T13:13:00Z">
        <w:r w:rsidR="00825D8B">
          <w:t xml:space="preserve"> time</w:t>
        </w:r>
      </w:ins>
      <w:ins w:id="195" w:author="Bonnie Jonkman" w:date="2015-02-27T13:15:00Z">
        <w:r w:rsidR="00825D8B">
          <w:t>.</w:t>
        </w:r>
      </w:ins>
      <w:ins w:id="196" w:author="Bonnie Jonkman" w:date="2015-02-27T13:16:00Z">
        <w:r w:rsidR="00825D8B">
          <w:t xml:space="preserve">) </w:t>
        </w:r>
      </w:ins>
    </w:p>
    <w:p w:rsidR="00D0774B" w:rsidRPr="00EC786F" w:rsidRDefault="00D0774B" w:rsidP="00D0774B">
      <w:r>
        <w:lastRenderedPageBreak/>
        <w:t xml:space="preserve">Depending on the model, you may have to set </w:t>
      </w:r>
      <w:r w:rsidRPr="00B0353E">
        <w:rPr>
          <w:i/>
        </w:rPr>
        <w:t>DT</w:t>
      </w:r>
      <w:r>
        <w:t xml:space="preserve"> and </w:t>
      </w:r>
      <w:r w:rsidRPr="00B0353E">
        <w:rPr>
          <w:i/>
        </w:rPr>
        <w:t>OutList</w:t>
      </w:r>
      <w:r>
        <w:t xml:space="preserve"> prior to running your Simulink model. The two sample models included in the FAST archive do not require this step, but </w:t>
      </w:r>
      <w:ins w:id="197" w:author="Bonnie Jonkman" w:date="2015-02-27T13:38:00Z">
        <w:r w:rsidR="00C47D84">
          <w:t xml:space="preserve">it may be required for </w:t>
        </w:r>
      </w:ins>
      <w:r>
        <w:t>more complicated models</w:t>
      </w:r>
      <w:del w:id="198" w:author="Bonnie Jonkman" w:date="2015-02-27T13:38:00Z">
        <w:r w:rsidDel="00C47D84">
          <w:delText xml:space="preserve"> may</w:delText>
        </w:r>
      </w:del>
      <w:r>
        <w:t xml:space="preserve">; this is because the FAST_SFunc block may not be initialized before Simulink checks </w:t>
      </w:r>
      <w:r w:rsidR="00792AB8">
        <w:t>whether</w:t>
      </w:r>
      <w:r>
        <w:t xml:space="preserve"> other blocks are valid. </w:t>
      </w:r>
      <w:r w:rsidRPr="00B0353E">
        <w:rPr>
          <w:i/>
        </w:rPr>
        <w:t xml:space="preserve">OutList </w:t>
      </w:r>
      <w:r>
        <w:t xml:space="preserve">and </w:t>
      </w:r>
      <w:r w:rsidRPr="00B0353E">
        <w:rPr>
          <w:i/>
        </w:rPr>
        <w:t>DT</w:t>
      </w:r>
      <w:r>
        <w:t xml:space="preserve"> will be overwritten before FAST_SFunc calculates any output, so they do not necessarily have to be correct when initialized; they just have to exist</w:t>
      </w:r>
      <w:ins w:id="199" w:author="Bonnie Jonkman" w:date="2015-02-27T13:17:00Z">
        <w:r w:rsidR="00E64C2D">
          <w:t xml:space="preserve"> so that the rest of the model can be evaluated</w:t>
        </w:r>
      </w:ins>
      <w:r>
        <w:t>.</w:t>
      </w:r>
    </w:p>
    <w:p w:rsidR="00D0774B" w:rsidRDefault="00D0774B" w:rsidP="003F0FFD">
      <w:pPr>
        <w:pStyle w:val="Heading3"/>
      </w:pPr>
      <w:r>
        <w:t>Output Files</w:t>
      </w:r>
    </w:p>
    <w:p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B749B5">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B749B5">
        <w:t>Major changes in FAST</w:t>
      </w:r>
      <w:r w:rsidR="00BC064B">
        <w:fldChar w:fldCharType="end"/>
      </w:r>
      <w:r w:rsidR="00BC064B">
        <w:t>”</w:t>
      </w:r>
      <w:r>
        <w:t xml:space="preserve">). </w:t>
      </w:r>
    </w:p>
    <w:p w:rsidR="00703CA6" w:rsidRDefault="00703CA6" w:rsidP="00703CA6">
      <w:pPr>
        <w:pStyle w:val="Heading2"/>
      </w:pPr>
      <w:bookmarkStart w:id="200" w:name="_Toc413145071"/>
      <w:r>
        <w:t>Running FAST in Simulink</w:t>
      </w:r>
      <w:bookmarkEnd w:id="200"/>
    </w:p>
    <w:p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BC064B">
        <w:rPr>
          <w:i/>
        </w:rPr>
        <w:t>&lt;FAST</w:t>
      </w:r>
      <w:r w:rsidR="003F6633">
        <w:rPr>
          <w:i/>
        </w:rPr>
        <w:t>8</w:t>
      </w:r>
      <w:r w:rsidRPr="00BC064B">
        <w:rPr>
          <w:i/>
        </w:rPr>
        <w:t>&gt;\bin</w:t>
      </w:r>
      <w:r>
        <w:t xml:space="preserve"> 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rsidR="003F0FFD" w:rsidRDefault="003F0FFD" w:rsidP="00BC064B">
      <w:pPr>
        <w:pStyle w:val="Heading4"/>
      </w:pPr>
      <w:r>
        <w:t>OpenLoop</w:t>
      </w:r>
    </w:p>
    <w:p w:rsidR="00703CA6" w:rsidRDefault="00703CA6" w:rsidP="00BC064B">
      <w:r>
        <w:t>The OpenLoop sample model contains the FAST S-Function block and constant open</w:t>
      </w:r>
      <w:r w:rsidR="00792AB8">
        <w:t>-</w:t>
      </w:r>
      <w:r>
        <w:t>loop control input blocks.</w:t>
      </w:r>
    </w:p>
    <w:p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rsidR="003F0FFD" w:rsidRDefault="00CE549F" w:rsidP="00BC064B">
      <w:pPr>
        <w:keepNext/>
      </w:pPr>
      <w:r>
        <w:rPr>
          <w:noProof/>
        </w:rPr>
        <w:lastRenderedPageBreak/>
        <w:drawing>
          <wp:inline distT="0" distB="0" distL="0" distR="0" wp14:anchorId="62858ADF" wp14:editId="382D72EA">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r w:rsidR="00B749B5">
        <w:fldChar w:fldCharType="begin"/>
      </w:r>
      <w:r w:rsidR="00B749B5">
        <w:instrText xml:space="preserve"> SEQ Figure \* ARABIC </w:instrText>
      </w:r>
      <w:r w:rsidR="00B749B5">
        <w:fldChar w:fldCharType="separate"/>
      </w:r>
      <w:ins w:id="201" w:author="Bonnie Jonkman" w:date="2015-03-03T11:21:00Z">
        <w:r w:rsidR="00B749B5">
          <w:rPr>
            <w:noProof/>
          </w:rPr>
          <w:t>9</w:t>
        </w:r>
      </w:ins>
      <w:del w:id="202" w:author="Bonnie Jonkman" w:date="2015-03-03T11:12:00Z">
        <w:r w:rsidR="007C0572" w:rsidDel="001A5D50">
          <w:rPr>
            <w:noProof/>
          </w:rPr>
          <w:delText>8</w:delText>
        </w:r>
      </w:del>
      <w:del w:id="203" w:author="Bonnie Jonkman" w:date="2015-02-25T14:45:00Z">
        <w:r w:rsidR="003D5EA3" w:rsidDel="007C0572">
          <w:rPr>
            <w:noProof/>
          </w:rPr>
          <w:delText>7</w:delText>
        </w:r>
      </w:del>
      <w:r w:rsidR="00B749B5">
        <w:rPr>
          <w:noProof/>
        </w:rPr>
        <w:fldChar w:fldCharType="end"/>
      </w:r>
      <w:r>
        <w:t>: OpenLoop.mdl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ins w:id="204" w:author="Bonnie Jonkman" w:date="2015-03-03T11:38:00Z">
        <w:r w:rsidR="00DC6859">
          <w:t>&lt;FAST8&gt;/</w:t>
        </w:r>
      </w:ins>
      <w:r>
        <w:t>Simulink/Samples folder.</w:t>
      </w:r>
    </w:p>
    <w:p w:rsidR="003F0FFD" w:rsidRDefault="00CE549F" w:rsidP="00BC064B">
      <w:pPr>
        <w:keepNext/>
      </w:pPr>
      <w:r>
        <w:rPr>
          <w:noProof/>
        </w:rPr>
        <w:lastRenderedPageBreak/>
        <w:drawing>
          <wp:inline distT="0" distB="0" distL="0" distR="0" wp14:anchorId="429E560C" wp14:editId="4F57D86F">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r w:rsidR="00B749B5">
        <w:fldChar w:fldCharType="begin"/>
      </w:r>
      <w:r w:rsidR="00B749B5">
        <w:instrText xml:space="preserve"> SEQ Figure \* ARABIC </w:instrText>
      </w:r>
      <w:r w:rsidR="00B749B5">
        <w:fldChar w:fldCharType="separate"/>
      </w:r>
      <w:r w:rsidR="00B749B5">
        <w:rPr>
          <w:noProof/>
        </w:rPr>
        <w:t>10</w:t>
      </w:r>
      <w:r w:rsidR="00B749B5">
        <w:rPr>
          <w:noProof/>
        </w:rPr>
        <w:fldChar w:fldCharType="end"/>
      </w:r>
      <w:r>
        <w:t>: Test01_SIG</w:t>
      </w:r>
      <w:r w:rsidRPr="00DE1A84">
        <w:t>.mdl Sample Model for Simulink</w:t>
      </w:r>
    </w:p>
    <w:p w:rsidR="005B630C" w:rsidRDefault="009F7B14" w:rsidP="0027571D">
      <w:pPr>
        <w:pStyle w:val="Heading3"/>
        <w:rPr>
          <w:ins w:id="205" w:author="Bonnie Jonkman" w:date="2015-02-19T13:52:00Z"/>
        </w:rPr>
      </w:pPr>
      <w:r>
        <w:t>Error Messages</w:t>
      </w:r>
    </w:p>
    <w:p w:rsidR="005B630C" w:rsidRPr="005B630C" w:rsidRDefault="005B630C" w:rsidP="0027571D">
      <w:pPr>
        <w:rPr>
          <w:ins w:id="206" w:author="Bonnie Jonkman" w:date="2015-02-19T13:51:00Z"/>
        </w:rPr>
      </w:pPr>
      <w:ins w:id="207" w:author="Bonnie Jonkman" w:date="2015-02-19T13:52:00Z">
        <w:r>
          <w:t>If your Simulink model fails to run, please make note of any error</w:t>
        </w:r>
      </w:ins>
      <w:ins w:id="208" w:author="Bonnie Jonkman" w:date="2015-02-27T14:44:00Z">
        <w:r w:rsidR="007441EB">
          <w:t>, warning,</w:t>
        </w:r>
      </w:ins>
      <w:ins w:id="209" w:author="Bonnie Jonkman" w:date="2015-02-27T13:39:00Z">
        <w:r w:rsidR="00C47D84">
          <w:t xml:space="preserve"> or </w:t>
        </w:r>
      </w:ins>
      <w:ins w:id="210" w:author="Bonnie Jonkman" w:date="2015-02-19T13:52:00Z">
        <w:r>
          <w:t>informational window</w:t>
        </w:r>
      </w:ins>
      <w:ins w:id="211" w:author="Bonnie Jonkman" w:date="2015-02-19T13:55:00Z">
        <w:r w:rsidR="009F7B14">
          <w:t>s</w:t>
        </w:r>
      </w:ins>
      <w:ins w:id="212" w:author="Bonnie Jonkman" w:date="2015-02-19T13:52:00Z">
        <w:r>
          <w:t xml:space="preserve"> that open. Also make sure to look at </w:t>
        </w:r>
      </w:ins>
      <w:ins w:id="213" w:author="Bonnie Jonkman" w:date="2015-02-19T13:53:00Z">
        <w:r>
          <w:t xml:space="preserve">any </w:t>
        </w:r>
      </w:ins>
      <w:ins w:id="214" w:author="Bonnie Jonkman" w:date="2015-02-19T13:52:00Z">
        <w:r>
          <w:t xml:space="preserve">text </w:t>
        </w:r>
      </w:ins>
      <w:ins w:id="215" w:author="Bonnie Jonkman" w:date="2015-02-19T13:53:00Z">
        <w:r>
          <w:t xml:space="preserve">written to the </w:t>
        </w:r>
      </w:ins>
      <w:ins w:id="216" w:author="Bonnie Jonkman" w:date="2015-02-24T12:13:00Z">
        <w:r w:rsidR="00AE3A86">
          <w:t xml:space="preserve">MATLAB </w:t>
        </w:r>
      </w:ins>
      <w:ins w:id="217" w:author="Bonnie Jonkman" w:date="2015-02-19T13:53:00Z">
        <w:r>
          <w:t>Command Window</w:t>
        </w:r>
      </w:ins>
      <w:ins w:id="218" w:author="Bonnie Jonkman" w:date="2015-02-19T13:54:00Z">
        <w:r>
          <w:t>, which is where all messages from the FAST_Library_*.dll file will be written.</w:t>
        </w:r>
      </w:ins>
    </w:p>
    <w:p w:rsidR="00D0774B" w:rsidRDefault="00D0774B" w:rsidP="003F0FFD">
      <w:pPr>
        <w:pStyle w:val="Heading2"/>
        <w:rPr>
          <w:ins w:id="219" w:author="Bonnie Jonkman" w:date="2015-02-19T13:48:00Z"/>
        </w:rPr>
      </w:pPr>
      <w:bookmarkStart w:id="220" w:name="_Toc413145072"/>
      <w:ins w:id="221" w:author="Bonnie Jonkman" w:date="2015-02-19T12:47:00Z">
        <w:r>
          <w:t xml:space="preserve">Compiling </w:t>
        </w:r>
      </w:ins>
      <w:ins w:id="222" w:author="Bonnie Jonkman" w:date="2015-02-19T13:21:00Z">
        <w:r w:rsidR="008509E5">
          <w:t xml:space="preserve">FAST </w:t>
        </w:r>
      </w:ins>
      <w:ins w:id="223" w:author="Bonnie Jonkman" w:date="2015-02-19T12:47:00Z">
        <w:r>
          <w:t>for Simulink</w:t>
        </w:r>
      </w:ins>
      <w:bookmarkEnd w:id="220"/>
    </w:p>
    <w:p w:rsidR="005B630C" w:rsidRPr="005B630C" w:rsidRDefault="005B630C" w:rsidP="001B3FFF">
      <w:pPr>
        <w:rPr>
          <w:ins w:id="224" w:author="Bonnie Jonkman" w:date="2015-02-19T12:47:00Z"/>
        </w:rPr>
      </w:pPr>
      <w:ins w:id="225" w:author="Bonnie Jonkman" w:date="2015-02-19T13:48:00Z">
        <w:r>
          <w:t>The S-Function (mex) file</w:t>
        </w:r>
      </w:ins>
      <w:ins w:id="226" w:author="Bonnie Jonkman" w:date="2015-02-27T13:23:00Z">
        <w:r w:rsidR="001B3FFF">
          <w:t>s</w:t>
        </w:r>
      </w:ins>
      <w:ins w:id="227" w:author="Bonnie Jonkman" w:date="2015-02-19T13:48:00Z">
        <w:r>
          <w:t xml:space="preserve"> contained in the </w:t>
        </w:r>
      </w:ins>
      <w:ins w:id="228" w:author="Bonnie Jonkman" w:date="2015-02-27T13:22:00Z">
        <w:r w:rsidR="001B3FFF">
          <w:t>FAST v8 archive w</w:t>
        </w:r>
      </w:ins>
      <w:ins w:id="229" w:author="Bonnie Jonkman" w:date="2015-02-27T13:23:00Z">
        <w:r w:rsidR="001B3FFF">
          <w:t>ere</w:t>
        </w:r>
      </w:ins>
      <w:ins w:id="230" w:author="Bonnie Jonkman" w:date="2015-02-27T13:22:00Z">
        <w:r w:rsidR="001B3FFF">
          <w:t xml:space="preserve"> compiled with </w:t>
        </w:r>
        <w:commentRangeStart w:id="231"/>
        <w:r w:rsidR="001B3FFF" w:rsidRPr="001B3FFF">
          <w:rPr>
            <w:highlight w:val="yellow"/>
          </w:rPr>
          <w:t>Matlab 2014b</w:t>
        </w:r>
      </w:ins>
      <w:commentRangeEnd w:id="231"/>
      <w:ins w:id="232" w:author="Bonnie Jonkman" w:date="2015-02-27T13:24:00Z">
        <w:r w:rsidR="001B3FFF">
          <w:rPr>
            <w:rStyle w:val="CommentReference"/>
          </w:rPr>
          <w:commentReference w:id="231"/>
        </w:r>
      </w:ins>
      <w:ins w:id="233" w:author="Bonnie Jonkman" w:date="2015-02-27T13:22:00Z">
        <w:r w:rsidR="001B3FFF">
          <w:t>.</w:t>
        </w:r>
      </w:ins>
      <w:ins w:id="234" w:author="Bonnie Jonkman" w:date="2015-02-27T13:23:00Z">
        <w:r w:rsidR="001B3FFF">
          <w:t xml:space="preserve"> If you are using a different version of Matlab, you may have to compile FAST_SFunc, but you should not have to recompile </w:t>
        </w:r>
      </w:ins>
      <w:ins w:id="235" w:author="Bonnie Jonkman" w:date="2015-02-27T13:24:00Z">
        <w:r w:rsidR="001B3FFF">
          <w:t xml:space="preserve">the </w:t>
        </w:r>
      </w:ins>
      <w:ins w:id="236" w:author="Bonnie Jonkman" w:date="2015-02-27T13:23:00Z">
        <w:r w:rsidR="001B3FFF">
          <w:t>FAST_Li</w:t>
        </w:r>
      </w:ins>
      <w:ins w:id="237" w:author="Bonnie Jonkman" w:date="2015-02-27T13:24:00Z">
        <w:r w:rsidR="001B3FFF">
          <w:t>brary dll.</w:t>
        </w:r>
      </w:ins>
    </w:p>
    <w:p w:rsidR="00D0774B" w:rsidRDefault="00D0774B" w:rsidP="003F0FFD">
      <w:pPr>
        <w:pStyle w:val="Heading3"/>
      </w:pPr>
      <w:r>
        <w:t>FAST_Library</w:t>
      </w:r>
    </w:p>
    <w:p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B749B5">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Two files need to be replaced to compile FAST as a dll:</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730D2618" wp14:editId="5A7B5C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r w:rsidR="00B749B5">
        <w:fldChar w:fldCharType="begin"/>
      </w:r>
      <w:r w:rsidR="00B749B5">
        <w:instrText xml:space="preserve"> SEQ Figure \* ARABIC </w:instrText>
      </w:r>
      <w:r w:rsidR="00B749B5">
        <w:fldChar w:fldCharType="separate"/>
      </w:r>
      <w:r w:rsidR="00B749B5">
        <w:rPr>
          <w:noProof/>
        </w:rPr>
        <w:t>11</w:t>
      </w:r>
      <w:r w:rsidR="00B749B5">
        <w:rPr>
          <w:noProof/>
        </w:rPr>
        <w:fldChar w:fldCharType="end"/>
      </w:r>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4992FB2E" wp14:editId="26BAF1AC">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r w:rsidR="00B749B5">
        <w:fldChar w:fldCharType="begin"/>
      </w:r>
      <w:r w:rsidR="00B749B5">
        <w:instrText xml:space="preserve"> SEQ Figure \* ARABIC </w:instrText>
      </w:r>
      <w:r w:rsidR="00B749B5">
        <w:fldChar w:fldCharType="separate"/>
      </w:r>
      <w:r w:rsidR="00B749B5">
        <w:rPr>
          <w:noProof/>
        </w:rPr>
        <w:t>12</w:t>
      </w:r>
      <w:r w:rsidR="00B749B5">
        <w:rPr>
          <w:noProof/>
        </w:rPr>
        <w:fldChar w:fldCharType="end"/>
      </w:r>
      <w:r>
        <w:t>: Preprocessor directives for FAST_Library</w:t>
      </w:r>
    </w:p>
    <w:p w:rsidR="00D0774B" w:rsidRDefault="00D0774B" w:rsidP="003F0FFD">
      <w:pPr>
        <w:pStyle w:val="Heading3"/>
      </w:pPr>
      <w:r>
        <w:t>FAST_SFunc</w:t>
      </w:r>
    </w:p>
    <w:p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/STACK:999999999 /LARGEADDRESSAWARE'</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rsidR="003F6633" w:rsidRDefault="003F6633" w:rsidP="003F6633">
      <w:r>
        <w:t xml:space="preserve">These commands are specified in the </w:t>
      </w:r>
      <w:ins w:id="238" w:author="Bonnie Jonkman" w:date="2015-03-03T11:39:00Z">
        <w:r w:rsidR="00DC6859">
          <w:t>&lt;FAST8&gt;/</w:t>
        </w:r>
      </w:ins>
      <w:r>
        <w:t>Simulink/Source/create_FAST_SFunc.m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FAST_SFunc.c (which includes FAST_Library.h) and link it with the FAST_Library_*.lib file for the appropriate addressing scheme (32- or 64-bits). If you are using a 32-bit </w:t>
      </w:r>
      <w:r>
        <w:lastRenderedPageBreak/>
        <w:t xml:space="preserve">Windows® version of </w:t>
      </w:r>
      <w:r w:rsidR="00AE3A86">
        <w:t>MATLAB</w:t>
      </w:r>
      <w:r>
        <w:t xml:space="preserve">, this will produce ../../bin/FAST_SFunc.mexw32. On 64-bit Windows versions of </w:t>
      </w:r>
      <w:r w:rsidR="00AE3A86">
        <w:t>MATLAB</w:t>
      </w:r>
      <w:r>
        <w:t>, it will produce ../../bin/FAST_SFunc.mexw64.</w:t>
      </w:r>
    </w:p>
    <w:p w:rsidR="00F00B79" w:rsidRDefault="00F00B79" w:rsidP="003F6633">
      <w:r>
        <w:t>Because FAST_SFunc.c passes the input</w:t>
      </w:r>
      <w:ins w:id="239" w:author="Bonnie Jonkman" w:date="2015-03-03T11:40:00Z">
        <w:r w:rsidR="00DC6859">
          <w:t xml:space="preserve"> and</w:t>
        </w:r>
      </w:ins>
      <w:del w:id="240" w:author="Bonnie Jonkman" w:date="2015-03-03T11:40:00Z">
        <w:r w:rsidDel="00DC6859">
          <w:delText>/</w:delText>
        </w:r>
      </w:del>
      <w:ins w:id="241" w:author="Bonnie Jonkman" w:date="2015-03-03T11:40:00Z">
        <w:r w:rsidR="00DC6859">
          <w:t xml:space="preserve"> </w:t>
        </w:r>
      </w:ins>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rsidR="006E56E7" w:rsidRDefault="00F2521D" w:rsidP="00992CCA">
      <w:pPr>
        <w:pStyle w:val="Heading1"/>
      </w:pPr>
      <w:bookmarkStart w:id="242" w:name="_Toc413145073"/>
      <w:r>
        <w:t>Feedback</w:t>
      </w:r>
      <w:bookmarkEnd w:id="242"/>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r w:rsidR="00B749B5">
        <w:fldChar w:fldCharType="begin"/>
      </w:r>
      <w:r w:rsidR="00B749B5">
        <w:instrText xml:space="preserve"> HYPERLINK "https://wind.nrel.gov/forum/wind/" </w:instrText>
      </w:r>
      <w:ins w:id="243" w:author="Bonnie Jonkman" w:date="2015-03-03T11:12:00Z"/>
      <w:r w:rsidR="00B749B5">
        <w:fldChar w:fldCharType="separate"/>
      </w:r>
      <w:r>
        <w:rPr>
          <w:rStyle w:val="Hyperlink"/>
        </w:rPr>
        <w:t>https://wind.nrel.gov/forum/wind/</w:t>
      </w:r>
      <w:r w:rsidR="00B749B5">
        <w:rPr>
          <w:rStyle w:val="Hyperlink"/>
        </w:rPr>
        <w:fldChar w:fldCharType="end"/>
      </w:r>
      <w:r>
        <w:t xml:space="preserve"> </w:t>
      </w:r>
    </w:p>
    <w:p w:rsidR="00452E60" w:rsidRDefault="006D7B34" w:rsidP="007D7E91">
      <w:pPr>
        <w:pStyle w:val="Heading1"/>
      </w:pPr>
      <w:bookmarkStart w:id="244" w:name="_Ref392062682"/>
      <w:bookmarkStart w:id="245" w:name="_Toc413145074"/>
      <w:r>
        <w:lastRenderedPageBreak/>
        <w:t xml:space="preserve">Appendix: </w:t>
      </w:r>
      <w:r w:rsidR="00992CCA">
        <w:t xml:space="preserve">Example FAST </w:t>
      </w:r>
      <w:r w:rsidR="00B859C9">
        <w:t>v8.</w:t>
      </w:r>
      <w:del w:id="246" w:author="Bonnie Jonkman" w:date="2015-03-03T11:41:00Z">
        <w:r w:rsidR="00B859C9" w:rsidDel="00A85DDE">
          <w:delText>0</w:delText>
        </w:r>
        <w:r w:rsidR="007F152F" w:rsidDel="00A85DDE">
          <w:delText>9</w:delText>
        </w:r>
      </w:del>
      <w:ins w:id="247" w:author="Bonnie Jonkman" w:date="2015-03-03T11:41:00Z">
        <w:r w:rsidR="00A85DDE">
          <w:t>10</w:t>
        </w:r>
      </w:ins>
      <w:r w:rsidR="00B859C9">
        <w:t xml:space="preserve">.* </w:t>
      </w:r>
      <w:r w:rsidR="00992CCA">
        <w:t>Input File</w:t>
      </w:r>
      <w:bookmarkEnd w:id="244"/>
      <w:bookmarkEnd w:id="245"/>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CD624C7" wp14:editId="6E4DE99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del w:id="248" w:author="Bonnie Jonkman" w:date="2015-03-03T11:40:00Z">
                              <w:r w:rsidRPr="00C914B8" w:rsidDel="00DC6859">
                                <w:rPr>
                                  <w:rFonts w:ascii="Courier New" w:hAnsi="Courier New" w:cs="Courier New"/>
                                  <w:sz w:val="15"/>
                                  <w:szCs w:val="15"/>
                                </w:rPr>
                                <w:delText>0</w:delText>
                              </w:r>
                              <w:r w:rsidDel="00DC6859">
                                <w:rPr>
                                  <w:rFonts w:ascii="Courier New" w:hAnsi="Courier New" w:cs="Courier New"/>
                                  <w:sz w:val="15"/>
                                  <w:szCs w:val="15"/>
                                </w:rPr>
                                <w:delText>9</w:delText>
                              </w:r>
                            </w:del>
                            <w:ins w:id="249" w:author="Bonnie Jonkman" w:date="2015-03-03T11:40:00Z">
                              <w:r w:rsidR="00DC6859">
                                <w:rPr>
                                  <w:rFonts w:ascii="Courier New" w:hAnsi="Courier New" w:cs="Courier New"/>
                                  <w:sz w:val="15"/>
                                  <w:szCs w:val="15"/>
                                </w:rPr>
                                <w:t>10</w:t>
                              </w:r>
                            </w:ins>
                            <w:r w:rsidRPr="00C914B8">
                              <w:rPr>
                                <w:rFonts w:ascii="Courier New" w:hAnsi="Courier New" w:cs="Courier New"/>
                                <w:sz w:val="15"/>
                                <w:szCs w:val="15"/>
                              </w:rPr>
                              <w:t>.* INPUT FILE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ins w:id="250" w:author="Bonnie Jonkman" w:date="2015-03-03T11:40:00Z">
                              <w:r w:rsidR="00DC6859">
                                <w:rPr>
                                  <w:rFonts w:ascii="Courier New" w:hAnsi="Courier New" w:cs="Courier New"/>
                                  <w:sz w:val="15"/>
                                  <w:szCs w:val="15"/>
                                </w:rPr>
                                <w:t>; 3=MoorDyn</w:t>
                              </w:r>
                            </w:ins>
                            <w:r w:rsidRPr="00C914B8">
                              <w:rPr>
                                <w:rFonts w:ascii="Courier New" w:hAnsi="Courier New" w:cs="Courier New"/>
                                <w:sz w:val="15"/>
                                <w:szCs w:val="15"/>
                              </w:rPr>
                              <w:t>}</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del w:id="251" w:author="Bonnie Jonkman" w:date="2015-03-03T11:40:00Z">
                        <w:r w:rsidRPr="00C914B8" w:rsidDel="00DC6859">
                          <w:rPr>
                            <w:rFonts w:ascii="Courier New" w:hAnsi="Courier New" w:cs="Courier New"/>
                            <w:sz w:val="15"/>
                            <w:szCs w:val="15"/>
                          </w:rPr>
                          <w:delText>0</w:delText>
                        </w:r>
                        <w:r w:rsidDel="00DC6859">
                          <w:rPr>
                            <w:rFonts w:ascii="Courier New" w:hAnsi="Courier New" w:cs="Courier New"/>
                            <w:sz w:val="15"/>
                            <w:szCs w:val="15"/>
                          </w:rPr>
                          <w:delText>9</w:delText>
                        </w:r>
                      </w:del>
                      <w:ins w:id="252" w:author="Bonnie Jonkman" w:date="2015-03-03T11:40:00Z">
                        <w:r w:rsidR="00DC6859">
                          <w:rPr>
                            <w:rFonts w:ascii="Courier New" w:hAnsi="Courier New" w:cs="Courier New"/>
                            <w:sz w:val="15"/>
                            <w:szCs w:val="15"/>
                          </w:rPr>
                          <w:t>10</w:t>
                        </w:r>
                      </w:ins>
                      <w:r w:rsidRPr="00C914B8">
                        <w:rPr>
                          <w:rFonts w:ascii="Courier New" w:hAnsi="Courier New" w:cs="Courier New"/>
                          <w:sz w:val="15"/>
                          <w:szCs w:val="15"/>
                        </w:rPr>
                        <w:t>.* INPUT FILE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ins w:id="253" w:author="Bonnie Jonkman" w:date="2015-03-03T11:40:00Z">
                        <w:r w:rsidR="00DC6859">
                          <w:rPr>
                            <w:rFonts w:ascii="Courier New" w:hAnsi="Courier New" w:cs="Courier New"/>
                            <w:sz w:val="15"/>
                            <w:szCs w:val="15"/>
                          </w:rPr>
                          <w:t>; 3=MoorDyn</w:t>
                        </w:r>
                      </w:ins>
                      <w:r w:rsidRPr="00C914B8">
                        <w:rPr>
                          <w:rFonts w:ascii="Courier New" w:hAnsi="Courier New" w:cs="Courier New"/>
                          <w:sz w:val="15"/>
                          <w:szCs w:val="15"/>
                        </w:rPr>
                        <w:t>}</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B749B5" w:rsidRPr="00C914B8" w:rsidRDefault="00B749B5"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B749B5">
        <w:fldChar w:fldCharType="begin"/>
      </w:r>
      <w:r w:rsidR="00B749B5">
        <w:instrText xml:space="preserve"> SEQ Figure \* ARABIC </w:instrText>
      </w:r>
      <w:r w:rsidR="00B749B5">
        <w:fldChar w:fldCharType="separate"/>
      </w:r>
      <w:r w:rsidR="00B749B5">
        <w:rPr>
          <w:noProof/>
        </w:rPr>
        <w:t>13</w:t>
      </w:r>
      <w:r w:rsidR="00B749B5">
        <w:rPr>
          <w:noProof/>
        </w:rPr>
        <w:fldChar w:fldCharType="end"/>
      </w:r>
      <w:r>
        <w:t>: Example FAST v8.</w:t>
      </w:r>
      <w:del w:id="254" w:author="Bonnie Jonkman" w:date="2015-03-03T11:41:00Z">
        <w:r w:rsidDel="005C5A0C">
          <w:delText>0</w:delText>
        </w:r>
        <w:r w:rsidR="007F152F" w:rsidDel="005C5A0C">
          <w:delText>9</w:delText>
        </w:r>
      </w:del>
      <w:ins w:id="255" w:author="Bonnie Jonkman" w:date="2015-03-03T11:41:00Z">
        <w:r w:rsidR="005C5A0C">
          <w:t>10</w:t>
        </w:r>
      </w:ins>
      <w:bookmarkStart w:id="256" w:name="_GoBack"/>
      <w:bookmarkEnd w:id="256"/>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jjonkman" w:date="2015-02-27T13:29:00Z" w:initials="jmj">
    <w:p w:rsidR="00B749B5" w:rsidRDefault="00B749B5">
      <w:pPr>
        <w:pStyle w:val="CommentText"/>
      </w:pPr>
      <w:r>
        <w:rPr>
          <w:rStyle w:val="CommentReference"/>
        </w:rPr>
        <w:annotationRef/>
      </w:r>
      <w:r>
        <w:t>Add descriptions.</w:t>
      </w:r>
    </w:p>
  </w:comment>
  <w:comment w:id="231" w:author="Bonnie Jonkman" w:date="2015-02-27T13:29:00Z" w:initials="BJJ">
    <w:p w:rsidR="00B749B5" w:rsidRDefault="00B749B5">
      <w:pPr>
        <w:pStyle w:val="CommentText"/>
      </w:pPr>
      <w:r>
        <w:rPr>
          <w:rStyle w:val="CommentReference"/>
        </w:rPr>
        <w:annotationRef/>
      </w:r>
      <w:r>
        <w:t>Currently 64-bit is compiled with matlab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7E5" w:rsidRDefault="004F77E5" w:rsidP="0032059E">
      <w:pPr>
        <w:spacing w:after="0" w:line="240" w:lineRule="auto"/>
      </w:pPr>
      <w:r>
        <w:separator/>
      </w:r>
    </w:p>
  </w:endnote>
  <w:endnote w:type="continuationSeparator" w:id="0">
    <w:p w:rsidR="004F77E5" w:rsidRDefault="004F77E5"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9B5" w:rsidRPr="006228F7" w:rsidRDefault="00B749B5" w:rsidP="008A0C65">
    <w:pPr>
      <w:pStyle w:val="Footer"/>
      <w:jc w:val="center"/>
    </w:pPr>
    <w:r>
      <w:fldChar w:fldCharType="begin"/>
    </w:r>
    <w:r>
      <w:instrText xml:space="preserve"> PAGE  \* Arabic  \* MERGEFORMAT </w:instrText>
    </w:r>
    <w:r>
      <w:fldChar w:fldCharType="separate"/>
    </w:r>
    <w:r w:rsidR="005C5A0C">
      <w:rPr>
        <w:noProof/>
      </w:rPr>
      <w:t>36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7E5" w:rsidRDefault="004F77E5" w:rsidP="0032059E">
      <w:pPr>
        <w:spacing w:after="0" w:line="240" w:lineRule="auto"/>
      </w:pPr>
      <w:r>
        <w:separator/>
      </w:r>
    </w:p>
  </w:footnote>
  <w:footnote w:type="continuationSeparator" w:id="0">
    <w:p w:rsidR="004F77E5" w:rsidRDefault="004F77E5" w:rsidP="0032059E">
      <w:pPr>
        <w:spacing w:after="0" w:line="240" w:lineRule="auto"/>
      </w:pPr>
      <w:r>
        <w:continuationSeparator/>
      </w:r>
    </w:p>
  </w:footnote>
  <w:footnote w:id="1">
    <w:p w:rsidR="00B749B5" w:rsidRDefault="00B749B5" w:rsidP="001A5D50">
      <w:pPr>
        <w:pStyle w:val="FootnoteText"/>
        <w:rPr>
          <w:ins w:id="30" w:author="Bonnie Jonkman" w:date="2015-03-03T11:13:00Z"/>
        </w:rPr>
      </w:pPr>
      <w:ins w:id="31" w:author="Bonnie Jonkman" w:date="2015-03-03T11:13:00Z">
        <w:r>
          <w:rPr>
            <w:rStyle w:val="FootnoteReference"/>
          </w:rPr>
          <w:footnoteRef/>
        </w:r>
        <w:r>
          <w:t>In FAST v8, this option is available only when using ElastoDyn’s ABM4 integration option.</w:t>
        </w:r>
      </w:ins>
    </w:p>
  </w:footnote>
  <w:footnote w:id="2">
    <w:p w:rsidR="00B749B5" w:rsidRDefault="00B749B5">
      <w:pPr>
        <w:pStyle w:val="FootnoteText"/>
      </w:pPr>
      <w:r>
        <w:rPr>
          <w:rStyle w:val="FootnoteReference"/>
        </w:rPr>
        <w:footnoteRef/>
      </w:r>
      <w:r>
        <w:t xml:space="preserve"> This option is a custom feature in FAST v7, requiring a separate executable. In FAST v8, it is part of the standard distribution.</w:t>
      </w:r>
    </w:p>
  </w:footnote>
  <w:footnote w:id="3">
    <w:p w:rsidR="00B749B5" w:rsidRDefault="00B749B5">
      <w:pPr>
        <w:pStyle w:val="FootnoteText"/>
      </w:pPr>
      <w:r>
        <w:rPr>
          <w:rStyle w:val="FootnoteReference"/>
        </w:rPr>
        <w:footnoteRef/>
      </w:r>
      <w:r>
        <w:t xml:space="preserve"> These steps must be integer multiples of the structural time step.</w:t>
      </w:r>
    </w:p>
  </w:footnote>
  <w:footnote w:id="4">
    <w:p w:rsidR="00B749B5" w:rsidRDefault="00B749B5"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5">
    <w:p w:rsidR="00B749B5" w:rsidRDefault="00B749B5">
      <w:pPr>
        <w:pStyle w:val="FootnoteText"/>
      </w:pPr>
      <w:r>
        <w:rPr>
          <w:rStyle w:val="FootnoteReference"/>
        </w:rPr>
        <w:footnoteRef/>
      </w:r>
      <w:r>
        <w:t xml:space="preserve"> FAST v7 is limited to one correction step and this correction step only applies to some modules.</w:t>
      </w:r>
    </w:p>
  </w:footnote>
  <w:footnote w:id="6">
    <w:p w:rsidR="00B749B5" w:rsidRDefault="00B749B5" w:rsidP="004A0A8F">
      <w:pPr>
        <w:pStyle w:val="FootnoteText"/>
      </w:pPr>
      <w:r>
        <w:rPr>
          <w:rStyle w:val="FootnoteReference"/>
        </w:rPr>
        <w:footnoteRef/>
      </w:r>
      <w:r>
        <w:t xml:space="preserve"> The FAST v8.09 source code can be compiled using gfortran, however the offshore cases do not run with this compiled executable. We are working to find the problem and fix it.</w:t>
      </w:r>
    </w:p>
  </w:footnote>
  <w:footnote w:id="7">
    <w:p w:rsidR="00B749B5" w:rsidRDefault="00B749B5" w:rsidP="001A5D50">
      <w:pPr>
        <w:pStyle w:val="FootnoteText"/>
        <w:rPr>
          <w:ins w:id="69" w:author="Bonnie Jonkman" w:date="2015-03-03T11:14:00Z"/>
        </w:rPr>
      </w:pPr>
      <w:ins w:id="70" w:author="Bonnie Jonkman" w:date="2015-03-03T11:14:00Z">
        <w:r>
          <w:rPr>
            <w:rStyle w:val="FootnoteReference"/>
          </w:rPr>
          <w:footnoteRef/>
        </w:r>
        <w:r>
          <w:t xml:space="preserve"> </w:t>
        </w:r>
        <w:r w:rsidRPr="00435832">
          <w:t xml:space="preserve">The FAST Registry </w:t>
        </w:r>
      </w:ins>
      <w:ins w:id="71" w:author="Bonnie Jonkman" w:date="2015-03-03T11:20:00Z">
        <w:r>
          <w:t xml:space="preserve">is a separate executable that </w:t>
        </w:r>
      </w:ins>
      <w:ins w:id="72" w:author="Bonnie Jonkman" w:date="2015-03-03T11:14:00Z">
        <w:r w:rsidRPr="00435832">
          <w:t>reads input files from each module to auto-generate the *_Types.f90 files</w:t>
        </w:r>
        <w:r>
          <w:t xml:space="preserve"> required for the FAST framework</w:t>
        </w:r>
        <w:r w:rsidRPr="00435832">
          <w:t>.</w:t>
        </w:r>
      </w:ins>
    </w:p>
  </w:footnote>
  <w:footnote w:id="8">
    <w:p w:rsidR="00B749B5" w:rsidRDefault="00B749B5" w:rsidP="002C1FAC">
      <w:pPr>
        <w:pStyle w:val="FootnoteText"/>
      </w:pPr>
      <w:r>
        <w:rPr>
          <w:rStyle w:val="FootnoteReference"/>
        </w:rPr>
        <w:footnoteRef/>
      </w:r>
      <w:r>
        <w:t xml:space="preserve"> IceDyn and FEAMooring have been added to FAST v8.09.00a-bjj, but they are not complete and have not been tested well.</w:t>
      </w:r>
    </w:p>
  </w:footnote>
  <w:footnote w:id="9">
    <w:p w:rsidR="00B749B5" w:rsidRDefault="00B749B5"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5"/>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1903"/>
    <w:rsid w:val="00022BE0"/>
    <w:rsid w:val="00024A69"/>
    <w:rsid w:val="00030E30"/>
    <w:rsid w:val="00031503"/>
    <w:rsid w:val="000341D0"/>
    <w:rsid w:val="00034E12"/>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4F9"/>
    <w:rsid w:val="000D373D"/>
    <w:rsid w:val="000D66E4"/>
    <w:rsid w:val="000D67F1"/>
    <w:rsid w:val="000E1845"/>
    <w:rsid w:val="000E1D2E"/>
    <w:rsid w:val="000F3583"/>
    <w:rsid w:val="001017C7"/>
    <w:rsid w:val="0010264A"/>
    <w:rsid w:val="0010612B"/>
    <w:rsid w:val="00123745"/>
    <w:rsid w:val="001336DD"/>
    <w:rsid w:val="00143736"/>
    <w:rsid w:val="00143EBA"/>
    <w:rsid w:val="001479F4"/>
    <w:rsid w:val="00160D02"/>
    <w:rsid w:val="0016100B"/>
    <w:rsid w:val="00176884"/>
    <w:rsid w:val="00182565"/>
    <w:rsid w:val="001847A2"/>
    <w:rsid w:val="0018640E"/>
    <w:rsid w:val="00195D86"/>
    <w:rsid w:val="001A5D50"/>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2059E"/>
    <w:rsid w:val="00324BB2"/>
    <w:rsid w:val="00325C4A"/>
    <w:rsid w:val="003318D6"/>
    <w:rsid w:val="00351DEB"/>
    <w:rsid w:val="00352D3A"/>
    <w:rsid w:val="003544F5"/>
    <w:rsid w:val="00357156"/>
    <w:rsid w:val="00376EFF"/>
    <w:rsid w:val="0039422C"/>
    <w:rsid w:val="003A36AE"/>
    <w:rsid w:val="003A459F"/>
    <w:rsid w:val="003C03A3"/>
    <w:rsid w:val="003C2940"/>
    <w:rsid w:val="003C4A45"/>
    <w:rsid w:val="003D4251"/>
    <w:rsid w:val="003D4964"/>
    <w:rsid w:val="003D5EA3"/>
    <w:rsid w:val="003D7F3C"/>
    <w:rsid w:val="003F0FFD"/>
    <w:rsid w:val="003F11AE"/>
    <w:rsid w:val="003F591E"/>
    <w:rsid w:val="003F6633"/>
    <w:rsid w:val="00402646"/>
    <w:rsid w:val="00405814"/>
    <w:rsid w:val="00405A94"/>
    <w:rsid w:val="00406345"/>
    <w:rsid w:val="004066D9"/>
    <w:rsid w:val="00411B3A"/>
    <w:rsid w:val="0041287D"/>
    <w:rsid w:val="00413886"/>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39C"/>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4F77E5"/>
    <w:rsid w:val="00510B11"/>
    <w:rsid w:val="0051119D"/>
    <w:rsid w:val="00523E1B"/>
    <w:rsid w:val="005248A0"/>
    <w:rsid w:val="00540E39"/>
    <w:rsid w:val="00543B79"/>
    <w:rsid w:val="005556B1"/>
    <w:rsid w:val="00572C86"/>
    <w:rsid w:val="00583013"/>
    <w:rsid w:val="00583754"/>
    <w:rsid w:val="00583AAD"/>
    <w:rsid w:val="005847A9"/>
    <w:rsid w:val="0058480C"/>
    <w:rsid w:val="0059296F"/>
    <w:rsid w:val="00593BC1"/>
    <w:rsid w:val="00597FB7"/>
    <w:rsid w:val="005B33D7"/>
    <w:rsid w:val="005B5316"/>
    <w:rsid w:val="005B630C"/>
    <w:rsid w:val="005C01C1"/>
    <w:rsid w:val="005C51E0"/>
    <w:rsid w:val="005C5A0C"/>
    <w:rsid w:val="005C697F"/>
    <w:rsid w:val="005D7EC4"/>
    <w:rsid w:val="005F0B16"/>
    <w:rsid w:val="005F3CDB"/>
    <w:rsid w:val="00604B86"/>
    <w:rsid w:val="00616C1F"/>
    <w:rsid w:val="00617A56"/>
    <w:rsid w:val="006228F7"/>
    <w:rsid w:val="00636465"/>
    <w:rsid w:val="0065210D"/>
    <w:rsid w:val="006552FB"/>
    <w:rsid w:val="00686170"/>
    <w:rsid w:val="00690150"/>
    <w:rsid w:val="00695C19"/>
    <w:rsid w:val="006A280F"/>
    <w:rsid w:val="006A4CEA"/>
    <w:rsid w:val="006A62EC"/>
    <w:rsid w:val="006B028F"/>
    <w:rsid w:val="006C131B"/>
    <w:rsid w:val="006D7B34"/>
    <w:rsid w:val="006E32A3"/>
    <w:rsid w:val="006E3E44"/>
    <w:rsid w:val="006E56E7"/>
    <w:rsid w:val="00703CA6"/>
    <w:rsid w:val="00707227"/>
    <w:rsid w:val="00710BF4"/>
    <w:rsid w:val="00715AAA"/>
    <w:rsid w:val="007163E7"/>
    <w:rsid w:val="00717098"/>
    <w:rsid w:val="007255E7"/>
    <w:rsid w:val="007260CD"/>
    <w:rsid w:val="00730F88"/>
    <w:rsid w:val="00741D30"/>
    <w:rsid w:val="00743E68"/>
    <w:rsid w:val="007441EB"/>
    <w:rsid w:val="00751FAE"/>
    <w:rsid w:val="00754E0F"/>
    <w:rsid w:val="007720B4"/>
    <w:rsid w:val="0077211A"/>
    <w:rsid w:val="00775774"/>
    <w:rsid w:val="00791179"/>
    <w:rsid w:val="00792AB8"/>
    <w:rsid w:val="00794BE0"/>
    <w:rsid w:val="007A051E"/>
    <w:rsid w:val="007A2403"/>
    <w:rsid w:val="007A37F2"/>
    <w:rsid w:val="007A40D8"/>
    <w:rsid w:val="007B0CF4"/>
    <w:rsid w:val="007B654A"/>
    <w:rsid w:val="007C0572"/>
    <w:rsid w:val="007C61F5"/>
    <w:rsid w:val="007D09CB"/>
    <w:rsid w:val="007D20B2"/>
    <w:rsid w:val="007D2FC0"/>
    <w:rsid w:val="007D7E91"/>
    <w:rsid w:val="007E0629"/>
    <w:rsid w:val="007F152F"/>
    <w:rsid w:val="007F2710"/>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632E"/>
    <w:rsid w:val="008F7B47"/>
    <w:rsid w:val="00902EA5"/>
    <w:rsid w:val="0090395F"/>
    <w:rsid w:val="0091346C"/>
    <w:rsid w:val="00921668"/>
    <w:rsid w:val="009240A9"/>
    <w:rsid w:val="009300D5"/>
    <w:rsid w:val="00941C74"/>
    <w:rsid w:val="009445DA"/>
    <w:rsid w:val="00944CB5"/>
    <w:rsid w:val="00946655"/>
    <w:rsid w:val="009473D1"/>
    <w:rsid w:val="00955CA5"/>
    <w:rsid w:val="00960E61"/>
    <w:rsid w:val="009614E1"/>
    <w:rsid w:val="00966397"/>
    <w:rsid w:val="009733A8"/>
    <w:rsid w:val="00980C9B"/>
    <w:rsid w:val="00985CF5"/>
    <w:rsid w:val="00992CCA"/>
    <w:rsid w:val="009951B8"/>
    <w:rsid w:val="009A2E23"/>
    <w:rsid w:val="009A4B60"/>
    <w:rsid w:val="009A60D9"/>
    <w:rsid w:val="009A69FA"/>
    <w:rsid w:val="009B0BC2"/>
    <w:rsid w:val="009B264B"/>
    <w:rsid w:val="009B51A8"/>
    <w:rsid w:val="009C0E86"/>
    <w:rsid w:val="009C1705"/>
    <w:rsid w:val="009C1B4E"/>
    <w:rsid w:val="009C2307"/>
    <w:rsid w:val="009C606B"/>
    <w:rsid w:val="009D29B6"/>
    <w:rsid w:val="009E13A6"/>
    <w:rsid w:val="009F2717"/>
    <w:rsid w:val="009F34BC"/>
    <w:rsid w:val="009F43D1"/>
    <w:rsid w:val="009F7B14"/>
    <w:rsid w:val="00A1232C"/>
    <w:rsid w:val="00A12679"/>
    <w:rsid w:val="00A16467"/>
    <w:rsid w:val="00A337F1"/>
    <w:rsid w:val="00A611CB"/>
    <w:rsid w:val="00A670F6"/>
    <w:rsid w:val="00A82364"/>
    <w:rsid w:val="00A83475"/>
    <w:rsid w:val="00A85DDE"/>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7678"/>
    <w:rsid w:val="00B7075F"/>
    <w:rsid w:val="00B73836"/>
    <w:rsid w:val="00B749B5"/>
    <w:rsid w:val="00B763E9"/>
    <w:rsid w:val="00B76B55"/>
    <w:rsid w:val="00B859C9"/>
    <w:rsid w:val="00B93212"/>
    <w:rsid w:val="00BA0751"/>
    <w:rsid w:val="00BB51E2"/>
    <w:rsid w:val="00BC064B"/>
    <w:rsid w:val="00BC368A"/>
    <w:rsid w:val="00BE40F1"/>
    <w:rsid w:val="00BE4686"/>
    <w:rsid w:val="00BE7AE8"/>
    <w:rsid w:val="00BF4E3A"/>
    <w:rsid w:val="00C017CD"/>
    <w:rsid w:val="00C020FB"/>
    <w:rsid w:val="00C0452B"/>
    <w:rsid w:val="00C13750"/>
    <w:rsid w:val="00C16357"/>
    <w:rsid w:val="00C17402"/>
    <w:rsid w:val="00C22E8D"/>
    <w:rsid w:val="00C22F9B"/>
    <w:rsid w:val="00C258E0"/>
    <w:rsid w:val="00C35EE7"/>
    <w:rsid w:val="00C364BE"/>
    <w:rsid w:val="00C41533"/>
    <w:rsid w:val="00C473F0"/>
    <w:rsid w:val="00C47D84"/>
    <w:rsid w:val="00C625E2"/>
    <w:rsid w:val="00C6618D"/>
    <w:rsid w:val="00C72128"/>
    <w:rsid w:val="00C7297C"/>
    <w:rsid w:val="00C767E6"/>
    <w:rsid w:val="00C84D03"/>
    <w:rsid w:val="00C914B8"/>
    <w:rsid w:val="00C979CB"/>
    <w:rsid w:val="00CA0AA7"/>
    <w:rsid w:val="00CA2F20"/>
    <w:rsid w:val="00CA4DEA"/>
    <w:rsid w:val="00CA54DC"/>
    <w:rsid w:val="00CA74B5"/>
    <w:rsid w:val="00CB0B8F"/>
    <w:rsid w:val="00CB5929"/>
    <w:rsid w:val="00CB7383"/>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6818"/>
    <w:rsid w:val="00D57472"/>
    <w:rsid w:val="00D57C07"/>
    <w:rsid w:val="00D62217"/>
    <w:rsid w:val="00D6617B"/>
    <w:rsid w:val="00D668A4"/>
    <w:rsid w:val="00D7063E"/>
    <w:rsid w:val="00D720E0"/>
    <w:rsid w:val="00DA779C"/>
    <w:rsid w:val="00DB33B3"/>
    <w:rsid w:val="00DC49AD"/>
    <w:rsid w:val="00DC6217"/>
    <w:rsid w:val="00DC658B"/>
    <w:rsid w:val="00DC6859"/>
    <w:rsid w:val="00DD0379"/>
    <w:rsid w:val="00DE337C"/>
    <w:rsid w:val="00DE4D91"/>
    <w:rsid w:val="00DE6B88"/>
    <w:rsid w:val="00DF37BC"/>
    <w:rsid w:val="00DF5C8E"/>
    <w:rsid w:val="00E003F4"/>
    <w:rsid w:val="00E04013"/>
    <w:rsid w:val="00E14436"/>
    <w:rsid w:val="00E17C2E"/>
    <w:rsid w:val="00E20484"/>
    <w:rsid w:val="00E254E3"/>
    <w:rsid w:val="00E27744"/>
    <w:rsid w:val="00E371BB"/>
    <w:rsid w:val="00E40658"/>
    <w:rsid w:val="00E40EE5"/>
    <w:rsid w:val="00E42E58"/>
    <w:rsid w:val="00E56F1A"/>
    <w:rsid w:val="00E64C2D"/>
    <w:rsid w:val="00E7113A"/>
    <w:rsid w:val="00E72DCC"/>
    <w:rsid w:val="00E759ED"/>
    <w:rsid w:val="00E76264"/>
    <w:rsid w:val="00E821C7"/>
    <w:rsid w:val="00E841BB"/>
    <w:rsid w:val="00E8645F"/>
    <w:rsid w:val="00E90E09"/>
    <w:rsid w:val="00E92541"/>
    <w:rsid w:val="00EA31B9"/>
    <w:rsid w:val="00EA3ECC"/>
    <w:rsid w:val="00EA4DEE"/>
    <w:rsid w:val="00EB34CB"/>
    <w:rsid w:val="00EB4588"/>
    <w:rsid w:val="00EC0F52"/>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94BAE"/>
    <w:rsid w:val="00FA6688"/>
    <w:rsid w:val="00FA6C56"/>
    <w:rsid w:val="00FC0193"/>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1EB45-4480-4F6B-AB4A-D19BB66EF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10314</TotalTime>
  <Pages>36</Pages>
  <Words>9518</Words>
  <Characters>51592</Characters>
  <Application>Microsoft Office Word</Application>
  <DocSecurity>0</DocSecurity>
  <Lines>1357</Lines>
  <Paragraphs>1035</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60075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61</cp:revision>
  <dcterms:created xsi:type="dcterms:W3CDTF">2014-10-01T13:04:00Z</dcterms:created>
  <dcterms:modified xsi:type="dcterms:W3CDTF">2015-03-03T18:41:00Z</dcterms:modified>
</cp:coreProperties>
</file>