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4B638D91" w:rsidR="00143EBA" w:rsidRDefault="00D65682" w:rsidP="005847A9">
      <w:pPr>
        <w:pStyle w:val="Title"/>
      </w:pPr>
      <w:r>
        <w:t>F</w:t>
      </w:r>
      <w:r w:rsidR="00CA74B5">
        <w:t>AST v8.</w:t>
      </w:r>
      <w:del w:id="0" w:author="Bonnie Jonkman" w:date="2015-12-08T14:49:00Z">
        <w:r w:rsidR="00B92E37" w:rsidDel="0010636D">
          <w:delText>1</w:delText>
        </w:r>
        <w:r w:rsidR="001A0C92" w:rsidDel="0010636D">
          <w:delText>2</w:delText>
        </w:r>
      </w:del>
      <w:ins w:id="1" w:author="Bonnie Jonkman" w:date="2015-12-08T14:49:00Z">
        <w:r w:rsidR="0010636D">
          <w:t>13</w:t>
        </w:r>
      </w:ins>
      <w:r w:rsidR="00CA74B5">
        <w:t>.</w:t>
      </w:r>
      <w:del w:id="2" w:author="Bonnie Jonkman" w:date="2015-12-08T14:49:00Z">
        <w:r w:rsidR="005D7EC4" w:rsidDel="0010636D">
          <w:delText>0</w:delText>
        </w:r>
        <w:r w:rsidR="00F45A49" w:rsidDel="0010636D">
          <w:delText>0</w:delText>
        </w:r>
        <w:r w:rsidR="00E759ED" w:rsidDel="0010636D">
          <w:delText>a</w:delText>
        </w:r>
      </w:del>
      <w:ins w:id="3" w:author="Bonnie Jonkman" w:date="2015-12-08T14:49:00Z">
        <w:r w:rsidR="0010636D">
          <w:t>03a</w:t>
        </w:r>
      </w:ins>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6F763F6E" w:rsidR="00CA74B5" w:rsidRDefault="00B63E95" w:rsidP="00CA74B5">
      <w:pPr>
        <w:pStyle w:val="Subtitle"/>
      </w:pPr>
      <w:del w:id="4" w:author="Bonnie Jonkman" w:date="2015-12-08T14:49:00Z">
        <w:r w:rsidDel="0010636D">
          <w:delText>October 5</w:delText>
        </w:r>
        <w:r w:rsidR="00F45A49" w:rsidDel="0010636D">
          <w:delText>, 201</w:delText>
        </w:r>
        <w:r w:rsidR="002A6E11" w:rsidDel="0010636D">
          <w:delText>5</w:delText>
        </w:r>
      </w:del>
      <w:ins w:id="5" w:author="Bonnie Jonkman" w:date="2015-12-08T14:49:00Z">
        <w:r w:rsidR="0010636D">
          <w:t xml:space="preserve">December 8, 2015 </w:t>
        </w:r>
      </w:ins>
      <w:ins w:id="6" w:author="Bonnie Jonkman" w:date="2015-12-08T14:50:00Z">
        <w:r w:rsidR="0010636D">
          <w:t>–</w:t>
        </w:r>
      </w:ins>
      <w:ins w:id="7" w:author="Bonnie Jonkman" w:date="2015-12-08T14:49:00Z">
        <w:r w:rsidR="0010636D">
          <w:t xml:space="preserve"> DRAFT </w:t>
        </w:r>
      </w:ins>
      <w:ins w:id="8" w:author="Bonnie Jonkman" w:date="2015-12-08T14:50:00Z">
        <w:r w:rsidR="0010636D">
          <w:t>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9" w:name="_Toc437370134"/>
      <w:r>
        <w:lastRenderedPageBreak/>
        <w:t>Table of Contents</w:t>
      </w:r>
      <w:bookmarkEnd w:id="9"/>
    </w:p>
    <w:p w14:paraId="29EEBF28" w14:textId="77777777" w:rsidR="007B3748" w:rsidRDefault="006C131B">
      <w:pPr>
        <w:pStyle w:val="TOC1"/>
        <w:tabs>
          <w:tab w:val="right" w:leader="dot" w:pos="9350"/>
        </w:tabs>
        <w:rPr>
          <w:ins w:id="10" w:author="Bonnie Jonkman" w:date="2015-12-08T20:33:00Z"/>
          <w:rFonts w:eastAsiaTheme="minorEastAsia"/>
          <w:noProof/>
        </w:rPr>
      </w:pPr>
      <w:r>
        <w:fldChar w:fldCharType="begin"/>
      </w:r>
      <w:r>
        <w:instrText xml:space="preserve"> TOC \o "1-2" \h \z \u </w:instrText>
      </w:r>
      <w:r>
        <w:fldChar w:fldCharType="separate"/>
      </w:r>
      <w:ins w:id="11" w:author="Bonnie Jonkman" w:date="2015-12-08T20:33:00Z">
        <w:r w:rsidR="007B3748" w:rsidRPr="00292F2B">
          <w:rPr>
            <w:rStyle w:val="Hyperlink"/>
            <w:noProof/>
          </w:rPr>
          <w:fldChar w:fldCharType="begin"/>
        </w:r>
        <w:r w:rsidR="007B3748" w:rsidRPr="00292F2B">
          <w:rPr>
            <w:rStyle w:val="Hyperlink"/>
            <w:noProof/>
          </w:rPr>
          <w:instrText xml:space="preserve"> </w:instrText>
        </w:r>
        <w:r w:rsidR="007B3748">
          <w:rPr>
            <w:noProof/>
          </w:rPr>
          <w:instrText>HYPERLINK \l "_Toc437370134"</w:instrText>
        </w:r>
        <w:r w:rsidR="007B3748" w:rsidRPr="00292F2B">
          <w:rPr>
            <w:rStyle w:val="Hyperlink"/>
            <w:noProof/>
          </w:rPr>
          <w:instrText xml:space="preserve"> </w:instrText>
        </w:r>
        <w:r w:rsidR="007B3748" w:rsidRPr="00292F2B">
          <w:rPr>
            <w:rStyle w:val="Hyperlink"/>
            <w:noProof/>
          </w:rPr>
          <w:fldChar w:fldCharType="separate"/>
        </w:r>
        <w:r w:rsidR="007B3748" w:rsidRPr="00292F2B">
          <w:rPr>
            <w:rStyle w:val="Hyperlink"/>
            <w:noProof/>
          </w:rPr>
          <w:t>Table of Contents</w:t>
        </w:r>
        <w:r w:rsidR="007B3748">
          <w:rPr>
            <w:noProof/>
            <w:webHidden/>
          </w:rPr>
          <w:tab/>
        </w:r>
        <w:r w:rsidR="007B3748">
          <w:rPr>
            <w:noProof/>
            <w:webHidden/>
          </w:rPr>
          <w:fldChar w:fldCharType="begin"/>
        </w:r>
        <w:r w:rsidR="007B3748">
          <w:rPr>
            <w:noProof/>
            <w:webHidden/>
          </w:rPr>
          <w:instrText xml:space="preserve"> PAGEREF _Toc437370134 \h </w:instrText>
        </w:r>
      </w:ins>
      <w:r w:rsidR="007B3748">
        <w:rPr>
          <w:noProof/>
          <w:webHidden/>
        </w:rPr>
      </w:r>
      <w:r w:rsidR="007B3748">
        <w:rPr>
          <w:noProof/>
          <w:webHidden/>
        </w:rPr>
        <w:fldChar w:fldCharType="separate"/>
      </w:r>
      <w:ins w:id="12" w:author="Bonnie Jonkman" w:date="2015-12-08T20:33:00Z">
        <w:r w:rsidR="007B3748">
          <w:rPr>
            <w:noProof/>
            <w:webHidden/>
          </w:rPr>
          <w:t>2</w:t>
        </w:r>
        <w:r w:rsidR="007B3748">
          <w:rPr>
            <w:noProof/>
            <w:webHidden/>
          </w:rPr>
          <w:fldChar w:fldCharType="end"/>
        </w:r>
        <w:r w:rsidR="007B3748" w:rsidRPr="00292F2B">
          <w:rPr>
            <w:rStyle w:val="Hyperlink"/>
            <w:noProof/>
          </w:rPr>
          <w:fldChar w:fldCharType="end"/>
        </w:r>
      </w:ins>
    </w:p>
    <w:p w14:paraId="47282079" w14:textId="77777777" w:rsidR="007B3748" w:rsidRDefault="007B3748">
      <w:pPr>
        <w:pStyle w:val="TOC1"/>
        <w:tabs>
          <w:tab w:val="right" w:leader="dot" w:pos="9350"/>
        </w:tabs>
        <w:rPr>
          <w:ins w:id="13" w:author="Bonnie Jonkman" w:date="2015-12-08T20:33:00Z"/>
          <w:rFonts w:eastAsiaTheme="minorEastAsia"/>
          <w:noProof/>
        </w:rPr>
      </w:pPr>
      <w:ins w:id="1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"_Toc437370135"</w:instrText>
        </w:r>
        <w:r w:rsidRPr="00292F2B">
          <w:rPr>
            <w:rStyle w:val="Hyperlink"/>
            <w:noProof/>
          </w:rPr>
          <w:instrText xml:space="preserve"> </w:instrText>
        </w:r>
        <w:r w:rsidRPr="00292F2B">
          <w:rPr>
            <w:rStyle w:val="Hyperlink"/>
            <w:noProof/>
          </w:rPr>
          <w:fldChar w:fldCharType="separate"/>
        </w:r>
        <w:r w:rsidRPr="00292F2B">
          <w:rPr>
            <w:rStyle w:val="Hyperlink"/>
            <w:noProof/>
          </w:rPr>
          <w:t>Introduction</w:t>
        </w:r>
        <w:r>
          <w:rPr>
            <w:noProof/>
            <w:webHidden/>
          </w:rPr>
          <w:tab/>
        </w:r>
        <w:r>
          <w:rPr>
            <w:noProof/>
            <w:webHidden/>
          </w:rPr>
          <w:fldChar w:fldCharType="begin"/>
        </w:r>
        <w:r>
          <w:rPr>
            <w:noProof/>
            <w:webHidden/>
          </w:rPr>
          <w:instrText xml:space="preserve"> PAGEREF _Toc437370135 \h </w:instrText>
        </w:r>
      </w:ins>
      <w:r>
        <w:rPr>
          <w:noProof/>
          <w:webHidden/>
        </w:rPr>
      </w:r>
      <w:r>
        <w:rPr>
          <w:noProof/>
          <w:webHidden/>
        </w:rPr>
        <w:fldChar w:fldCharType="separate"/>
      </w:r>
      <w:ins w:id="15" w:author="Bonnie Jonkman" w:date="2015-12-08T20:33:00Z">
        <w:r>
          <w:rPr>
            <w:noProof/>
            <w:webHidden/>
          </w:rPr>
          <w:t>4</w:t>
        </w:r>
        <w:r>
          <w:rPr>
            <w:noProof/>
            <w:webHidden/>
          </w:rPr>
          <w:fldChar w:fldCharType="end"/>
        </w:r>
        <w:r w:rsidRPr="00292F2B">
          <w:rPr>
            <w:rStyle w:val="Hyperlink"/>
            <w:noProof/>
          </w:rPr>
          <w:fldChar w:fldCharType="end"/>
        </w:r>
      </w:ins>
    </w:p>
    <w:p w14:paraId="69728B9C" w14:textId="77777777" w:rsidR="007B3748" w:rsidRDefault="007B3748">
      <w:pPr>
        <w:pStyle w:val="TOC1"/>
        <w:tabs>
          <w:tab w:val="right" w:leader="dot" w:pos="9350"/>
        </w:tabs>
        <w:rPr>
          <w:ins w:id="16" w:author="Bonnie Jonkman" w:date="2015-12-08T20:33:00Z"/>
          <w:rFonts w:eastAsiaTheme="minorEastAsia"/>
          <w:noProof/>
        </w:rPr>
      </w:pPr>
      <w:ins w:id="1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"_Toc437370136"</w:instrText>
        </w:r>
        <w:r w:rsidRPr="00292F2B">
          <w:rPr>
            <w:rStyle w:val="Hyperlink"/>
            <w:noProof/>
          </w:rPr>
          <w:instrText xml:space="preserve"> </w:instrText>
        </w:r>
        <w:r w:rsidRPr="00292F2B">
          <w:rPr>
            <w:rStyle w:val="Hyperlink"/>
            <w:noProof/>
          </w:rPr>
          <w:fldChar w:fldCharType="separate"/>
        </w:r>
        <w:r w:rsidRPr="00292F2B">
          <w:rPr>
            <w:rStyle w:val="Hyperlink"/>
            <w:noProof/>
          </w:rPr>
          <w:t>Major changes in FAST</w:t>
        </w:r>
        <w:r>
          <w:rPr>
            <w:noProof/>
            <w:webHidden/>
          </w:rPr>
          <w:tab/>
        </w:r>
        <w:r>
          <w:rPr>
            <w:noProof/>
            <w:webHidden/>
          </w:rPr>
          <w:fldChar w:fldCharType="begin"/>
        </w:r>
        <w:r>
          <w:rPr>
            <w:noProof/>
            <w:webHidden/>
          </w:rPr>
          <w:instrText xml:space="preserve"> PAGEREF _Toc437370136 \h </w:instrText>
        </w:r>
      </w:ins>
      <w:r>
        <w:rPr>
          <w:noProof/>
          <w:webHidden/>
        </w:rPr>
      </w:r>
      <w:r>
        <w:rPr>
          <w:noProof/>
          <w:webHidden/>
        </w:rPr>
        <w:fldChar w:fldCharType="separate"/>
      </w:r>
      <w:ins w:id="18" w:author="Bonnie Jonkman" w:date="2015-12-08T20:33:00Z">
        <w:r>
          <w:rPr>
            <w:noProof/>
            <w:webHidden/>
          </w:rPr>
          <w:t>9</w:t>
        </w:r>
        <w:r>
          <w:rPr>
            <w:noProof/>
            <w:webHidden/>
          </w:rPr>
          <w:fldChar w:fldCharType="end"/>
        </w:r>
        <w:r w:rsidRPr="00292F2B">
          <w:rPr>
            <w:rStyle w:val="Hyperlink"/>
            <w:noProof/>
          </w:rPr>
          <w:fldChar w:fldCharType="end"/>
        </w:r>
      </w:ins>
    </w:p>
    <w:p w14:paraId="6A62CEB7" w14:textId="77777777" w:rsidR="007B3748" w:rsidRDefault="007B3748">
      <w:pPr>
        <w:pStyle w:val="TOC2"/>
        <w:tabs>
          <w:tab w:val="right" w:leader="dot" w:pos="9350"/>
        </w:tabs>
        <w:rPr>
          <w:ins w:id="19" w:author="Bonnie Jonkman" w:date="2015-12-08T20:33:00Z"/>
          <w:rFonts w:eastAsiaTheme="minorEastAsia"/>
          <w:noProof/>
        </w:rPr>
      </w:pPr>
      <w:ins w:id="2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"_Toc437370137"</w:instrText>
        </w:r>
        <w:r w:rsidRPr="00292F2B">
          <w:rPr>
            <w:rStyle w:val="Hyperlink"/>
            <w:noProof/>
          </w:rPr>
          <w:instrText xml:space="preserve"> </w:instrText>
        </w:r>
        <w:r w:rsidRPr="00292F2B">
          <w:rPr>
            <w:rStyle w:val="Hyperlink"/>
            <w:noProof/>
          </w:rPr>
          <w:fldChar w:fldCharType="separate"/>
        </w:r>
        <w:r w:rsidRPr="00292F2B">
          <w:rPr>
            <w:rStyle w:val="Hyperlink"/>
            <w:noProof/>
          </w:rPr>
          <w:t>v8.13.00a-bjj</w:t>
        </w:r>
        <w:r>
          <w:rPr>
            <w:noProof/>
            <w:webHidden/>
          </w:rPr>
          <w:tab/>
        </w:r>
        <w:r>
          <w:rPr>
            <w:noProof/>
            <w:webHidden/>
          </w:rPr>
          <w:fldChar w:fldCharType="begin"/>
        </w:r>
        <w:r>
          <w:rPr>
            <w:noProof/>
            <w:webHidden/>
          </w:rPr>
          <w:instrText xml:space="preserve"> PAGEREF _Toc437370137 \h </w:instrText>
        </w:r>
      </w:ins>
      <w:r>
        <w:rPr>
          <w:noProof/>
          <w:webHidden/>
        </w:rPr>
      </w:r>
      <w:r>
        <w:rPr>
          <w:noProof/>
          <w:webHidden/>
        </w:rPr>
        <w:fldChar w:fldCharType="separate"/>
      </w:r>
      <w:ins w:id="21" w:author="Bonnie Jonkman" w:date="2015-12-08T20:33:00Z">
        <w:r>
          <w:rPr>
            <w:noProof/>
            <w:webHidden/>
          </w:rPr>
          <w:t>9</w:t>
        </w:r>
        <w:r>
          <w:rPr>
            <w:noProof/>
            <w:webHidden/>
          </w:rPr>
          <w:fldChar w:fldCharType="end"/>
        </w:r>
        <w:r w:rsidRPr="00292F2B">
          <w:rPr>
            <w:rStyle w:val="Hyperlink"/>
            <w:noProof/>
          </w:rPr>
          <w:fldChar w:fldCharType="end"/>
        </w:r>
      </w:ins>
    </w:p>
    <w:p w14:paraId="6BA123A9" w14:textId="77777777" w:rsidR="007B3748" w:rsidRDefault="007B3748">
      <w:pPr>
        <w:pStyle w:val="TOC2"/>
        <w:tabs>
          <w:tab w:val="right" w:leader="dot" w:pos="9350"/>
        </w:tabs>
        <w:rPr>
          <w:ins w:id="22" w:author="Bonnie Jonkman" w:date="2015-12-08T20:33:00Z"/>
          <w:rFonts w:eastAsiaTheme="minorEastAsia"/>
          <w:noProof/>
        </w:rPr>
      </w:pPr>
      <w:ins w:id="2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"_Toc437370138"</w:instrText>
        </w:r>
        <w:r w:rsidRPr="00292F2B">
          <w:rPr>
            <w:rStyle w:val="Hyperlink"/>
            <w:noProof/>
          </w:rPr>
          <w:instrText xml:space="preserve"> </w:instrText>
        </w:r>
        <w:r w:rsidRPr="00292F2B">
          <w:rPr>
            <w:rStyle w:val="Hyperlink"/>
            <w:noProof/>
          </w:rPr>
          <w:fldChar w:fldCharType="separate"/>
        </w:r>
        <w:r w:rsidRPr="00292F2B">
          <w:rPr>
            <w:rStyle w:val="Hyperlink"/>
            <w:noProof/>
          </w:rPr>
          <w:t>v8.12.00a-bjj</w:t>
        </w:r>
        <w:r>
          <w:rPr>
            <w:noProof/>
            <w:webHidden/>
          </w:rPr>
          <w:tab/>
        </w:r>
        <w:r>
          <w:rPr>
            <w:noProof/>
            <w:webHidden/>
          </w:rPr>
          <w:fldChar w:fldCharType="begin"/>
        </w:r>
        <w:r>
          <w:rPr>
            <w:noProof/>
            <w:webHidden/>
          </w:rPr>
          <w:instrText xml:space="preserve"> PAGEREF _Toc437370138 \h </w:instrText>
        </w:r>
      </w:ins>
      <w:r>
        <w:rPr>
          <w:noProof/>
          <w:webHidden/>
        </w:rPr>
      </w:r>
      <w:r>
        <w:rPr>
          <w:noProof/>
          <w:webHidden/>
        </w:rPr>
        <w:fldChar w:fldCharType="separate"/>
      </w:r>
      <w:ins w:id="24" w:author="Bonnie Jonkman" w:date="2015-12-08T20:33:00Z">
        <w:r>
          <w:rPr>
            <w:noProof/>
            <w:webHidden/>
          </w:rPr>
          <w:t>9</w:t>
        </w:r>
        <w:r>
          <w:rPr>
            <w:noProof/>
            <w:webHidden/>
          </w:rPr>
          <w:fldChar w:fldCharType="end"/>
        </w:r>
        <w:r w:rsidRPr="00292F2B">
          <w:rPr>
            <w:rStyle w:val="Hyperlink"/>
            <w:noProof/>
          </w:rPr>
          <w:fldChar w:fldCharType="end"/>
        </w:r>
      </w:ins>
    </w:p>
    <w:p w14:paraId="1FE1FACA" w14:textId="77777777" w:rsidR="007B3748" w:rsidRDefault="007B3748">
      <w:pPr>
        <w:pStyle w:val="TOC2"/>
        <w:tabs>
          <w:tab w:val="right" w:leader="dot" w:pos="9350"/>
        </w:tabs>
        <w:rPr>
          <w:ins w:id="25" w:author="Bonnie Jonkman" w:date="2015-12-08T20:33:00Z"/>
          <w:rFonts w:eastAsiaTheme="minorEastAsia"/>
          <w:noProof/>
        </w:rPr>
      </w:pPr>
      <w:ins w:id="2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"_Toc437370139"</w:instrText>
        </w:r>
        <w:r w:rsidRPr="00292F2B">
          <w:rPr>
            <w:rStyle w:val="Hyperlink"/>
            <w:noProof/>
          </w:rPr>
          <w:instrText xml:space="preserve"> </w:instrText>
        </w:r>
        <w:r w:rsidRPr="00292F2B">
          <w:rPr>
            <w:rStyle w:val="Hyperlink"/>
            <w:noProof/>
          </w:rPr>
          <w:fldChar w:fldCharType="separate"/>
        </w:r>
        <w:r w:rsidRPr="00292F2B">
          <w:rPr>
            <w:rStyle w:val="Hyperlink"/>
            <w:noProof/>
          </w:rPr>
          <w:t>v8.10.00a-bjj</w:t>
        </w:r>
        <w:r>
          <w:rPr>
            <w:noProof/>
            <w:webHidden/>
          </w:rPr>
          <w:tab/>
        </w:r>
        <w:r>
          <w:rPr>
            <w:noProof/>
            <w:webHidden/>
          </w:rPr>
          <w:fldChar w:fldCharType="begin"/>
        </w:r>
        <w:r>
          <w:rPr>
            <w:noProof/>
            <w:webHidden/>
          </w:rPr>
          <w:instrText xml:space="preserve"> PAGEREF _Toc437370139 \h </w:instrText>
        </w:r>
      </w:ins>
      <w:r>
        <w:rPr>
          <w:noProof/>
          <w:webHidden/>
        </w:rPr>
      </w:r>
      <w:r>
        <w:rPr>
          <w:noProof/>
          <w:webHidden/>
        </w:rPr>
        <w:fldChar w:fldCharType="separate"/>
      </w:r>
      <w:ins w:id="27" w:author="Bonnie Jonkman" w:date="2015-12-08T20:33:00Z">
        <w:r>
          <w:rPr>
            <w:noProof/>
            <w:webHidden/>
          </w:rPr>
          <w:t>12</w:t>
        </w:r>
        <w:r>
          <w:rPr>
            <w:noProof/>
            <w:webHidden/>
          </w:rPr>
          <w:fldChar w:fldCharType="end"/>
        </w:r>
        <w:r w:rsidRPr="00292F2B">
          <w:rPr>
            <w:rStyle w:val="Hyperlink"/>
            <w:noProof/>
          </w:rPr>
          <w:fldChar w:fldCharType="end"/>
        </w:r>
      </w:ins>
    </w:p>
    <w:p w14:paraId="3B5EDC8B" w14:textId="77777777" w:rsidR="007B3748" w:rsidRDefault="007B3748">
      <w:pPr>
        <w:pStyle w:val="TOC2"/>
        <w:tabs>
          <w:tab w:val="right" w:leader="dot" w:pos="9350"/>
        </w:tabs>
        <w:rPr>
          <w:ins w:id="28" w:author="Bonnie Jonkman" w:date="2015-12-08T20:33:00Z"/>
          <w:rFonts w:eastAsiaTheme="minorEastAsia"/>
          <w:noProof/>
        </w:rPr>
      </w:pPr>
      <w:ins w:id="2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"_Toc437370140"</w:instrText>
        </w:r>
        <w:r w:rsidRPr="00292F2B">
          <w:rPr>
            <w:rStyle w:val="Hyperlink"/>
            <w:noProof/>
          </w:rPr>
          <w:instrText xml:space="preserve"> </w:instrText>
        </w:r>
        <w:r w:rsidRPr="00292F2B">
          <w:rPr>
            <w:rStyle w:val="Hyperlink"/>
            <w:noProof/>
          </w:rPr>
          <w:fldChar w:fldCharType="separate"/>
        </w:r>
        <w:r w:rsidRPr="00292F2B">
          <w:rPr>
            <w:rStyle w:val="Hyperlink"/>
            <w:noProof/>
          </w:rPr>
          <w:t>v8.09.00a-bjj</w:t>
        </w:r>
        <w:r>
          <w:rPr>
            <w:noProof/>
            <w:webHidden/>
          </w:rPr>
          <w:tab/>
        </w:r>
        <w:r>
          <w:rPr>
            <w:noProof/>
            <w:webHidden/>
          </w:rPr>
          <w:fldChar w:fldCharType="begin"/>
        </w:r>
        <w:r>
          <w:rPr>
            <w:noProof/>
            <w:webHidden/>
          </w:rPr>
          <w:instrText xml:space="preserve"> PAGEREF _Toc437370140 \h </w:instrText>
        </w:r>
      </w:ins>
      <w:r>
        <w:rPr>
          <w:noProof/>
          <w:webHidden/>
        </w:rPr>
      </w:r>
      <w:r>
        <w:rPr>
          <w:noProof/>
          <w:webHidden/>
        </w:rPr>
        <w:fldChar w:fldCharType="separate"/>
      </w:r>
      <w:ins w:id="30" w:author="Bonnie Jonkman" w:date="2015-12-08T20:33:00Z">
        <w:r>
          <w:rPr>
            <w:noProof/>
            <w:webHidden/>
          </w:rPr>
          <w:t>13</w:t>
        </w:r>
        <w:r>
          <w:rPr>
            <w:noProof/>
            <w:webHidden/>
          </w:rPr>
          <w:fldChar w:fldCharType="end"/>
        </w:r>
        <w:r w:rsidRPr="00292F2B">
          <w:rPr>
            <w:rStyle w:val="Hyperlink"/>
            <w:noProof/>
          </w:rPr>
          <w:fldChar w:fldCharType="end"/>
        </w:r>
      </w:ins>
    </w:p>
    <w:p w14:paraId="413F8D13" w14:textId="77777777" w:rsidR="007B3748" w:rsidRDefault="007B3748">
      <w:pPr>
        <w:pStyle w:val="TOC2"/>
        <w:tabs>
          <w:tab w:val="right" w:leader="dot" w:pos="9350"/>
        </w:tabs>
        <w:rPr>
          <w:ins w:id="31" w:author="Bonnie Jonkman" w:date="2015-12-08T20:33:00Z"/>
          <w:rFonts w:eastAsiaTheme="minorEastAsia"/>
          <w:noProof/>
        </w:rPr>
      </w:pPr>
      <w:ins w:id="32"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"_Toc437370141"</w:instrText>
        </w:r>
        <w:r w:rsidRPr="00292F2B">
          <w:rPr>
            <w:rStyle w:val="Hyperlink"/>
            <w:noProof/>
          </w:rPr>
          <w:instrText xml:space="preserve"> </w:instrText>
        </w:r>
        <w:r w:rsidRPr="00292F2B">
          <w:rPr>
            <w:rStyle w:val="Hyperlink"/>
            <w:noProof/>
          </w:rPr>
          <w:fldChar w:fldCharType="separate"/>
        </w:r>
        <w:r w:rsidRPr="00292F2B">
          <w:rPr>
            <w:rStyle w:val="Hyperlink"/>
            <w:noProof/>
          </w:rPr>
          <w:t>v8.08.00c-bjj</w:t>
        </w:r>
        <w:r>
          <w:rPr>
            <w:noProof/>
            <w:webHidden/>
          </w:rPr>
          <w:tab/>
        </w:r>
        <w:r>
          <w:rPr>
            <w:noProof/>
            <w:webHidden/>
          </w:rPr>
          <w:fldChar w:fldCharType="begin"/>
        </w:r>
        <w:r>
          <w:rPr>
            <w:noProof/>
            <w:webHidden/>
          </w:rPr>
          <w:instrText xml:space="preserve"> PAGEREF _Toc437370141 \h </w:instrText>
        </w:r>
      </w:ins>
      <w:r>
        <w:rPr>
          <w:noProof/>
          <w:webHidden/>
        </w:rPr>
      </w:r>
      <w:r>
        <w:rPr>
          <w:noProof/>
          <w:webHidden/>
        </w:rPr>
        <w:fldChar w:fldCharType="separate"/>
      </w:r>
      <w:ins w:id="33" w:author="Bonnie Jonkman" w:date="2015-12-08T20:33:00Z">
        <w:r>
          <w:rPr>
            <w:noProof/>
            <w:webHidden/>
          </w:rPr>
          <w:t>13</w:t>
        </w:r>
        <w:r>
          <w:rPr>
            <w:noProof/>
            <w:webHidden/>
          </w:rPr>
          <w:fldChar w:fldCharType="end"/>
        </w:r>
        <w:r w:rsidRPr="00292F2B">
          <w:rPr>
            <w:rStyle w:val="Hyperlink"/>
            <w:noProof/>
          </w:rPr>
          <w:fldChar w:fldCharType="end"/>
        </w:r>
      </w:ins>
    </w:p>
    <w:p w14:paraId="3E13DDCE" w14:textId="77777777" w:rsidR="007B3748" w:rsidRDefault="007B3748">
      <w:pPr>
        <w:pStyle w:val="TOC2"/>
        <w:tabs>
          <w:tab w:val="right" w:leader="dot" w:pos="9350"/>
        </w:tabs>
        <w:rPr>
          <w:ins w:id="34" w:author="Bonnie Jonkman" w:date="2015-12-08T20:33:00Z"/>
          <w:rFonts w:eastAsiaTheme="minorEastAsia"/>
          <w:noProof/>
        </w:rPr>
      </w:pPr>
      <w:ins w:id="3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"_Toc437370142"</w:instrText>
        </w:r>
        <w:r w:rsidRPr="00292F2B">
          <w:rPr>
            <w:rStyle w:val="Hyperlink"/>
            <w:noProof/>
          </w:rPr>
          <w:instrText xml:space="preserve"> </w:instrText>
        </w:r>
        <w:r w:rsidRPr="00292F2B">
          <w:rPr>
            <w:rStyle w:val="Hyperlink"/>
            <w:noProof/>
          </w:rPr>
          <w:fldChar w:fldCharType="separate"/>
        </w:r>
        <w:r w:rsidRPr="00292F2B">
          <w:rPr>
            <w:rStyle w:val="Hyperlink"/>
            <w:noProof/>
          </w:rPr>
          <w:t>v8.03.02b-bjj</w:t>
        </w:r>
        <w:r>
          <w:rPr>
            <w:noProof/>
            <w:webHidden/>
          </w:rPr>
          <w:tab/>
        </w:r>
        <w:r>
          <w:rPr>
            <w:noProof/>
            <w:webHidden/>
          </w:rPr>
          <w:fldChar w:fldCharType="begin"/>
        </w:r>
        <w:r>
          <w:rPr>
            <w:noProof/>
            <w:webHidden/>
          </w:rPr>
          <w:instrText xml:space="preserve"> PAGEREF _Toc437370142 \h </w:instrText>
        </w:r>
      </w:ins>
      <w:r>
        <w:rPr>
          <w:noProof/>
          <w:webHidden/>
        </w:rPr>
      </w:r>
      <w:r>
        <w:rPr>
          <w:noProof/>
          <w:webHidden/>
        </w:rPr>
        <w:fldChar w:fldCharType="separate"/>
      </w:r>
      <w:ins w:id="36" w:author="Bonnie Jonkman" w:date="2015-12-08T20:33:00Z">
        <w:r>
          <w:rPr>
            <w:noProof/>
            <w:webHidden/>
          </w:rPr>
          <w:t>15</w:t>
        </w:r>
        <w:r>
          <w:rPr>
            <w:noProof/>
            <w:webHidden/>
          </w:rPr>
          <w:fldChar w:fldCharType="end"/>
        </w:r>
        <w:r w:rsidRPr="00292F2B">
          <w:rPr>
            <w:rStyle w:val="Hyperlink"/>
            <w:noProof/>
          </w:rPr>
          <w:fldChar w:fldCharType="end"/>
        </w:r>
      </w:ins>
    </w:p>
    <w:p w14:paraId="1B3101C1" w14:textId="77777777" w:rsidR="007B3748" w:rsidRDefault="007B3748">
      <w:pPr>
        <w:pStyle w:val="TOC1"/>
        <w:tabs>
          <w:tab w:val="right" w:leader="dot" w:pos="9350"/>
        </w:tabs>
        <w:rPr>
          <w:ins w:id="37" w:author="Bonnie Jonkman" w:date="2015-12-08T20:33:00Z"/>
          <w:rFonts w:eastAsiaTheme="minorEastAsia"/>
          <w:noProof/>
        </w:rPr>
      </w:pPr>
      <w:ins w:id="3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"_Toc437370143"</w:instrText>
        </w:r>
        <w:r w:rsidRPr="00292F2B">
          <w:rPr>
            <w:rStyle w:val="Hyperlink"/>
            <w:noProof/>
          </w:rPr>
          <w:instrText xml:space="preserve"> </w:instrText>
        </w:r>
        <w:r w:rsidRPr="00292F2B">
          <w:rPr>
            <w:rStyle w:val="Hyperlink"/>
            <w:noProof/>
          </w:rPr>
          <w:fldChar w:fldCharType="separate"/>
        </w:r>
        <w:r w:rsidRPr="00292F2B">
          <w:rPr>
            <w:rStyle w:val="Hyperlink"/>
            <w:noProof/>
          </w:rPr>
          <w:t>FAST v8 Input and Output Files</w:t>
        </w:r>
        <w:r>
          <w:rPr>
            <w:noProof/>
            <w:webHidden/>
          </w:rPr>
          <w:tab/>
        </w:r>
        <w:r>
          <w:rPr>
            <w:noProof/>
            <w:webHidden/>
          </w:rPr>
          <w:fldChar w:fldCharType="begin"/>
        </w:r>
        <w:r>
          <w:rPr>
            <w:noProof/>
            <w:webHidden/>
          </w:rPr>
          <w:instrText xml:space="preserve"> PAGEREF _Toc437370143 \h </w:instrText>
        </w:r>
      </w:ins>
      <w:r>
        <w:rPr>
          <w:noProof/>
          <w:webHidden/>
        </w:rPr>
      </w:r>
      <w:r>
        <w:rPr>
          <w:noProof/>
          <w:webHidden/>
        </w:rPr>
        <w:fldChar w:fldCharType="separate"/>
      </w:r>
      <w:ins w:id="39" w:author="Bonnie Jonkman" w:date="2015-12-08T20:33:00Z">
        <w:r>
          <w:rPr>
            <w:noProof/>
            <w:webHidden/>
          </w:rPr>
          <w:t>15</w:t>
        </w:r>
        <w:r>
          <w:rPr>
            <w:noProof/>
            <w:webHidden/>
          </w:rPr>
          <w:fldChar w:fldCharType="end"/>
        </w:r>
        <w:r w:rsidRPr="00292F2B">
          <w:rPr>
            <w:rStyle w:val="Hyperlink"/>
            <w:noProof/>
          </w:rPr>
          <w:fldChar w:fldCharType="end"/>
        </w:r>
      </w:ins>
    </w:p>
    <w:p w14:paraId="421CFB64" w14:textId="77777777" w:rsidR="007B3748" w:rsidRDefault="007B3748">
      <w:pPr>
        <w:pStyle w:val="TOC2"/>
        <w:tabs>
          <w:tab w:val="right" w:leader="dot" w:pos="9350"/>
        </w:tabs>
        <w:rPr>
          <w:ins w:id="40" w:author="Bonnie Jonkman" w:date="2015-12-08T20:33:00Z"/>
          <w:rFonts w:eastAsiaTheme="minorEastAsia"/>
          <w:noProof/>
        </w:rPr>
      </w:pPr>
      <w:ins w:id="41"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"_Toc437370144"</w:instrText>
        </w:r>
        <w:r w:rsidRPr="00292F2B">
          <w:rPr>
            <w:rStyle w:val="Hyperlink"/>
            <w:noProof/>
          </w:rPr>
          <w:instrText xml:space="preserve"> </w:instrText>
        </w:r>
        <w:r w:rsidRPr="00292F2B">
          <w:rPr>
            <w:rStyle w:val="Hyperlink"/>
            <w:noProof/>
          </w:rPr>
          <w:fldChar w:fldCharType="separate"/>
        </w:r>
        <w:r w:rsidRPr="00292F2B">
          <w:rPr>
            <w:rStyle w:val="Hyperlink"/>
            <w:noProof/>
          </w:rPr>
          <w:t>File Naming Conventions</w:t>
        </w:r>
        <w:r>
          <w:rPr>
            <w:noProof/>
            <w:webHidden/>
          </w:rPr>
          <w:tab/>
        </w:r>
        <w:r>
          <w:rPr>
            <w:noProof/>
            <w:webHidden/>
          </w:rPr>
          <w:fldChar w:fldCharType="begin"/>
        </w:r>
        <w:r>
          <w:rPr>
            <w:noProof/>
            <w:webHidden/>
          </w:rPr>
          <w:instrText xml:space="preserve"> PAGEREF _Toc437370144 \h </w:instrText>
        </w:r>
      </w:ins>
      <w:r>
        <w:rPr>
          <w:noProof/>
          <w:webHidden/>
        </w:rPr>
      </w:r>
      <w:r>
        <w:rPr>
          <w:noProof/>
          <w:webHidden/>
        </w:rPr>
        <w:fldChar w:fldCharType="separate"/>
      </w:r>
      <w:ins w:id="42" w:author="Bonnie Jonkman" w:date="2015-12-08T20:33:00Z">
        <w:r>
          <w:rPr>
            <w:noProof/>
            <w:webHidden/>
          </w:rPr>
          <w:t>15</w:t>
        </w:r>
        <w:r>
          <w:rPr>
            <w:noProof/>
            <w:webHidden/>
          </w:rPr>
          <w:fldChar w:fldCharType="end"/>
        </w:r>
        <w:r w:rsidRPr="00292F2B">
          <w:rPr>
            <w:rStyle w:val="Hyperlink"/>
            <w:noProof/>
          </w:rPr>
          <w:fldChar w:fldCharType="end"/>
        </w:r>
      </w:ins>
    </w:p>
    <w:p w14:paraId="6CE50098" w14:textId="77777777" w:rsidR="007B3748" w:rsidRDefault="007B3748">
      <w:pPr>
        <w:pStyle w:val="TOC2"/>
        <w:tabs>
          <w:tab w:val="right" w:leader="dot" w:pos="9350"/>
        </w:tabs>
        <w:rPr>
          <w:ins w:id="43" w:author="Bonnie Jonkman" w:date="2015-12-08T20:33:00Z"/>
          <w:rFonts w:eastAsiaTheme="minorEastAsia"/>
          <w:noProof/>
        </w:rPr>
      </w:pPr>
      <w:ins w:id="4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"_Toc437370145"</w:instrText>
        </w:r>
        <w:r w:rsidRPr="00292F2B">
          <w:rPr>
            <w:rStyle w:val="Hyperlink"/>
            <w:noProof/>
          </w:rPr>
          <w:instrText xml:space="preserve"> </w:instrText>
        </w:r>
        <w:r w:rsidRPr="00292F2B">
          <w:rPr>
            <w:rStyle w:val="Hyperlink"/>
            <w:noProof/>
          </w:rPr>
          <w:fldChar w:fldCharType="separate"/>
        </w:r>
        <w:r w:rsidRPr="00292F2B">
          <w:rPr>
            <w:rStyle w:val="Hyperlink"/>
            <w:noProof/>
          </w:rPr>
          <w:t>Variables Specified in the FAST Primary Input File</w:t>
        </w:r>
        <w:r>
          <w:rPr>
            <w:noProof/>
            <w:webHidden/>
          </w:rPr>
          <w:tab/>
        </w:r>
        <w:r>
          <w:rPr>
            <w:noProof/>
            <w:webHidden/>
          </w:rPr>
          <w:fldChar w:fldCharType="begin"/>
        </w:r>
        <w:r>
          <w:rPr>
            <w:noProof/>
            <w:webHidden/>
          </w:rPr>
          <w:instrText xml:space="preserve"> PAGEREF _Toc437370145 \h </w:instrText>
        </w:r>
      </w:ins>
      <w:r>
        <w:rPr>
          <w:noProof/>
          <w:webHidden/>
        </w:rPr>
      </w:r>
      <w:r>
        <w:rPr>
          <w:noProof/>
          <w:webHidden/>
        </w:rPr>
        <w:fldChar w:fldCharType="separate"/>
      </w:r>
      <w:ins w:id="45" w:author="Bonnie Jonkman" w:date="2015-12-08T20:33:00Z">
        <w:r>
          <w:rPr>
            <w:noProof/>
            <w:webHidden/>
          </w:rPr>
          <w:t>18</w:t>
        </w:r>
        <w:r>
          <w:rPr>
            <w:noProof/>
            <w:webHidden/>
          </w:rPr>
          <w:fldChar w:fldCharType="end"/>
        </w:r>
        <w:r w:rsidRPr="00292F2B">
          <w:rPr>
            <w:rStyle w:val="Hyperlink"/>
            <w:noProof/>
          </w:rPr>
          <w:fldChar w:fldCharType="end"/>
        </w:r>
      </w:ins>
    </w:p>
    <w:p w14:paraId="2854BC2F" w14:textId="77777777" w:rsidR="007B3748" w:rsidRDefault="007B3748">
      <w:pPr>
        <w:pStyle w:val="TOC2"/>
        <w:tabs>
          <w:tab w:val="right" w:leader="dot" w:pos="9350"/>
        </w:tabs>
        <w:rPr>
          <w:ins w:id="46" w:author="Bonnie Jonkman" w:date="2015-12-08T20:33:00Z"/>
          <w:rFonts w:eastAsiaTheme="minorEastAsia"/>
          <w:noProof/>
        </w:rPr>
      </w:pPr>
      <w:ins w:id="4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"_Toc437370146"</w:instrText>
        </w:r>
        <w:r w:rsidRPr="00292F2B">
          <w:rPr>
            <w:rStyle w:val="Hyperlink"/>
            <w:noProof/>
          </w:rPr>
          <w:instrText xml:space="preserve"> </w:instrText>
        </w:r>
        <w:r w:rsidRPr="00292F2B">
          <w:rPr>
            <w:rStyle w:val="Hyperlink"/>
            <w:noProof/>
          </w:rPr>
          <w:fldChar w:fldCharType="separate"/>
        </w:r>
        <w:r w:rsidRPr="00292F2B">
          <w:rPr>
            <w:rStyle w:val="Hyperlink"/>
            <w:noProof/>
          </w:rPr>
          <w:t>Checkpoint Files (Restart Capability)</w:t>
        </w:r>
        <w:r>
          <w:rPr>
            <w:noProof/>
            <w:webHidden/>
          </w:rPr>
          <w:tab/>
        </w:r>
        <w:r>
          <w:rPr>
            <w:noProof/>
            <w:webHidden/>
          </w:rPr>
          <w:fldChar w:fldCharType="begin"/>
        </w:r>
        <w:r>
          <w:rPr>
            <w:noProof/>
            <w:webHidden/>
          </w:rPr>
          <w:instrText xml:space="preserve"> PAGEREF _Toc437370146 \h </w:instrText>
        </w:r>
      </w:ins>
      <w:r>
        <w:rPr>
          <w:noProof/>
          <w:webHidden/>
        </w:rPr>
      </w:r>
      <w:r>
        <w:rPr>
          <w:noProof/>
          <w:webHidden/>
        </w:rPr>
        <w:fldChar w:fldCharType="separate"/>
      </w:r>
      <w:ins w:id="48" w:author="Bonnie Jonkman" w:date="2015-12-08T20:33:00Z">
        <w:r>
          <w:rPr>
            <w:noProof/>
            <w:webHidden/>
          </w:rPr>
          <w:t>24</w:t>
        </w:r>
        <w:r>
          <w:rPr>
            <w:noProof/>
            <w:webHidden/>
          </w:rPr>
          <w:fldChar w:fldCharType="end"/>
        </w:r>
        <w:r w:rsidRPr="00292F2B">
          <w:rPr>
            <w:rStyle w:val="Hyperlink"/>
            <w:noProof/>
          </w:rPr>
          <w:fldChar w:fldCharType="end"/>
        </w:r>
      </w:ins>
    </w:p>
    <w:p w14:paraId="55C41F61" w14:textId="77777777" w:rsidR="007B3748" w:rsidRDefault="007B3748">
      <w:pPr>
        <w:pStyle w:val="TOC1"/>
        <w:tabs>
          <w:tab w:val="right" w:leader="dot" w:pos="9350"/>
        </w:tabs>
        <w:rPr>
          <w:ins w:id="49" w:author="Bonnie Jonkman" w:date="2015-12-08T20:33:00Z"/>
          <w:rFonts w:eastAsiaTheme="minorEastAsia"/>
          <w:noProof/>
        </w:rPr>
      </w:pPr>
      <w:ins w:id="5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"_Toc437370147"</w:instrText>
        </w:r>
        <w:r w:rsidRPr="00292F2B">
          <w:rPr>
            <w:rStyle w:val="Hyperlink"/>
            <w:noProof/>
          </w:rPr>
          <w:instrText xml:space="preserve"> </w:instrText>
        </w:r>
        <w:r w:rsidRPr="00292F2B">
          <w:rPr>
            <w:rStyle w:val="Hyperlink"/>
            <w:noProof/>
          </w:rPr>
          <w:fldChar w:fldCharType="separate"/>
        </w:r>
        <w:r w:rsidRPr="00292F2B">
          <w:rPr>
            <w:rStyle w:val="Hyperlink"/>
            <w:noProof/>
          </w:rPr>
          <w:t>Converting to FAST v8.12.x</w:t>
        </w:r>
        <w:r>
          <w:rPr>
            <w:noProof/>
            <w:webHidden/>
          </w:rPr>
          <w:tab/>
        </w:r>
        <w:r>
          <w:rPr>
            <w:noProof/>
            <w:webHidden/>
          </w:rPr>
          <w:fldChar w:fldCharType="begin"/>
        </w:r>
        <w:r>
          <w:rPr>
            <w:noProof/>
            <w:webHidden/>
          </w:rPr>
          <w:instrText xml:space="preserve"> PAGEREF _Toc437370147 \h </w:instrText>
        </w:r>
      </w:ins>
      <w:r>
        <w:rPr>
          <w:noProof/>
          <w:webHidden/>
        </w:rPr>
      </w:r>
      <w:r>
        <w:rPr>
          <w:noProof/>
          <w:webHidden/>
        </w:rPr>
        <w:fldChar w:fldCharType="separate"/>
      </w:r>
      <w:ins w:id="51" w:author="Bonnie Jonkman" w:date="2015-12-08T20:33:00Z">
        <w:r>
          <w:rPr>
            <w:noProof/>
            <w:webHidden/>
          </w:rPr>
          <w:t>24</w:t>
        </w:r>
        <w:r>
          <w:rPr>
            <w:noProof/>
            <w:webHidden/>
          </w:rPr>
          <w:fldChar w:fldCharType="end"/>
        </w:r>
        <w:r w:rsidRPr="00292F2B">
          <w:rPr>
            <w:rStyle w:val="Hyperlink"/>
            <w:noProof/>
          </w:rPr>
          <w:fldChar w:fldCharType="end"/>
        </w:r>
      </w:ins>
    </w:p>
    <w:p w14:paraId="5FF4B0F1" w14:textId="77777777" w:rsidR="007B3748" w:rsidRDefault="007B3748">
      <w:pPr>
        <w:pStyle w:val="TOC2"/>
        <w:tabs>
          <w:tab w:val="right" w:leader="dot" w:pos="9350"/>
        </w:tabs>
        <w:rPr>
          <w:ins w:id="52" w:author="Bonnie Jonkman" w:date="2015-12-08T20:33:00Z"/>
          <w:rFonts w:eastAsiaTheme="minorEastAsia"/>
          <w:noProof/>
        </w:rPr>
      </w:pPr>
      <w:ins w:id="5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"_Toc437370148"</w:instrText>
        </w:r>
        <w:r w:rsidRPr="00292F2B">
          <w:rPr>
            <w:rStyle w:val="Hyperlink"/>
            <w:noProof/>
          </w:rPr>
          <w:instrText xml:space="preserve"> </w:instrText>
        </w:r>
        <w:r w:rsidRPr="00292F2B">
          <w:rPr>
            <w:rStyle w:val="Hyperlink"/>
            <w:noProof/>
          </w:rPr>
          <w:fldChar w:fldCharType="separate"/>
        </w:r>
        <w:r w:rsidRPr="00292F2B">
          <w:rPr>
            <w:rStyle w:val="Hyperlink"/>
            <w:noProof/>
          </w:rPr>
          <w:t>Summary of Changes to Inputs</w:t>
        </w:r>
        <w:r>
          <w:rPr>
            <w:noProof/>
            <w:webHidden/>
          </w:rPr>
          <w:tab/>
        </w:r>
        <w:r>
          <w:rPr>
            <w:noProof/>
            <w:webHidden/>
          </w:rPr>
          <w:fldChar w:fldCharType="begin"/>
        </w:r>
        <w:r>
          <w:rPr>
            <w:noProof/>
            <w:webHidden/>
          </w:rPr>
          <w:instrText xml:space="preserve"> PAGEREF _Toc437370148 \h </w:instrText>
        </w:r>
      </w:ins>
      <w:r>
        <w:rPr>
          <w:noProof/>
          <w:webHidden/>
        </w:rPr>
      </w:r>
      <w:r>
        <w:rPr>
          <w:noProof/>
          <w:webHidden/>
        </w:rPr>
        <w:fldChar w:fldCharType="separate"/>
      </w:r>
      <w:ins w:id="54" w:author="Bonnie Jonkman" w:date="2015-12-08T20:33:00Z">
        <w:r>
          <w:rPr>
            <w:noProof/>
            <w:webHidden/>
          </w:rPr>
          <w:t>25</w:t>
        </w:r>
        <w:r>
          <w:rPr>
            <w:noProof/>
            <w:webHidden/>
          </w:rPr>
          <w:fldChar w:fldCharType="end"/>
        </w:r>
        <w:r w:rsidRPr="00292F2B">
          <w:rPr>
            <w:rStyle w:val="Hyperlink"/>
            <w:noProof/>
          </w:rPr>
          <w:fldChar w:fldCharType="end"/>
        </w:r>
      </w:ins>
    </w:p>
    <w:p w14:paraId="4934EC2F" w14:textId="77777777" w:rsidR="007B3748" w:rsidRDefault="007B3748">
      <w:pPr>
        <w:pStyle w:val="TOC2"/>
        <w:tabs>
          <w:tab w:val="right" w:leader="dot" w:pos="9350"/>
        </w:tabs>
        <w:rPr>
          <w:ins w:id="55" w:author="Bonnie Jonkman" w:date="2015-12-08T20:33:00Z"/>
          <w:rFonts w:eastAsiaTheme="minorEastAsia"/>
          <w:noProof/>
        </w:rPr>
      </w:pPr>
      <w:ins w:id="5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"_Toc437370149"</w:instrText>
        </w:r>
        <w:r w:rsidRPr="00292F2B">
          <w:rPr>
            <w:rStyle w:val="Hyperlink"/>
            <w:noProof/>
          </w:rPr>
          <w:instrText xml:space="preserve"> </w:instrText>
        </w:r>
        <w:r w:rsidRPr="00292F2B">
          <w:rPr>
            <w:rStyle w:val="Hyperlink"/>
            <w:noProof/>
          </w:rPr>
          <w:fldChar w:fldCharType="separate"/>
        </w:r>
        <w:r w:rsidRPr="00292F2B">
          <w:rPr>
            <w:rStyle w:val="Hyperlink"/>
            <w:noProof/>
          </w:rPr>
          <w:t>MATLAB Conversion Scripts</w:t>
        </w:r>
        <w:r>
          <w:rPr>
            <w:noProof/>
            <w:webHidden/>
          </w:rPr>
          <w:tab/>
        </w:r>
        <w:r>
          <w:rPr>
            <w:noProof/>
            <w:webHidden/>
          </w:rPr>
          <w:fldChar w:fldCharType="begin"/>
        </w:r>
        <w:r>
          <w:rPr>
            <w:noProof/>
            <w:webHidden/>
          </w:rPr>
          <w:instrText xml:space="preserve"> PAGEREF _Toc437370149 \h </w:instrText>
        </w:r>
      </w:ins>
      <w:r>
        <w:rPr>
          <w:noProof/>
          <w:webHidden/>
        </w:rPr>
      </w:r>
      <w:r>
        <w:rPr>
          <w:noProof/>
          <w:webHidden/>
        </w:rPr>
        <w:fldChar w:fldCharType="separate"/>
      </w:r>
      <w:ins w:id="57" w:author="Bonnie Jonkman" w:date="2015-12-08T20:33:00Z">
        <w:r>
          <w:rPr>
            <w:noProof/>
            <w:webHidden/>
          </w:rPr>
          <w:t>28</w:t>
        </w:r>
        <w:r>
          <w:rPr>
            <w:noProof/>
            <w:webHidden/>
          </w:rPr>
          <w:fldChar w:fldCharType="end"/>
        </w:r>
        <w:r w:rsidRPr="00292F2B">
          <w:rPr>
            <w:rStyle w:val="Hyperlink"/>
            <w:noProof/>
          </w:rPr>
          <w:fldChar w:fldCharType="end"/>
        </w:r>
      </w:ins>
    </w:p>
    <w:p w14:paraId="0E55B0BA" w14:textId="77777777" w:rsidR="007B3748" w:rsidRDefault="007B3748">
      <w:pPr>
        <w:pStyle w:val="TOC1"/>
        <w:tabs>
          <w:tab w:val="right" w:leader="dot" w:pos="9350"/>
        </w:tabs>
        <w:rPr>
          <w:ins w:id="58" w:author="Bonnie Jonkman" w:date="2015-12-08T20:33:00Z"/>
          <w:rFonts w:eastAsiaTheme="minorEastAsia"/>
          <w:noProof/>
        </w:rPr>
      </w:pPr>
      <w:ins w:id="5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"_Toc437370150"</w:instrText>
        </w:r>
        <w:r w:rsidRPr="00292F2B">
          <w:rPr>
            <w:rStyle w:val="Hyperlink"/>
            <w:noProof/>
          </w:rPr>
          <w:instrText xml:space="preserve"> </w:instrText>
        </w:r>
        <w:r w:rsidRPr="00292F2B">
          <w:rPr>
            <w:rStyle w:val="Hyperlink"/>
            <w:noProof/>
          </w:rPr>
          <w:fldChar w:fldCharType="separate"/>
        </w:r>
        <w:r w:rsidRPr="00292F2B">
          <w:rPr>
            <w:rStyle w:val="Hyperlink"/>
            <w:noProof/>
          </w:rPr>
          <w:t>Running FAST</w:t>
        </w:r>
        <w:r>
          <w:rPr>
            <w:noProof/>
            <w:webHidden/>
          </w:rPr>
          <w:tab/>
        </w:r>
        <w:r>
          <w:rPr>
            <w:noProof/>
            <w:webHidden/>
          </w:rPr>
          <w:fldChar w:fldCharType="begin"/>
        </w:r>
        <w:r>
          <w:rPr>
            <w:noProof/>
            <w:webHidden/>
          </w:rPr>
          <w:instrText xml:space="preserve"> PAGEREF _Toc437370150 \h </w:instrText>
        </w:r>
      </w:ins>
      <w:r>
        <w:rPr>
          <w:noProof/>
          <w:webHidden/>
        </w:rPr>
      </w:r>
      <w:r>
        <w:rPr>
          <w:noProof/>
          <w:webHidden/>
        </w:rPr>
        <w:fldChar w:fldCharType="separate"/>
      </w:r>
      <w:ins w:id="60" w:author="Bonnie Jonkman" w:date="2015-12-08T20:33:00Z">
        <w:r>
          <w:rPr>
            <w:noProof/>
            <w:webHidden/>
          </w:rPr>
          <w:t>30</w:t>
        </w:r>
        <w:r>
          <w:rPr>
            <w:noProof/>
            <w:webHidden/>
          </w:rPr>
          <w:fldChar w:fldCharType="end"/>
        </w:r>
        <w:r w:rsidRPr="00292F2B">
          <w:rPr>
            <w:rStyle w:val="Hyperlink"/>
            <w:noProof/>
          </w:rPr>
          <w:fldChar w:fldCharType="end"/>
        </w:r>
      </w:ins>
    </w:p>
    <w:p w14:paraId="08698765" w14:textId="77777777" w:rsidR="007B3748" w:rsidRDefault="007B3748">
      <w:pPr>
        <w:pStyle w:val="TOC2"/>
        <w:tabs>
          <w:tab w:val="right" w:leader="dot" w:pos="9350"/>
        </w:tabs>
        <w:rPr>
          <w:ins w:id="61" w:author="Bonnie Jonkman" w:date="2015-12-08T20:33:00Z"/>
          <w:rFonts w:eastAsiaTheme="minorEastAsia"/>
          <w:noProof/>
        </w:rPr>
      </w:pPr>
      <w:ins w:id="62"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"_Toc437370151"</w:instrText>
        </w:r>
        <w:r w:rsidRPr="00292F2B">
          <w:rPr>
            <w:rStyle w:val="Hyperlink"/>
            <w:noProof/>
          </w:rPr>
          <w:instrText xml:space="preserve"> </w:instrText>
        </w:r>
        <w:r w:rsidRPr="00292F2B">
          <w:rPr>
            <w:rStyle w:val="Hyperlink"/>
            <w:noProof/>
          </w:rPr>
          <w:fldChar w:fldCharType="separate"/>
        </w:r>
        <w:r w:rsidRPr="00292F2B">
          <w:rPr>
            <w:rStyle w:val="Hyperlink"/>
            <w:noProof/>
          </w:rPr>
          <w:t>Normal Simulation: Starting FAST from an input file</w:t>
        </w:r>
        <w:r>
          <w:rPr>
            <w:noProof/>
            <w:webHidden/>
          </w:rPr>
          <w:tab/>
        </w:r>
        <w:r>
          <w:rPr>
            <w:noProof/>
            <w:webHidden/>
          </w:rPr>
          <w:fldChar w:fldCharType="begin"/>
        </w:r>
        <w:r>
          <w:rPr>
            <w:noProof/>
            <w:webHidden/>
          </w:rPr>
          <w:instrText xml:space="preserve"> PAGEREF _Toc437370151 \h </w:instrText>
        </w:r>
      </w:ins>
      <w:r>
        <w:rPr>
          <w:noProof/>
          <w:webHidden/>
        </w:rPr>
      </w:r>
      <w:r>
        <w:rPr>
          <w:noProof/>
          <w:webHidden/>
        </w:rPr>
        <w:fldChar w:fldCharType="separate"/>
      </w:r>
      <w:ins w:id="63" w:author="Bonnie Jonkman" w:date="2015-12-08T20:33:00Z">
        <w:r>
          <w:rPr>
            <w:noProof/>
            <w:webHidden/>
          </w:rPr>
          <w:t>31</w:t>
        </w:r>
        <w:r>
          <w:rPr>
            <w:noProof/>
            <w:webHidden/>
          </w:rPr>
          <w:fldChar w:fldCharType="end"/>
        </w:r>
        <w:r w:rsidRPr="00292F2B">
          <w:rPr>
            <w:rStyle w:val="Hyperlink"/>
            <w:noProof/>
          </w:rPr>
          <w:fldChar w:fldCharType="end"/>
        </w:r>
      </w:ins>
    </w:p>
    <w:p w14:paraId="537BED88" w14:textId="77777777" w:rsidR="007B3748" w:rsidRDefault="007B3748">
      <w:pPr>
        <w:pStyle w:val="TOC2"/>
        <w:tabs>
          <w:tab w:val="right" w:leader="dot" w:pos="9350"/>
        </w:tabs>
        <w:rPr>
          <w:ins w:id="64" w:author="Bonnie Jonkman" w:date="2015-12-08T20:33:00Z"/>
          <w:rFonts w:eastAsiaTheme="minorEastAsia"/>
          <w:noProof/>
        </w:rPr>
      </w:pPr>
      <w:ins w:id="6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"_Toc437370152"</w:instrText>
        </w:r>
        <w:r w:rsidRPr="00292F2B">
          <w:rPr>
            <w:rStyle w:val="Hyperlink"/>
            <w:noProof/>
          </w:rPr>
          <w:instrText xml:space="preserve"> </w:instrText>
        </w:r>
        <w:r w:rsidRPr="00292F2B">
          <w:rPr>
            <w:rStyle w:val="Hyperlink"/>
            <w:noProof/>
          </w:rPr>
          <w:fldChar w:fldCharType="separate"/>
        </w:r>
        <w:r w:rsidRPr="00292F2B">
          <w:rPr>
            <w:rStyle w:val="Hyperlink"/>
            <w:noProof/>
          </w:rPr>
          <w:t>Restart: Starting FAST from a checkpoint file</w:t>
        </w:r>
        <w:r>
          <w:rPr>
            <w:noProof/>
            <w:webHidden/>
          </w:rPr>
          <w:tab/>
        </w:r>
        <w:r>
          <w:rPr>
            <w:noProof/>
            <w:webHidden/>
          </w:rPr>
          <w:fldChar w:fldCharType="begin"/>
        </w:r>
        <w:r>
          <w:rPr>
            <w:noProof/>
            <w:webHidden/>
          </w:rPr>
          <w:instrText xml:space="preserve"> PAGEREF _Toc437370152 \h </w:instrText>
        </w:r>
      </w:ins>
      <w:r>
        <w:rPr>
          <w:noProof/>
          <w:webHidden/>
        </w:rPr>
      </w:r>
      <w:r>
        <w:rPr>
          <w:noProof/>
          <w:webHidden/>
        </w:rPr>
        <w:fldChar w:fldCharType="separate"/>
      </w:r>
      <w:ins w:id="66" w:author="Bonnie Jonkman" w:date="2015-12-08T20:33:00Z">
        <w:r>
          <w:rPr>
            <w:noProof/>
            <w:webHidden/>
          </w:rPr>
          <w:t>31</w:t>
        </w:r>
        <w:r>
          <w:rPr>
            <w:noProof/>
            <w:webHidden/>
          </w:rPr>
          <w:fldChar w:fldCharType="end"/>
        </w:r>
        <w:r w:rsidRPr="00292F2B">
          <w:rPr>
            <w:rStyle w:val="Hyperlink"/>
            <w:noProof/>
          </w:rPr>
          <w:fldChar w:fldCharType="end"/>
        </w:r>
      </w:ins>
    </w:p>
    <w:p w14:paraId="54544AF4" w14:textId="77777777" w:rsidR="007B3748" w:rsidRDefault="007B3748">
      <w:pPr>
        <w:pStyle w:val="TOC2"/>
        <w:tabs>
          <w:tab w:val="right" w:leader="dot" w:pos="9350"/>
        </w:tabs>
        <w:rPr>
          <w:ins w:id="67" w:author="Bonnie Jonkman" w:date="2015-12-08T20:33:00Z"/>
          <w:rFonts w:eastAsiaTheme="minorEastAsia"/>
          <w:noProof/>
        </w:rPr>
      </w:pPr>
      <w:ins w:id="6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"_Toc437370153"</w:instrText>
        </w:r>
        <w:r w:rsidRPr="00292F2B">
          <w:rPr>
            <w:rStyle w:val="Hyperlink"/>
            <w:noProof/>
          </w:rPr>
          <w:instrText xml:space="preserve"> </w:instrText>
        </w:r>
        <w:r w:rsidRPr="00292F2B">
          <w:rPr>
            <w:rStyle w:val="Hyperlink"/>
            <w:noProof/>
          </w:rPr>
          <w:fldChar w:fldCharType="separate"/>
        </w:r>
        <w:r w:rsidRPr="00292F2B">
          <w:rPr>
            <w:rStyle w:val="Hyperlink"/>
            <w:noProof/>
          </w:rPr>
          <w:t>Modeling Tips</w:t>
        </w:r>
        <w:r>
          <w:rPr>
            <w:noProof/>
            <w:webHidden/>
          </w:rPr>
          <w:tab/>
        </w:r>
        <w:r>
          <w:rPr>
            <w:noProof/>
            <w:webHidden/>
          </w:rPr>
          <w:fldChar w:fldCharType="begin"/>
        </w:r>
        <w:r>
          <w:rPr>
            <w:noProof/>
            <w:webHidden/>
          </w:rPr>
          <w:instrText xml:space="preserve"> PAGEREF _Toc437370153 \h </w:instrText>
        </w:r>
      </w:ins>
      <w:r>
        <w:rPr>
          <w:noProof/>
          <w:webHidden/>
        </w:rPr>
      </w:r>
      <w:r>
        <w:rPr>
          <w:noProof/>
          <w:webHidden/>
        </w:rPr>
        <w:fldChar w:fldCharType="separate"/>
      </w:r>
      <w:ins w:id="69" w:author="Bonnie Jonkman" w:date="2015-12-08T20:33:00Z">
        <w:r>
          <w:rPr>
            <w:noProof/>
            <w:webHidden/>
          </w:rPr>
          <w:t>32</w:t>
        </w:r>
        <w:r>
          <w:rPr>
            <w:noProof/>
            <w:webHidden/>
          </w:rPr>
          <w:fldChar w:fldCharType="end"/>
        </w:r>
        <w:r w:rsidRPr="00292F2B">
          <w:rPr>
            <w:rStyle w:val="Hyperlink"/>
            <w:noProof/>
          </w:rPr>
          <w:fldChar w:fldCharType="end"/>
        </w:r>
      </w:ins>
    </w:p>
    <w:p w14:paraId="40CC5698" w14:textId="77777777" w:rsidR="007B3748" w:rsidRDefault="007B3748">
      <w:pPr>
        <w:pStyle w:val="TOC2"/>
        <w:tabs>
          <w:tab w:val="right" w:leader="dot" w:pos="9350"/>
        </w:tabs>
        <w:rPr>
          <w:ins w:id="70" w:author="Bonnie Jonkman" w:date="2015-12-08T20:33:00Z"/>
          <w:rFonts w:eastAsiaTheme="minorEastAsia"/>
          <w:noProof/>
        </w:rPr>
      </w:pPr>
      <w:ins w:id="71"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"_Toc437370154"</w:instrText>
        </w:r>
        <w:r w:rsidRPr="00292F2B">
          <w:rPr>
            <w:rStyle w:val="Hyperlink"/>
            <w:noProof/>
          </w:rPr>
          <w:instrText xml:space="preserve"> </w:instrText>
        </w:r>
        <w:r w:rsidRPr="00292F2B">
          <w:rPr>
            <w:rStyle w:val="Hyperlink"/>
            <w:noProof/>
          </w:rPr>
          <w:fldChar w:fldCharType="separate"/>
        </w:r>
        <w:r w:rsidRPr="00292F2B">
          <w:rPr>
            <w:rStyle w:val="Hyperlink"/>
            <w:noProof/>
          </w:rPr>
          <w:t>Certification Tests</w:t>
        </w:r>
        <w:r>
          <w:rPr>
            <w:noProof/>
            <w:webHidden/>
          </w:rPr>
          <w:tab/>
        </w:r>
        <w:r>
          <w:rPr>
            <w:noProof/>
            <w:webHidden/>
          </w:rPr>
          <w:fldChar w:fldCharType="begin"/>
        </w:r>
        <w:r>
          <w:rPr>
            <w:noProof/>
            <w:webHidden/>
          </w:rPr>
          <w:instrText xml:space="preserve"> PAGEREF _Toc437370154 \h </w:instrText>
        </w:r>
      </w:ins>
      <w:r>
        <w:rPr>
          <w:noProof/>
          <w:webHidden/>
        </w:rPr>
      </w:r>
      <w:r>
        <w:rPr>
          <w:noProof/>
          <w:webHidden/>
        </w:rPr>
        <w:fldChar w:fldCharType="separate"/>
      </w:r>
      <w:ins w:id="72" w:author="Bonnie Jonkman" w:date="2015-12-08T20:33:00Z">
        <w:r>
          <w:rPr>
            <w:noProof/>
            <w:webHidden/>
          </w:rPr>
          <w:t>32</w:t>
        </w:r>
        <w:r>
          <w:rPr>
            <w:noProof/>
            <w:webHidden/>
          </w:rPr>
          <w:fldChar w:fldCharType="end"/>
        </w:r>
        <w:r w:rsidRPr="00292F2B">
          <w:rPr>
            <w:rStyle w:val="Hyperlink"/>
            <w:noProof/>
          </w:rPr>
          <w:fldChar w:fldCharType="end"/>
        </w:r>
      </w:ins>
    </w:p>
    <w:p w14:paraId="7A22EAE5" w14:textId="77777777" w:rsidR="007B3748" w:rsidRDefault="007B3748">
      <w:pPr>
        <w:pStyle w:val="TOC1"/>
        <w:tabs>
          <w:tab w:val="right" w:leader="dot" w:pos="9350"/>
        </w:tabs>
        <w:rPr>
          <w:ins w:id="73" w:author="Bonnie Jonkman" w:date="2015-12-08T20:33:00Z"/>
          <w:rFonts w:eastAsiaTheme="minorEastAsia"/>
          <w:noProof/>
        </w:rPr>
      </w:pPr>
      <w:ins w:id="7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"_Toc437370155"</w:instrText>
        </w:r>
        <w:r w:rsidRPr="00292F2B">
          <w:rPr>
            <w:rStyle w:val="Hyperlink"/>
            <w:noProof/>
          </w:rPr>
          <w:instrText xml:space="preserve"> </w:instrText>
        </w:r>
        <w:r w:rsidRPr="00292F2B">
          <w:rPr>
            <w:rStyle w:val="Hyperlink"/>
            <w:noProof/>
          </w:rPr>
          <w:fldChar w:fldCharType="separate"/>
        </w:r>
        <w:r w:rsidRPr="00292F2B">
          <w:rPr>
            <w:rStyle w:val="Hyperlink"/>
            <w:noProof/>
          </w:rPr>
          <w:t>Compiling FAST</w:t>
        </w:r>
        <w:r>
          <w:rPr>
            <w:noProof/>
            <w:webHidden/>
          </w:rPr>
          <w:tab/>
        </w:r>
        <w:r>
          <w:rPr>
            <w:noProof/>
            <w:webHidden/>
          </w:rPr>
          <w:fldChar w:fldCharType="begin"/>
        </w:r>
        <w:r>
          <w:rPr>
            <w:noProof/>
            <w:webHidden/>
          </w:rPr>
          <w:instrText xml:space="preserve"> PAGEREF _Toc437370155 \h </w:instrText>
        </w:r>
      </w:ins>
      <w:r>
        <w:rPr>
          <w:noProof/>
          <w:webHidden/>
        </w:rPr>
      </w:r>
      <w:r>
        <w:rPr>
          <w:noProof/>
          <w:webHidden/>
        </w:rPr>
        <w:fldChar w:fldCharType="separate"/>
      </w:r>
      <w:ins w:id="75" w:author="Bonnie Jonkman" w:date="2015-12-08T20:33:00Z">
        <w:r>
          <w:rPr>
            <w:noProof/>
            <w:webHidden/>
          </w:rPr>
          <w:t>33</w:t>
        </w:r>
        <w:r>
          <w:rPr>
            <w:noProof/>
            <w:webHidden/>
          </w:rPr>
          <w:fldChar w:fldCharType="end"/>
        </w:r>
        <w:r w:rsidRPr="00292F2B">
          <w:rPr>
            <w:rStyle w:val="Hyperlink"/>
            <w:noProof/>
          </w:rPr>
          <w:fldChar w:fldCharType="end"/>
        </w:r>
      </w:ins>
    </w:p>
    <w:p w14:paraId="289A3FB0" w14:textId="77777777" w:rsidR="007B3748" w:rsidRDefault="007B3748">
      <w:pPr>
        <w:pStyle w:val="TOC1"/>
        <w:tabs>
          <w:tab w:val="right" w:leader="dot" w:pos="9350"/>
        </w:tabs>
        <w:rPr>
          <w:ins w:id="76" w:author="Bonnie Jonkman" w:date="2015-12-08T20:33:00Z"/>
          <w:rFonts w:eastAsiaTheme="minorEastAsia"/>
          <w:noProof/>
        </w:rPr>
      </w:pPr>
      <w:ins w:id="7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"_Toc437370156"</w:instrText>
        </w:r>
        <w:r w:rsidRPr="00292F2B">
          <w:rPr>
            <w:rStyle w:val="Hyperlink"/>
            <w:noProof/>
          </w:rPr>
          <w:instrText xml:space="preserve"> </w:instrText>
        </w:r>
        <w:r w:rsidRPr="00292F2B">
          <w:rPr>
            <w:rStyle w:val="Hyperlink"/>
            <w:noProof/>
          </w:rPr>
          <w:fldChar w:fldCharType="separate"/>
        </w:r>
        <w:r w:rsidRPr="00292F2B">
          <w:rPr>
            <w:rStyle w:val="Hyperlink"/>
            <w:noProof/>
          </w:rPr>
          <w:t>FAST v8 Interface to Simulink</w:t>
        </w:r>
        <w:r>
          <w:rPr>
            <w:noProof/>
            <w:webHidden/>
          </w:rPr>
          <w:tab/>
        </w:r>
        <w:r>
          <w:rPr>
            <w:noProof/>
            <w:webHidden/>
          </w:rPr>
          <w:fldChar w:fldCharType="begin"/>
        </w:r>
        <w:r>
          <w:rPr>
            <w:noProof/>
            <w:webHidden/>
          </w:rPr>
          <w:instrText xml:space="preserve"> PAGEREF _Toc437370156 \h </w:instrText>
        </w:r>
      </w:ins>
      <w:r>
        <w:rPr>
          <w:noProof/>
          <w:webHidden/>
        </w:rPr>
      </w:r>
      <w:r>
        <w:rPr>
          <w:noProof/>
          <w:webHidden/>
        </w:rPr>
        <w:fldChar w:fldCharType="separate"/>
      </w:r>
      <w:ins w:id="78" w:author="Bonnie Jonkman" w:date="2015-12-08T20:33:00Z">
        <w:r>
          <w:rPr>
            <w:noProof/>
            <w:webHidden/>
          </w:rPr>
          <w:t>34</w:t>
        </w:r>
        <w:r>
          <w:rPr>
            <w:noProof/>
            <w:webHidden/>
          </w:rPr>
          <w:fldChar w:fldCharType="end"/>
        </w:r>
        <w:r w:rsidRPr="00292F2B">
          <w:rPr>
            <w:rStyle w:val="Hyperlink"/>
            <w:noProof/>
          </w:rPr>
          <w:fldChar w:fldCharType="end"/>
        </w:r>
      </w:ins>
    </w:p>
    <w:p w14:paraId="408A1D60" w14:textId="77777777" w:rsidR="007B3748" w:rsidRDefault="007B3748">
      <w:pPr>
        <w:pStyle w:val="TOC2"/>
        <w:tabs>
          <w:tab w:val="right" w:leader="dot" w:pos="9350"/>
        </w:tabs>
        <w:rPr>
          <w:ins w:id="79" w:author="Bonnie Jonkman" w:date="2015-12-08T20:33:00Z"/>
          <w:rFonts w:eastAsiaTheme="minorEastAsia"/>
          <w:noProof/>
        </w:rPr>
      </w:pPr>
      <w:ins w:id="8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"_Toc437370157"</w:instrText>
        </w:r>
        <w:r w:rsidRPr="00292F2B">
          <w:rPr>
            <w:rStyle w:val="Hyperlink"/>
            <w:noProof/>
          </w:rPr>
          <w:instrText xml:space="preserve"> </w:instrText>
        </w:r>
        <w:r w:rsidRPr="00292F2B">
          <w:rPr>
            <w:rStyle w:val="Hyperlink"/>
            <w:noProof/>
          </w:rPr>
          <w:fldChar w:fldCharType="separate"/>
        </w:r>
        <w:r w:rsidRPr="00292F2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_Toc437370157 \h </w:instrText>
        </w:r>
      </w:ins>
      <w:r>
        <w:rPr>
          <w:noProof/>
          <w:webHidden/>
        </w:rPr>
      </w:r>
      <w:r>
        <w:rPr>
          <w:noProof/>
          <w:webHidden/>
        </w:rPr>
        <w:fldChar w:fldCharType="separate"/>
      </w:r>
      <w:ins w:id="81" w:author="Bonnie Jonkman" w:date="2015-12-08T20:33:00Z">
        <w:r>
          <w:rPr>
            <w:noProof/>
            <w:webHidden/>
          </w:rPr>
          <w:t>34</w:t>
        </w:r>
        <w:r>
          <w:rPr>
            <w:noProof/>
            <w:webHidden/>
          </w:rPr>
          <w:fldChar w:fldCharType="end"/>
        </w:r>
        <w:r w:rsidRPr="00292F2B">
          <w:rPr>
            <w:rStyle w:val="Hyperlink"/>
            <w:noProof/>
          </w:rPr>
          <w:fldChar w:fldCharType="end"/>
        </w:r>
      </w:ins>
    </w:p>
    <w:p w14:paraId="0D95CEEF" w14:textId="77777777" w:rsidR="007B3748" w:rsidRDefault="007B3748">
      <w:pPr>
        <w:pStyle w:val="TOC2"/>
        <w:tabs>
          <w:tab w:val="right" w:leader="dot" w:pos="9350"/>
        </w:tabs>
        <w:rPr>
          <w:ins w:id="82" w:author="Bonnie Jonkman" w:date="2015-12-08T20:33:00Z"/>
          <w:rFonts w:eastAsiaTheme="minorEastAsia"/>
          <w:noProof/>
        </w:rPr>
      </w:pPr>
      <w:ins w:id="8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"_Toc437370158"</w:instrText>
        </w:r>
        <w:r w:rsidRPr="00292F2B">
          <w:rPr>
            <w:rStyle w:val="Hyperlink"/>
            <w:noProof/>
          </w:rPr>
          <w:instrText xml:space="preserve"> </w:instrText>
        </w:r>
        <w:r w:rsidRPr="00292F2B">
          <w:rPr>
            <w:rStyle w:val="Hyperlink"/>
            <w:noProof/>
          </w:rPr>
          <w:fldChar w:fldCharType="separate"/>
        </w:r>
        <w:r w:rsidRPr="00292F2B">
          <w:rPr>
            <w:rStyle w:val="Hyperlink"/>
            <w:noProof/>
          </w:rPr>
          <w:t>Definition of the FAST v8 Interface to Simulink</w:t>
        </w:r>
        <w:r>
          <w:rPr>
            <w:noProof/>
            <w:webHidden/>
          </w:rPr>
          <w:tab/>
        </w:r>
        <w:r>
          <w:rPr>
            <w:noProof/>
            <w:webHidden/>
          </w:rPr>
          <w:fldChar w:fldCharType="begin"/>
        </w:r>
        <w:r>
          <w:rPr>
            <w:noProof/>
            <w:webHidden/>
          </w:rPr>
          <w:instrText xml:space="preserve"> PAGEREF _Toc437370158 \h </w:instrText>
        </w:r>
      </w:ins>
      <w:r>
        <w:rPr>
          <w:noProof/>
          <w:webHidden/>
        </w:rPr>
      </w:r>
      <w:r>
        <w:rPr>
          <w:noProof/>
          <w:webHidden/>
        </w:rPr>
        <w:fldChar w:fldCharType="separate"/>
      </w:r>
      <w:ins w:id="84" w:author="Bonnie Jonkman" w:date="2015-12-08T20:33:00Z">
        <w:r>
          <w:rPr>
            <w:noProof/>
            <w:webHidden/>
          </w:rPr>
          <w:t>34</w:t>
        </w:r>
        <w:r>
          <w:rPr>
            <w:noProof/>
            <w:webHidden/>
          </w:rPr>
          <w:fldChar w:fldCharType="end"/>
        </w:r>
        <w:r w:rsidRPr="00292F2B">
          <w:rPr>
            <w:rStyle w:val="Hyperlink"/>
            <w:noProof/>
          </w:rPr>
          <w:fldChar w:fldCharType="end"/>
        </w:r>
      </w:ins>
    </w:p>
    <w:p w14:paraId="47305F3F" w14:textId="77777777" w:rsidR="007B3748" w:rsidRDefault="007B3748">
      <w:pPr>
        <w:pStyle w:val="TOC2"/>
        <w:tabs>
          <w:tab w:val="right" w:leader="dot" w:pos="9350"/>
        </w:tabs>
        <w:rPr>
          <w:ins w:id="85" w:author="Bonnie Jonkman" w:date="2015-12-08T20:33:00Z"/>
          <w:rFonts w:eastAsiaTheme="minorEastAsia"/>
          <w:noProof/>
        </w:rPr>
      </w:pPr>
      <w:ins w:id="8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"_Toc437370159"</w:instrText>
        </w:r>
        <w:r w:rsidRPr="00292F2B">
          <w:rPr>
            <w:rStyle w:val="Hyperlink"/>
            <w:noProof/>
          </w:rPr>
          <w:instrText xml:space="preserve"> </w:instrText>
        </w:r>
        <w:r w:rsidRPr="00292F2B">
          <w:rPr>
            <w:rStyle w:val="Hyperlink"/>
            <w:noProof/>
          </w:rPr>
          <w:fldChar w:fldCharType="separate"/>
        </w:r>
        <w:r w:rsidRPr="00292F2B">
          <w:rPr>
            <w:rStyle w:val="Hyperlink"/>
            <w:noProof/>
          </w:rPr>
          <w:t>Converting FAST v7 Simulink Models to FAST v8</w:t>
        </w:r>
        <w:r>
          <w:rPr>
            <w:noProof/>
            <w:webHidden/>
          </w:rPr>
          <w:tab/>
        </w:r>
        <w:r>
          <w:rPr>
            <w:noProof/>
            <w:webHidden/>
          </w:rPr>
          <w:fldChar w:fldCharType="begin"/>
        </w:r>
        <w:r>
          <w:rPr>
            <w:noProof/>
            <w:webHidden/>
          </w:rPr>
          <w:instrText xml:space="preserve"> PAGEREF _Toc437370159 \h </w:instrText>
        </w:r>
      </w:ins>
      <w:r>
        <w:rPr>
          <w:noProof/>
          <w:webHidden/>
        </w:rPr>
      </w:r>
      <w:r>
        <w:rPr>
          <w:noProof/>
          <w:webHidden/>
        </w:rPr>
        <w:fldChar w:fldCharType="separate"/>
      </w:r>
      <w:ins w:id="87" w:author="Bonnie Jonkman" w:date="2015-12-08T20:33:00Z">
        <w:r>
          <w:rPr>
            <w:noProof/>
            <w:webHidden/>
          </w:rPr>
          <w:t>37</w:t>
        </w:r>
        <w:r>
          <w:rPr>
            <w:noProof/>
            <w:webHidden/>
          </w:rPr>
          <w:fldChar w:fldCharType="end"/>
        </w:r>
        <w:r w:rsidRPr="00292F2B">
          <w:rPr>
            <w:rStyle w:val="Hyperlink"/>
            <w:noProof/>
          </w:rPr>
          <w:fldChar w:fldCharType="end"/>
        </w:r>
      </w:ins>
    </w:p>
    <w:p w14:paraId="25C2C51C" w14:textId="77777777" w:rsidR="007B3748" w:rsidRDefault="007B3748">
      <w:pPr>
        <w:pStyle w:val="TOC2"/>
        <w:tabs>
          <w:tab w:val="right" w:leader="dot" w:pos="9350"/>
        </w:tabs>
        <w:rPr>
          <w:ins w:id="88" w:author="Bonnie Jonkman" w:date="2015-12-08T20:33:00Z"/>
          <w:rFonts w:eastAsiaTheme="minorEastAsia"/>
          <w:noProof/>
        </w:rPr>
      </w:pPr>
      <w:ins w:id="8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"_Toc437370160"</w:instrText>
        </w:r>
        <w:r w:rsidRPr="00292F2B">
          <w:rPr>
            <w:rStyle w:val="Hyperlink"/>
            <w:noProof/>
          </w:rPr>
          <w:instrText xml:space="preserve"> </w:instrText>
        </w:r>
        <w:r w:rsidRPr="00292F2B">
          <w:rPr>
            <w:rStyle w:val="Hyperlink"/>
            <w:noProof/>
          </w:rPr>
          <w:fldChar w:fldCharType="separate"/>
        </w:r>
        <w:r w:rsidRPr="00292F2B">
          <w:rPr>
            <w:rStyle w:val="Hyperlink"/>
            <w:noProof/>
          </w:rPr>
          <w:t>Running FAST in Simulink</w:t>
        </w:r>
        <w:r>
          <w:rPr>
            <w:noProof/>
            <w:webHidden/>
          </w:rPr>
          <w:tab/>
        </w:r>
        <w:r>
          <w:rPr>
            <w:noProof/>
            <w:webHidden/>
          </w:rPr>
          <w:fldChar w:fldCharType="begin"/>
        </w:r>
        <w:r>
          <w:rPr>
            <w:noProof/>
            <w:webHidden/>
          </w:rPr>
          <w:instrText xml:space="preserve"> PAGEREF _Toc437370160 \h </w:instrText>
        </w:r>
      </w:ins>
      <w:r>
        <w:rPr>
          <w:noProof/>
          <w:webHidden/>
        </w:rPr>
      </w:r>
      <w:r>
        <w:rPr>
          <w:noProof/>
          <w:webHidden/>
        </w:rPr>
        <w:fldChar w:fldCharType="separate"/>
      </w:r>
      <w:ins w:id="90" w:author="Bonnie Jonkman" w:date="2015-12-08T20:33:00Z">
        <w:r>
          <w:rPr>
            <w:noProof/>
            <w:webHidden/>
          </w:rPr>
          <w:t>38</w:t>
        </w:r>
        <w:r>
          <w:rPr>
            <w:noProof/>
            <w:webHidden/>
          </w:rPr>
          <w:fldChar w:fldCharType="end"/>
        </w:r>
        <w:r w:rsidRPr="00292F2B">
          <w:rPr>
            <w:rStyle w:val="Hyperlink"/>
            <w:noProof/>
          </w:rPr>
          <w:fldChar w:fldCharType="end"/>
        </w:r>
      </w:ins>
    </w:p>
    <w:p w14:paraId="3C10991D" w14:textId="77777777" w:rsidR="007B3748" w:rsidRDefault="007B3748">
      <w:pPr>
        <w:pStyle w:val="TOC2"/>
        <w:tabs>
          <w:tab w:val="right" w:leader="dot" w:pos="9350"/>
        </w:tabs>
        <w:rPr>
          <w:ins w:id="91" w:author="Bonnie Jonkman" w:date="2015-12-08T20:33:00Z"/>
          <w:rFonts w:eastAsiaTheme="minorEastAsia"/>
          <w:noProof/>
        </w:rPr>
      </w:pPr>
      <w:ins w:id="92"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"_Toc437370161"</w:instrText>
        </w:r>
        <w:r w:rsidRPr="00292F2B">
          <w:rPr>
            <w:rStyle w:val="Hyperlink"/>
            <w:noProof/>
          </w:rPr>
          <w:instrText xml:space="preserve"> </w:instrText>
        </w:r>
        <w:r w:rsidRPr="00292F2B">
          <w:rPr>
            <w:rStyle w:val="Hyperlink"/>
            <w:noProof/>
          </w:rPr>
          <w:fldChar w:fldCharType="separate"/>
        </w:r>
        <w:r w:rsidRPr="00292F2B">
          <w:rPr>
            <w:rStyle w:val="Hyperlink"/>
            <w:noProof/>
          </w:rPr>
          <w:t>Compiling FAST for Simulink</w:t>
        </w:r>
        <w:r>
          <w:rPr>
            <w:noProof/>
            <w:webHidden/>
          </w:rPr>
          <w:tab/>
        </w:r>
        <w:r>
          <w:rPr>
            <w:noProof/>
            <w:webHidden/>
          </w:rPr>
          <w:fldChar w:fldCharType="begin"/>
        </w:r>
        <w:r>
          <w:rPr>
            <w:noProof/>
            <w:webHidden/>
          </w:rPr>
          <w:instrText xml:space="preserve"> PAGEREF _Toc437370161 \h </w:instrText>
        </w:r>
      </w:ins>
      <w:r>
        <w:rPr>
          <w:noProof/>
          <w:webHidden/>
        </w:rPr>
      </w:r>
      <w:r>
        <w:rPr>
          <w:noProof/>
          <w:webHidden/>
        </w:rPr>
        <w:fldChar w:fldCharType="separate"/>
      </w:r>
      <w:ins w:id="93" w:author="Bonnie Jonkman" w:date="2015-12-08T20:33:00Z">
        <w:r>
          <w:rPr>
            <w:noProof/>
            <w:webHidden/>
          </w:rPr>
          <w:t>40</w:t>
        </w:r>
        <w:r>
          <w:rPr>
            <w:noProof/>
            <w:webHidden/>
          </w:rPr>
          <w:fldChar w:fldCharType="end"/>
        </w:r>
        <w:r w:rsidRPr="00292F2B">
          <w:rPr>
            <w:rStyle w:val="Hyperlink"/>
            <w:noProof/>
          </w:rPr>
          <w:fldChar w:fldCharType="end"/>
        </w:r>
      </w:ins>
    </w:p>
    <w:p w14:paraId="63CED47C" w14:textId="77777777" w:rsidR="007B3748" w:rsidRDefault="007B3748">
      <w:pPr>
        <w:pStyle w:val="TOC1"/>
        <w:tabs>
          <w:tab w:val="right" w:leader="dot" w:pos="9350"/>
        </w:tabs>
        <w:rPr>
          <w:ins w:id="94" w:author="Bonnie Jonkman" w:date="2015-12-08T20:33:00Z"/>
          <w:rFonts w:eastAsiaTheme="minorEastAsia"/>
          <w:noProof/>
        </w:rPr>
      </w:pPr>
      <w:ins w:id="9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"_Toc437370162"</w:instrText>
        </w:r>
        <w:r w:rsidRPr="00292F2B">
          <w:rPr>
            <w:rStyle w:val="Hyperlink"/>
            <w:noProof/>
          </w:rPr>
          <w:instrText xml:space="preserve"> </w:instrText>
        </w:r>
        <w:r w:rsidRPr="00292F2B">
          <w:rPr>
            <w:rStyle w:val="Hyperlink"/>
            <w:noProof/>
          </w:rPr>
          <w:fldChar w:fldCharType="separate"/>
        </w:r>
        <w:r w:rsidRPr="00292F2B">
          <w:rPr>
            <w:rStyle w:val="Hyperlink"/>
            <w:noProof/>
          </w:rPr>
          <w:t>Future Work</w:t>
        </w:r>
        <w:r>
          <w:rPr>
            <w:noProof/>
            <w:webHidden/>
          </w:rPr>
          <w:tab/>
        </w:r>
        <w:r>
          <w:rPr>
            <w:noProof/>
            <w:webHidden/>
          </w:rPr>
          <w:fldChar w:fldCharType="begin"/>
        </w:r>
        <w:r>
          <w:rPr>
            <w:noProof/>
            <w:webHidden/>
          </w:rPr>
          <w:instrText xml:space="preserve"> PAGEREF _Toc437370162 \h </w:instrText>
        </w:r>
      </w:ins>
      <w:r>
        <w:rPr>
          <w:noProof/>
          <w:webHidden/>
        </w:rPr>
      </w:r>
      <w:r>
        <w:rPr>
          <w:noProof/>
          <w:webHidden/>
        </w:rPr>
        <w:fldChar w:fldCharType="separate"/>
      </w:r>
      <w:ins w:id="96" w:author="Bonnie Jonkman" w:date="2015-12-08T20:33:00Z">
        <w:r>
          <w:rPr>
            <w:noProof/>
            <w:webHidden/>
          </w:rPr>
          <w:t>43</w:t>
        </w:r>
        <w:r>
          <w:rPr>
            <w:noProof/>
            <w:webHidden/>
          </w:rPr>
          <w:fldChar w:fldCharType="end"/>
        </w:r>
        <w:r w:rsidRPr="00292F2B">
          <w:rPr>
            <w:rStyle w:val="Hyperlink"/>
            <w:noProof/>
          </w:rPr>
          <w:fldChar w:fldCharType="end"/>
        </w:r>
      </w:ins>
    </w:p>
    <w:p w14:paraId="10BA88EB" w14:textId="77777777" w:rsidR="007B3748" w:rsidRDefault="007B3748">
      <w:pPr>
        <w:pStyle w:val="TOC1"/>
        <w:tabs>
          <w:tab w:val="right" w:leader="dot" w:pos="9350"/>
        </w:tabs>
        <w:rPr>
          <w:ins w:id="97" w:author="Bonnie Jonkman" w:date="2015-12-08T20:33:00Z"/>
          <w:rFonts w:eastAsiaTheme="minorEastAsia"/>
          <w:noProof/>
        </w:rPr>
      </w:pPr>
      <w:ins w:id="9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"_Toc437370163"</w:instrText>
        </w:r>
        <w:r w:rsidRPr="00292F2B">
          <w:rPr>
            <w:rStyle w:val="Hyperlink"/>
            <w:noProof/>
          </w:rPr>
          <w:instrText xml:space="preserve"> </w:instrText>
        </w:r>
        <w:r w:rsidRPr="00292F2B">
          <w:rPr>
            <w:rStyle w:val="Hyperlink"/>
            <w:noProof/>
          </w:rPr>
          <w:fldChar w:fldCharType="separate"/>
        </w:r>
        <w:r w:rsidRPr="00292F2B">
          <w:rPr>
            <w:rStyle w:val="Hyperlink"/>
            <w:noProof/>
          </w:rPr>
          <w:t>Feedback</w:t>
        </w:r>
        <w:r>
          <w:rPr>
            <w:noProof/>
            <w:webHidden/>
          </w:rPr>
          <w:tab/>
        </w:r>
        <w:r>
          <w:rPr>
            <w:noProof/>
            <w:webHidden/>
          </w:rPr>
          <w:fldChar w:fldCharType="begin"/>
        </w:r>
        <w:r>
          <w:rPr>
            <w:noProof/>
            <w:webHidden/>
          </w:rPr>
          <w:instrText xml:space="preserve"> PAGEREF _Toc437370163 \h </w:instrText>
        </w:r>
      </w:ins>
      <w:r>
        <w:rPr>
          <w:noProof/>
          <w:webHidden/>
        </w:rPr>
      </w:r>
      <w:r>
        <w:rPr>
          <w:noProof/>
          <w:webHidden/>
        </w:rPr>
        <w:fldChar w:fldCharType="separate"/>
      </w:r>
      <w:ins w:id="99" w:author="Bonnie Jonkman" w:date="2015-12-08T20:33:00Z">
        <w:r>
          <w:rPr>
            <w:noProof/>
            <w:webHidden/>
          </w:rPr>
          <w:t>43</w:t>
        </w:r>
        <w:r>
          <w:rPr>
            <w:noProof/>
            <w:webHidden/>
          </w:rPr>
          <w:fldChar w:fldCharType="end"/>
        </w:r>
        <w:r w:rsidRPr="00292F2B">
          <w:rPr>
            <w:rStyle w:val="Hyperlink"/>
            <w:noProof/>
          </w:rPr>
          <w:fldChar w:fldCharType="end"/>
        </w:r>
      </w:ins>
    </w:p>
    <w:p w14:paraId="5F235A1D" w14:textId="77777777" w:rsidR="007B3748" w:rsidRDefault="007B3748">
      <w:pPr>
        <w:pStyle w:val="TOC1"/>
        <w:tabs>
          <w:tab w:val="right" w:leader="dot" w:pos="9350"/>
        </w:tabs>
        <w:rPr>
          <w:ins w:id="100" w:author="Bonnie Jonkman" w:date="2015-12-08T20:33:00Z"/>
          <w:rFonts w:eastAsiaTheme="minorEastAsia"/>
          <w:noProof/>
        </w:rPr>
      </w:pPr>
      <w:ins w:id="101" w:author="Bonnie Jonkman" w:date="2015-12-08T20:33:00Z">
        <w:r w:rsidRPr="00292F2B">
          <w:rPr>
            <w:rStyle w:val="Hyperlink"/>
            <w:noProof/>
          </w:rPr>
          <w:lastRenderedPageBreak/>
          <w:fldChar w:fldCharType="begin"/>
        </w:r>
        <w:r w:rsidRPr="00292F2B">
          <w:rPr>
            <w:rStyle w:val="Hyperlink"/>
            <w:noProof/>
          </w:rPr>
          <w:instrText xml:space="preserve"> </w:instrText>
        </w:r>
        <w:r>
          <w:rPr>
            <w:noProof/>
          </w:rPr>
          <w:instrText>HYPERLINK \l "_Toc437370164"</w:instrText>
        </w:r>
        <w:r w:rsidRPr="00292F2B">
          <w:rPr>
            <w:rStyle w:val="Hyperlink"/>
            <w:noProof/>
          </w:rPr>
          <w:instrText xml:space="preserve"> </w:instrText>
        </w:r>
        <w:r w:rsidRPr="00292F2B">
          <w:rPr>
            <w:rStyle w:val="Hyperlink"/>
            <w:noProof/>
          </w:rPr>
          <w:fldChar w:fldCharType="separate"/>
        </w:r>
        <w:r w:rsidRPr="00292F2B">
          <w:rPr>
            <w:rStyle w:val="Hyperlink"/>
            <w:noProof/>
          </w:rPr>
          <w:t>Appendix A: Example FAST v8.12.* Input File</w:t>
        </w:r>
        <w:r>
          <w:rPr>
            <w:noProof/>
            <w:webHidden/>
          </w:rPr>
          <w:tab/>
        </w:r>
        <w:r>
          <w:rPr>
            <w:noProof/>
            <w:webHidden/>
          </w:rPr>
          <w:fldChar w:fldCharType="begin"/>
        </w:r>
        <w:r>
          <w:rPr>
            <w:noProof/>
            <w:webHidden/>
          </w:rPr>
          <w:instrText xml:space="preserve"> PAGEREF _Toc437370164 \h </w:instrText>
        </w:r>
      </w:ins>
      <w:r>
        <w:rPr>
          <w:noProof/>
          <w:webHidden/>
        </w:rPr>
      </w:r>
      <w:r>
        <w:rPr>
          <w:noProof/>
          <w:webHidden/>
        </w:rPr>
        <w:fldChar w:fldCharType="separate"/>
      </w:r>
      <w:ins w:id="102" w:author="Bonnie Jonkman" w:date="2015-12-08T20:33:00Z">
        <w:r>
          <w:rPr>
            <w:noProof/>
            <w:webHidden/>
          </w:rPr>
          <w:t>44</w:t>
        </w:r>
        <w:r>
          <w:rPr>
            <w:noProof/>
            <w:webHidden/>
          </w:rPr>
          <w:fldChar w:fldCharType="end"/>
        </w:r>
        <w:r w:rsidRPr="00292F2B">
          <w:rPr>
            <w:rStyle w:val="Hyperlink"/>
            <w:noProof/>
          </w:rPr>
          <w:fldChar w:fldCharType="end"/>
        </w:r>
      </w:ins>
    </w:p>
    <w:p w14:paraId="2AE4745D" w14:textId="77777777" w:rsidR="00793430" w:rsidDel="007B3748" w:rsidRDefault="00793430">
      <w:pPr>
        <w:pStyle w:val="TOC1"/>
        <w:tabs>
          <w:tab w:val="right" w:leader="dot" w:pos="9350"/>
        </w:tabs>
        <w:rPr>
          <w:del w:id="103" w:author="Bonnie Jonkman" w:date="2015-12-08T20:33:00Z"/>
          <w:rFonts w:eastAsiaTheme="minorEastAsia"/>
          <w:noProof/>
        </w:rPr>
      </w:pPr>
      <w:del w:id="104" w:author="Bonnie Jonkman" w:date="2015-12-08T20:33:00Z">
        <w:r w:rsidRPr="007B3748" w:rsidDel="007B3748">
          <w:rPr>
            <w:rPrChange w:id="105" w:author="Bonnie Jonkman" w:date="2015-12-08T20:33:00Z">
              <w:rPr>
                <w:rStyle w:val="Hyperlink"/>
                <w:noProof/>
              </w:rPr>
            </w:rPrChange>
          </w:rPr>
          <w:delText>Table of Contents</w:delText>
        </w:r>
        <w:r w:rsidDel="007B3748">
          <w:rPr>
            <w:noProof/>
            <w:webHidden/>
          </w:rPr>
          <w:tab/>
        </w:r>
        <w:r w:rsidR="007B3748" w:rsidDel="007B3748">
          <w:rPr>
            <w:noProof/>
            <w:webHidden/>
          </w:rPr>
          <w:delText>2</w:delText>
        </w:r>
      </w:del>
    </w:p>
    <w:p w14:paraId="1950E8FC" w14:textId="77777777" w:rsidR="00793430" w:rsidDel="007B3748" w:rsidRDefault="00793430">
      <w:pPr>
        <w:pStyle w:val="TOC1"/>
        <w:tabs>
          <w:tab w:val="right" w:leader="dot" w:pos="9350"/>
        </w:tabs>
        <w:rPr>
          <w:del w:id="106" w:author="Bonnie Jonkman" w:date="2015-12-08T20:33:00Z"/>
          <w:rFonts w:eastAsiaTheme="minorEastAsia"/>
          <w:noProof/>
        </w:rPr>
      </w:pPr>
      <w:del w:id="107" w:author="Bonnie Jonkman" w:date="2015-12-08T20:33:00Z">
        <w:r w:rsidRPr="007B3748" w:rsidDel="007B3748">
          <w:rPr>
            <w:rPrChange w:id="108" w:author="Bonnie Jonkman" w:date="2015-12-08T20:33:00Z">
              <w:rPr>
                <w:rStyle w:val="Hyperlink"/>
                <w:noProof/>
              </w:rPr>
            </w:rPrChange>
          </w:rPr>
          <w:delText>Introduction</w:delText>
        </w:r>
        <w:r w:rsidDel="007B3748">
          <w:rPr>
            <w:noProof/>
            <w:webHidden/>
          </w:rPr>
          <w:tab/>
        </w:r>
        <w:r w:rsidR="007B3748" w:rsidDel="007B3748">
          <w:rPr>
            <w:noProof/>
            <w:webHidden/>
          </w:rPr>
          <w:delText>3</w:delText>
        </w:r>
      </w:del>
    </w:p>
    <w:p w14:paraId="5006BB33" w14:textId="77777777" w:rsidR="00793430" w:rsidDel="007B3748" w:rsidRDefault="00793430">
      <w:pPr>
        <w:pStyle w:val="TOC1"/>
        <w:tabs>
          <w:tab w:val="right" w:leader="dot" w:pos="9350"/>
        </w:tabs>
        <w:rPr>
          <w:del w:id="109" w:author="Bonnie Jonkman" w:date="2015-12-08T20:33:00Z"/>
          <w:rFonts w:eastAsiaTheme="minorEastAsia"/>
          <w:noProof/>
        </w:rPr>
      </w:pPr>
      <w:del w:id="110" w:author="Bonnie Jonkman" w:date="2015-12-08T20:33:00Z">
        <w:r w:rsidRPr="007B3748" w:rsidDel="007B3748">
          <w:rPr>
            <w:rPrChange w:id="111" w:author="Bonnie Jonkman" w:date="2015-12-08T20:33:00Z">
              <w:rPr>
                <w:rStyle w:val="Hyperlink"/>
                <w:noProof/>
              </w:rPr>
            </w:rPrChange>
          </w:rPr>
          <w:delText>Major changes in FAST</w:delText>
        </w:r>
        <w:r w:rsidDel="007B3748">
          <w:rPr>
            <w:noProof/>
            <w:webHidden/>
          </w:rPr>
          <w:tab/>
        </w:r>
        <w:r w:rsidR="007B3748" w:rsidDel="007B3748">
          <w:rPr>
            <w:noProof/>
            <w:webHidden/>
          </w:rPr>
          <w:delText>8</w:delText>
        </w:r>
      </w:del>
    </w:p>
    <w:p w14:paraId="2D488173" w14:textId="77777777" w:rsidR="00793430" w:rsidDel="007B3748" w:rsidRDefault="00793430">
      <w:pPr>
        <w:pStyle w:val="TOC2"/>
        <w:tabs>
          <w:tab w:val="right" w:leader="dot" w:pos="9350"/>
        </w:tabs>
        <w:rPr>
          <w:del w:id="112" w:author="Bonnie Jonkman" w:date="2015-12-08T20:33:00Z"/>
          <w:rFonts w:eastAsiaTheme="minorEastAsia"/>
          <w:noProof/>
        </w:rPr>
      </w:pPr>
      <w:del w:id="113" w:author="Bonnie Jonkman" w:date="2015-12-08T20:33:00Z">
        <w:r w:rsidRPr="007B3748" w:rsidDel="007B3748">
          <w:rPr>
            <w:rPrChange w:id="114" w:author="Bonnie Jonkman" w:date="2015-12-08T20:33:00Z">
              <w:rPr>
                <w:rStyle w:val="Hyperlink"/>
                <w:noProof/>
              </w:rPr>
            </w:rPrChange>
          </w:rPr>
          <w:delText>v8.12.00a-bjj</w:delText>
        </w:r>
        <w:r w:rsidDel="007B3748">
          <w:rPr>
            <w:noProof/>
            <w:webHidden/>
          </w:rPr>
          <w:tab/>
        </w:r>
        <w:r w:rsidR="007B3748" w:rsidDel="007B3748">
          <w:rPr>
            <w:noProof/>
            <w:webHidden/>
          </w:rPr>
          <w:delText>8</w:delText>
        </w:r>
      </w:del>
    </w:p>
    <w:p w14:paraId="519ADE29" w14:textId="77777777" w:rsidR="00793430" w:rsidDel="007B3748" w:rsidRDefault="00793430">
      <w:pPr>
        <w:pStyle w:val="TOC2"/>
        <w:tabs>
          <w:tab w:val="right" w:leader="dot" w:pos="9350"/>
        </w:tabs>
        <w:rPr>
          <w:del w:id="115" w:author="Bonnie Jonkman" w:date="2015-12-08T20:33:00Z"/>
          <w:rFonts w:eastAsiaTheme="minorEastAsia"/>
          <w:noProof/>
        </w:rPr>
      </w:pPr>
      <w:del w:id="116" w:author="Bonnie Jonkman" w:date="2015-12-08T20:33:00Z">
        <w:r w:rsidRPr="007B3748" w:rsidDel="007B3748">
          <w:rPr>
            <w:rPrChange w:id="117" w:author="Bonnie Jonkman" w:date="2015-12-08T20:33:00Z">
              <w:rPr>
                <w:rStyle w:val="Hyperlink"/>
                <w:noProof/>
              </w:rPr>
            </w:rPrChange>
          </w:rPr>
          <w:delText>v8.10.00a-bjj</w:delText>
        </w:r>
        <w:r w:rsidDel="007B3748">
          <w:rPr>
            <w:noProof/>
            <w:webHidden/>
          </w:rPr>
          <w:tab/>
          <w:delText>10</w:delText>
        </w:r>
      </w:del>
    </w:p>
    <w:p w14:paraId="3D49AC60" w14:textId="77777777" w:rsidR="00793430" w:rsidDel="007B3748" w:rsidRDefault="00793430">
      <w:pPr>
        <w:pStyle w:val="TOC2"/>
        <w:tabs>
          <w:tab w:val="right" w:leader="dot" w:pos="9350"/>
        </w:tabs>
        <w:rPr>
          <w:del w:id="118" w:author="Bonnie Jonkman" w:date="2015-12-08T20:33:00Z"/>
          <w:rFonts w:eastAsiaTheme="minorEastAsia"/>
          <w:noProof/>
        </w:rPr>
      </w:pPr>
      <w:del w:id="119" w:author="Bonnie Jonkman" w:date="2015-12-08T20:33:00Z">
        <w:r w:rsidRPr="007B3748" w:rsidDel="007B3748">
          <w:rPr>
            <w:rPrChange w:id="120" w:author="Bonnie Jonkman" w:date="2015-12-08T20:33:00Z">
              <w:rPr>
                <w:rStyle w:val="Hyperlink"/>
                <w:noProof/>
              </w:rPr>
            </w:rPrChange>
          </w:rPr>
          <w:delText>v8.09.00a-bjj</w:delText>
        </w:r>
        <w:r w:rsidDel="007B3748">
          <w:rPr>
            <w:noProof/>
            <w:webHidden/>
          </w:rPr>
          <w:tab/>
          <w:delText>11</w:delText>
        </w:r>
      </w:del>
    </w:p>
    <w:p w14:paraId="4E66C4C7" w14:textId="77777777" w:rsidR="00793430" w:rsidDel="007B3748" w:rsidRDefault="00793430">
      <w:pPr>
        <w:pStyle w:val="TOC2"/>
        <w:tabs>
          <w:tab w:val="right" w:leader="dot" w:pos="9350"/>
        </w:tabs>
        <w:rPr>
          <w:del w:id="121" w:author="Bonnie Jonkman" w:date="2015-12-08T20:33:00Z"/>
          <w:rFonts w:eastAsiaTheme="minorEastAsia"/>
          <w:noProof/>
        </w:rPr>
      </w:pPr>
      <w:del w:id="122" w:author="Bonnie Jonkman" w:date="2015-12-08T20:33:00Z">
        <w:r w:rsidRPr="007B3748" w:rsidDel="007B3748">
          <w:rPr>
            <w:rPrChange w:id="123" w:author="Bonnie Jonkman" w:date="2015-12-08T20:33:00Z">
              <w:rPr>
                <w:rStyle w:val="Hyperlink"/>
                <w:noProof/>
              </w:rPr>
            </w:rPrChange>
          </w:rPr>
          <w:delText>v8.08.00c-bjj</w:delText>
        </w:r>
        <w:r w:rsidDel="007B3748">
          <w:rPr>
            <w:noProof/>
            <w:webHidden/>
          </w:rPr>
          <w:tab/>
          <w:delText>11</w:delText>
        </w:r>
      </w:del>
    </w:p>
    <w:p w14:paraId="5797E154" w14:textId="77777777" w:rsidR="00793430" w:rsidDel="007B3748" w:rsidRDefault="00793430">
      <w:pPr>
        <w:pStyle w:val="TOC2"/>
        <w:tabs>
          <w:tab w:val="right" w:leader="dot" w:pos="9350"/>
        </w:tabs>
        <w:rPr>
          <w:del w:id="124" w:author="Bonnie Jonkman" w:date="2015-12-08T20:33:00Z"/>
          <w:rFonts w:eastAsiaTheme="minorEastAsia"/>
          <w:noProof/>
        </w:rPr>
      </w:pPr>
      <w:del w:id="125" w:author="Bonnie Jonkman" w:date="2015-12-08T20:33:00Z">
        <w:r w:rsidRPr="007B3748" w:rsidDel="007B3748">
          <w:rPr>
            <w:rPrChange w:id="126" w:author="Bonnie Jonkman" w:date="2015-12-08T20:33:00Z">
              <w:rPr>
                <w:rStyle w:val="Hyperlink"/>
                <w:noProof/>
              </w:rPr>
            </w:rPrChange>
          </w:rPr>
          <w:delText>v8.03.02b-bjj</w:delText>
        </w:r>
        <w:r w:rsidDel="007B3748">
          <w:rPr>
            <w:noProof/>
            <w:webHidden/>
          </w:rPr>
          <w:tab/>
          <w:delText>13</w:delText>
        </w:r>
      </w:del>
    </w:p>
    <w:p w14:paraId="78AC47F3" w14:textId="77777777" w:rsidR="00793430" w:rsidDel="007B3748" w:rsidRDefault="00793430">
      <w:pPr>
        <w:pStyle w:val="TOC1"/>
        <w:tabs>
          <w:tab w:val="right" w:leader="dot" w:pos="9350"/>
        </w:tabs>
        <w:rPr>
          <w:del w:id="127" w:author="Bonnie Jonkman" w:date="2015-12-08T20:33:00Z"/>
          <w:rFonts w:eastAsiaTheme="minorEastAsia"/>
          <w:noProof/>
        </w:rPr>
      </w:pPr>
      <w:del w:id="128" w:author="Bonnie Jonkman" w:date="2015-12-08T20:33:00Z">
        <w:r w:rsidRPr="007B3748" w:rsidDel="007B3748">
          <w:rPr>
            <w:rPrChange w:id="129" w:author="Bonnie Jonkman" w:date="2015-12-08T20:33:00Z">
              <w:rPr>
                <w:rStyle w:val="Hyperlink"/>
                <w:noProof/>
              </w:rPr>
            </w:rPrChange>
          </w:rPr>
          <w:delText>FAST v8 Input and Output Files</w:delText>
        </w:r>
        <w:r w:rsidDel="007B3748">
          <w:rPr>
            <w:noProof/>
            <w:webHidden/>
          </w:rPr>
          <w:tab/>
          <w:delText>13</w:delText>
        </w:r>
      </w:del>
    </w:p>
    <w:p w14:paraId="04513FD3" w14:textId="77777777" w:rsidR="00793430" w:rsidDel="007B3748" w:rsidRDefault="00793430">
      <w:pPr>
        <w:pStyle w:val="TOC2"/>
        <w:tabs>
          <w:tab w:val="right" w:leader="dot" w:pos="9350"/>
        </w:tabs>
        <w:rPr>
          <w:del w:id="130" w:author="Bonnie Jonkman" w:date="2015-12-08T20:33:00Z"/>
          <w:rFonts w:eastAsiaTheme="minorEastAsia"/>
          <w:noProof/>
        </w:rPr>
      </w:pPr>
      <w:del w:id="131" w:author="Bonnie Jonkman" w:date="2015-12-08T20:33:00Z">
        <w:r w:rsidRPr="007B3748" w:rsidDel="007B3748">
          <w:rPr>
            <w:rPrChange w:id="132" w:author="Bonnie Jonkman" w:date="2015-12-08T20:33:00Z">
              <w:rPr>
                <w:rStyle w:val="Hyperlink"/>
                <w:noProof/>
              </w:rPr>
            </w:rPrChange>
          </w:rPr>
          <w:delText>File Naming Conventions</w:delText>
        </w:r>
        <w:r w:rsidDel="007B3748">
          <w:rPr>
            <w:noProof/>
            <w:webHidden/>
          </w:rPr>
          <w:tab/>
          <w:delText>13</w:delText>
        </w:r>
      </w:del>
    </w:p>
    <w:p w14:paraId="3C0A2F95" w14:textId="77777777" w:rsidR="00793430" w:rsidDel="007B3748" w:rsidRDefault="00793430">
      <w:pPr>
        <w:pStyle w:val="TOC2"/>
        <w:tabs>
          <w:tab w:val="right" w:leader="dot" w:pos="9350"/>
        </w:tabs>
        <w:rPr>
          <w:del w:id="133" w:author="Bonnie Jonkman" w:date="2015-12-08T20:33:00Z"/>
          <w:rFonts w:eastAsiaTheme="minorEastAsia"/>
          <w:noProof/>
        </w:rPr>
      </w:pPr>
      <w:del w:id="134" w:author="Bonnie Jonkman" w:date="2015-12-08T20:33:00Z">
        <w:r w:rsidRPr="007B3748" w:rsidDel="007B3748">
          <w:rPr>
            <w:rPrChange w:id="135" w:author="Bonnie Jonkman" w:date="2015-12-08T20:33:00Z">
              <w:rPr>
                <w:rStyle w:val="Hyperlink"/>
                <w:noProof/>
              </w:rPr>
            </w:rPrChange>
          </w:rPr>
          <w:delText>Variables Specified in the FAST Primary Input File</w:delText>
        </w:r>
        <w:r w:rsidDel="007B3748">
          <w:rPr>
            <w:noProof/>
            <w:webHidden/>
          </w:rPr>
          <w:tab/>
          <w:delText>16</w:delText>
        </w:r>
      </w:del>
    </w:p>
    <w:p w14:paraId="6DD04E3A" w14:textId="77777777" w:rsidR="00793430" w:rsidDel="007B3748" w:rsidRDefault="00793430">
      <w:pPr>
        <w:pStyle w:val="TOC2"/>
        <w:tabs>
          <w:tab w:val="right" w:leader="dot" w:pos="9350"/>
        </w:tabs>
        <w:rPr>
          <w:del w:id="136" w:author="Bonnie Jonkman" w:date="2015-12-08T20:33:00Z"/>
          <w:rFonts w:eastAsiaTheme="minorEastAsia"/>
          <w:noProof/>
        </w:rPr>
      </w:pPr>
      <w:del w:id="137" w:author="Bonnie Jonkman" w:date="2015-12-08T20:33:00Z">
        <w:r w:rsidRPr="007B3748" w:rsidDel="007B3748">
          <w:rPr>
            <w:rPrChange w:id="138" w:author="Bonnie Jonkman" w:date="2015-12-08T20:33:00Z">
              <w:rPr>
                <w:rStyle w:val="Hyperlink"/>
                <w:noProof/>
              </w:rPr>
            </w:rPrChange>
          </w:rPr>
          <w:delText>Checkpoint Files (Restart Capability)</w:delText>
        </w:r>
        <w:r w:rsidDel="007B3748">
          <w:rPr>
            <w:noProof/>
            <w:webHidden/>
          </w:rPr>
          <w:tab/>
          <w:delText>22</w:delText>
        </w:r>
      </w:del>
    </w:p>
    <w:p w14:paraId="6B5604DF" w14:textId="77777777" w:rsidR="00793430" w:rsidDel="007B3748" w:rsidRDefault="00793430">
      <w:pPr>
        <w:pStyle w:val="TOC1"/>
        <w:tabs>
          <w:tab w:val="right" w:leader="dot" w:pos="9350"/>
        </w:tabs>
        <w:rPr>
          <w:del w:id="139" w:author="Bonnie Jonkman" w:date="2015-12-08T20:33:00Z"/>
          <w:rFonts w:eastAsiaTheme="minorEastAsia"/>
          <w:noProof/>
        </w:rPr>
      </w:pPr>
      <w:del w:id="140" w:author="Bonnie Jonkman" w:date="2015-12-08T20:33:00Z">
        <w:r w:rsidRPr="007B3748" w:rsidDel="007B3748">
          <w:rPr>
            <w:rPrChange w:id="141" w:author="Bonnie Jonkman" w:date="2015-12-08T20:33:00Z">
              <w:rPr>
                <w:rStyle w:val="Hyperlink"/>
                <w:noProof/>
              </w:rPr>
            </w:rPrChange>
          </w:rPr>
          <w:delText>Converting to FAST v8.12.x</w:delText>
        </w:r>
        <w:r w:rsidDel="007B3748">
          <w:rPr>
            <w:noProof/>
            <w:webHidden/>
          </w:rPr>
          <w:tab/>
          <w:delText>22</w:delText>
        </w:r>
      </w:del>
    </w:p>
    <w:p w14:paraId="5E05DE50" w14:textId="77777777" w:rsidR="00793430" w:rsidDel="007B3748" w:rsidRDefault="00793430">
      <w:pPr>
        <w:pStyle w:val="TOC2"/>
        <w:tabs>
          <w:tab w:val="right" w:leader="dot" w:pos="9350"/>
        </w:tabs>
        <w:rPr>
          <w:del w:id="142" w:author="Bonnie Jonkman" w:date="2015-12-08T20:33:00Z"/>
          <w:rFonts w:eastAsiaTheme="minorEastAsia"/>
          <w:noProof/>
        </w:rPr>
      </w:pPr>
      <w:del w:id="143" w:author="Bonnie Jonkman" w:date="2015-12-08T20:33:00Z">
        <w:r w:rsidRPr="007B3748" w:rsidDel="007B3748">
          <w:rPr>
            <w:rPrChange w:id="144" w:author="Bonnie Jonkman" w:date="2015-12-08T20:33:00Z">
              <w:rPr>
                <w:rStyle w:val="Hyperlink"/>
                <w:noProof/>
              </w:rPr>
            </w:rPrChange>
          </w:rPr>
          <w:delText>Summary of Changes to Inputs</w:delText>
        </w:r>
        <w:r w:rsidDel="007B3748">
          <w:rPr>
            <w:noProof/>
            <w:webHidden/>
          </w:rPr>
          <w:tab/>
          <w:delText>23</w:delText>
        </w:r>
      </w:del>
    </w:p>
    <w:p w14:paraId="222E9448" w14:textId="77777777" w:rsidR="00793430" w:rsidDel="007B3748" w:rsidRDefault="00793430">
      <w:pPr>
        <w:pStyle w:val="TOC2"/>
        <w:tabs>
          <w:tab w:val="right" w:leader="dot" w:pos="9350"/>
        </w:tabs>
        <w:rPr>
          <w:del w:id="145" w:author="Bonnie Jonkman" w:date="2015-12-08T20:33:00Z"/>
          <w:rFonts w:eastAsiaTheme="minorEastAsia"/>
          <w:noProof/>
        </w:rPr>
      </w:pPr>
      <w:del w:id="146" w:author="Bonnie Jonkman" w:date="2015-12-08T20:33:00Z">
        <w:r w:rsidRPr="007B3748" w:rsidDel="007B3748">
          <w:rPr>
            <w:rPrChange w:id="147" w:author="Bonnie Jonkman" w:date="2015-12-08T20:33:00Z">
              <w:rPr>
                <w:rStyle w:val="Hyperlink"/>
                <w:noProof/>
              </w:rPr>
            </w:rPrChange>
          </w:rPr>
          <w:delText>MATLAB Conversion Scripts</w:delText>
        </w:r>
        <w:r w:rsidDel="007B3748">
          <w:rPr>
            <w:noProof/>
            <w:webHidden/>
          </w:rPr>
          <w:tab/>
          <w:delText>26</w:delText>
        </w:r>
      </w:del>
    </w:p>
    <w:p w14:paraId="6FFB533D" w14:textId="77777777" w:rsidR="00793430" w:rsidDel="007B3748" w:rsidRDefault="00793430">
      <w:pPr>
        <w:pStyle w:val="TOC1"/>
        <w:tabs>
          <w:tab w:val="right" w:leader="dot" w:pos="9350"/>
        </w:tabs>
        <w:rPr>
          <w:del w:id="148" w:author="Bonnie Jonkman" w:date="2015-12-08T20:33:00Z"/>
          <w:rFonts w:eastAsiaTheme="minorEastAsia"/>
          <w:noProof/>
        </w:rPr>
      </w:pPr>
      <w:del w:id="149" w:author="Bonnie Jonkman" w:date="2015-12-08T20:33:00Z">
        <w:r w:rsidRPr="007B3748" w:rsidDel="007B3748">
          <w:rPr>
            <w:rPrChange w:id="150" w:author="Bonnie Jonkman" w:date="2015-12-08T20:33:00Z">
              <w:rPr>
                <w:rStyle w:val="Hyperlink"/>
                <w:noProof/>
              </w:rPr>
            </w:rPrChange>
          </w:rPr>
          <w:delText>Running FAST</w:delText>
        </w:r>
        <w:r w:rsidDel="007B3748">
          <w:rPr>
            <w:noProof/>
            <w:webHidden/>
          </w:rPr>
          <w:tab/>
          <w:delText>28</w:delText>
        </w:r>
      </w:del>
    </w:p>
    <w:p w14:paraId="17B53722" w14:textId="77777777" w:rsidR="00793430" w:rsidDel="007B3748" w:rsidRDefault="00793430">
      <w:pPr>
        <w:pStyle w:val="TOC2"/>
        <w:tabs>
          <w:tab w:val="right" w:leader="dot" w:pos="9350"/>
        </w:tabs>
        <w:rPr>
          <w:del w:id="151" w:author="Bonnie Jonkman" w:date="2015-12-08T20:33:00Z"/>
          <w:rFonts w:eastAsiaTheme="minorEastAsia"/>
          <w:noProof/>
        </w:rPr>
      </w:pPr>
      <w:del w:id="152" w:author="Bonnie Jonkman" w:date="2015-12-08T20:33:00Z">
        <w:r w:rsidRPr="007B3748" w:rsidDel="007B3748">
          <w:rPr>
            <w:rPrChange w:id="153" w:author="Bonnie Jonkman" w:date="2015-12-08T20:33:00Z">
              <w:rPr>
                <w:rStyle w:val="Hyperlink"/>
                <w:noProof/>
              </w:rPr>
            </w:rPrChange>
          </w:rPr>
          <w:delText>Normal Simulation: Starting FAST from an input file</w:delText>
        </w:r>
        <w:r w:rsidDel="007B3748">
          <w:rPr>
            <w:noProof/>
            <w:webHidden/>
          </w:rPr>
          <w:tab/>
          <w:delText>29</w:delText>
        </w:r>
      </w:del>
    </w:p>
    <w:p w14:paraId="1E10E374" w14:textId="77777777" w:rsidR="00793430" w:rsidDel="007B3748" w:rsidRDefault="00793430">
      <w:pPr>
        <w:pStyle w:val="TOC2"/>
        <w:tabs>
          <w:tab w:val="right" w:leader="dot" w:pos="9350"/>
        </w:tabs>
        <w:rPr>
          <w:del w:id="154" w:author="Bonnie Jonkman" w:date="2015-12-08T20:33:00Z"/>
          <w:rFonts w:eastAsiaTheme="minorEastAsia"/>
          <w:noProof/>
        </w:rPr>
      </w:pPr>
      <w:del w:id="155" w:author="Bonnie Jonkman" w:date="2015-12-08T20:33:00Z">
        <w:r w:rsidRPr="007B3748" w:rsidDel="007B3748">
          <w:rPr>
            <w:rPrChange w:id="156" w:author="Bonnie Jonkman" w:date="2015-12-08T20:33:00Z">
              <w:rPr>
                <w:rStyle w:val="Hyperlink"/>
                <w:noProof/>
              </w:rPr>
            </w:rPrChange>
          </w:rPr>
          <w:delText>Restart: Starting FAST from a checkpoint file</w:delText>
        </w:r>
        <w:r w:rsidDel="007B3748">
          <w:rPr>
            <w:noProof/>
            <w:webHidden/>
          </w:rPr>
          <w:tab/>
          <w:delText>29</w:delText>
        </w:r>
      </w:del>
    </w:p>
    <w:p w14:paraId="08F2934A" w14:textId="77777777" w:rsidR="00793430" w:rsidDel="007B3748" w:rsidRDefault="00793430">
      <w:pPr>
        <w:pStyle w:val="TOC2"/>
        <w:tabs>
          <w:tab w:val="right" w:leader="dot" w:pos="9350"/>
        </w:tabs>
        <w:rPr>
          <w:del w:id="157" w:author="Bonnie Jonkman" w:date="2015-12-08T20:33:00Z"/>
          <w:rFonts w:eastAsiaTheme="minorEastAsia"/>
          <w:noProof/>
        </w:rPr>
      </w:pPr>
      <w:del w:id="158" w:author="Bonnie Jonkman" w:date="2015-12-08T20:33:00Z">
        <w:r w:rsidRPr="007B3748" w:rsidDel="007B3748">
          <w:rPr>
            <w:rPrChange w:id="159" w:author="Bonnie Jonkman" w:date="2015-12-08T20:33:00Z">
              <w:rPr>
                <w:rStyle w:val="Hyperlink"/>
                <w:noProof/>
              </w:rPr>
            </w:rPrChange>
          </w:rPr>
          <w:delText>Modeling Tips</w:delText>
        </w:r>
        <w:r w:rsidDel="007B3748">
          <w:rPr>
            <w:noProof/>
            <w:webHidden/>
          </w:rPr>
          <w:tab/>
          <w:delText>29</w:delText>
        </w:r>
      </w:del>
    </w:p>
    <w:p w14:paraId="5D092F8F" w14:textId="77777777" w:rsidR="00793430" w:rsidDel="007B3748" w:rsidRDefault="00793430">
      <w:pPr>
        <w:pStyle w:val="TOC2"/>
        <w:tabs>
          <w:tab w:val="right" w:leader="dot" w:pos="9350"/>
        </w:tabs>
        <w:rPr>
          <w:del w:id="160" w:author="Bonnie Jonkman" w:date="2015-12-08T20:33:00Z"/>
          <w:rFonts w:eastAsiaTheme="minorEastAsia"/>
          <w:noProof/>
        </w:rPr>
      </w:pPr>
      <w:del w:id="161" w:author="Bonnie Jonkman" w:date="2015-12-08T20:33:00Z">
        <w:r w:rsidRPr="007B3748" w:rsidDel="007B3748">
          <w:rPr>
            <w:rPrChange w:id="162" w:author="Bonnie Jonkman" w:date="2015-12-08T20:33:00Z">
              <w:rPr>
                <w:rStyle w:val="Hyperlink"/>
                <w:noProof/>
              </w:rPr>
            </w:rPrChange>
          </w:rPr>
          <w:delText>Certification Tests</w:delText>
        </w:r>
        <w:r w:rsidDel="007B3748">
          <w:rPr>
            <w:noProof/>
            <w:webHidden/>
          </w:rPr>
          <w:tab/>
          <w:delText>30</w:delText>
        </w:r>
      </w:del>
    </w:p>
    <w:p w14:paraId="44726B33" w14:textId="77777777" w:rsidR="00793430" w:rsidDel="007B3748" w:rsidRDefault="00793430">
      <w:pPr>
        <w:pStyle w:val="TOC1"/>
        <w:tabs>
          <w:tab w:val="right" w:leader="dot" w:pos="9350"/>
        </w:tabs>
        <w:rPr>
          <w:del w:id="163" w:author="Bonnie Jonkman" w:date="2015-12-08T20:33:00Z"/>
          <w:rFonts w:eastAsiaTheme="minorEastAsia"/>
          <w:noProof/>
        </w:rPr>
      </w:pPr>
      <w:del w:id="164" w:author="Bonnie Jonkman" w:date="2015-12-08T20:33:00Z">
        <w:r w:rsidRPr="007B3748" w:rsidDel="007B3748">
          <w:rPr>
            <w:rPrChange w:id="165" w:author="Bonnie Jonkman" w:date="2015-12-08T20:33:00Z">
              <w:rPr>
                <w:rStyle w:val="Hyperlink"/>
                <w:noProof/>
              </w:rPr>
            </w:rPrChange>
          </w:rPr>
          <w:delText>Compiling FAST</w:delText>
        </w:r>
        <w:r w:rsidDel="007B3748">
          <w:rPr>
            <w:noProof/>
            <w:webHidden/>
          </w:rPr>
          <w:tab/>
          <w:delText>31</w:delText>
        </w:r>
      </w:del>
    </w:p>
    <w:p w14:paraId="74874CBB" w14:textId="77777777" w:rsidR="00793430" w:rsidDel="007B3748" w:rsidRDefault="00793430">
      <w:pPr>
        <w:pStyle w:val="TOC1"/>
        <w:tabs>
          <w:tab w:val="right" w:leader="dot" w:pos="9350"/>
        </w:tabs>
        <w:rPr>
          <w:del w:id="166" w:author="Bonnie Jonkman" w:date="2015-12-08T20:33:00Z"/>
          <w:rFonts w:eastAsiaTheme="minorEastAsia"/>
          <w:noProof/>
        </w:rPr>
      </w:pPr>
      <w:del w:id="167" w:author="Bonnie Jonkman" w:date="2015-12-08T20:33:00Z">
        <w:r w:rsidRPr="007B3748" w:rsidDel="007B3748">
          <w:rPr>
            <w:rPrChange w:id="168" w:author="Bonnie Jonkman" w:date="2015-12-08T20:33:00Z">
              <w:rPr>
                <w:rStyle w:val="Hyperlink"/>
                <w:noProof/>
              </w:rPr>
            </w:rPrChange>
          </w:rPr>
          <w:delText>FAST v8 Interface to Simulink</w:delText>
        </w:r>
        <w:r w:rsidDel="007B3748">
          <w:rPr>
            <w:noProof/>
            <w:webHidden/>
          </w:rPr>
          <w:tab/>
          <w:delText>32</w:delText>
        </w:r>
      </w:del>
    </w:p>
    <w:p w14:paraId="05978D89" w14:textId="77777777" w:rsidR="00793430" w:rsidDel="007B3748" w:rsidRDefault="00793430">
      <w:pPr>
        <w:pStyle w:val="TOC2"/>
        <w:tabs>
          <w:tab w:val="right" w:leader="dot" w:pos="9350"/>
        </w:tabs>
        <w:rPr>
          <w:del w:id="169" w:author="Bonnie Jonkman" w:date="2015-12-08T20:33:00Z"/>
          <w:rFonts w:eastAsiaTheme="minorEastAsia"/>
          <w:noProof/>
        </w:rPr>
      </w:pPr>
      <w:del w:id="170" w:author="Bonnie Jonkman" w:date="2015-12-08T20:33:00Z">
        <w:r w:rsidRPr="007B3748" w:rsidDel="007B3748">
          <w:rPr>
            <w:rPrChange w:id="171" w:author="Bonnie Jonkman" w:date="2015-12-08T20:33:00Z">
              <w:rPr>
                <w:rStyle w:val="Hyperlink"/>
                <w:noProof/>
              </w:rPr>
            </w:rPrChange>
          </w:rPr>
          <w:delText>Major Changes Between the FAST v7 and v8 Interfaces to Simulink</w:delText>
        </w:r>
        <w:r w:rsidDel="007B3748">
          <w:rPr>
            <w:noProof/>
            <w:webHidden/>
          </w:rPr>
          <w:tab/>
          <w:delText>32</w:delText>
        </w:r>
      </w:del>
    </w:p>
    <w:p w14:paraId="221D6DF4" w14:textId="77777777" w:rsidR="00793430" w:rsidDel="007B3748" w:rsidRDefault="00793430">
      <w:pPr>
        <w:pStyle w:val="TOC2"/>
        <w:tabs>
          <w:tab w:val="right" w:leader="dot" w:pos="9350"/>
        </w:tabs>
        <w:rPr>
          <w:del w:id="172" w:author="Bonnie Jonkman" w:date="2015-12-08T20:33:00Z"/>
          <w:rFonts w:eastAsiaTheme="minorEastAsia"/>
          <w:noProof/>
        </w:rPr>
      </w:pPr>
      <w:del w:id="173" w:author="Bonnie Jonkman" w:date="2015-12-08T20:33:00Z">
        <w:r w:rsidRPr="007B3748" w:rsidDel="007B3748">
          <w:rPr>
            <w:rPrChange w:id="174" w:author="Bonnie Jonkman" w:date="2015-12-08T20:33:00Z">
              <w:rPr>
                <w:rStyle w:val="Hyperlink"/>
                <w:noProof/>
              </w:rPr>
            </w:rPrChange>
          </w:rPr>
          <w:delText>Definition of the FAST v8 Interface to Simulink</w:delText>
        </w:r>
        <w:r w:rsidDel="007B3748">
          <w:rPr>
            <w:noProof/>
            <w:webHidden/>
          </w:rPr>
          <w:tab/>
          <w:delText>32</w:delText>
        </w:r>
      </w:del>
    </w:p>
    <w:p w14:paraId="5E0FF16C" w14:textId="77777777" w:rsidR="00793430" w:rsidDel="007B3748" w:rsidRDefault="00793430">
      <w:pPr>
        <w:pStyle w:val="TOC2"/>
        <w:tabs>
          <w:tab w:val="right" w:leader="dot" w:pos="9350"/>
        </w:tabs>
        <w:rPr>
          <w:del w:id="175" w:author="Bonnie Jonkman" w:date="2015-12-08T20:33:00Z"/>
          <w:rFonts w:eastAsiaTheme="minorEastAsia"/>
          <w:noProof/>
        </w:rPr>
      </w:pPr>
      <w:del w:id="176" w:author="Bonnie Jonkman" w:date="2015-12-08T20:33:00Z">
        <w:r w:rsidRPr="007B3748" w:rsidDel="007B3748">
          <w:rPr>
            <w:rPrChange w:id="177" w:author="Bonnie Jonkman" w:date="2015-12-08T20:33:00Z">
              <w:rPr>
                <w:rStyle w:val="Hyperlink"/>
                <w:noProof/>
              </w:rPr>
            </w:rPrChange>
          </w:rPr>
          <w:delText>Converting FAST v7 Simulink Models to FAST v8</w:delText>
        </w:r>
        <w:r w:rsidDel="007B3748">
          <w:rPr>
            <w:noProof/>
            <w:webHidden/>
          </w:rPr>
          <w:tab/>
          <w:delText>35</w:delText>
        </w:r>
      </w:del>
    </w:p>
    <w:p w14:paraId="24AD9686" w14:textId="77777777" w:rsidR="00793430" w:rsidDel="007B3748" w:rsidRDefault="00793430">
      <w:pPr>
        <w:pStyle w:val="TOC2"/>
        <w:tabs>
          <w:tab w:val="right" w:leader="dot" w:pos="9350"/>
        </w:tabs>
        <w:rPr>
          <w:del w:id="178" w:author="Bonnie Jonkman" w:date="2015-12-08T20:33:00Z"/>
          <w:rFonts w:eastAsiaTheme="minorEastAsia"/>
          <w:noProof/>
        </w:rPr>
      </w:pPr>
      <w:del w:id="179" w:author="Bonnie Jonkman" w:date="2015-12-08T20:33:00Z">
        <w:r w:rsidRPr="007B3748" w:rsidDel="007B3748">
          <w:rPr>
            <w:rPrChange w:id="180" w:author="Bonnie Jonkman" w:date="2015-12-08T20:33:00Z">
              <w:rPr>
                <w:rStyle w:val="Hyperlink"/>
                <w:noProof/>
              </w:rPr>
            </w:rPrChange>
          </w:rPr>
          <w:delText>Running FAST in Simulink</w:delText>
        </w:r>
        <w:r w:rsidDel="007B3748">
          <w:rPr>
            <w:noProof/>
            <w:webHidden/>
          </w:rPr>
          <w:tab/>
          <w:delText>36</w:delText>
        </w:r>
      </w:del>
    </w:p>
    <w:p w14:paraId="327467CD" w14:textId="77777777" w:rsidR="00793430" w:rsidDel="007B3748" w:rsidRDefault="00793430">
      <w:pPr>
        <w:pStyle w:val="TOC2"/>
        <w:tabs>
          <w:tab w:val="right" w:leader="dot" w:pos="9350"/>
        </w:tabs>
        <w:rPr>
          <w:del w:id="181" w:author="Bonnie Jonkman" w:date="2015-12-08T20:33:00Z"/>
          <w:rFonts w:eastAsiaTheme="minorEastAsia"/>
          <w:noProof/>
        </w:rPr>
      </w:pPr>
      <w:del w:id="182" w:author="Bonnie Jonkman" w:date="2015-12-08T20:33:00Z">
        <w:r w:rsidRPr="007B3748" w:rsidDel="007B3748">
          <w:rPr>
            <w:rPrChange w:id="183" w:author="Bonnie Jonkman" w:date="2015-12-08T20:33:00Z">
              <w:rPr>
                <w:rStyle w:val="Hyperlink"/>
                <w:noProof/>
              </w:rPr>
            </w:rPrChange>
          </w:rPr>
          <w:delText>Compiling FAST for Simulink</w:delText>
        </w:r>
        <w:r w:rsidDel="007B3748">
          <w:rPr>
            <w:noProof/>
            <w:webHidden/>
          </w:rPr>
          <w:tab/>
          <w:delText>38</w:delText>
        </w:r>
      </w:del>
    </w:p>
    <w:p w14:paraId="36BEE423" w14:textId="77777777" w:rsidR="00793430" w:rsidDel="007B3748" w:rsidRDefault="00793430">
      <w:pPr>
        <w:pStyle w:val="TOC1"/>
        <w:tabs>
          <w:tab w:val="right" w:leader="dot" w:pos="9350"/>
        </w:tabs>
        <w:rPr>
          <w:del w:id="184" w:author="Bonnie Jonkman" w:date="2015-12-08T20:33:00Z"/>
          <w:rFonts w:eastAsiaTheme="minorEastAsia"/>
          <w:noProof/>
        </w:rPr>
      </w:pPr>
      <w:del w:id="185" w:author="Bonnie Jonkman" w:date="2015-12-08T20:33:00Z">
        <w:r w:rsidRPr="007B3748" w:rsidDel="007B3748">
          <w:rPr>
            <w:rPrChange w:id="186" w:author="Bonnie Jonkman" w:date="2015-12-08T20:33:00Z">
              <w:rPr>
                <w:rStyle w:val="Hyperlink"/>
                <w:noProof/>
              </w:rPr>
            </w:rPrChange>
          </w:rPr>
          <w:delText>Future Work</w:delText>
        </w:r>
        <w:r w:rsidDel="007B3748">
          <w:rPr>
            <w:noProof/>
            <w:webHidden/>
          </w:rPr>
          <w:tab/>
          <w:delText>41</w:delText>
        </w:r>
      </w:del>
    </w:p>
    <w:p w14:paraId="5442E330" w14:textId="77777777" w:rsidR="00793430" w:rsidDel="007B3748" w:rsidRDefault="00793430">
      <w:pPr>
        <w:pStyle w:val="TOC1"/>
        <w:tabs>
          <w:tab w:val="right" w:leader="dot" w:pos="9350"/>
        </w:tabs>
        <w:rPr>
          <w:del w:id="187" w:author="Bonnie Jonkman" w:date="2015-12-08T20:33:00Z"/>
          <w:rFonts w:eastAsiaTheme="minorEastAsia"/>
          <w:noProof/>
        </w:rPr>
      </w:pPr>
      <w:del w:id="188" w:author="Bonnie Jonkman" w:date="2015-12-08T20:33:00Z">
        <w:r w:rsidRPr="007B3748" w:rsidDel="007B3748">
          <w:rPr>
            <w:rPrChange w:id="189" w:author="Bonnie Jonkman" w:date="2015-12-08T20:33:00Z">
              <w:rPr>
                <w:rStyle w:val="Hyperlink"/>
                <w:noProof/>
              </w:rPr>
            </w:rPrChange>
          </w:rPr>
          <w:delText>Feedback</w:delText>
        </w:r>
        <w:r w:rsidDel="007B3748">
          <w:rPr>
            <w:noProof/>
            <w:webHidden/>
          </w:rPr>
          <w:tab/>
          <w:delText>41</w:delText>
        </w:r>
      </w:del>
    </w:p>
    <w:p w14:paraId="2512856D" w14:textId="77777777" w:rsidR="00793430" w:rsidDel="007B3748" w:rsidRDefault="00793430">
      <w:pPr>
        <w:pStyle w:val="TOC1"/>
        <w:tabs>
          <w:tab w:val="right" w:leader="dot" w:pos="9350"/>
        </w:tabs>
        <w:rPr>
          <w:del w:id="190" w:author="Bonnie Jonkman" w:date="2015-12-08T20:33:00Z"/>
          <w:rFonts w:eastAsiaTheme="minorEastAsia"/>
          <w:noProof/>
        </w:rPr>
      </w:pPr>
      <w:del w:id="191" w:author="Bonnie Jonkman" w:date="2015-12-08T20:33:00Z">
        <w:r w:rsidRPr="007B3748" w:rsidDel="007B3748">
          <w:rPr>
            <w:rPrChange w:id="192" w:author="Bonnie Jonkman" w:date="2015-12-08T20:33:00Z">
              <w:rPr>
                <w:rStyle w:val="Hyperlink"/>
                <w:noProof/>
              </w:rPr>
            </w:rPrChange>
          </w:rPr>
          <w:delText>Appendix A: Example FAST v8.12.* Input File</w:delText>
        </w:r>
        <w:r w:rsidDel="007B3748">
          <w:rPr>
            <w:noProof/>
            <w:webHidden/>
          </w:rPr>
          <w:tab/>
          <w:delText>42</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93" w:name="_Toc437370135"/>
      <w:r>
        <w:lastRenderedPageBreak/>
        <w:t>Introduction</w:t>
      </w:r>
      <w:bookmarkEnd w:id="193"/>
    </w:p>
    <w:p w14:paraId="2164B0D6" w14:textId="301DAA3F"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9A3075">
        <w:t>1</w:t>
      </w:r>
      <w:r w:rsidR="0033090B">
        <w:t>2</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E203F4">
        <w:t xml:space="preserve">Figure </w:t>
      </w:r>
      <w:r w:rsidR="00E203F4">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E203F4">
        <w:t xml:space="preserve">Figure </w:t>
      </w:r>
      <w:r w:rsidR="00E203F4">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E203F4">
        <w:t xml:space="preserve">Figure </w:t>
      </w:r>
      <w:r w:rsidR="00E203F4">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OrcaFlex</w:t>
      </w:r>
      <w:r w:rsidR="00DA52C8">
        <w:t>Interface</w:t>
      </w:r>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E203F4">
        <w:t xml:space="preserve">Table </w:t>
      </w:r>
      <w:r w:rsidR="00E203F4">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194" w:name="_Ref368594244"/>
      <w:r>
        <w:t xml:space="preserve">Figure </w:t>
      </w:r>
      <w:fldSimple w:instr=" SEQ Figure \* ARABIC ">
        <w:r w:rsidR="00E203F4">
          <w:rPr>
            <w:noProof/>
          </w:rPr>
          <w:t>1</w:t>
        </w:r>
      </w:fldSimple>
      <w:bookmarkEnd w:id="194"/>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19196941" r:id="rId14"/>
        </w:object>
      </w:r>
    </w:p>
    <w:p w14:paraId="2164B0DD" w14:textId="58387831" w:rsidR="000D16ED" w:rsidRDefault="000D16ED" w:rsidP="000D16ED">
      <w:pPr>
        <w:pStyle w:val="Caption"/>
        <w:jc w:val="center"/>
      </w:pPr>
      <w:bookmarkStart w:id="195" w:name="_Ref368606255"/>
      <w:r>
        <w:t xml:space="preserve">Figure </w:t>
      </w:r>
      <w:fldSimple w:instr=" SEQ Figure \* ARABIC ">
        <w:r w:rsidR="00E203F4">
          <w:rPr>
            <w:noProof/>
          </w:rPr>
          <w:t>2</w:t>
        </w:r>
      </w:fldSimple>
      <w:bookmarkEnd w:id="195"/>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65pt;height:244.35pt" o:ole="" o:bordertopcolor="black" o:borderleftcolor="black" o:borderbottomcolor="black" o:borderrightcolor="black" filled="t" fillcolor="#e6e6e6">
            <v:imagedata r:id="rId15" o:title=""/>
            <w10:bordertop type="single" width="8"/>
            <w10:borderleft type="single" width="8"/>
            <w10:borderbottom type="single" width="8"/>
            <w10:borderright type="single" width="8"/>
          </v:shape>
          <o:OLEObject Type="Embed" ProgID="Visio.Drawing.11" ShapeID="_x0000_i1026" DrawAspect="Content" ObjectID="_1519196942" r:id="rId16"/>
        </w:object>
      </w:r>
    </w:p>
    <w:p w14:paraId="2164B0E0" w14:textId="05240908" w:rsidR="000D16ED" w:rsidRDefault="000D16ED" w:rsidP="000D16ED">
      <w:pPr>
        <w:pStyle w:val="Caption"/>
        <w:jc w:val="center"/>
      </w:pPr>
      <w:bookmarkStart w:id="196" w:name="_Ref368606394"/>
      <w:r>
        <w:t xml:space="preserve">Figure </w:t>
      </w:r>
      <w:fldSimple w:instr=" SEQ Figure \* ARABIC ">
        <w:r w:rsidR="00E203F4">
          <w:rPr>
            <w:noProof/>
          </w:rPr>
          <w:t>3</w:t>
        </w:r>
      </w:fldSimple>
      <w:bookmarkEnd w:id="196"/>
      <w:r>
        <w:t>: FAST control volumes for floating systems</w:t>
      </w:r>
      <w:r w:rsidR="00B63E95">
        <w:t xml:space="preserve"> (BeamDyn and </w:t>
      </w:r>
      <w:r w:rsidR="00DA52C8">
        <w:t xml:space="preserve">OrcaFlexInterface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97" w:name="_Ref368603146"/>
      <w:r>
        <w:lastRenderedPageBreak/>
        <w:t xml:space="preserve">Table </w:t>
      </w:r>
      <w:fldSimple w:instr=" SEQ Table \* ARABIC ">
        <w:r w:rsidR="00E203F4">
          <w:rPr>
            <w:noProof/>
          </w:rPr>
          <w:t>1</w:t>
        </w:r>
      </w:fldSimple>
      <w:bookmarkEnd w:id="197"/>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197BD3E"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r w:rsidR="00DA52C8" w:rsidRPr="001E6823">
              <w:rPr>
                <w:b/>
              </w:rPr>
              <w:t>OrcaFlexInterface</w:t>
            </w:r>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55476F2A" w:rsidR="006663B2" w:rsidRPr="0032059E" w:rsidRDefault="006663B2"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Pr>
                <w:rFonts w:ascii="Calibri" w:eastAsia="Times New Roman" w:hAnsi="Calibri" w:cs="Times New Roman"/>
                <w:b/>
                <w:bCs/>
                <w:color w:val="000000"/>
              </w:rPr>
              <w:t>12</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OrcaFlex</w:t>
            </w:r>
            <w:r w:rsidRPr="0032059E">
              <w:rPr>
                <w:rFonts w:ascii="Calibri" w:eastAsia="Times New Roman" w:hAnsi="Calibri" w:cs="Times New Roman"/>
              </w:rPr>
              <w:t xml:space="preserve"> interface</w:t>
            </w:r>
            <w:bookmarkStart w:id="198" w:name="_Ref431939405"/>
            <w:r>
              <w:rPr>
                <w:rStyle w:val="FootnoteReference"/>
                <w:rFonts w:ascii="Calibri" w:eastAsia="Times New Roman" w:hAnsi="Calibri" w:cs="Times New Roman"/>
              </w:rPr>
              <w:footnoteReference w:id="1"/>
            </w:r>
            <w:bookmarkEnd w:id="198"/>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69428999"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1505A75A" w:rsidR="004A0A8F" w:rsidRPr="0032059E" w:rsidRDefault="004A0A8F" w:rsidP="00576D9C">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MoorDyn, FEAMooring</w:t>
            </w:r>
            <w:r w:rsidR="005602EF">
              <w:rPr>
                <w:rFonts w:ascii="Calibri" w:eastAsia="Times New Roman" w:hAnsi="Calibri" w:cs="Times New Roman"/>
                <w:b/>
                <w:bCs/>
                <w:color w:val="000000"/>
              </w:rPr>
              <w:t xml:space="preserve">, and </w:t>
            </w:r>
            <w:r w:rsidR="00DA52C8" w:rsidRPr="000C565A">
              <w:rPr>
                <w:b/>
              </w:rPr>
              <w:t>OrcaFlexInterface</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1A5FA2"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OrcaFlex</w:t>
            </w:r>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5D97ED51"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r w:rsidR="00F22E64">
              <w:rPr>
                <w:rFonts w:ascii="Calibri" w:eastAsia="Times New Roman" w:hAnsi="Calibri" w:cs="Times New Roman"/>
                <w:b/>
                <w:bCs/>
                <w:color w:val="000000"/>
              </w:rPr>
              <w:t>2</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199" w:name="_Ref412116144"/>
      <w:bookmarkStart w:id="200" w:name="_Toc437370136"/>
      <w:r>
        <w:t>Major changes</w:t>
      </w:r>
      <w:r w:rsidR="008274A4">
        <w:t xml:space="preserve"> in FAST</w:t>
      </w:r>
      <w:bookmarkEnd w:id="199"/>
      <w:bookmarkEnd w:id="200"/>
    </w:p>
    <w:p w14:paraId="3E62E3D8" w14:textId="47D538F9" w:rsidR="000B6622" w:rsidRDefault="000B6622" w:rsidP="000B6622">
      <w:pPr>
        <w:pStyle w:val="Heading2"/>
        <w:rPr>
          <w:ins w:id="201" w:author="Bonnie Jonkman" w:date="2015-12-08T14:50:00Z"/>
        </w:rPr>
      </w:pPr>
      <w:bookmarkStart w:id="202" w:name="_Toc437370137"/>
      <w:ins w:id="203" w:author="Bonnie Jonkman" w:date="2015-12-08T14:50:00Z">
        <w:r>
          <w:t>v8.1</w:t>
        </w:r>
      </w:ins>
      <w:ins w:id="204" w:author="Bonnie Jonkman" w:date="2016-03-09T10:24:00Z">
        <w:r w:rsidR="007101D0">
          <w:t>5</w:t>
        </w:r>
      </w:ins>
      <w:ins w:id="205" w:author="Bonnie Jonkman" w:date="2015-12-08T14:50:00Z">
        <w:r>
          <w:t>.00a-bjj</w:t>
        </w:r>
        <w:bookmarkEnd w:id="202"/>
      </w:ins>
    </w:p>
    <w:p w14:paraId="1922DB22" w14:textId="1D363B60" w:rsidR="000B6622" w:rsidRDefault="000B6622" w:rsidP="000B6622">
      <w:pPr>
        <w:pStyle w:val="ListParagraph"/>
        <w:numPr>
          <w:ilvl w:val="0"/>
          <w:numId w:val="6"/>
        </w:numPr>
        <w:rPr>
          <w:ins w:id="206" w:author="Bonnie Jonkman" w:date="2015-12-08T14:51:00Z"/>
        </w:rPr>
      </w:pPr>
      <w:ins w:id="207" w:author="Bonnie Jonkman" w:date="2015-12-08T14:51:00Z">
        <w:r>
          <w:t xml:space="preserve">We added </w:t>
        </w:r>
      </w:ins>
      <w:ins w:id="208" w:author="Bonnie Jonkman" w:date="2015-12-08T14:52:00Z">
        <w:r>
          <w:t>tower</w:t>
        </w:r>
      </w:ins>
      <w:ins w:id="209" w:author="Bonnie Jonkman" w:date="2015-12-08T14:51:00Z">
        <w:r>
          <w:t xml:space="preserve">-based tuned mass dampers to ServoDyn using the TMD submodule. </w:t>
        </w:r>
      </w:ins>
      <w:ins w:id="210" w:author="Bonnie Jonkman" w:date="2015-12-08T14:52:00Z">
        <w:r w:rsidRPr="000B6622">
          <w:rPr>
            <w:i/>
            <w:rPrChange w:id="211" w:author="Bonnie Jonkman" w:date="2015-12-08T14:52:00Z">
              <w:rPr/>
            </w:rPrChange>
          </w:rPr>
          <w:t>The TMD module also includes many changes….</w:t>
        </w:r>
      </w:ins>
    </w:p>
    <w:p w14:paraId="49A73F2C" w14:textId="44A29E65" w:rsidR="000B6622" w:rsidRDefault="007101D0" w:rsidP="000B6622">
      <w:pPr>
        <w:pStyle w:val="ListParagraph"/>
        <w:numPr>
          <w:ilvl w:val="0"/>
          <w:numId w:val="6"/>
        </w:numPr>
        <w:rPr>
          <w:ins w:id="212" w:author="Bonnie Jonkman" w:date="2016-03-09T10:24:00Z"/>
        </w:rPr>
      </w:pPr>
      <w:ins w:id="213" w:author="Bonnie Jonkman" w:date="2016-03-09T10:24:00Z">
        <w:r>
          <w:t>Visualization data</w:t>
        </w:r>
      </w:ins>
    </w:p>
    <w:p w14:paraId="2DA374E4" w14:textId="4570DC2A" w:rsidR="007101D0" w:rsidRDefault="007101D0" w:rsidP="000B6622">
      <w:pPr>
        <w:pStyle w:val="ListParagraph"/>
        <w:numPr>
          <w:ilvl w:val="0"/>
          <w:numId w:val="6"/>
        </w:numPr>
        <w:rPr>
          <w:ins w:id="214" w:author="Bonnie Jonkman" w:date="2016-03-09T10:24:00Z"/>
        </w:rPr>
      </w:pPr>
      <w:ins w:id="215" w:author="Bonnie Jonkman" w:date="2016-03-09T10:24:00Z">
        <w:r>
          <w:t>Lots of bug fixes</w:t>
        </w:r>
      </w:ins>
    </w:p>
    <w:p w14:paraId="40D1A341" w14:textId="15BB1226" w:rsidR="007101D0" w:rsidRDefault="007101D0" w:rsidP="000B6622">
      <w:pPr>
        <w:pStyle w:val="ListParagraph"/>
        <w:numPr>
          <w:ilvl w:val="0"/>
          <w:numId w:val="6"/>
        </w:numPr>
        <w:rPr>
          <w:ins w:id="216" w:author="Bonnie Jonkman" w:date="2015-12-08T14:50:00Z"/>
        </w:rPr>
      </w:pPr>
      <w:ins w:id="217" w:author="Bonnie Jonkman" w:date="2016-03-09T10:24:00Z">
        <w:r>
          <w:t>AeroDyn has UA option</w:t>
        </w:r>
      </w:ins>
    </w:p>
    <w:p w14:paraId="7FB9A931" w14:textId="7F56270E" w:rsidR="00B92E37" w:rsidRDefault="00B92E37" w:rsidP="00B92E37">
      <w:pPr>
        <w:pStyle w:val="Heading2"/>
      </w:pPr>
      <w:bookmarkStart w:id="218" w:name="_Toc437370138"/>
      <w:r>
        <w:t>v8.1</w:t>
      </w:r>
      <w:r w:rsidR="001A0C92">
        <w:t>2</w:t>
      </w:r>
      <w:r>
        <w:t>.00a-bjj</w:t>
      </w:r>
      <w:bookmarkEnd w:id="218"/>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17" w:history="1">
        <w:r w:rsidRPr="00947A12">
          <w:rPr>
            <w:rStyle w:val="Hyperlink"/>
          </w:rPr>
          <w:t>BeamDyn</w:t>
        </w:r>
      </w:hyperlink>
      <w:r>
        <w:t xml:space="preserve">) </w:t>
      </w:r>
      <w:r w:rsidR="000A6F08">
        <w:t xml:space="preserve">for blades </w:t>
      </w:r>
      <w:r>
        <w:t>has been introduced.</w:t>
      </w:r>
      <w:r w:rsidRPr="00C051F9">
        <w:t xml:space="preserve"> </w:t>
      </w:r>
      <w:r w:rsidR="002B6AD2">
        <w:t xml:space="preserve">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w:t>
      </w:r>
      <w:r w:rsidR="002B6AD2">
        <w:lastRenderedPageBreak/>
        <w:t>straight (supporting built-in curve, sweep, and sectional offsets).</w:t>
      </w:r>
      <w:r w:rsidR="000A6F08">
        <w:t>When these advanced features are needed, BeamDyn replaces the more simpli</w:t>
      </w:r>
      <w:r w:rsidR="00A47957">
        <w:t>fi</w:t>
      </w:r>
      <w:r w:rsidR="000A6F08">
        <w:t xml:space="preserve">ed blade structural model of 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18"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r w:rsidR="00BE1CEA">
        <w:t>OpenFOAM interface</w:t>
      </w:r>
      <w:r w:rsidR="002B6AD2">
        <w:t>.</w:t>
      </w:r>
      <w:r w:rsidR="008768D5">
        <w:t xml:space="preserve"> More details will be available at a later date when a release of SOWFA utilizes FAST v8. </w:t>
      </w:r>
    </w:p>
    <w:p w14:paraId="47E487B3" w14:textId="77777777" w:rsidR="008C0460" w:rsidRDefault="002B6AD2" w:rsidP="002B6AD2">
      <w:pPr>
        <w:pStyle w:val="ListParagraph"/>
        <w:numPr>
          <w:ilvl w:val="0"/>
          <w:numId w:val="6"/>
        </w:numPr>
      </w:pPr>
      <w:r>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5EB5774" w14:textId="700E8D71" w:rsidR="002B6AD2" w:rsidRDefault="008C0460" w:rsidP="002B6AD2">
      <w:pPr>
        <w:pStyle w:val="ListParagraph"/>
        <w:numPr>
          <w:ilvl w:val="0"/>
          <w:numId w:val="6"/>
        </w:numPr>
      </w:pPr>
      <w:r>
        <w:t>We updated ServoDyn to use version 4.0 of the Bladed-style DLL interface instead of version 3.6. In practice, this means ServoDyn passes a longer array to the DLL and sends it the value of the shaft torque.</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OrcaFlex commercial software package developed by Orcina for advanced hydrodynamic and mooring analysis and design. See the documentation provided with the </w:t>
      </w:r>
      <w:hyperlink r:id="rId19" w:history="1">
        <w:r w:rsidRPr="00CE0EE0">
          <w:rPr>
            <w:rStyle w:val="Hyperlink"/>
          </w:rPr>
          <w:t>OrcaFlex interface</w:t>
        </w:r>
      </w:hyperlink>
      <w:r>
        <w:t xml:space="preserve"> for more information.</w:t>
      </w:r>
    </w:p>
    <w:p w14:paraId="462D6EBF" w14:textId="77777777" w:rsidR="002B6AD2" w:rsidRDefault="002B6AD2" w:rsidP="002B6AD2">
      <w:pPr>
        <w:pStyle w:val="ListParagraph"/>
        <w:numPr>
          <w:ilvl w:val="0"/>
          <w:numId w:val="6"/>
        </w:numPr>
      </w:pPr>
      <w:r>
        <w:t>The lumped-mass mooring-dynamics module MoorDyn has been completed; see the new documentation provided with MoorDyn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0" w:history="1">
        <w:r w:rsidRPr="00E53C0A">
          <w:rPr>
            <w:rStyle w:val="Hyperlink"/>
          </w:rPr>
          <w:t>IceDyn</w:t>
        </w:r>
      </w:hyperlink>
      <w:r>
        <w:t xml:space="preserve"> for more information.</w:t>
      </w:r>
    </w:p>
    <w:p w14:paraId="559965C7" w14:textId="77777777" w:rsidR="002B6AD2" w:rsidRDefault="002B6AD2" w:rsidP="002B6AD2">
      <w:pPr>
        <w:pStyle w:val="ListParagraph"/>
        <w:numPr>
          <w:ilvl w:val="0"/>
          <w:numId w:val="6"/>
        </w:numPr>
      </w:pPr>
      <w:r>
        <w:t>We added checkpoint-restart capability. See sections, “</w:t>
      </w:r>
      <w:r>
        <w:fldChar w:fldCharType="begin"/>
      </w:r>
      <w:r>
        <w:instrText xml:space="preserve"> REF _Ref416868785 \h </w:instrText>
      </w:r>
      <w:r>
        <w:fldChar w:fldCharType="separate"/>
      </w:r>
      <w:r w:rsidR="00E203F4">
        <w:t>Checkpoint Files (Restart Capability)</w:t>
      </w:r>
      <w:r>
        <w:fldChar w:fldCharType="end"/>
      </w:r>
      <w:r>
        <w:t>” and “</w:t>
      </w:r>
      <w:r>
        <w:fldChar w:fldCharType="begin"/>
      </w:r>
      <w:r>
        <w:instrText xml:space="preserve"> REF _Ref431889076 \h </w:instrText>
      </w:r>
      <w:r>
        <w:fldChar w:fldCharType="separate"/>
      </w:r>
      <w:r w:rsidR="00E203F4">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lastRenderedPageBreak/>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385EF8EC" w14:textId="37CAD654" w:rsidR="00E203F4" w:rsidRDefault="00E203F4" w:rsidP="004106F7">
      <w:pPr>
        <w:pStyle w:val="ListParagraph"/>
        <w:numPr>
          <w:ilvl w:val="0"/>
          <w:numId w:val="6"/>
        </w:numPr>
      </w:pPr>
      <w:r>
        <w:t xml:space="preserve">FAST v8.10.00a-bjj is compiled with the components listed in </w:t>
      </w:r>
      <w:r w:rsidR="00947A12">
        <w:fldChar w:fldCharType="begin"/>
      </w:r>
      <w:r w:rsidR="00947A12">
        <w:instrText xml:space="preserve"> REF _Ref431558487 \h </w:instrText>
      </w:r>
      <w:r w:rsidR="00947A12">
        <w:fldChar w:fldCharType="separate"/>
      </w:r>
      <w:r w:rsidR="00947A12">
        <w:t xml:space="preserve">Table </w:t>
      </w:r>
      <w:r w:rsidR="00947A12">
        <w:rPr>
          <w:noProof/>
        </w:rPr>
        <w:t>2</w:t>
      </w:r>
      <w:r w:rsidR="00947A12">
        <w:fldChar w:fldCharType="end"/>
      </w:r>
      <w:r>
        <w:t>.</w:t>
      </w:r>
    </w:p>
    <w:p w14:paraId="546C8C5B" w14:textId="60793F7B" w:rsidR="004106F7" w:rsidRDefault="00AC4681" w:rsidP="0015373F">
      <w:pPr>
        <w:pStyle w:val="Caption"/>
        <w:keepNext/>
        <w:ind w:left="360"/>
        <w:jc w:val="center"/>
      </w:pPr>
      <w:bookmarkStart w:id="219" w:name="_Ref431558487"/>
      <w:r>
        <w:br w:type="column"/>
      </w:r>
      <w:r w:rsidR="004106F7">
        <w:lastRenderedPageBreak/>
        <w:t xml:space="preserve">Table </w:t>
      </w:r>
      <w:fldSimple w:instr=" SEQ Table \* ARABIC ">
        <w:r w:rsidR="00E203F4">
          <w:rPr>
            <w:noProof/>
          </w:rPr>
          <w:t>2</w:t>
        </w:r>
      </w:fldSimple>
      <w:bookmarkEnd w:id="219"/>
      <w:r w:rsidR="004106F7">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8768D5" w:rsidRDefault="004106F7" w:rsidP="0015373F">
            <w:pPr>
              <w:rPr>
                <w:b w:val="0"/>
              </w:rPr>
            </w:pPr>
            <w:r w:rsidRPr="008768D5">
              <w:rPr>
                <w:b w:val="0"/>
              </w:rPr>
              <w:t>ElastoDyn</w:t>
            </w:r>
          </w:p>
        </w:tc>
        <w:tc>
          <w:tcPr>
            <w:tcW w:w="2421" w:type="dxa"/>
          </w:tcPr>
          <w:p w14:paraId="3A382AE8" w14:textId="37B4F2F0" w:rsidR="004106F7" w:rsidRPr="00AA173A" w:rsidRDefault="004636A2" w:rsidP="0015373F">
            <w:pPr>
              <w:cnfStyle w:val="000000000000" w:firstRow="0" w:lastRow="0" w:firstColumn="0" w:lastColumn="0" w:oddVBand="0" w:evenVBand="0" w:oddHBand="0" w:evenHBand="0" w:firstRowFirstColumn="0" w:firstRowLastColumn="0" w:lastRowFirstColumn="0" w:lastRowLastColumn="0"/>
              <w:rPr>
                <w:highlight w:val="yellow"/>
              </w:rPr>
            </w:pPr>
            <w:r w:rsidRPr="004636A2">
              <w:t>v1.03.00a-bjj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8768D5" w:rsidRDefault="004106F7" w:rsidP="0015373F">
            <w:pPr>
              <w:rPr>
                <w:b w:val="0"/>
              </w:rPr>
            </w:pPr>
            <w:r w:rsidRPr="00AA173A">
              <w:rPr>
                <w:b w:val="0"/>
              </w:rPr>
              <w:t>BeamDyn</w:t>
            </w:r>
          </w:p>
        </w:tc>
        <w:tc>
          <w:tcPr>
            <w:tcW w:w="2421" w:type="dxa"/>
          </w:tcPr>
          <w:p w14:paraId="0DC6CF04" w14:textId="6976B2EF" w:rsidR="004106F7" w:rsidRPr="00AA173A" w:rsidRDefault="004636A2" w:rsidP="0015373F">
            <w:pPr>
              <w:cnfStyle w:val="000000100000" w:firstRow="0" w:lastRow="0" w:firstColumn="0" w:lastColumn="0" w:oddVBand="0" w:evenVBand="0" w:oddHBand="1" w:evenHBand="0" w:firstRowFirstColumn="0" w:firstRowLastColumn="0" w:lastRowFirstColumn="0" w:lastRowLastColumn="0"/>
              <w:rPr>
                <w:highlight w:val="yellow"/>
              </w:rPr>
            </w:pPr>
            <w:r w:rsidRPr="004636A2">
              <w:t>v1.00.00</w:t>
            </w: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33D89FFA" w:rsidR="004106F7" w:rsidRPr="00AA173A" w:rsidRDefault="00FC412E" w:rsidP="0015373F">
            <w:pPr>
              <w:cnfStyle w:val="000000000000" w:firstRow="0" w:lastRow="0" w:firstColumn="0" w:lastColumn="0" w:oddVBand="0" w:evenVBand="0" w:oddHBand="0" w:evenHBand="0" w:firstRowFirstColumn="0" w:firstRowLastColumn="0" w:lastRowFirstColumn="0" w:lastRowLastColumn="0"/>
              <w:rPr>
                <w:highlight w:val="yellow"/>
              </w:rPr>
            </w:pPr>
            <w:r w:rsidRPr="00FC412E">
              <w:t>v14.04.00a-bjj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AA173A">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5B151C34" w:rsidR="004106F7" w:rsidRPr="00AA173A" w:rsidRDefault="00636149" w:rsidP="004106F7">
            <w:pPr>
              <w:cnfStyle w:val="000000000000" w:firstRow="0" w:lastRow="0" w:firstColumn="0" w:lastColumn="0" w:oddVBand="0" w:evenVBand="0" w:oddHBand="0" w:evenHBand="0" w:firstRowFirstColumn="0" w:firstRowLastColumn="0" w:lastRowFirstColumn="0" w:lastRowLastColumn="0"/>
              <w:rPr>
                <w:highlight w:val="yellow"/>
              </w:rPr>
            </w:pPr>
            <w:r w:rsidRPr="00636149">
              <w:t>v3.01.00a-adp</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IfW</w:t>
            </w:r>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53E7E569" w:rsidR="004106F7" w:rsidRPr="00AA173A" w:rsidRDefault="004418D6" w:rsidP="0015373F">
            <w:pPr>
              <w:cnfStyle w:val="000000100000" w:firstRow="0" w:lastRow="0" w:firstColumn="0" w:lastColumn="0" w:oddVBand="0" w:evenVBand="0" w:oddHBand="1" w:evenHBand="0" w:firstRowFirstColumn="0" w:firstRowLastColumn="0" w:lastRowFirstColumn="0" w:lastRowLastColumn="0"/>
              <w:rPr>
                <w:highlight w:val="yellow"/>
              </w:rPr>
            </w:pPr>
            <w:r w:rsidRPr="004418D6">
              <w:t>v1.03.01a-bjj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SrvD</w:t>
            </w:r>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12DDF37" w:rsidR="004106F7" w:rsidRPr="00AA173A" w:rsidRDefault="00CE5B54" w:rsidP="00B06A04">
            <w:pPr>
              <w:cnfStyle w:val="000000000000" w:firstRow="0" w:lastRow="0" w:firstColumn="0" w:lastColumn="0" w:oddVBand="0" w:evenVBand="0" w:oddHBand="0" w:evenHBand="0" w:firstRowFirstColumn="0" w:firstRowLastColumn="0" w:lastRowFirstColumn="0" w:lastRowLastColumn="0"/>
            </w:pPr>
            <w:r w:rsidRPr="00CE5B54">
              <w:t>v1.00.01-wgl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07D93D37" w:rsidR="004106F7" w:rsidRPr="00AA173A" w:rsidRDefault="005A3F42" w:rsidP="0015373F">
            <w:pPr>
              <w:cnfStyle w:val="000000100000" w:firstRow="0" w:lastRow="0" w:firstColumn="0" w:lastColumn="0" w:oddVBand="0" w:evenVBand="0" w:oddHBand="1" w:evenHBand="0" w:firstRowFirstColumn="0" w:firstRowLastColumn="0" w:lastRowFirstColumn="0" w:lastRowLastColumn="0"/>
              <w:rPr>
                <w:highlight w:val="yellow"/>
              </w:rPr>
            </w:pPr>
            <w:r w:rsidRPr="005A3F42">
              <w:t>v2.03.00c-adp</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340E20C0" w:rsidR="004106F7" w:rsidRPr="00AA173A" w:rsidRDefault="00CD4062" w:rsidP="0015373F">
            <w:pPr>
              <w:cnfStyle w:val="000000000000" w:firstRow="0" w:lastRow="0" w:firstColumn="0" w:lastColumn="0" w:oddVBand="0" w:evenVBand="0" w:oddHBand="0" w:evenHBand="0" w:firstRowFirstColumn="0" w:firstRowLastColumn="0" w:lastRowFirstColumn="0" w:lastRowLastColumn="0"/>
              <w:rPr>
                <w:highlight w:val="yellow"/>
              </w:rPr>
            </w:pPr>
            <w:r w:rsidRPr="00CD4062">
              <w:t>v1.02.00a-rrd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1D0B4151" w:rsidR="004106F7" w:rsidRPr="004106F7" w:rsidRDefault="009B79E5" w:rsidP="0015373F">
            <w:pPr>
              <w:cnfStyle w:val="000000100000" w:firstRow="0" w:lastRow="0" w:firstColumn="0" w:lastColumn="0" w:oddVBand="0" w:evenVBand="0" w:oddHBand="1" w:evenHBand="0" w:firstRowFirstColumn="0" w:firstRowLastColumn="0" w:lastRowFirstColumn="0" w:lastRowLastColumn="0"/>
              <w:rPr>
                <w:highlight w:val="yellow"/>
              </w:rPr>
            </w:pPr>
            <w:r w:rsidRPr="009B79E5">
              <w:t>1.10.01</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53D5728D" w:rsidR="004106F7" w:rsidRPr="00AA173A" w:rsidRDefault="00F40F62" w:rsidP="0015373F">
            <w:pPr>
              <w:cnfStyle w:val="000000000000" w:firstRow="0" w:lastRow="0" w:firstColumn="0" w:lastColumn="0" w:oddVBand="0" w:evenVBand="0" w:oddHBand="0" w:evenHBand="0" w:firstRowFirstColumn="0" w:firstRowLastColumn="0" w:lastRowFirstColumn="0" w:lastRowLastColumn="0"/>
              <w:rPr>
                <w:highlight w:val="yellow"/>
              </w:rPr>
            </w:pPr>
            <w:r w:rsidRPr="00F40F62">
              <w:t>v1.01.02-yhb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r w:rsidRPr="005509D5">
              <w:rPr>
                <w:b w:val="0"/>
              </w:rPr>
              <w:t>MoorDyn</w:t>
            </w:r>
          </w:p>
        </w:tc>
        <w:tc>
          <w:tcPr>
            <w:tcW w:w="2421" w:type="dxa"/>
          </w:tcPr>
          <w:p w14:paraId="10F690E7" w14:textId="3E9878EB" w:rsidR="004106F7" w:rsidRPr="00AA173A" w:rsidRDefault="000E1F6F" w:rsidP="0015373F">
            <w:pPr>
              <w:cnfStyle w:val="000000100000" w:firstRow="0" w:lastRow="0" w:firstColumn="0" w:lastColumn="0" w:oddVBand="0" w:evenVBand="0" w:oddHBand="1" w:evenHBand="0" w:firstRowFirstColumn="0" w:firstRowLastColumn="0" w:lastRowFirstColumn="0" w:lastRowLastColumn="0"/>
              <w:rPr>
                <w:highlight w:val="yellow"/>
              </w:rPr>
            </w:pPr>
            <w:r w:rsidRPr="000E1F6F">
              <w:t>v1.00.00F-mth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612D82" w14:paraId="51A0992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471DC33" w14:textId="19213FEC" w:rsidR="00612D82" w:rsidRPr="00405A94" w:rsidRDefault="00612D82" w:rsidP="0015373F">
            <w:pPr>
              <w:rPr>
                <w:b w:val="0"/>
              </w:rPr>
            </w:pPr>
            <w:r>
              <w:rPr>
                <w:b w:val="0"/>
              </w:rPr>
              <w:t>OrcaFlexInterface</w:t>
            </w:r>
          </w:p>
        </w:tc>
        <w:tc>
          <w:tcPr>
            <w:tcW w:w="2421" w:type="dxa"/>
          </w:tcPr>
          <w:p w14:paraId="4F199872" w14:textId="7A63A636" w:rsidR="00612D82" w:rsidRPr="00AA173A" w:rsidRDefault="00D31DF6" w:rsidP="0015373F">
            <w:pPr>
              <w:cnfStyle w:val="000000000000" w:firstRow="0" w:lastRow="0" w:firstColumn="0" w:lastColumn="0" w:oddVBand="0" w:evenVBand="0" w:oddHBand="0" w:evenHBand="0" w:firstRowFirstColumn="0" w:firstRowLastColumn="0" w:lastRowFirstColumn="0" w:lastRowLastColumn="0"/>
            </w:pPr>
            <w:r w:rsidRPr="00D31DF6">
              <w:t>v1.00.00a-adp</w:t>
            </w:r>
          </w:p>
        </w:tc>
        <w:tc>
          <w:tcPr>
            <w:tcW w:w="2795" w:type="dxa"/>
          </w:tcPr>
          <w:p w14:paraId="23FA3A70" w14:textId="2B9DFBC8" w:rsidR="00612D82" w:rsidRPr="00F2770C" w:rsidRDefault="00612D82" w:rsidP="0015373F">
            <w:pPr>
              <w:cnfStyle w:val="000000000000" w:firstRow="0" w:lastRow="0" w:firstColumn="0" w:lastColumn="0" w:oddVBand="0" w:evenVBand="0" w:oddHBand="0" w:evenHBand="0" w:firstRowFirstColumn="0" w:firstRowLastColumn="0" w:lastRowFirstColumn="0" w:lastRowLastColumn="0"/>
            </w:pPr>
            <w:r>
              <w:t>Orca</w:t>
            </w:r>
          </w:p>
        </w:tc>
      </w:tr>
      <w:tr w:rsidR="004106F7" w14:paraId="73D5B42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5BEC5376" w:rsidR="004106F7" w:rsidRPr="00AA173A" w:rsidRDefault="006B0B07" w:rsidP="0015373F">
            <w:pPr>
              <w:cnfStyle w:val="000000100000" w:firstRow="0" w:lastRow="0" w:firstColumn="0" w:lastColumn="0" w:oddVBand="0" w:evenVBand="0" w:oddHBand="1" w:evenHBand="0" w:firstRowFirstColumn="0" w:firstRowLastColumn="0" w:lastRowFirstColumn="0" w:lastRowLastColumn="0"/>
              <w:rPr>
                <w:highlight w:val="yellow"/>
              </w:rPr>
            </w:pPr>
            <w:r w:rsidRPr="006B0B07">
              <w:t>v1.00.01</w:t>
            </w:r>
          </w:p>
        </w:tc>
        <w:tc>
          <w:tcPr>
            <w:tcW w:w="2795" w:type="dxa"/>
          </w:tcPr>
          <w:p w14:paraId="5949808E"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IceF</w:t>
            </w:r>
          </w:p>
        </w:tc>
      </w:tr>
      <w:tr w:rsidR="004106F7" w14:paraId="3AE245F0"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144ABACC" w:rsidR="004106F7" w:rsidRPr="004106F7" w:rsidRDefault="00436993" w:rsidP="0015373F">
            <w:pPr>
              <w:cnfStyle w:val="000000000000" w:firstRow="0" w:lastRow="0" w:firstColumn="0" w:lastColumn="0" w:oddVBand="0" w:evenVBand="0" w:oddHBand="0" w:evenHBand="0" w:firstRowFirstColumn="0" w:firstRowLastColumn="0" w:lastRowFirstColumn="0" w:lastRowLastColumn="0"/>
              <w:rPr>
                <w:highlight w:val="yellow"/>
              </w:rPr>
            </w:pPr>
            <w:r w:rsidRPr="00436993">
              <w:t>v1.01.01-by</w:t>
            </w:r>
          </w:p>
        </w:tc>
        <w:tc>
          <w:tcPr>
            <w:tcW w:w="2795" w:type="dxa"/>
          </w:tcPr>
          <w:p w14:paraId="60D3DD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IceD</w:t>
            </w:r>
          </w:p>
        </w:tc>
      </w:tr>
      <w:tr w:rsidR="004106F7" w:rsidRPr="000F3583" w14:paraId="2436AB6F" w14:textId="77777777" w:rsidTr="0015373F">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1A69586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11ECF14A" w:rsidR="004106F7" w:rsidRPr="0015373F" w:rsidRDefault="00A95FE2" w:rsidP="0015373F">
            <w:pPr>
              <w:cnfStyle w:val="000000000000" w:firstRow="0" w:lastRow="0" w:firstColumn="0" w:lastColumn="0" w:oddVBand="0" w:evenVBand="0" w:oddHBand="0" w:evenHBand="0" w:firstRowFirstColumn="0" w:firstRowLastColumn="0" w:lastRowFirstColumn="0" w:lastRowLastColumn="0"/>
              <w:rPr>
                <w:highlight w:val="yellow"/>
              </w:rPr>
            </w:pPr>
            <w:r w:rsidRPr="00A95FE2">
              <w:t>v2.06.05a-bjj</w:t>
            </w:r>
          </w:p>
        </w:tc>
      </w:tr>
      <w:tr w:rsidR="004106F7" w14:paraId="5928AAA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5"/>
            </w:r>
          </w:p>
        </w:tc>
        <w:tc>
          <w:tcPr>
            <w:tcW w:w="0" w:type="auto"/>
            <w:gridSpan w:val="2"/>
          </w:tcPr>
          <w:p w14:paraId="6E554AEF" w14:textId="3CAE39BA" w:rsidR="004106F7" w:rsidRPr="00AA173A" w:rsidRDefault="003D1F1C" w:rsidP="00F20C1A">
            <w:pPr>
              <w:cnfStyle w:val="000000100000" w:firstRow="0" w:lastRow="0" w:firstColumn="0" w:lastColumn="0" w:oddVBand="0" w:evenVBand="0" w:oddHBand="1" w:evenHBand="0" w:firstRowFirstColumn="0" w:firstRowLastColumn="0" w:lastRowFirstColumn="0" w:lastRowLastColumn="0"/>
              <w:rPr>
                <w:highlight w:val="yellow"/>
              </w:rPr>
            </w:pPr>
            <w:r w:rsidRPr="003D1F1C">
              <w:t>v2.08.03</w:t>
            </w:r>
          </w:p>
        </w:tc>
      </w:tr>
      <w:tr w:rsidR="004106F7" w:rsidRPr="000F3583" w14:paraId="73E45F49" w14:textId="77777777" w:rsidTr="0015373F">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7ED1D14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02E957C9" w:rsidR="004106F7" w:rsidRDefault="004106F7" w:rsidP="0015373F">
            <w:pPr>
              <w:cnfStyle w:val="000000100000" w:firstRow="0" w:lastRow="0" w:firstColumn="0" w:lastColumn="0" w:oddVBand="0" w:evenVBand="0" w:oddHBand="1" w:evenHBand="0" w:firstRowFirstColumn="0" w:firstRowLastColumn="0" w:lastRowFirstColumn="0" w:lastRowLastColumn="0"/>
            </w:pPr>
            <w:r>
              <w:t>v3.</w:t>
            </w:r>
            <w:r w:rsidR="000E55B7">
              <w:t>4.1</w:t>
            </w:r>
            <w:r>
              <w:t xml:space="preserve"> as part of Intel® Math Kernel Library; </w:t>
            </w:r>
          </w:p>
          <w:p w14:paraId="0041FE9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(v3.5.0 compiled with gfortran)</w:t>
            </w:r>
          </w:p>
        </w:tc>
      </w:tr>
      <w:tr w:rsidR="004106F7" w14:paraId="7225B7E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r w:rsidRPr="00405A94">
              <w:rPr>
                <w:b w:val="0"/>
              </w:rPr>
              <w:t>ScaLAPACK</w:t>
            </w:r>
          </w:p>
        </w:tc>
        <w:tc>
          <w:tcPr>
            <w:tcW w:w="0" w:type="auto"/>
            <w:gridSpan w:val="2"/>
          </w:tcPr>
          <w:p w14:paraId="61721F40"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2.0.2</w:t>
            </w:r>
          </w:p>
        </w:tc>
      </w:tr>
      <w:tr w:rsidR="004106F7" w14:paraId="30C7924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v4.1</w:t>
            </w:r>
          </w:p>
        </w:tc>
      </w:tr>
      <w:tr w:rsidR="0015373F" w14:paraId="03233F29"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5312781" w14:textId="5080D04D" w:rsidR="0015373F" w:rsidRPr="00E050C3" w:rsidRDefault="0015373F" w:rsidP="0015373F">
            <w:pPr>
              <w:rPr>
                <w:b w:val="0"/>
              </w:rPr>
            </w:pPr>
            <w:r w:rsidRPr="00AA173A">
              <w:rPr>
                <w:b w:val="0"/>
              </w:rPr>
              <w:t>FitPack</w:t>
            </w:r>
            <w:r w:rsidR="00C0755E">
              <w:rPr>
                <w:b w:val="0"/>
              </w:rPr>
              <w:t xml:space="preserve"> (</w:t>
            </w:r>
            <w:r w:rsidR="00C0755E" w:rsidRPr="00C0755E">
              <w:rPr>
                <w:b w:val="0"/>
              </w:rPr>
              <w:t>Dierckx</w:t>
            </w:r>
            <w:r w:rsidR="00C0755E">
              <w:rPr>
                <w:b w:val="0"/>
              </w:rPr>
              <w:t>)</w:t>
            </w:r>
          </w:p>
        </w:tc>
        <w:tc>
          <w:tcPr>
            <w:tcW w:w="0" w:type="auto"/>
            <w:gridSpan w:val="2"/>
          </w:tcPr>
          <w:p w14:paraId="59C55A3A" w14:textId="35774A0F" w:rsidR="0015373F" w:rsidRDefault="00C0755E" w:rsidP="0015373F">
            <w:pPr>
              <w:cnfStyle w:val="000000000000" w:firstRow="0" w:lastRow="0" w:firstColumn="0" w:lastColumn="0" w:oddVBand="0" w:evenVBand="0" w:oddHBand="0" w:evenHBand="0" w:firstRowFirstColumn="0" w:firstRowLastColumn="0" w:lastRowFirstColumn="0" w:lastRowLastColumn="0"/>
            </w:pPr>
            <w:r>
              <w:t>~1993?</w:t>
            </w:r>
          </w:p>
        </w:tc>
      </w:tr>
    </w:tbl>
    <w:p w14:paraId="6F19D8BD" w14:textId="77777777" w:rsidR="00B92E37" w:rsidRPr="00B92E37" w:rsidRDefault="00B92E37" w:rsidP="00E050C3"/>
    <w:p w14:paraId="2164B221" w14:textId="77777777" w:rsidR="00176884" w:rsidRDefault="00176884" w:rsidP="00176884">
      <w:pPr>
        <w:pStyle w:val="Heading2"/>
      </w:pPr>
      <w:bookmarkStart w:id="220" w:name="_Toc437370139"/>
      <w:r>
        <w:t>v8.10.00a-bjj</w:t>
      </w:r>
      <w:bookmarkEnd w:id="220"/>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1"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E203F4">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2"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3"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4"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5"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221" w:name="_Toc437370140"/>
      <w:r>
        <w:t>v8.09.00a-bjj</w:t>
      </w:r>
      <w:bookmarkEnd w:id="221"/>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6"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22" w:name="_Ref412116139"/>
      <w:bookmarkStart w:id="223" w:name="_Toc437370141"/>
      <w:r>
        <w:t>v8.08.00c-bjj</w:t>
      </w:r>
      <w:bookmarkEnd w:id="222"/>
      <w:bookmarkEnd w:id="223"/>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7"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8"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24" w:name="_Ref391841077"/>
      <w:r w:rsidR="002C1FAC" w:rsidRPr="00AC31AB">
        <w:rPr>
          <w:rStyle w:val="FootnoteReference"/>
          <w:rFonts w:eastAsia="Times New Roman" w:cs="Times New Roman"/>
          <w:color w:val="000000"/>
        </w:rPr>
        <w:footnoteReference w:id="6"/>
      </w:r>
      <w:bookmarkEnd w:id="224"/>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E203F4">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E203F4">
        <w:t xml:space="preserve">Figure </w:t>
      </w:r>
      <w:r w:rsidR="00E203F4">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lastRenderedPageBreak/>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25" w:name="_Toc437370142"/>
      <w:r>
        <w:t>v8.03.02b-bjj</w:t>
      </w:r>
      <w:bookmarkEnd w:id="225"/>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9"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26" w:name="_Ref415574957"/>
      <w:bookmarkStart w:id="227" w:name="_Toc437370143"/>
      <w:r>
        <w:t>FAST v8 Input and Output Files</w:t>
      </w:r>
      <w:bookmarkEnd w:id="226"/>
      <w:bookmarkEnd w:id="227"/>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E203F4">
        <w:t xml:space="preserve">Figure </w:t>
      </w:r>
      <w:r w:rsidR="00E203F4">
        <w:rPr>
          <w:noProof/>
        </w:rPr>
        <w:t>4</w:t>
      </w:r>
      <w:r>
        <w:fldChar w:fldCharType="end"/>
      </w:r>
      <w:r>
        <w:t>.</w:t>
      </w:r>
      <w:r w:rsidR="00604402">
        <w:t xml:space="preserve"> </w:t>
      </w:r>
    </w:p>
    <w:p w14:paraId="1A9166D1" w14:textId="37CBCBA3" w:rsidR="00604402" w:rsidRDefault="00604402" w:rsidP="00AD1B9B">
      <w:pPr>
        <w:pStyle w:val="Heading2"/>
      </w:pPr>
      <w:bookmarkStart w:id="228" w:name="_Toc437370144"/>
      <w:r>
        <w:t>File Naming Conventions</w:t>
      </w:r>
      <w:bookmarkEnd w:id="228"/>
    </w:p>
    <w:p w14:paraId="4394982B" w14:textId="3B088DC0" w:rsidR="00604402" w:rsidRDefault="00604402" w:rsidP="00256CFF">
      <w:r>
        <w:t>Input files do not need particular extensions</w:t>
      </w:r>
      <w:r w:rsidR="007704A8">
        <w:t xml:space="preserve"> in FAST</w:t>
      </w:r>
      <w:r w:rsidR="00E050C3">
        <w:t>, though some modules may make their own assumptions on naming conventions (e.g. OrcaFlex interface).</w:t>
      </w:r>
    </w:p>
    <w:p w14:paraId="500E1587" w14:textId="268536EA"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 xml:space="preserve">where &lt;RootName&gt; is the root name of the primary FAST input file (the filename, including path, </w:t>
      </w:r>
      <w:r>
        <w:lastRenderedPageBreak/>
        <w:t>without the extension), &lt;ModName&gt; is an abbreviation for the module generating the file</w:t>
      </w:r>
      <w:r w:rsidR="006A694B">
        <w:t xml:space="preserve"> (see </w:t>
      </w:r>
      <w:r w:rsidR="006A694B">
        <w:fldChar w:fldCharType="begin"/>
      </w:r>
      <w:r w:rsidR="006A694B">
        <w:instrText xml:space="preserve"> REF _Ref431558487 \h </w:instrText>
      </w:r>
      <w:r w:rsidR="006A694B">
        <w:fldChar w:fldCharType="separate"/>
      </w:r>
      <w:r w:rsidR="00E203F4">
        <w:t xml:space="preserve">Table </w:t>
      </w:r>
      <w:r w:rsidR="00E203F4">
        <w:rPr>
          <w:noProof/>
        </w:rPr>
        <w:t>2</w:t>
      </w:r>
      <w:r w:rsidR="006A694B">
        <w:fldChar w:fldCharType="end"/>
      </w:r>
      <w:r w:rsidR="006A694B">
        <w:t>)</w:t>
      </w:r>
      <w:r>
        <w:t>,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Pr="0021627B" w:rsidRDefault="005B6929" w:rsidP="00604402">
            <w:pPr>
              <w:jc w:val="center"/>
              <w:rPr>
                <w:b w:val="0"/>
              </w:rPr>
            </w:pPr>
            <w:r w:rsidRPr="0021627B">
              <w:rPr>
                <w:b w:val="0"/>
              </w:rPr>
              <w:t>chkp</w:t>
            </w:r>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pPr>
            <w:r>
              <w:t>Checkpoint files for restart capability</w:t>
            </w:r>
          </w:p>
        </w:tc>
      </w:tr>
      <w:tr w:rsidR="00AB47F4" w14:paraId="0D715F41" w14:textId="77777777" w:rsidTr="00604402">
        <w:trPr>
          <w:jc w:val="center"/>
          <w:ins w:id="229" w:author="Bonnie Jonkman" w:date="2016-03-11T09:52:00Z"/>
        </w:trPr>
        <w:tc>
          <w:tcPr>
            <w:cnfStyle w:val="001000000000" w:firstRow="0" w:lastRow="0" w:firstColumn="1" w:lastColumn="0" w:oddVBand="0" w:evenVBand="0" w:oddHBand="0" w:evenHBand="0" w:firstRowFirstColumn="0" w:firstRowLastColumn="0" w:lastRowFirstColumn="0" w:lastRowLastColumn="0"/>
            <w:tcW w:w="2700" w:type="dxa"/>
          </w:tcPr>
          <w:p w14:paraId="34FA5354" w14:textId="515FEF72" w:rsidR="00AB47F4" w:rsidRPr="0021627B" w:rsidRDefault="00AB47F4" w:rsidP="00604402">
            <w:pPr>
              <w:jc w:val="center"/>
              <w:rPr>
                <w:ins w:id="230" w:author="Bonnie Jonkman" w:date="2016-03-11T09:52:00Z"/>
              </w:rPr>
            </w:pPr>
            <w:ins w:id="231" w:author="Bonnie Jonkman" w:date="2016-03-11T09:52:00Z">
              <w:r>
                <w:t>vtp</w:t>
              </w:r>
            </w:ins>
          </w:p>
        </w:tc>
        <w:tc>
          <w:tcPr>
            <w:tcW w:w="5490" w:type="dxa"/>
          </w:tcPr>
          <w:p w14:paraId="025B8E5E" w14:textId="09551E82" w:rsidR="00AB47F4" w:rsidRDefault="00AB47F4" w:rsidP="00AB47F4">
            <w:pPr>
              <w:cnfStyle w:val="000000000000" w:firstRow="0" w:lastRow="0" w:firstColumn="0" w:lastColumn="0" w:oddVBand="0" w:evenVBand="0" w:oddHBand="0" w:evenHBand="0" w:firstRowFirstColumn="0" w:firstRowLastColumn="0" w:lastRowFirstColumn="0" w:lastRowLastColumn="0"/>
              <w:rPr>
                <w:ins w:id="232" w:author="Bonnie Jonkman" w:date="2016-03-11T09:52:00Z"/>
              </w:rPr>
            </w:pPr>
            <w:ins w:id="233" w:author="Bonnie Jonkman" w:date="2016-03-11T09:55:00Z">
              <w:r>
                <w:t xml:space="preserve">Polygonal data file in </w:t>
              </w:r>
            </w:ins>
            <w:ins w:id="234" w:author="Bonnie Jonkman" w:date="2016-03-11T09:53:00Z">
              <w:r>
                <w:t xml:space="preserve">VTK </w:t>
              </w:r>
            </w:ins>
            <w:ins w:id="235" w:author="Bonnie Jonkman" w:date="2016-03-11T09:55:00Z">
              <w:r>
                <w:t>XML format for visualization</w:t>
              </w:r>
            </w:ins>
          </w:p>
        </w:tc>
      </w:tr>
    </w:tbl>
    <w:p w14:paraId="7F40DAF3" w14:textId="77777777" w:rsidR="00604402" w:rsidRDefault="00604402" w:rsidP="00256CFF">
      <w:pPr>
        <w:rPr>
          <w:ins w:id="236" w:author="Bonnie Jonkman" w:date="2016-03-11T09:57:00Z"/>
        </w:rPr>
      </w:pPr>
    </w:p>
    <w:p w14:paraId="21801D8C" w14:textId="7890EBFB" w:rsidR="00AB47F4" w:rsidRDefault="00AB47F4" w:rsidP="00AB47F4">
      <w:pPr>
        <w:pStyle w:val="Heading3"/>
        <w:pPrChange w:id="237" w:author="Bonnie Jonkman" w:date="2016-03-11T09:57:00Z">
          <w:pPr/>
        </w:pPrChange>
      </w:pPr>
      <w:ins w:id="238" w:author="Bonnie Jonkman" w:date="2016-03-11T09:57:00Z">
        <w:r>
          <w:t xml:space="preserve">Checkpoint </w:t>
        </w:r>
      </w:ins>
      <w:ins w:id="239" w:author="Bonnie Jonkman" w:date="2016-03-11T09:58:00Z">
        <w:r>
          <w:t>F</w:t>
        </w:r>
      </w:ins>
      <w:ins w:id="240" w:author="Bonnie Jonkman" w:date="2016-03-11T09:57:00Z">
        <w:r>
          <w:t xml:space="preserve">ile </w:t>
        </w:r>
      </w:ins>
      <w:ins w:id="241" w:author="Bonnie Jonkman" w:date="2016-03-11T09:58:00Z">
        <w:r>
          <w:t>Naming Convention</w:t>
        </w:r>
      </w:ins>
    </w:p>
    <w:p w14:paraId="1CBD4875" w14:textId="6CB0EDB7" w:rsidR="00DE7C4D" w:rsidRDefault="006A694B" w:rsidP="00256CFF">
      <w:r>
        <w:t xml:space="preserve">If FAST generates checkpoint files, these </w:t>
      </w:r>
      <w:r w:rsidR="00DE7C4D">
        <w:t>checkpoint file</w:t>
      </w:r>
      <w:r>
        <w:t>names</w:t>
      </w:r>
      <w:r w:rsidR="00DE7C4D">
        <w:t xml:space="preserve"> are in the form </w:t>
      </w:r>
      <w:r>
        <w:br/>
      </w:r>
      <w:r>
        <w:tab/>
      </w:r>
      <w:r>
        <w:tab/>
      </w:r>
      <w:r>
        <w:tab/>
      </w:r>
      <w:r w:rsidR="00DE7C4D">
        <w:t>&lt;RootName&gt;.&lt;timeStep&gt;.chkp</w:t>
      </w:r>
      <w:r w:rsidR="008551F9">
        <w:t xml:space="preserve"> </w:t>
      </w:r>
      <w:r>
        <w:br/>
        <w:t xml:space="preserve">where &lt;timeStep&gt; is an integer indicating at which time step the results in the file were generated. If the simulation was running a Bladed-style dll in ServoDyn, there will be a second checkpoint file named </w:t>
      </w:r>
      <w:r>
        <w:br/>
      </w:r>
      <w:r>
        <w:tab/>
      </w:r>
      <w:r>
        <w:tab/>
      </w:r>
      <w:r>
        <w:tab/>
      </w:r>
      <w:r w:rsidR="008551F9">
        <w:t>&lt;RootName&gt;.&lt;timeStep&gt;.dll.chkp</w:t>
      </w:r>
    </w:p>
    <w:p w14:paraId="00F90FF7" w14:textId="0D1FBE6B" w:rsidR="00AB47F4" w:rsidRDefault="00AB47F4" w:rsidP="00AB47F4">
      <w:pPr>
        <w:pStyle w:val="Heading3"/>
        <w:rPr>
          <w:ins w:id="242" w:author="Bonnie Jonkman" w:date="2016-03-11T09:58:00Z"/>
        </w:rPr>
      </w:pPr>
      <w:ins w:id="243" w:author="Bonnie Jonkman" w:date="2016-03-11T09:58:00Z">
        <w:r>
          <w:t>Simulink Naming Convention</w:t>
        </w:r>
      </w:ins>
    </w:p>
    <w:p w14:paraId="26A2FA92" w14:textId="40B6086C" w:rsidR="00604402" w:rsidRDefault="00604402" w:rsidP="00604402">
      <w:r>
        <w:t xml:space="preserve">When FAST is called as a library from Simulink, the output files are named </w:t>
      </w:r>
      <w:r>
        <w:br/>
      </w:r>
      <w:r>
        <w:tab/>
      </w:r>
      <w:r>
        <w:tab/>
      </w:r>
      <w:r>
        <w:tab/>
        <w:t>&lt;RootName&gt;.SFunc.&lt;ext&gt;</w:t>
      </w:r>
      <w:r w:rsidR="008E67A2">
        <w:br/>
      </w:r>
      <w:r>
        <w:t>and</w:t>
      </w:r>
      <w:r w:rsidR="008E67A2">
        <w:br/>
      </w:r>
      <w:r>
        <w:tab/>
      </w:r>
      <w:r>
        <w:tab/>
      </w:r>
      <w:r>
        <w:tab/>
        <w:t>&lt;RootName&gt;.SFunc.&lt;ModName&gt;.&lt;ext&gt;</w:t>
      </w:r>
    </w:p>
    <w:p w14:paraId="38B5B5B8" w14:textId="55321183" w:rsidR="00AB47F4" w:rsidRDefault="00AB47F4" w:rsidP="00AB47F4">
      <w:pPr>
        <w:pStyle w:val="Heading3"/>
        <w:rPr>
          <w:ins w:id="244" w:author="Bonnie Jonkman" w:date="2016-03-11T09:59:00Z"/>
        </w:rPr>
      </w:pPr>
      <w:ins w:id="245" w:author="Bonnie Jonkman" w:date="2016-03-11T09:59:00Z">
        <w:r>
          <w:t>Visualization File Naming Convention</w:t>
        </w:r>
      </w:ins>
    </w:p>
    <w:p w14:paraId="7CD6A1AF" w14:textId="03D22CBD" w:rsidR="00AB47F4" w:rsidRDefault="00AB47F4" w:rsidP="00AB47F4">
      <w:pPr>
        <w:rPr>
          <w:ins w:id="246" w:author="Bonnie Jonkman" w:date="2016-03-11T10:03:00Z"/>
        </w:rPr>
        <w:pPrChange w:id="247" w:author="Bonnie Jonkman" w:date="2016-03-11T09:59:00Z">
          <w:pPr>
            <w:pStyle w:val="Heading3"/>
          </w:pPr>
        </w:pPrChange>
      </w:pPr>
      <w:ins w:id="248" w:author="Bonnie Jonkman" w:date="2016-03-11T09:59:00Z">
        <w:r>
          <w:t>When FAST generate</w:t>
        </w:r>
      </w:ins>
      <w:ins w:id="249" w:author="Bonnie Jonkman" w:date="2016-03-11T10:00:00Z">
        <w:r>
          <w:t>s</w:t>
        </w:r>
      </w:ins>
      <w:ins w:id="250" w:author="Bonnie Jonkman" w:date="2016-03-11T09:59:00Z">
        <w:r>
          <w:t xml:space="preserve"> visualization files</w:t>
        </w:r>
      </w:ins>
      <w:ins w:id="251" w:author="Bonnie Jonkman" w:date="2016-03-11T10:00:00Z">
        <w:r>
          <w:t xml:space="preserve">, </w:t>
        </w:r>
      </w:ins>
      <w:ins w:id="252" w:author="Bonnie Jonkman" w:date="2016-03-11T10:01:00Z">
        <w:r>
          <w:t xml:space="preserve">it generates </w:t>
        </w:r>
      </w:ins>
      <w:ins w:id="253" w:author="Bonnie Jonkman" w:date="2016-03-11T10:00:00Z">
        <w:r>
          <w:t xml:space="preserve">many .vtp </w:t>
        </w:r>
      </w:ins>
      <w:ins w:id="254" w:author="Bonnie Jonkman" w:date="2016-03-11T10:01:00Z">
        <w:r>
          <w:t xml:space="preserve">files. There is one file per mesh per </w:t>
        </w:r>
      </w:ins>
      <w:ins w:id="255" w:author="Bonnie Jonkman" w:date="2016-03-11T10:02:00Z">
        <w:r w:rsidR="00E32D88">
          <w:t xml:space="preserve">output time step (as specified by VTK_fps). Each line/point mesh output will also </w:t>
        </w:r>
      </w:ins>
      <w:ins w:id="256" w:author="Bonnie Jonkman" w:date="2016-03-11T10:03:00Z">
        <w:r w:rsidR="00E32D88">
          <w:t xml:space="preserve">write </w:t>
        </w:r>
      </w:ins>
      <w:ins w:id="257" w:author="Bonnie Jonkman" w:date="2016-03-11T10:02:00Z">
        <w:r w:rsidR="00E32D88">
          <w:t>an additional</w:t>
        </w:r>
      </w:ins>
      <w:ins w:id="258" w:author="Bonnie Jonkman" w:date="2016-03-11T10:03:00Z">
        <w:r w:rsidR="00E32D88">
          <w:t xml:space="preserve"> reference mesh at initialization. The naming convention is</w:t>
        </w:r>
      </w:ins>
    </w:p>
    <w:p w14:paraId="11B5BAF6" w14:textId="3B02DAFA" w:rsidR="00E32D88" w:rsidRPr="00AB47F4" w:rsidRDefault="00E32D88" w:rsidP="00AB47F4">
      <w:pPr>
        <w:rPr>
          <w:ins w:id="259" w:author="Bonnie Jonkman" w:date="2016-03-11T09:59:00Z"/>
        </w:rPr>
        <w:pPrChange w:id="260" w:author="Bonnie Jonkman" w:date="2016-03-11T09:59:00Z">
          <w:pPr>
            <w:pStyle w:val="Heading3"/>
          </w:pPr>
        </w:pPrChange>
      </w:pPr>
      <w:ins w:id="261" w:author="Bonnie Jonkman" w:date="2016-03-11T10:03:00Z">
        <w:r>
          <w:tab/>
        </w:r>
        <w:r>
          <w:tab/>
        </w:r>
        <w:r>
          <w:tab/>
          <w:t>&lt;RootName&gt;.&lt;MeshName&gt;</w:t>
        </w:r>
      </w:ins>
      <w:ins w:id="262" w:author="Bonnie Jonkman" w:date="2016-03-11T10:04:00Z">
        <w:r>
          <w:t>.t&lt;step#&gt;.vtp</w:t>
        </w:r>
      </w:ins>
    </w:p>
    <w:p w14:paraId="2164B2B1" w14:textId="5E916018" w:rsidR="00CE6A2F" w:rsidRDefault="00CE6A2F" w:rsidP="00CE6A2F">
      <w:pPr>
        <w:keepNext/>
      </w:pPr>
      <w:r>
        <w:br w:type="page"/>
      </w:r>
      <w:r w:rsidR="00526596">
        <w:rPr>
          <w:noProof/>
        </w:rPr>
        <w:lastRenderedPageBreak/>
        <w:drawing>
          <wp:inline distT="0" distB="0" distL="0" distR="0" wp14:anchorId="0A205436" wp14:editId="27713EA9">
            <wp:extent cx="5943599" cy="741815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99" cy="7418156"/>
                    </a:xfrm>
                    <a:prstGeom prst="rect">
                      <a:avLst/>
                    </a:prstGeom>
                  </pic:spPr>
                </pic:pic>
              </a:graphicData>
            </a:graphic>
          </wp:inline>
        </w:drawing>
      </w:r>
    </w:p>
    <w:p w14:paraId="2164B2B2" w14:textId="73E7FDC8" w:rsidR="00CE6A2F" w:rsidRPr="00CE2DA4" w:rsidRDefault="00CE6A2F" w:rsidP="00CE6A2F">
      <w:pPr>
        <w:pStyle w:val="Caption"/>
        <w:jc w:val="center"/>
      </w:pPr>
      <w:bookmarkStart w:id="263" w:name="_Ref352753427"/>
      <w:r>
        <w:t xml:space="preserve">Figure </w:t>
      </w:r>
      <w:fldSimple w:instr=" SEQ Figure \* ARABIC ">
        <w:r w:rsidR="00E203F4">
          <w:rPr>
            <w:noProof/>
          </w:rPr>
          <w:t>4</w:t>
        </w:r>
      </w:fldSimple>
      <w:bookmarkEnd w:id="263"/>
      <w:r>
        <w:t xml:space="preserve">: Summary of Input and Output Files for FAST </w:t>
      </w:r>
      <w:r w:rsidRPr="00195D86">
        <w:t>v8.</w:t>
      </w:r>
      <w:r w:rsidR="007569F6">
        <w:t>12</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64" w:name="_Ref391883796"/>
      <w:bookmarkStart w:id="265" w:name="_Toc437370145"/>
      <w:bookmarkStart w:id="266" w:name="_Ref352702959"/>
      <w:r>
        <w:lastRenderedPageBreak/>
        <w:t xml:space="preserve">Variables Specified in the </w:t>
      </w:r>
      <w:r w:rsidR="007A051E">
        <w:t>FAST Primary Input File</w:t>
      </w:r>
      <w:bookmarkEnd w:id="264"/>
      <w:bookmarkEnd w:id="265"/>
    </w:p>
    <w:p w14:paraId="2164B376" w14:textId="7E93E660"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E203F4">
        <w:t xml:space="preserve">Appendix </w:t>
      </w:r>
      <w:r w:rsidR="00E203F4">
        <w:rPr>
          <w:noProof/>
        </w:rPr>
        <w:t>A</w:t>
      </w:r>
      <w:r w:rsidR="00E203F4">
        <w:t>: Example FAST v8.12.*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r w:rsidR="00DA52C8">
        <w:t>OrcaFlexInterface</w:t>
      </w:r>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r w:rsidRPr="002D091E">
        <w:rPr>
          <w:b/>
        </w:rPr>
        <w:t>DT_UJac</w:t>
      </w:r>
      <w:r>
        <w:t xml:space="preserve"> determines how often the Jacobian needs to be updated. </w:t>
      </w:r>
      <w:r w:rsidR="004E68EA">
        <w:t>For most models</w:t>
      </w:r>
      <w:r>
        <w:t xml:space="preserve">,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w:t>
      </w:r>
      <w:r w:rsidR="004E68EA">
        <w:t xml:space="preserve">models that don’t use the BeamDyn, HydroDyn, SubDyn, or </w:t>
      </w:r>
      <w:r w:rsidR="00DA52C8">
        <w:t xml:space="preserve">OrcaFlexInterface </w:t>
      </w:r>
      <w:r w:rsidR="004E68EA">
        <w:t>modules</w:t>
      </w:r>
      <w:r w:rsidR="007B0CF4">
        <w:t>.</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59C4049E" w:rsidR="004A39F6" w:rsidRDefault="004A39F6" w:rsidP="004A39F6">
      <w:r>
        <w:t xml:space="preserve">1: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2733C1BD" w14:textId="1044D019" w:rsidR="004D65DE" w:rsidRDefault="004D65DE" w:rsidP="004A39F6">
      <w:r>
        <w:t xml:space="preserve">If </w:t>
      </w:r>
      <w:r w:rsidRPr="004C70AA">
        <w:rPr>
          <w:b/>
        </w:rPr>
        <w:t>CompElast</w:t>
      </w:r>
      <w:r>
        <w:t xml:space="preserve"> is set to 2, the blade-related inputs and outputs from the ElastoDyn module are unused, replaced with those available in the BeamDyn module.</w:t>
      </w:r>
    </w:p>
    <w:p w14:paraId="2164B3A0" w14:textId="079C2935" w:rsidR="00845AC5" w:rsidRPr="00CF0284" w:rsidRDefault="00845AC5" w:rsidP="004A39F6">
      <w:r>
        <w:t xml:space="preserve">Please note that ElastoDyn </w:t>
      </w:r>
      <w:r w:rsidR="00CF0284">
        <w:t xml:space="preserve">must always be used </w:t>
      </w:r>
      <w:r>
        <w:t>when running FAST.</w:t>
      </w:r>
    </w:p>
    <w:p w14:paraId="4A3B7C30" w14:textId="52C216E7" w:rsidR="00EA0D40" w:rsidRDefault="00EA0D40" w:rsidP="00EA0D40">
      <w:pPr>
        <w:pStyle w:val="Heading4"/>
      </w:pPr>
      <w:r>
        <w:t xml:space="preserve">CompInflow: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r>
        <w:t xml:space="preserve">0: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2: Use external wind conditions from OpenFOAM/SOWFA</w:t>
      </w:r>
    </w:p>
    <w:p w14:paraId="7AF58CE8" w14:textId="5C4A3C61" w:rsidR="0021627B" w:rsidRDefault="003B713D" w:rsidP="00EA0D40">
      <w:r>
        <w:t xml:space="preserve">In the normal FAST executable, setting </w:t>
      </w:r>
      <w:r w:rsidR="0021627B" w:rsidRPr="00F70FC2">
        <w:rPr>
          <w:b/>
        </w:rPr>
        <w:t>CompInflow</w:t>
      </w:r>
      <w:r w:rsidR="0021627B">
        <w:t> = 2</w:t>
      </w:r>
      <w:r>
        <w:t xml:space="preserve"> </w:t>
      </w:r>
      <w:r w:rsidR="0061050C">
        <w:t>is not allowed.</w:t>
      </w:r>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420D7B5" w14:textId="6309F54E" w:rsidR="004C70AA" w:rsidRDefault="004C70AA" w:rsidP="00460C71">
      <w:r>
        <w:t xml:space="preserve">If </w:t>
      </w:r>
      <w:r w:rsidRPr="004C70AA">
        <w:rPr>
          <w:b/>
        </w:rPr>
        <w:t>CompElast</w:t>
      </w:r>
      <w:r>
        <w:t xml:space="preserve"> is set to </w:t>
      </w:r>
      <w:r w:rsidR="008831F1">
        <w:t>2</w:t>
      </w:r>
      <w:r>
        <w:t xml:space="preserve">, </w:t>
      </w:r>
      <w:r w:rsidRPr="004C70AA">
        <w:rPr>
          <w:b/>
        </w:rPr>
        <w:t>CompAero</w:t>
      </w:r>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r>
        <w:lastRenderedPageBreak/>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FF1F94A" w:rsidR="00EF174A" w:rsidRDefault="00EF174A" w:rsidP="00AD1B9B">
      <w:pPr>
        <w:pStyle w:val="Heading4"/>
      </w:pPr>
      <w:r>
        <w:t xml:space="preserve">CompMooring: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r w:rsidR="00130962">
        <w:br/>
        <w:t xml:space="preserve">4: Use </w:t>
      </w:r>
      <w:r w:rsidR="00DA52C8">
        <w:t>OrcaFlexInterface</w:t>
      </w:r>
      <w:r w:rsidR="00130962">
        <w:t xml:space="preserve"> to model a mooring system</w:t>
      </w:r>
    </w:p>
    <w:p w14:paraId="2C13B97B" w14:textId="1AA772E3" w:rsidR="008831F1" w:rsidRDefault="008831F1" w:rsidP="00EF174A">
      <w:r>
        <w:t xml:space="preserve">If </w:t>
      </w:r>
      <w:r w:rsidRPr="004C70AA">
        <w:rPr>
          <w:b/>
        </w:rPr>
        <w:t>Comp</w:t>
      </w:r>
      <w:r>
        <w:rPr>
          <w:b/>
        </w:rPr>
        <w:t>Mooring</w:t>
      </w:r>
      <w:r>
        <w:t xml:space="preserve"> is set to 4, </w:t>
      </w:r>
      <w:r w:rsidRPr="004C70AA">
        <w:rPr>
          <w:b/>
        </w:rPr>
        <w:t>Comp</w:t>
      </w:r>
      <w:r>
        <w:rPr>
          <w:b/>
        </w:rPr>
        <w:t>Hydro</w:t>
      </w:r>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t xml:space="preserve">If </w:t>
      </w:r>
      <w:r w:rsidRPr="004C70AA">
        <w:rPr>
          <w:b/>
        </w:rPr>
        <w:t>Comp</w:t>
      </w:r>
      <w:r>
        <w:rPr>
          <w:b/>
        </w:rPr>
        <w:t>Ice</w:t>
      </w:r>
      <w:r>
        <w:t xml:space="preserve"> is not zero, both </w:t>
      </w:r>
      <w:r w:rsidRPr="004C70AA">
        <w:rPr>
          <w:b/>
        </w:rPr>
        <w:t>Comp</w:t>
      </w:r>
      <w:r>
        <w:rPr>
          <w:b/>
        </w:rPr>
        <w:t>Hydro</w:t>
      </w:r>
      <w:r>
        <w:t xml:space="preserve"> and </w:t>
      </w:r>
      <w:r w:rsidRPr="003B713D">
        <w:rPr>
          <w:b/>
        </w:rPr>
        <w:t>CompSub</w:t>
      </w:r>
      <w:r>
        <w:t xml:space="preserve"> must be set to 1.</w:t>
      </w:r>
    </w:p>
    <w:p w14:paraId="2164B3B4" w14:textId="77777777" w:rsidR="00450382" w:rsidRDefault="00B76B55" w:rsidP="00AD1B9B">
      <w:pPr>
        <w:pStyle w:val="Heading3"/>
      </w:pPr>
      <w:r>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r>
        <w:rPr>
          <w:b/>
        </w:rPr>
        <w:t>CompElast</w:t>
      </w:r>
      <w:r>
        <w:t> = 1</w:t>
      </w:r>
      <w:r w:rsidRPr="002C16F5">
        <w:t>.</w:t>
      </w:r>
    </w:p>
    <w:p w14:paraId="2164B3BA" w14:textId="77777777" w:rsidR="00AE564B" w:rsidRDefault="00AE564B" w:rsidP="00AD1B9B">
      <w:pPr>
        <w:pStyle w:val="Heading4"/>
      </w:pPr>
      <w:r>
        <w:lastRenderedPageBreak/>
        <w:t>BDBldFile(2):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r>
        <w:rPr>
          <w:b/>
        </w:rPr>
        <w:t>CompElast</w:t>
      </w:r>
      <w:r>
        <w:t> = 1</w:t>
      </w:r>
      <w:r w:rsidRPr="002C16F5">
        <w:t>.</w:t>
      </w:r>
    </w:p>
    <w:p w14:paraId="2164B3BC" w14:textId="77777777" w:rsidR="00AE564B" w:rsidRDefault="00AE564B" w:rsidP="00AD1B9B">
      <w:pPr>
        <w:pStyle w:val="Heading4"/>
      </w:pPr>
      <w:r>
        <w:t>BDBldFile(3):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r>
        <w:rPr>
          <w:b/>
        </w:rPr>
        <w:t>CompElast</w:t>
      </w:r>
      <w:r>
        <w:t> = 1 or for two-bladed rotors</w:t>
      </w:r>
      <w:r w:rsidRPr="002C16F5">
        <w:t>.</w:t>
      </w:r>
    </w:p>
    <w:p w14:paraId="5E0D85C9" w14:textId="7CE9CB88" w:rsidR="00F77353" w:rsidRDefault="00F77353" w:rsidP="00F77353">
      <w:pPr>
        <w:pStyle w:val="Heading4"/>
      </w:pPr>
      <w:r>
        <w:t>InflowFile: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r w:rsidRPr="00F70FC2">
        <w:rPr>
          <w:b/>
        </w:rPr>
        <w:t>Comp</w:t>
      </w:r>
      <w:r>
        <w:rPr>
          <w:b/>
        </w:rPr>
        <w:t>Inflow</w:t>
      </w:r>
      <w:r>
        <w:t> = </w:t>
      </w:r>
      <w:r w:rsidR="00F70FC2">
        <w:t>1</w:t>
      </w:r>
      <w:r>
        <w:t>.</w:t>
      </w:r>
    </w:p>
    <w:p w14:paraId="2164B3BE" w14:textId="77777777" w:rsidR="001D3CFF" w:rsidRDefault="001D3CFF" w:rsidP="00AD1B9B">
      <w:pPr>
        <w:pStyle w:val="Heading4"/>
      </w:pPr>
      <w:r>
        <w:t>AeroFile: Name of file containing aerodynamic input parameters [-]</w:t>
      </w:r>
    </w:p>
    <w:p w14:paraId="2164B3BF" w14:textId="76D2FD0D" w:rsidR="004A0F59" w:rsidRPr="00572C86" w:rsidRDefault="001D3CFF" w:rsidP="001D3CFF">
      <w:r>
        <w:t xml:space="preserve">This is the name of the AeroDyn </w:t>
      </w:r>
      <w:r w:rsidR="00ED2DFE">
        <w:t>v14 (</w:t>
      </w:r>
      <w:r w:rsidR="00ED2DFE" w:rsidRPr="00FE5E6F">
        <w:rPr>
          <w:b/>
        </w:rPr>
        <w:t>CompAero</w:t>
      </w:r>
      <w:r w:rsidR="00ED2DFE">
        <w:t> = 1) or AeroDyn v15 (</w:t>
      </w:r>
      <w:r w:rsidR="00ED2DFE" w:rsidRPr="00FE5E6F">
        <w:rPr>
          <w:b/>
        </w:rPr>
        <w:t>CompAero</w:t>
      </w:r>
      <w:r w:rsidR="00ED2DFE">
        <w:t xml:space="preserve"> = 2) </w:t>
      </w:r>
      <w:r w:rsidR="00EE4134">
        <w:t xml:space="preserve">primary </w:t>
      </w:r>
      <w:r>
        <w:t>inp</w:t>
      </w:r>
      <w:r w:rsidR="002C16F5">
        <w:t xml:space="preserve">ut file. </w:t>
      </w:r>
      <w:r w:rsidR="00ED2DFE">
        <w:t xml:space="preserve">It is not used if </w:t>
      </w:r>
      <w:r w:rsidR="00ED2DFE">
        <w:rPr>
          <w:b/>
        </w:rPr>
        <w:t>CompAero</w:t>
      </w:r>
      <w:r w:rsidR="00ED2DFE">
        <w:t> = 0.</w:t>
      </w:r>
    </w:p>
    <w:p w14:paraId="2164B3C0" w14:textId="77777777" w:rsidR="00A82364" w:rsidRDefault="00A82364" w:rsidP="00AD1B9B">
      <w:pPr>
        <w:pStyle w:val="Heading4"/>
      </w:pPr>
      <w:r>
        <w:t>ServoFile: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r w:rsidR="00F77353">
        <w:t> = </w:t>
      </w:r>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r w:rsidR="00F77353">
        <w:t> = </w:t>
      </w:r>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r w:rsidR="00F77353">
        <w:t> = </w:t>
      </w:r>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19DDB19D" w:rsidR="00C22E8D" w:rsidRPr="00B76B55" w:rsidRDefault="00C22E8D" w:rsidP="00C22E8D">
      <w:r>
        <w:t>This is the name of the MAP</w:t>
      </w:r>
      <w:r w:rsidR="00DD7DF7">
        <w:t>++</w:t>
      </w:r>
      <w:r>
        <w:t xml:space="preserve"> (</w:t>
      </w:r>
      <w:r w:rsidRPr="00C22E8D">
        <w:rPr>
          <w:b/>
        </w:rPr>
        <w:t>CompMooring</w:t>
      </w:r>
      <w:r w:rsidR="00F77353">
        <w:t> = </w:t>
      </w:r>
      <w:r>
        <w:t>1)</w:t>
      </w:r>
      <w:r w:rsidR="00DD7DF7">
        <w:t>,</w:t>
      </w:r>
      <w:r>
        <w:t xml:space="preserve"> FEAMooring (</w:t>
      </w:r>
      <w:r w:rsidRPr="00C22E8D">
        <w:rPr>
          <w:b/>
        </w:rPr>
        <w:t>CompMooring</w:t>
      </w:r>
      <w:r w:rsidR="00F77353">
        <w:t> = </w:t>
      </w:r>
      <w:r>
        <w:t>2)</w:t>
      </w:r>
      <w:r w:rsidR="00DD7DF7">
        <w:t>, MoorDyn (</w:t>
      </w:r>
      <w:r w:rsidR="00DD7DF7" w:rsidRPr="00C22E8D">
        <w:rPr>
          <w:b/>
        </w:rPr>
        <w:t>CompMooring</w:t>
      </w:r>
      <w:r w:rsidR="00F77353">
        <w:t> = </w:t>
      </w:r>
      <w:r w:rsidR="00DD7DF7">
        <w:t>3)</w:t>
      </w:r>
      <w:r w:rsidR="00ED2DFE">
        <w:t>,</w:t>
      </w:r>
      <w:r>
        <w:t xml:space="preserve"> </w:t>
      </w:r>
      <w:r w:rsidR="0037777E">
        <w:t>or OrcaFlexInterface (</w:t>
      </w:r>
      <w:r w:rsidR="0037777E">
        <w:rPr>
          <w:b/>
        </w:rPr>
        <w:t>CompMooring</w:t>
      </w:r>
      <w:r w:rsidR="0037777E">
        <w:t xml:space="preserve"> = 4) </w:t>
      </w:r>
      <w:r w:rsidR="00EE4134">
        <w:t xml:space="preserve">primary </w:t>
      </w:r>
      <w:r>
        <w:t xml:space="preserve">input file. It is </w:t>
      </w:r>
      <w:r w:rsidR="001A778F">
        <w:t>not used</w:t>
      </w:r>
      <w:r>
        <w:t xml:space="preserve"> if </w:t>
      </w:r>
      <w:r>
        <w:rPr>
          <w:b/>
        </w:rPr>
        <w:t>CompMooring</w:t>
      </w:r>
      <w:r w:rsidR="00F77353">
        <w:t> = </w:t>
      </w:r>
      <w:r>
        <w:t>0</w:t>
      </w:r>
      <w:r w:rsidRPr="002C16F5">
        <w:t>.</w:t>
      </w:r>
    </w:p>
    <w:p w14:paraId="2164B3C8" w14:textId="77777777" w:rsidR="00EB34CB" w:rsidRDefault="00EB34CB" w:rsidP="00AD1B9B">
      <w:pPr>
        <w:pStyle w:val="Heading4"/>
      </w:pPr>
      <w:r>
        <w:t>IceFile: Name of file containing ice input parameters [-]</w:t>
      </w:r>
    </w:p>
    <w:p w14:paraId="2164B3C9" w14:textId="0C2CB39B" w:rsidR="00EB34CB" w:rsidRPr="00B76B55" w:rsidRDefault="00EB34CB" w:rsidP="00EB34CB">
      <w:r>
        <w:t>This is the name of the IceFloe (</w:t>
      </w:r>
      <w:r w:rsidRPr="00C22E8D">
        <w:rPr>
          <w:b/>
        </w:rPr>
        <w:t>Comp</w:t>
      </w:r>
      <w:r>
        <w:rPr>
          <w:b/>
        </w:rPr>
        <w:t>Ice</w:t>
      </w:r>
      <w:r w:rsidR="00F77353">
        <w:t> = </w:t>
      </w:r>
      <w:r>
        <w:t>1) or IceDyn (</w:t>
      </w:r>
      <w:r w:rsidRPr="00C22E8D">
        <w:rPr>
          <w:b/>
        </w:rPr>
        <w:t>Comp</w:t>
      </w:r>
      <w:r>
        <w:rPr>
          <w:b/>
        </w:rPr>
        <w:t>Ice</w:t>
      </w:r>
      <w:r w:rsidR="00F77353">
        <w:t> = </w:t>
      </w:r>
      <w:r>
        <w:t xml:space="preserve">2) </w:t>
      </w:r>
      <w:r w:rsidR="00EE4134">
        <w:t xml:space="preserve">primary </w:t>
      </w:r>
      <w:r>
        <w:t xml:space="preserve">input file. It is not used if </w:t>
      </w:r>
      <w:r w:rsidRPr="00C22E8D">
        <w:rPr>
          <w:b/>
        </w:rPr>
        <w:t>Comp</w:t>
      </w:r>
      <w:r>
        <w:rPr>
          <w:b/>
        </w:rPr>
        <w:t>Ice</w:t>
      </w:r>
      <w:r w:rsidR="00F77353">
        <w:t> = </w:t>
      </w:r>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r w:rsidR="00053AB0">
        <w:t xml:space="preserve">of the primary FAST input file </w:t>
      </w:r>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6746E478" w:rsidR="00066DFD" w:rsidRPr="00616C1F" w:rsidRDefault="00066DFD" w:rsidP="00066DFD">
      <w:r>
        <w:t>When set to “</w:t>
      </w:r>
      <w:r w:rsidR="001D0806">
        <w:t>True</w:t>
      </w:r>
      <w:r>
        <w:t>”,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w:t>
      </w:r>
      <w:r w:rsidR="001D0806">
        <w:t>False</w:t>
      </w:r>
      <w:r w:rsidR="00616C1F">
        <w:t>”,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lastRenderedPageBreak/>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r>
        <w:t xml:space="preserve">ChkptTime: </w:t>
      </w:r>
      <w:r w:rsidRPr="00E33AF0">
        <w:t>Amount of time between creating checkpoint files for potential restart</w:t>
      </w:r>
      <w:r>
        <w:t xml:space="preserve"> [s]</w:t>
      </w:r>
    </w:p>
    <w:p w14:paraId="7B46DDB5" w14:textId="37633E33" w:rsidR="00E33AF0" w:rsidRPr="00C74358" w:rsidRDefault="00E33AF0" w:rsidP="00AD1B9B">
      <w:r>
        <w:t xml:space="preserve">This input determines how frequently checkpoint files should be written. Checkpoint files are used for restart capability; </w:t>
      </w:r>
      <w:r w:rsidR="001B7F07">
        <w:t xml:space="preserve">we recommend that </w:t>
      </w:r>
      <w:r>
        <w:t xml:space="preserve">short simulations set </w:t>
      </w:r>
      <w:r w:rsidRPr="00AD1B9B">
        <w:rPr>
          <w:b/>
        </w:rPr>
        <w:t>ChkptTime</w:t>
      </w:r>
      <w:r>
        <w:t xml:space="preserve"> to be larger than the simulation time, </w:t>
      </w:r>
      <w:r w:rsidRPr="00AD1B9B">
        <w:rPr>
          <w:b/>
        </w:rPr>
        <w:t>TMax</w:t>
      </w:r>
      <w:r>
        <w:t>.</w:t>
      </w:r>
      <w:r w:rsidR="00053AB0">
        <w:t xml:space="preserve"> For more information on checkpoint files and restart</w:t>
      </w:r>
      <w:r w:rsidR="00603778">
        <w:t xml:space="preserve"> capability in FAST, see section</w:t>
      </w:r>
      <w:r w:rsidR="00AB5FE4">
        <w:t>s</w:t>
      </w:r>
      <w:r w:rsidR="00603778">
        <w:t xml:space="preserve"> “</w:t>
      </w:r>
      <w:r w:rsidR="00603778">
        <w:fldChar w:fldCharType="begin"/>
      </w:r>
      <w:r w:rsidR="00603778">
        <w:instrText xml:space="preserve"> REF _Ref416868785 \h </w:instrText>
      </w:r>
      <w:r w:rsidR="00603778">
        <w:fldChar w:fldCharType="separate"/>
      </w:r>
      <w:r w:rsidR="00E203F4">
        <w:t>Checkpoint Files (Restart Capability)</w:t>
      </w:r>
      <w:r w:rsidR="00603778">
        <w:fldChar w:fldCharType="end"/>
      </w:r>
      <w:r w:rsidR="00603778">
        <w:t>”</w:t>
      </w:r>
      <w:r w:rsidR="00AB5FE4">
        <w:t>and “</w:t>
      </w:r>
      <w:r w:rsidR="00AB5FE4">
        <w:fldChar w:fldCharType="begin"/>
      </w:r>
      <w:r w:rsidR="00AB5FE4">
        <w:instrText xml:space="preserve"> REF _Ref431893368 \h </w:instrText>
      </w:r>
      <w:r w:rsidR="00AB5FE4">
        <w:fldChar w:fldCharType="separate"/>
      </w:r>
      <w:r w:rsidR="00E203F4">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r w:rsidR="00E050C3">
        <w:rPr>
          <w:b/>
        </w:rPr>
        <w:t>ChkptTime</w:t>
      </w:r>
      <w:r w:rsidR="00E050C3">
        <w:t xml:space="preserve"> </w:t>
      </w:r>
      <w:r w:rsidR="001B7F07">
        <w:t>is ignored in the FAST-Simulink interface</w:t>
      </w:r>
      <w:r w:rsidR="00C74358">
        <w:t xml:space="preserve">, and </w:t>
      </w:r>
      <w:r w:rsidR="0014681B">
        <w:t xml:space="preserve">must be larger than </w:t>
      </w:r>
      <w:r w:rsidR="0014681B">
        <w:rPr>
          <w:b/>
        </w:rPr>
        <w:t xml:space="preserve">TMax </w:t>
      </w:r>
      <w:r w:rsidR="0014681B">
        <w:t>when</w:t>
      </w:r>
      <w:r w:rsidR="00E050C3">
        <w:t xml:space="preserve"> using the FAST-OrcaFlex interface (</w:t>
      </w:r>
      <w:r w:rsidR="00C74358">
        <w:rPr>
          <w:b/>
        </w:rPr>
        <w:t>CompMooring</w:t>
      </w:r>
      <w:r w:rsidR="00C74358">
        <w:t> = 4</w:t>
      </w:r>
      <w:r w:rsidR="00E050C3">
        <w:t>)</w:t>
      </w:r>
      <w:r w:rsidR="00C74358">
        <w:t>.</w:t>
      </w:r>
    </w:p>
    <w:p w14:paraId="2164B3D1" w14:textId="77777777" w:rsidR="00C84D03" w:rsidRDefault="00C84D03" w:rsidP="00AD1B9B">
      <w:pPr>
        <w:pStyle w:val="Heading4"/>
      </w:pPr>
      <w:r>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r w:rsidR="005D3EE2" w:rsidRPr="005D3EE2">
        <w:t xml:space="preserve"> Alternatively,</w:t>
      </w:r>
      <w:r w:rsidR="005D3EE2">
        <w:t xml:space="preserve"> </w:t>
      </w:r>
      <w:r w:rsidR="005D3EE2" w:rsidRPr="00A63FD7">
        <w:rPr>
          <w:b/>
        </w:rPr>
        <w:t>DT_Out</w:t>
      </w:r>
      <w:r w:rsidR="005D3EE2">
        <w:t xml:space="preserve"> can be entered as</w:t>
      </w:r>
      <w:r w:rsidR="005D3EE2" w:rsidRPr="005D3EE2">
        <w:t xml:space="preserve"> the string “default”, which will set </w:t>
      </w:r>
      <w:r w:rsidR="005D3EE2">
        <w:rPr>
          <w:b/>
        </w:rPr>
        <w:t>DT_Out</w:t>
      </w:r>
      <w:r w:rsidR="005D3EE2" w:rsidRPr="005D3EE2">
        <w:t> = </w:t>
      </w:r>
      <w:r w:rsidR="005D3EE2">
        <w:rPr>
          <w:b/>
        </w:rPr>
        <w:t>DT</w:t>
      </w:r>
      <w:r w:rsidR="005D3EE2" w:rsidRPr="005D3EE2">
        <w:t>.</w:t>
      </w:r>
    </w:p>
    <w:p w14:paraId="2164B3D3" w14:textId="77777777" w:rsidR="00E371BB" w:rsidRDefault="00E371BB" w:rsidP="00AD1B9B">
      <w:pPr>
        <w:pStyle w:val="Heading4"/>
      </w:pPr>
      <w:r>
        <w:t>TStart: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CBFED8D"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r>
        <w:t>SimulationToolbox</w:t>
      </w:r>
      <w:r w:rsidR="00A03338">
        <w:t>/</w:t>
      </w:r>
      <w:r>
        <w:t>Utilities</w:t>
      </w:r>
      <w:r w:rsidR="00A03338">
        <w:t>/</w:t>
      </w:r>
      <w:r>
        <w:t>ReadFASTbinary.m)</w:t>
      </w:r>
      <w:r w:rsidR="00352D3A">
        <w:t>. The NREL post-processors Crunch and MCrunch can also read these binary files.</w:t>
      </w:r>
    </w:p>
    <w:p w14:paraId="2164B3DA" w14:textId="77777777" w:rsidR="00441220" w:rsidRDefault="00441220" w:rsidP="00AD1B9B">
      <w:pPr>
        <w:pStyle w:val="Heading4"/>
      </w:pPr>
      <w:r>
        <w:lastRenderedPageBreak/>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E" w14:textId="25FB980A" w:rsidR="00AB6BDA" w:rsidRDefault="00AB6BDA" w:rsidP="00460C71">
      <w:pPr>
        <w:rPr>
          <w:ins w:id="267" w:author="Bonnie Jonkman" w:date="2016-03-11T10:07:00Z"/>
        </w:rPr>
      </w:pPr>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r w:rsidR="00B405B9">
        <w:t xml:space="preserve"> </w:t>
      </w:r>
      <w:r>
        <w:t xml:space="preserve">If </w:t>
      </w:r>
      <w:r>
        <w:rPr>
          <w:b/>
        </w:rPr>
        <w:t>OutFileFmt</w:t>
      </w:r>
      <w:r w:rsidR="00AF0E6F">
        <w:rPr>
          <w:b/>
        </w:rPr>
        <w:t> </w:t>
      </w:r>
      <w:r>
        <w:t>=</w:t>
      </w:r>
      <w:r w:rsidR="00AF0E6F">
        <w:t> </w:t>
      </w:r>
      <w:r>
        <w:t xml:space="preserve">2, </w:t>
      </w:r>
      <w:r w:rsidRPr="00AB6BDA">
        <w:rPr>
          <w:b/>
        </w:rPr>
        <w:t>OutFmt</w:t>
      </w:r>
      <w:r>
        <w:t xml:space="preserve"> has no effect.</w:t>
      </w:r>
    </w:p>
    <w:p w14:paraId="1052113C" w14:textId="25DD69E7" w:rsidR="004C52F5" w:rsidRDefault="004C52F5" w:rsidP="004C52F5">
      <w:pPr>
        <w:pStyle w:val="Heading3"/>
        <w:rPr>
          <w:ins w:id="268" w:author="Bonnie Jonkman" w:date="2016-03-11T10:07:00Z"/>
        </w:rPr>
      </w:pPr>
      <w:ins w:id="269" w:author="Bonnie Jonkman" w:date="2016-03-11T10:07:00Z">
        <w:r>
          <w:t>Visualization</w:t>
        </w:r>
      </w:ins>
    </w:p>
    <w:p w14:paraId="376BECA9" w14:textId="65F0A8BA" w:rsidR="004C52F5" w:rsidRPr="002E52E3" w:rsidRDefault="004C52F5" w:rsidP="004C52F5">
      <w:pPr>
        <w:rPr>
          <w:ins w:id="270" w:author="Bonnie Jonkman" w:date="2016-03-11T10:07:00Z"/>
        </w:rPr>
      </w:pPr>
      <w:ins w:id="271" w:author="Bonnie Jonkman" w:date="2016-03-11T10:07:00Z">
        <w:r>
          <w:t xml:space="preserve">This section of the primary FAST input file deals with </w:t>
        </w:r>
        <w:r>
          <w:t xml:space="preserve">options for visualization </w:t>
        </w:r>
        <w:r>
          <w:t>output from a FAST simulation.</w:t>
        </w:r>
      </w:ins>
    </w:p>
    <w:p w14:paraId="3C84C0EA" w14:textId="6F48C415" w:rsidR="00B16FD8" w:rsidRDefault="00B16FD8" w:rsidP="00B16FD8">
      <w:pPr>
        <w:pStyle w:val="Heading4"/>
        <w:rPr>
          <w:ins w:id="272" w:author="Bonnie Jonkman" w:date="2016-03-11T10:09:00Z"/>
        </w:rPr>
        <w:pPrChange w:id="273" w:author="Bonnie Jonkman" w:date="2016-03-11T10:08:00Z">
          <w:pPr/>
        </w:pPrChange>
      </w:pPr>
      <w:ins w:id="274" w:author="Bonnie Jonkman" w:date="2016-03-11T10:08:00Z">
        <w:r w:rsidRPr="00B16FD8">
          <w:t>WrVTK</w:t>
        </w:r>
      </w:ins>
      <w:ins w:id="275" w:author="Bonnie Jonkman" w:date="2016-03-11T10:09:00Z">
        <w:r>
          <w:t xml:space="preserve">: </w:t>
        </w:r>
        <w:r w:rsidRPr="00B16FD8">
          <w:t>VTK Visuali</w:t>
        </w:r>
        <w:r>
          <w:t>zation data outpu</w:t>
        </w:r>
      </w:ins>
      <w:ins w:id="276" w:author="Bonnie Jonkman" w:date="2016-03-11T10:10:00Z">
        <w:r>
          <w:t>t</w:t>
        </w:r>
      </w:ins>
      <w:ins w:id="277" w:author="Bonnie Jonkman" w:date="2016-03-11T10:09:00Z">
        <w:r>
          <w:t xml:space="preserve"> [0,</w:t>
        </w:r>
        <w:r w:rsidRPr="00B16FD8">
          <w:t xml:space="preserve"> 1</w:t>
        </w:r>
        <w:r>
          <w:t>, or</w:t>
        </w:r>
        <w:r w:rsidRPr="00B16FD8">
          <w:t xml:space="preserve"> 2</w:t>
        </w:r>
        <w:r>
          <w:t>]</w:t>
        </w:r>
      </w:ins>
    </w:p>
    <w:p w14:paraId="0730C2E7" w14:textId="6F48B571" w:rsidR="00B16FD8" w:rsidRPr="00C202D9" w:rsidRDefault="00B16FD8" w:rsidP="00B16FD8">
      <w:pPr>
        <w:rPr>
          <w:ins w:id="278" w:author="Bonnie Jonkman" w:date="2016-03-11T10:08:00Z"/>
        </w:rPr>
        <w:pPrChange w:id="279" w:author="Bonnie Jonkman" w:date="2016-03-11T10:09:00Z">
          <w:pPr/>
        </w:pPrChange>
      </w:pPr>
      <w:ins w:id="280" w:author="Bonnie Jonkman" w:date="2016-03-11T10:08:00Z">
        <w:r>
          <w:t xml:space="preserve">When </w:t>
        </w:r>
      </w:ins>
      <w:ins w:id="281" w:author="Bonnie Jonkman" w:date="2016-03-11T10:12:00Z">
        <w:r w:rsidR="00C202D9" w:rsidRPr="00C202D9">
          <w:rPr>
            <w:b/>
            <w:rPrChange w:id="282" w:author="Bonnie Jonkman" w:date="2016-03-11T10:12:00Z">
              <w:rPr/>
            </w:rPrChange>
          </w:rPr>
          <w:t>WrVTK</w:t>
        </w:r>
        <w:r w:rsidR="00C202D9">
          <w:t xml:space="preserve"> = 0, visualization </w:t>
        </w:r>
      </w:ins>
      <w:ins w:id="283" w:author="Bonnie Jonkman" w:date="2016-03-11T10:15:00Z">
        <w:r w:rsidR="001F200C">
          <w:t xml:space="preserve">output </w:t>
        </w:r>
      </w:ins>
      <w:ins w:id="284" w:author="Bonnie Jonkman" w:date="2016-03-11T10:12:00Z">
        <w:r w:rsidR="00C202D9">
          <w:t xml:space="preserve">data will </w:t>
        </w:r>
      </w:ins>
      <w:ins w:id="285" w:author="Bonnie Jonkman" w:date="2016-03-11T10:15:00Z">
        <w:r w:rsidR="001F200C">
          <w:t xml:space="preserve">not </w:t>
        </w:r>
      </w:ins>
      <w:ins w:id="286" w:author="Bonnie Jonkman" w:date="2016-03-11T10:12:00Z">
        <w:r w:rsidR="00C202D9">
          <w:t xml:space="preserve">be generated. When </w:t>
        </w:r>
        <w:r w:rsidR="00C202D9" w:rsidRPr="00126F92">
          <w:rPr>
            <w:b/>
          </w:rPr>
          <w:t>WrVTK</w:t>
        </w:r>
        <w:r w:rsidR="00C202D9">
          <w:t> = </w:t>
        </w:r>
        <w:r w:rsidR="00C202D9">
          <w:t xml:space="preserve">1, FAST will generate visualization data </w:t>
        </w:r>
      </w:ins>
      <w:ins w:id="287" w:author="Bonnie Jonkman" w:date="2016-03-11T10:13:00Z">
        <w:r w:rsidR="00C202D9">
          <w:t>only at the initialization step</w:t>
        </w:r>
        <w:r w:rsidR="001F200C">
          <w:t xml:space="preserve">. When </w:t>
        </w:r>
        <w:r w:rsidR="001F200C" w:rsidRPr="00126F92">
          <w:rPr>
            <w:b/>
          </w:rPr>
          <w:t>WrVTK</w:t>
        </w:r>
        <w:r w:rsidR="001F200C">
          <w:t> </w:t>
        </w:r>
        <w:r w:rsidR="001F200C">
          <w:t xml:space="preserve">= 2 FAST will generate visualization for animation. Data will be written at the initialization step and </w:t>
        </w:r>
      </w:ins>
      <w:ins w:id="288" w:author="Bonnie Jonkman" w:date="2016-03-11T10:14:00Z">
        <w:r w:rsidR="001F200C">
          <w:t xml:space="preserve">at a fixed rate for the rest of the simulation, as specified by </w:t>
        </w:r>
        <w:r w:rsidR="001F200C" w:rsidRPr="001F200C">
          <w:rPr>
            <w:b/>
            <w:rPrChange w:id="289" w:author="Bonnie Jonkman" w:date="2016-03-11T10:14:00Z">
              <w:rPr/>
            </w:rPrChange>
          </w:rPr>
          <w:t>VTK_fps</w:t>
        </w:r>
        <w:r w:rsidR="001F200C" w:rsidRPr="001F200C">
          <w:rPr>
            <w:rPrChange w:id="290" w:author="Bonnie Jonkman" w:date="2016-03-11T10:14:00Z">
              <w:rPr>
                <w:b/>
              </w:rPr>
            </w:rPrChange>
          </w:rPr>
          <w:t>.</w:t>
        </w:r>
      </w:ins>
    </w:p>
    <w:p w14:paraId="74B1CE76" w14:textId="74ED3682" w:rsidR="00B16FD8" w:rsidRDefault="00B16FD8" w:rsidP="00B16FD8">
      <w:pPr>
        <w:pStyle w:val="Heading4"/>
        <w:rPr>
          <w:ins w:id="291" w:author="Bonnie Jonkman" w:date="2016-03-11T10:08:00Z"/>
        </w:rPr>
        <w:pPrChange w:id="292" w:author="Bonnie Jonkman" w:date="2016-03-11T10:08:00Z">
          <w:pPr/>
        </w:pPrChange>
      </w:pPr>
      <w:ins w:id="293" w:author="Bonnie Jonkman" w:date="2016-03-11T10:08:00Z">
        <w:r w:rsidRPr="00B16FD8">
          <w:t>VTK_type</w:t>
        </w:r>
      </w:ins>
      <w:ins w:id="294" w:author="Bonnie Jonkman" w:date="2016-03-11T10:10:00Z">
        <w:r>
          <w:t xml:space="preserve">: </w:t>
        </w:r>
        <w:r w:rsidRPr="00B16FD8">
          <w:t>Type of VTK visualization data</w:t>
        </w:r>
        <w:r>
          <w:t xml:space="preserve"> [1, 2, or 3]</w:t>
        </w:r>
      </w:ins>
    </w:p>
    <w:p w14:paraId="0FB0C0A6" w14:textId="68DFE967" w:rsidR="00B16FD8" w:rsidRDefault="001F200C" w:rsidP="00B16FD8">
      <w:pPr>
        <w:rPr>
          <w:ins w:id="295" w:author="Bonnie Jonkman" w:date="2016-03-11T10:08:00Z"/>
        </w:rPr>
        <w:pPrChange w:id="296" w:author="Bonnie Jonkman" w:date="2016-03-11T10:08:00Z">
          <w:pPr/>
        </w:pPrChange>
      </w:pPr>
      <w:ins w:id="297" w:author="Bonnie Jonkman" w:date="2016-03-11T10:15:00Z">
        <w:r>
          <w:t xml:space="preserve">This input is not used when </w:t>
        </w:r>
      </w:ins>
      <w:ins w:id="298" w:author="Bonnie Jonkman" w:date="2016-03-11T10:16:00Z">
        <w:r w:rsidRPr="00126F92">
          <w:rPr>
            <w:b/>
          </w:rPr>
          <w:t>WrVTK</w:t>
        </w:r>
        <w:r>
          <w:t> = 0</w:t>
        </w:r>
        <w:r>
          <w:t>.</w:t>
        </w:r>
      </w:ins>
    </w:p>
    <w:p w14:paraId="0ADB6A1D" w14:textId="15B7CD5B" w:rsidR="00B16FD8" w:rsidRDefault="00B16FD8" w:rsidP="00B16FD8">
      <w:pPr>
        <w:pStyle w:val="Heading4"/>
        <w:rPr>
          <w:ins w:id="299" w:author="Bonnie Jonkman" w:date="2016-03-11T10:08:00Z"/>
        </w:rPr>
        <w:pPrChange w:id="300" w:author="Bonnie Jonkman" w:date="2016-03-11T10:08:00Z">
          <w:pPr/>
        </w:pPrChange>
      </w:pPr>
      <w:ins w:id="301" w:author="Bonnie Jonkman" w:date="2016-03-11T10:08:00Z">
        <w:r w:rsidRPr="00B16FD8">
          <w:t>VTK_fields</w:t>
        </w:r>
      </w:ins>
      <w:ins w:id="302" w:author="Bonnie Jonkman" w:date="2016-03-11T10:10:00Z">
        <w:r>
          <w:t xml:space="preserve">: </w:t>
        </w:r>
        <w:r w:rsidRPr="00B16FD8">
          <w:t>Write mesh fields to VTK data files?</w:t>
        </w:r>
        <w:r>
          <w:t xml:space="preserve"> [T/F]</w:t>
        </w:r>
      </w:ins>
    </w:p>
    <w:p w14:paraId="58AF6CE5" w14:textId="0F980977" w:rsidR="00B16FD8" w:rsidRDefault="001F200C" w:rsidP="00B16FD8">
      <w:pPr>
        <w:rPr>
          <w:ins w:id="303" w:author="Bonnie Jonkman" w:date="2016-03-11T10:08:00Z"/>
        </w:rPr>
        <w:pPrChange w:id="304" w:author="Bonnie Jonkman" w:date="2016-03-11T10:08:00Z">
          <w:pPr/>
        </w:pPrChange>
      </w:pPr>
      <w:ins w:id="305" w:author="Bonnie Jonkman" w:date="2016-03-11T10:16:00Z">
        <w:r>
          <w:t xml:space="preserve">This input is not used when </w:t>
        </w:r>
        <w:r w:rsidRPr="00126F92">
          <w:rPr>
            <w:b/>
          </w:rPr>
          <w:t>WrVTK</w:t>
        </w:r>
        <w:r>
          <w:t> = 0.</w:t>
        </w:r>
      </w:ins>
    </w:p>
    <w:p w14:paraId="5CF16BE6" w14:textId="1D3CE2F3" w:rsidR="00B16FD8" w:rsidRDefault="00B16FD8" w:rsidP="00B16FD8">
      <w:pPr>
        <w:pStyle w:val="Heading4"/>
        <w:rPr>
          <w:ins w:id="306" w:author="Bonnie Jonkman" w:date="2016-03-11T10:08:00Z"/>
        </w:rPr>
        <w:pPrChange w:id="307" w:author="Bonnie Jonkman" w:date="2016-03-11T10:08:00Z">
          <w:pPr/>
        </w:pPrChange>
      </w:pPr>
      <w:ins w:id="308" w:author="Bonnie Jonkman" w:date="2016-03-11T10:08:00Z">
        <w:r w:rsidRPr="00B16FD8">
          <w:t>VTK_fps</w:t>
        </w:r>
      </w:ins>
      <w:ins w:id="309" w:author="Bonnie Jonkman" w:date="2016-03-11T10:10:00Z">
        <w:r>
          <w:t xml:space="preserve">: </w:t>
        </w:r>
        <w:r w:rsidRPr="00B16FD8">
          <w:t>Frame rate for VTK output</w:t>
        </w:r>
        <w:r>
          <w:t xml:space="preserve"> </w:t>
        </w:r>
      </w:ins>
      <w:ins w:id="310" w:author="Bonnie Jonkman" w:date="2016-03-11T10:11:00Z">
        <w:r>
          <w:t>[fps]</w:t>
        </w:r>
      </w:ins>
    </w:p>
    <w:p w14:paraId="7E9D9EAF" w14:textId="0DBAE59B" w:rsidR="00B16FD8" w:rsidRPr="00B16FD8" w:rsidRDefault="001F200C" w:rsidP="00B16FD8">
      <w:pPr>
        <w:pPrChange w:id="311" w:author="Bonnie Jonkman" w:date="2016-03-11T10:08:00Z">
          <w:pPr/>
        </w:pPrChange>
      </w:pPr>
      <w:ins w:id="312" w:author="Bonnie Jonkman" w:date="2016-03-11T10:16:00Z">
        <w:r>
          <w:t xml:space="preserve">This input is used </w:t>
        </w:r>
        <w:r>
          <w:t xml:space="preserve">only </w:t>
        </w:r>
        <w:r>
          <w:t xml:space="preserve">when </w:t>
        </w:r>
        <w:r w:rsidRPr="00126F92">
          <w:rPr>
            <w:b/>
          </w:rPr>
          <w:t>WrVTK</w:t>
        </w:r>
        <w:r>
          <w:t> = </w:t>
        </w:r>
        <w:r>
          <w:t>2</w:t>
        </w:r>
        <w:r>
          <w:t>.</w:t>
        </w:r>
      </w:ins>
    </w:p>
    <w:p w14:paraId="71CCFC02" w14:textId="2CCE53FE" w:rsidR="00053AB0" w:rsidRDefault="00053AB0" w:rsidP="00241AB7">
      <w:pPr>
        <w:pStyle w:val="Heading2"/>
      </w:pPr>
      <w:bookmarkStart w:id="313" w:name="_Ref416868785"/>
      <w:bookmarkStart w:id="314" w:name="_Toc437370146"/>
      <w:r>
        <w:t>Checkpoint Files (Restart Capability)</w:t>
      </w:r>
      <w:bookmarkEnd w:id="313"/>
      <w:bookmarkEnd w:id="314"/>
    </w:p>
    <w:p w14:paraId="6C1CE3C1" w14:textId="500DB124" w:rsidR="001B7F07" w:rsidRDefault="00053AB0" w:rsidP="00053AB0">
      <w:r>
        <w:t>For long FAST simulations that may not run to completion due to hardware failure or system availability, FAST has the ability to generate checkpoint files. These files can be used to restart the FAST simulation from the place the checkpoint file was written.</w:t>
      </w:r>
      <w:r w:rsidR="001B7F07">
        <w:t xml:space="preserve"> </w:t>
      </w:r>
      <w:r w:rsidR="005914E1">
        <w:t>See section, “</w:t>
      </w:r>
      <w:r w:rsidR="005914E1">
        <w:fldChar w:fldCharType="begin"/>
      </w:r>
      <w:r w:rsidR="005914E1">
        <w:instrText xml:space="preserve"> REF _Ref431810105 \h </w:instrText>
      </w:r>
      <w:r w:rsidR="005914E1">
        <w:fldChar w:fldCharType="separate"/>
      </w:r>
      <w:r w:rsidR="00E203F4">
        <w:t>Restart: Starting FAST from a checkpoint file</w:t>
      </w:r>
      <w:r w:rsidR="005914E1">
        <w:fldChar w:fldCharType="end"/>
      </w:r>
      <w:r w:rsidR="005914E1">
        <w:t>” for a description on how to restart FAST from the checkpoint.</w:t>
      </w:r>
    </w:p>
    <w:p w14:paraId="27576A51" w14:textId="5A0CE45E" w:rsidR="00053AB0" w:rsidRDefault="001B7F07" w:rsidP="00053AB0">
      <w:r>
        <w:t>Checkpoint capability has not been added to the FAST-Simulink</w:t>
      </w:r>
      <w:r w:rsidR="00B405B9">
        <w:t xml:space="preserve"> or FAST-OrcaFlex</w:t>
      </w:r>
      <w:r>
        <w:t xml:space="preserve"> interface</w:t>
      </w:r>
      <w:r w:rsidR="00B405B9">
        <w:t>s</w:t>
      </w:r>
      <w:r>
        <w:t>.</w:t>
      </w:r>
    </w:p>
    <w:p w14:paraId="6F85F628" w14:textId="5D3BF1EA" w:rsidR="00CF6546" w:rsidRDefault="00CF6546" w:rsidP="00053AB0">
      <w:r>
        <w:t xml:space="preserve">If you generate a checkpoint file, </w:t>
      </w:r>
      <w:r w:rsidR="002351D0">
        <w:t>keep in mind the following caveats:</w:t>
      </w:r>
    </w:p>
    <w:p w14:paraId="439529C9" w14:textId="0FF2CBF5" w:rsidR="00CF6546" w:rsidRDefault="00CF6546" w:rsidP="00241AB7">
      <w:pPr>
        <w:pStyle w:val="ListParagraph"/>
        <w:numPr>
          <w:ilvl w:val="0"/>
          <w:numId w:val="29"/>
        </w:numPr>
      </w:pPr>
      <w:r>
        <w:t xml:space="preserve">Any Bladed-style DLL used for control must </w:t>
      </w:r>
      <w:r w:rsidR="00C66AA9">
        <w:t>be modified for checkpoint/restart capability. We have made these modifications to the DLL</w:t>
      </w:r>
      <w:r w:rsidR="007016AA">
        <w:t>s provided in the FAST archive</w:t>
      </w:r>
      <w:r w:rsidR="00C66AA9">
        <w:t>:</w:t>
      </w:r>
    </w:p>
    <w:p w14:paraId="49CBC356" w14:textId="09D4744B" w:rsidR="00C66AA9" w:rsidRDefault="00C66AA9" w:rsidP="00241AB7">
      <w:pPr>
        <w:pStyle w:val="ListParagraph"/>
        <w:numPr>
          <w:ilvl w:val="1"/>
          <w:numId w:val="29"/>
        </w:numPr>
      </w:pPr>
      <w:r>
        <w:t xml:space="preserve">When record 1 of the “DATA” (avrSwap) array is –8, the DLL should create a checkpoint file. The file must be named according to the file name passed in argument “INFILE” for </w:t>
      </w:r>
      <w:r>
        <w:lastRenderedPageBreak/>
        <w:t>this call. This file must contain all static data in the DLL that is necessary to start the DLL in the middle of the simulation.</w:t>
      </w:r>
    </w:p>
    <w:p w14:paraId="1FF35152" w14:textId="4FB3941B" w:rsidR="00C66AA9" w:rsidRDefault="00C66AA9" w:rsidP="00241AB7">
      <w:pPr>
        <w:pStyle w:val="ListParagraph"/>
        <w:numPr>
          <w:ilvl w:val="1"/>
          <w:numId w:val="29"/>
        </w:numPr>
      </w:pPr>
      <w:r>
        <w:t>When record 1 of the “DATA” (avrSwap) array is –9, the DLL should read the checkpoint file whose named is specified in the argument “INFILE”. The data from this file should be used to set the values of any static variables contained in the DLL so that the simulation can continue from that point.</w:t>
      </w:r>
    </w:p>
    <w:p w14:paraId="24A2D95F" w14:textId="2B02A654" w:rsidR="000D703D" w:rsidRDefault="000D703D" w:rsidP="000D703D">
      <w:pPr>
        <w:pStyle w:val="ListParagraph"/>
        <w:numPr>
          <w:ilvl w:val="1"/>
          <w:numId w:val="29"/>
        </w:numPr>
      </w:pPr>
      <w:r>
        <w:t>Source files</w:t>
      </w:r>
      <w:r w:rsidR="00DE7C4D">
        <w:t xml:space="preserve"> to generate the Bladed-style DLL</w:t>
      </w:r>
      <w:r>
        <w:t xml:space="preserve"> modified for</w:t>
      </w:r>
      <w:r w:rsidR="00AF0E6F">
        <w:t xml:space="preserve"> this change are in the &lt;FAST8&gt;/</w:t>
      </w:r>
      <w:r w:rsidRPr="000D703D">
        <w:t>CertTest</w:t>
      </w:r>
      <w:r w:rsidR="00AF0E6F">
        <w:t>/</w:t>
      </w:r>
      <w:r w:rsidRPr="000D703D">
        <w:t>5MW_Baseline</w:t>
      </w:r>
      <w:r w:rsidR="00AF0E6F">
        <w:t>/ServoData/</w:t>
      </w:r>
      <w:r w:rsidRPr="000D703D">
        <w:t>Source</w:t>
      </w:r>
      <w:r>
        <w:t xml:space="preserve"> folder.</w:t>
      </w:r>
    </w:p>
    <w:p w14:paraId="42F901C8" w14:textId="03DE9EC9" w:rsidR="00C955A4" w:rsidRDefault="00C955A4" w:rsidP="00241AB7">
      <w:pPr>
        <w:pStyle w:val="ListParagraph"/>
        <w:numPr>
          <w:ilvl w:val="0"/>
          <w:numId w:val="29"/>
        </w:numPr>
      </w:pPr>
      <w:r w:rsidRPr="00D044DF">
        <w:rPr>
          <w:b/>
        </w:rPr>
        <w:t>Any files that were open when the checkpoint file was created will not be open on restart.</w:t>
      </w:r>
      <w:r>
        <w:t xml:space="preserve"> </w:t>
      </w:r>
      <w:r w:rsidR="00176F14">
        <w:t>We recommend you use only binary output files when starting from checkpoint files.</w:t>
      </w:r>
    </w:p>
    <w:p w14:paraId="1FCCB3B7" w14:textId="2800911E" w:rsidR="00C07F3C" w:rsidRDefault="00176F14" w:rsidP="00AF0E6F">
      <w:pPr>
        <w:pStyle w:val="ListParagraph"/>
        <w:numPr>
          <w:ilvl w:val="0"/>
          <w:numId w:val="29"/>
        </w:numPr>
        <w:rPr>
          <w:ins w:id="315" w:author="Bonnie Jonkman" w:date="2016-03-09T10:26:00Z"/>
        </w:rPr>
      </w:pPr>
      <w:r>
        <w:t>The user-defined control routines are not available for checkpoint restart</w:t>
      </w:r>
      <w:r w:rsidR="00976EEE">
        <w:t xml:space="preserve"> (i.e., CertTests 11-13 won’t work)</w:t>
      </w:r>
      <w:r w:rsidR="00B405B9">
        <w:t>.</w:t>
      </w:r>
    </w:p>
    <w:p w14:paraId="59F77BED" w14:textId="6B88282C" w:rsidR="007101D0" w:rsidRDefault="007101D0">
      <w:pPr>
        <w:pStyle w:val="Heading2"/>
        <w:rPr>
          <w:ins w:id="316" w:author="Bonnie Jonkman" w:date="2016-03-09T10:30:00Z"/>
        </w:rPr>
        <w:pPrChange w:id="317" w:author="Bonnie Jonkman" w:date="2016-03-09T10:26:00Z">
          <w:pPr>
            <w:pStyle w:val="ListParagraph"/>
            <w:numPr>
              <w:numId w:val="29"/>
            </w:numPr>
            <w:ind w:hanging="360"/>
          </w:pPr>
        </w:pPrChange>
      </w:pPr>
      <w:ins w:id="318" w:author="Bonnie Jonkman" w:date="2016-03-09T10:26:00Z">
        <w:r>
          <w:t>Visualization Output</w:t>
        </w:r>
      </w:ins>
    </w:p>
    <w:p w14:paraId="08BBCB2A" w14:textId="3EAFB8CB" w:rsidR="007101D0" w:rsidRDefault="007101D0">
      <w:pPr>
        <w:rPr>
          <w:ins w:id="319" w:author="Bonnie Jonkman" w:date="2016-03-10T12:48:00Z"/>
        </w:rPr>
        <w:pPrChange w:id="320" w:author="Bonnie Jonkman" w:date="2016-03-09T10:30:00Z">
          <w:pPr>
            <w:pStyle w:val="ListParagraph"/>
            <w:numPr>
              <w:numId w:val="29"/>
            </w:numPr>
            <w:ind w:hanging="360"/>
          </w:pPr>
        </w:pPrChange>
      </w:pPr>
      <w:ins w:id="321" w:author="Bonnie Jonkman" w:date="2016-03-09T10:30:00Z">
        <w:r>
          <w:t xml:space="preserve">FAST v8.15 introduced standard visualization output files from a simulation. </w:t>
        </w:r>
      </w:ins>
      <w:ins w:id="322" w:author="Bonnie Jonkman" w:date="2016-03-09T11:51:00Z">
        <w:r w:rsidR="000E44A1">
          <w:t xml:space="preserve">This visualization capability </w:t>
        </w:r>
      </w:ins>
      <w:ins w:id="323" w:author="Bonnie Jonkman" w:date="2016-03-09T11:52:00Z">
        <w:r w:rsidR="000E44A1">
          <w:t>will likely be expanded in future releases.</w:t>
        </w:r>
      </w:ins>
    </w:p>
    <w:p w14:paraId="492E5198" w14:textId="70378E94" w:rsidR="002F1E94" w:rsidRDefault="002F1E94">
      <w:pPr>
        <w:rPr>
          <w:ins w:id="324" w:author="Bonnie Jonkman" w:date="2016-03-10T12:48:00Z"/>
        </w:rPr>
        <w:pPrChange w:id="325" w:author="Bonnie Jonkman" w:date="2016-03-09T10:30:00Z">
          <w:pPr>
            <w:pStyle w:val="ListParagraph"/>
            <w:numPr>
              <w:numId w:val="29"/>
            </w:numPr>
            <w:ind w:hanging="360"/>
          </w:pPr>
        </w:pPrChange>
      </w:pPr>
      <w:ins w:id="326" w:author="Bonnie Jonkman" w:date="2016-03-10T12:48:00Z">
        <w:r>
          <w:fldChar w:fldCharType="begin"/>
        </w:r>
        <w:r>
          <w:instrText xml:space="preserve"> HYPERLINK "</w:instrText>
        </w:r>
        <w:r w:rsidRPr="002F1E94">
          <w:instrText>http://www.vtk.org/</w:instrText>
        </w:r>
        <w:r>
          <w:instrText xml:space="preserve">" </w:instrText>
        </w:r>
        <w:r>
          <w:fldChar w:fldCharType="separate"/>
        </w:r>
        <w:r w:rsidRPr="00ED005A">
          <w:rPr>
            <w:rStyle w:val="Hyperlink"/>
          </w:rPr>
          <w:t>http://www.vtk.org/</w:t>
        </w:r>
        <w:r>
          <w:fldChar w:fldCharType="end"/>
        </w:r>
      </w:ins>
    </w:p>
    <w:p w14:paraId="32E6E198" w14:textId="0B9518A3" w:rsidR="002F1E94" w:rsidRDefault="002F1E94">
      <w:pPr>
        <w:rPr>
          <w:ins w:id="327" w:author="Bonnie Jonkman" w:date="2016-03-10T12:54:00Z"/>
        </w:rPr>
        <w:pPrChange w:id="328" w:author="Bonnie Jonkman" w:date="2016-03-09T10:30:00Z">
          <w:pPr>
            <w:pStyle w:val="ListParagraph"/>
            <w:numPr>
              <w:numId w:val="29"/>
            </w:numPr>
            <w:ind w:hanging="360"/>
          </w:pPr>
        </w:pPrChange>
      </w:pPr>
      <w:ins w:id="329" w:author="Bonnie Jonkman" w:date="2016-03-10T12:54:00Z">
        <w:r>
          <w:t>Visualization Toolkit (VTK) is an open-source, freely available software system for 3D computer graphics, image processing, and visualization</w:t>
        </w:r>
      </w:ins>
    </w:p>
    <w:p w14:paraId="71DEEB1F" w14:textId="001590D1" w:rsidR="002F1E94" w:rsidRDefault="002F1E94">
      <w:pPr>
        <w:rPr>
          <w:ins w:id="330" w:author="Bonnie Jonkman" w:date="2016-03-11T10:16:00Z"/>
        </w:rPr>
        <w:pPrChange w:id="331" w:author="Bonnie Jonkman" w:date="2016-03-09T10:30:00Z">
          <w:pPr>
            <w:pStyle w:val="ListParagraph"/>
            <w:numPr>
              <w:numId w:val="29"/>
            </w:numPr>
            <w:ind w:hanging="360"/>
          </w:pPr>
        </w:pPrChange>
      </w:pPr>
      <w:ins w:id="332" w:author="Bonnie Jonkman" w:date="2016-03-10T12:59:00Z">
        <w:r>
          <w:fldChar w:fldCharType="begin"/>
        </w:r>
        <w:r>
          <w:instrText xml:space="preserve"> HYPERLINK "</w:instrText>
        </w:r>
      </w:ins>
      <w:ins w:id="333" w:author="Bonnie Jonkman" w:date="2016-03-10T12:54:00Z">
        <w:r w:rsidRPr="002F1E94">
          <w:instrText>http://www.paraview.org/</w:instrText>
        </w:r>
      </w:ins>
      <w:ins w:id="334" w:author="Bonnie Jonkman" w:date="2016-03-10T12:59:00Z">
        <w:r>
          <w:instrText xml:space="preserve">" </w:instrText>
        </w:r>
        <w:r>
          <w:fldChar w:fldCharType="separate"/>
        </w:r>
      </w:ins>
      <w:ins w:id="335" w:author="Bonnie Jonkman" w:date="2016-03-10T12:54:00Z">
        <w:r w:rsidRPr="00ED005A">
          <w:rPr>
            <w:rStyle w:val="Hyperlink"/>
          </w:rPr>
          <w:t>http://www.paraview.org/</w:t>
        </w:r>
      </w:ins>
      <w:ins w:id="336" w:author="Bonnie Jonkman" w:date="2016-03-10T12:59:00Z">
        <w:r>
          <w:fldChar w:fldCharType="end"/>
        </w:r>
        <w:r>
          <w:t xml:space="preserve"> ParaView is an open-source, multi-platform data analysis and visualization application.</w:t>
        </w:r>
      </w:ins>
    </w:p>
    <w:p w14:paraId="21467FC8" w14:textId="69B592C2" w:rsidR="001252CC" w:rsidRDefault="001252CC">
      <w:pPr>
        <w:rPr>
          <w:ins w:id="337" w:author="Bonnie Jonkman" w:date="2016-03-11T10:17:00Z"/>
        </w:rPr>
        <w:pPrChange w:id="338" w:author="Bonnie Jonkman" w:date="2016-03-09T10:30:00Z">
          <w:pPr>
            <w:pStyle w:val="ListParagraph"/>
            <w:numPr>
              <w:numId w:val="29"/>
            </w:numPr>
            <w:ind w:hanging="360"/>
          </w:pPr>
        </w:pPrChange>
      </w:pPr>
      <w:ins w:id="339" w:author="Bonnie Jonkman" w:date="2016-03-11T10:16:00Z">
        <w:r>
          <w:t xml:space="preserve">It generates a lot of files and can take a long time, especially when </w:t>
        </w:r>
      </w:ins>
      <w:ins w:id="340" w:author="Bonnie Jonkman" w:date="2016-03-11T10:17:00Z">
        <w:r>
          <w:t>generating</w:t>
        </w:r>
      </w:ins>
      <w:ins w:id="341" w:author="Bonnie Jonkman" w:date="2016-03-11T10:16:00Z">
        <w:r>
          <w:t xml:space="preserve"> surface data with fields.</w:t>
        </w:r>
      </w:ins>
    </w:p>
    <w:p w14:paraId="75CC01ED" w14:textId="77777777" w:rsidR="001252CC" w:rsidRDefault="001252CC">
      <w:pPr>
        <w:rPr>
          <w:ins w:id="342" w:author="Bonnie Jonkman" w:date="2016-03-11T10:17:00Z"/>
        </w:rPr>
        <w:pPrChange w:id="343" w:author="Bonnie Jonkman" w:date="2016-03-09T10:30:00Z">
          <w:pPr>
            <w:pStyle w:val="ListParagraph"/>
            <w:numPr>
              <w:numId w:val="29"/>
            </w:numPr>
            <w:ind w:hanging="360"/>
          </w:pPr>
        </w:pPrChange>
      </w:pPr>
    </w:p>
    <w:p w14:paraId="6FD3C17B" w14:textId="4C48DB25" w:rsidR="001252CC" w:rsidRPr="007101D0" w:rsidRDefault="001252CC">
      <w:pPr>
        <w:pPrChange w:id="344" w:author="Bonnie Jonkman" w:date="2016-03-09T10:30:00Z">
          <w:pPr>
            <w:pStyle w:val="ListParagraph"/>
            <w:numPr>
              <w:numId w:val="29"/>
            </w:numPr>
            <w:ind w:hanging="360"/>
          </w:pPr>
        </w:pPrChange>
      </w:pPr>
      <w:ins w:id="345" w:author="Bonnie Jonkman" w:date="2016-03-11T10:17:00Z">
        <w:r>
          <w:t>What meshes are output for each option?</w:t>
        </w:r>
      </w:ins>
    </w:p>
    <w:p w14:paraId="2164B3FA" w14:textId="002BD6EE" w:rsidR="00CA74B5" w:rsidRDefault="00CA74B5" w:rsidP="00992CCA">
      <w:pPr>
        <w:pStyle w:val="Heading1"/>
      </w:pPr>
      <w:bookmarkStart w:id="346" w:name="_Ref352670793"/>
      <w:bookmarkStart w:id="347" w:name="_Toc437370147"/>
      <w:bookmarkEnd w:id="266"/>
      <w:r>
        <w:t>Converting to FAST v8.</w:t>
      </w:r>
      <w:r w:rsidR="00673035">
        <w:t>1</w:t>
      </w:r>
      <w:del w:id="348" w:author="Bonnie Jonkman" w:date="2016-03-09T10:27:00Z">
        <w:r w:rsidR="00673035" w:rsidDel="007101D0">
          <w:delText>2</w:delText>
        </w:r>
      </w:del>
      <w:ins w:id="349" w:author="Bonnie Jonkman" w:date="2016-03-09T10:27:00Z">
        <w:r w:rsidR="007101D0">
          <w:t>5</w:t>
        </w:r>
      </w:ins>
      <w:r>
        <w:t>.x</w:t>
      </w:r>
      <w:bookmarkEnd w:id="346"/>
      <w:bookmarkEnd w:id="347"/>
    </w:p>
    <w:p w14:paraId="40A75BFB" w14:textId="30A6F6F1" w:rsidR="001143AF" w:rsidRDefault="001143AF" w:rsidP="00214A47">
      <w:r>
        <w:t>You can find example up-to-date input files in the FAST v8.1</w:t>
      </w:r>
      <w:r w:rsidR="006945E9">
        <w:t>2</w:t>
      </w:r>
      <w:r>
        <w:t>.00a-bjj archive’s CertTest folder. See the “</w:t>
      </w:r>
      <w:r w:rsidR="00AD1B9B">
        <w:fldChar w:fldCharType="begin"/>
      </w:r>
      <w:r w:rsidR="00AD1B9B">
        <w:instrText xml:space="preserve"> REF _Ref417469673 \h </w:instrText>
      </w:r>
      <w:r w:rsidR="00AD1B9B">
        <w:fldChar w:fldCharType="separate"/>
      </w:r>
      <w:r w:rsidR="00E203F4">
        <w:t>Certification Tests</w:t>
      </w:r>
      <w:r w:rsidR="00AD1B9B">
        <w:fldChar w:fldCharType="end"/>
      </w:r>
      <w:r>
        <w:t>” section of this document for descriptions.</w:t>
      </w:r>
    </w:p>
    <w:p w14:paraId="2164B3FB" w14:textId="2D0B4F17"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E203F4">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50" w:name="_Toc437370148"/>
      <w:r>
        <w:t>Summary of Changes to Inputs</w:t>
      </w:r>
      <w:bookmarkEnd w:id="350"/>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2D23D2E7" w14:textId="50C63135" w:rsidR="002370F0" w:rsidRDefault="002370F0" w:rsidP="002370F0">
      <w:pPr>
        <w:pStyle w:val="Heading3"/>
        <w:rPr>
          <w:ins w:id="351" w:author="Bonnie Jonkman" w:date="2015-12-08T14:27:00Z"/>
        </w:rPr>
      </w:pPr>
      <w:ins w:id="352" w:author="Bonnie Jonkman" w:date="2015-12-08T14:27:00Z">
        <w:r>
          <w:lastRenderedPageBreak/>
          <w:t>Changes in FAST v8.1</w:t>
        </w:r>
      </w:ins>
      <w:ins w:id="353" w:author="Bonnie Jonkman" w:date="2016-03-09T10:27:00Z">
        <w:r w:rsidR="007101D0">
          <w:t>5</w:t>
        </w:r>
      </w:ins>
      <w:ins w:id="354" w:author="Bonnie Jonkman" w:date="2015-12-08T14:27:00Z">
        <w:r>
          <w:t>.00a-bjj</w:t>
        </w:r>
      </w:ins>
    </w:p>
    <w:p w14:paraId="525EB7B7" w14:textId="43B4C825" w:rsidR="002370F0" w:rsidRDefault="002370F0" w:rsidP="002370F0">
      <w:pPr>
        <w:pStyle w:val="ListParagraph"/>
        <w:numPr>
          <w:ilvl w:val="0"/>
          <w:numId w:val="28"/>
        </w:numPr>
        <w:rPr>
          <w:ins w:id="355" w:author="Bonnie Jonkman" w:date="2015-12-08T14:27:00Z"/>
        </w:rPr>
      </w:pPr>
      <w:ins w:id="356" w:author="Bonnie Jonkman" w:date="2015-12-08T14:27:00Z">
        <w:r>
          <w:t>The following differences occur in the ServoDyn primary input file:</w:t>
        </w:r>
      </w:ins>
    </w:p>
    <w:p w14:paraId="096EFF7F" w14:textId="29A696E6" w:rsidR="002370F0" w:rsidRDefault="002370F0">
      <w:pPr>
        <w:pStyle w:val="ListParagraph"/>
        <w:numPr>
          <w:ilvl w:val="1"/>
          <w:numId w:val="28"/>
        </w:numPr>
        <w:rPr>
          <w:ins w:id="357" w:author="Bonnie Jonkman" w:date="2016-03-11T09:52:00Z"/>
        </w:rPr>
        <w:pPrChange w:id="358" w:author="Bonnie Jonkman" w:date="2015-12-08T14:27:00Z">
          <w:pPr>
            <w:pStyle w:val="ListParagraph"/>
            <w:numPr>
              <w:numId w:val="28"/>
            </w:numPr>
            <w:ind w:left="360" w:hanging="360"/>
          </w:pPr>
        </w:pPrChange>
      </w:pPr>
      <w:ins w:id="359" w:author="Bonnie Jonkman" w:date="2015-12-08T14:28:00Z">
        <w:r w:rsidRPr="002370F0">
          <w:rPr>
            <w:b/>
            <w:rPrChange w:id="360" w:author="Bonnie Jonkman" w:date="2015-12-08T14:28:00Z">
              <w:rPr/>
            </w:rPrChange>
          </w:rPr>
          <w:t>CompTTMD</w:t>
        </w:r>
        <w:r>
          <w:t xml:space="preserve"> and </w:t>
        </w:r>
        <w:r w:rsidRPr="002370F0">
          <w:rPr>
            <w:b/>
            <w:rPrChange w:id="361" w:author="Bonnie Jonkman" w:date="2015-12-08T14:28:00Z">
              <w:rPr/>
            </w:rPrChange>
          </w:rPr>
          <w:t>TTMDfile</w:t>
        </w:r>
        <w:r>
          <w:t xml:space="preserve"> were added.</w:t>
        </w:r>
      </w:ins>
    </w:p>
    <w:p w14:paraId="68331754" w14:textId="47213B84" w:rsidR="00AB47F4" w:rsidRDefault="00AB47F4" w:rsidP="00AB47F4">
      <w:pPr>
        <w:pStyle w:val="ListParagraph"/>
        <w:numPr>
          <w:ilvl w:val="1"/>
          <w:numId w:val="28"/>
        </w:numPr>
        <w:rPr>
          <w:ins w:id="362" w:author="Bonnie Jonkman" w:date="2015-12-08T14:28:00Z"/>
        </w:rPr>
        <w:pPrChange w:id="363" w:author="Bonnie Jonkman" w:date="2015-12-08T14:27:00Z">
          <w:pPr>
            <w:pStyle w:val="ListParagraph"/>
            <w:numPr>
              <w:numId w:val="28"/>
            </w:numPr>
            <w:ind w:left="360" w:hanging="360"/>
          </w:pPr>
        </w:pPrChange>
      </w:pPr>
      <w:ins w:id="364" w:author="Bonnie Jonkman" w:date="2016-03-11T09:52:00Z">
        <w:r w:rsidRPr="00AB47F4">
          <w:rPr>
            <w:b/>
            <w:rPrChange w:id="365" w:author="Bonnie Jonkman" w:date="2016-03-11T09:52:00Z">
              <w:rPr/>
            </w:rPrChange>
          </w:rPr>
          <w:t>DLL_ProcName</w:t>
        </w:r>
        <w:r>
          <w:t xml:space="preserve"> was added</w:t>
        </w:r>
      </w:ins>
      <w:ins w:id="366" w:author="Bonnie Jonkman" w:date="2016-03-11T10:19:00Z">
        <w:r w:rsidR="001252CC">
          <w:t xml:space="preserve">. </w:t>
        </w:r>
      </w:ins>
      <w:ins w:id="367" w:author="Bonnie Jonkman" w:date="2016-03-11T10:20:00Z">
        <w:r w:rsidR="001252CC">
          <w:t xml:space="preserve">This input specifies the name of the procedure in the Bladed-style interface that will be called. </w:t>
        </w:r>
      </w:ins>
      <w:ins w:id="368" w:author="Bonnie Jonkman" w:date="2016-03-11T10:19:00Z">
        <w:r w:rsidR="001252CC">
          <w:t>Previous version</w:t>
        </w:r>
      </w:ins>
      <w:ins w:id="369" w:author="Bonnie Jonkman" w:date="2016-03-11T10:20:00Z">
        <w:r w:rsidR="001252CC">
          <w:t>s of FAST</w:t>
        </w:r>
      </w:ins>
      <w:ins w:id="370" w:author="Bonnie Jonkman" w:date="2016-03-11T10:19:00Z">
        <w:r w:rsidR="001252CC">
          <w:t xml:space="preserve"> had this variable hardcoded to “DISCON”</w:t>
        </w:r>
      </w:ins>
      <w:ins w:id="371" w:author="Bonnie Jonkman" w:date="2016-03-11T10:21:00Z">
        <w:r w:rsidR="001252CC">
          <w:t xml:space="preserve"> (case sensitive), but we have added it to input file so that users can create wrapper DLLs to call </w:t>
        </w:r>
      </w:ins>
      <w:ins w:id="372" w:author="Bonnie Jonkman" w:date="2016-03-11T10:22:00Z">
        <w:r w:rsidR="001252CC">
          <w:t xml:space="preserve">another </w:t>
        </w:r>
      </w:ins>
      <w:ins w:id="373" w:author="Bonnie Jonkman" w:date="2016-03-11T10:21:00Z">
        <w:r w:rsidR="001252CC">
          <w:t>Bladed DLL</w:t>
        </w:r>
      </w:ins>
      <w:ins w:id="374" w:author="Bonnie Jonkman" w:date="2016-03-11T10:22:00Z">
        <w:r w:rsidR="001252CC">
          <w:t xml:space="preserve"> with the DISCON procedure already defined in it</w:t>
        </w:r>
        <w:bookmarkStart w:id="375" w:name="_GoBack"/>
        <w:bookmarkEnd w:id="375"/>
        <w:r w:rsidR="001252CC">
          <w:t>.</w:t>
        </w:r>
      </w:ins>
    </w:p>
    <w:p w14:paraId="7C4FD001" w14:textId="3DD90CF4" w:rsidR="002370F0" w:rsidRDefault="002370F0" w:rsidP="002370F0">
      <w:pPr>
        <w:pStyle w:val="ListParagraph"/>
        <w:numPr>
          <w:ilvl w:val="0"/>
          <w:numId w:val="28"/>
        </w:numPr>
        <w:rPr>
          <w:ins w:id="376" w:author="Bonnie Jonkman" w:date="2015-12-08T14:28:00Z"/>
        </w:rPr>
      </w:pPr>
      <w:ins w:id="377" w:author="Bonnie Jonkman" w:date="2015-12-08T14:28:00Z">
        <w:r>
          <w:t>The following differences occur in the ServoDyn TMD input file (for both nacelle and tower tuned mass dampers):</w:t>
        </w:r>
      </w:ins>
    </w:p>
    <w:p w14:paraId="1CEBA855" w14:textId="5C825F7D" w:rsidR="002370F0" w:rsidRPr="007101D0" w:rsidRDefault="002370F0" w:rsidP="002370F0">
      <w:pPr>
        <w:pStyle w:val="ListParagraph"/>
        <w:numPr>
          <w:ilvl w:val="1"/>
          <w:numId w:val="28"/>
        </w:numPr>
        <w:rPr>
          <w:ins w:id="378" w:author="Bonnie Jonkman" w:date="2016-03-09T10:27:00Z"/>
          <w:rPrChange w:id="379" w:author="Bonnie Jonkman" w:date="2016-03-09T10:27:00Z">
            <w:rPr>
              <w:ins w:id="380" w:author="Bonnie Jonkman" w:date="2016-03-09T10:27:00Z"/>
              <w:b/>
            </w:rPr>
          </w:rPrChange>
        </w:rPr>
      </w:pPr>
      <w:ins w:id="381" w:author="Bonnie Jonkman" w:date="2015-12-08T14:29:00Z">
        <w:r>
          <w:rPr>
            <w:b/>
          </w:rPr>
          <w:t>There are many new parameters!</w:t>
        </w:r>
      </w:ins>
    </w:p>
    <w:p w14:paraId="5E5AA820" w14:textId="3257FF76" w:rsidR="007101D0" w:rsidRDefault="007101D0">
      <w:pPr>
        <w:pStyle w:val="ListParagraph"/>
        <w:numPr>
          <w:ilvl w:val="0"/>
          <w:numId w:val="28"/>
        </w:numPr>
        <w:rPr>
          <w:ins w:id="382" w:author="Bonnie Jonkman" w:date="2016-03-09T10:27:00Z"/>
        </w:rPr>
        <w:pPrChange w:id="383" w:author="Bonnie Jonkman" w:date="2016-03-09T10:27:00Z">
          <w:pPr>
            <w:pStyle w:val="ListParagraph"/>
            <w:numPr>
              <w:ilvl w:val="1"/>
              <w:numId w:val="28"/>
            </w:numPr>
            <w:ind w:left="1080" w:hanging="360"/>
          </w:pPr>
        </w:pPrChange>
      </w:pPr>
      <w:ins w:id="384" w:author="Bonnie Jonkman" w:date="2016-03-09T10:27:00Z">
        <w:r w:rsidRPr="007101D0">
          <w:rPr>
            <w:rPrChange w:id="385" w:author="Bonnie Jonkman" w:date="2016-03-09T10:27:00Z">
              <w:rPr>
                <w:b/>
              </w:rPr>
            </w:rPrChange>
          </w:rPr>
          <w:t>The following</w:t>
        </w:r>
        <w:r>
          <w:t xml:space="preserve"> differences occur in the FAST primary output file:</w:t>
        </w:r>
      </w:ins>
    </w:p>
    <w:p w14:paraId="6E043451" w14:textId="6A2B22CD" w:rsidR="007101D0" w:rsidRPr="007101D0" w:rsidRDefault="007101D0" w:rsidP="007101D0">
      <w:pPr>
        <w:pStyle w:val="ListParagraph"/>
        <w:numPr>
          <w:ilvl w:val="1"/>
          <w:numId w:val="28"/>
        </w:numPr>
        <w:rPr>
          <w:ins w:id="386" w:author="Bonnie Jonkman" w:date="2015-12-08T14:28:00Z"/>
        </w:rPr>
      </w:pPr>
      <w:ins w:id="387" w:author="Bonnie Jonkman" w:date="2016-03-09T10:28:00Z">
        <w:r>
          <w:t>List n</w:t>
        </w:r>
      </w:ins>
      <w:ins w:id="388" w:author="Bonnie Jonkman" w:date="2016-03-09T10:27:00Z">
        <w:r>
          <w:t xml:space="preserve">ew </w:t>
        </w:r>
      </w:ins>
      <w:ins w:id="389" w:author="Bonnie Jonkman" w:date="2016-03-09T10:28:00Z">
        <w:r>
          <w:t>visualization</w:t>
        </w:r>
      </w:ins>
      <w:ins w:id="390" w:author="Bonnie Jonkman" w:date="2016-03-09T10:27:00Z">
        <w:r>
          <w:t xml:space="preserve"> </w:t>
        </w:r>
      </w:ins>
      <w:ins w:id="391" w:author="Bonnie Jonkman" w:date="2016-03-09T10:28:00Z">
        <w:r>
          <w:t>parameters here</w:t>
        </w:r>
      </w:ins>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r w:rsidRPr="00053AB0">
        <w:rPr>
          <w:b/>
        </w:rPr>
        <w:t>ChkptTime</w:t>
      </w:r>
      <w:r>
        <w:t xml:space="preserve"> was added.</w:t>
      </w:r>
    </w:p>
    <w:p w14:paraId="1EAAACA1" w14:textId="16DEA210" w:rsidR="004D65DE" w:rsidRPr="00972D6E" w:rsidRDefault="004D65DE" w:rsidP="005B3D51">
      <w:pPr>
        <w:pStyle w:val="ListParagraph"/>
        <w:numPr>
          <w:ilvl w:val="1"/>
          <w:numId w:val="28"/>
        </w:numPr>
      </w:pPr>
      <w:r>
        <w:rPr>
          <w:b/>
        </w:rPr>
        <w:t>CompElast </w:t>
      </w:r>
      <w:r>
        <w:t xml:space="preserve">= 2, </w:t>
      </w:r>
      <w:r w:rsidRPr="00972D6E">
        <w:rPr>
          <w:b/>
        </w:rPr>
        <w:t>BDBldFile(1)</w:t>
      </w:r>
      <w:r>
        <w:t xml:space="preserve">, </w:t>
      </w:r>
      <w:r w:rsidRPr="00FE5E6F">
        <w:rPr>
          <w:b/>
        </w:rPr>
        <w:t>BDBldFile(</w:t>
      </w:r>
      <w:r>
        <w:rPr>
          <w:b/>
        </w:rPr>
        <w:t>2</w:t>
      </w:r>
      <w:r w:rsidRPr="00FE5E6F">
        <w:rPr>
          <w:b/>
        </w:rPr>
        <w:t>)</w:t>
      </w:r>
      <w:r>
        <w:t xml:space="preserve">, and </w:t>
      </w:r>
      <w:r w:rsidRPr="00FE5E6F">
        <w:rPr>
          <w:b/>
        </w:rPr>
        <w:t>BDBldFile(</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r>
        <w:rPr>
          <w:b/>
        </w:rPr>
        <w:t>CompInflow</w:t>
      </w:r>
      <w:r w:rsidRPr="00437347">
        <w:t xml:space="preserve"> and </w:t>
      </w:r>
      <w:r>
        <w:rPr>
          <w:b/>
        </w:rPr>
        <w:t>InflowFile</w:t>
      </w:r>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r>
        <w:rPr>
          <w:b/>
        </w:rPr>
        <w:t>CompAero</w:t>
      </w:r>
      <w:r w:rsidR="00B832A9">
        <w:rPr>
          <w:b/>
        </w:rPr>
        <w:t> </w:t>
      </w:r>
      <w:r w:rsidR="00B832A9">
        <w:t>= 2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r>
        <w:rPr>
          <w:b/>
        </w:rPr>
        <w:t>CompMooring</w:t>
      </w:r>
      <w:r>
        <w:t> = 4 is a new option, which allows the user to choose the OrcaFlex interface.</w:t>
      </w:r>
      <w:r w:rsidR="004D65DE">
        <w:t xml:space="preserve"> The OrcaFlex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r>
        <w:rPr>
          <w:b/>
        </w:rPr>
        <w:t>CompUs</w:t>
      </w:r>
      <w:r w:rsidR="00FF78BD">
        <w:rPr>
          <w:b/>
        </w:rPr>
        <w:t>e</w:t>
      </w:r>
      <w:r>
        <w:rPr>
          <w:b/>
        </w:rPr>
        <w:t>rPtfmLd</w:t>
      </w:r>
      <w:r>
        <w:t xml:space="preserve"> and </w:t>
      </w:r>
      <w:r>
        <w:rPr>
          <w:b/>
        </w:rPr>
        <w:t>CompUs</w:t>
      </w:r>
      <w:r w:rsidR="00FF78BD">
        <w:rPr>
          <w:b/>
        </w:rPr>
        <w:t>e</w:t>
      </w:r>
      <w:r>
        <w:rPr>
          <w:b/>
        </w:rPr>
        <w:t>rTwrLd</w:t>
      </w:r>
      <w:r w:rsidRPr="00E3399D">
        <w:t xml:space="preserve"> were removed.</w:t>
      </w:r>
    </w:p>
    <w:p w14:paraId="6F187058" w14:textId="62BD40E4" w:rsidR="00FF78BD" w:rsidRDefault="00FF78BD" w:rsidP="00FF78BD">
      <w:pPr>
        <w:pStyle w:val="ListParagraph"/>
        <w:numPr>
          <w:ilvl w:val="0"/>
          <w:numId w:val="28"/>
        </w:numPr>
      </w:pPr>
      <w:r>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r w:rsidRPr="006B4476">
        <w:rPr>
          <w:b/>
        </w:rPr>
        <w:t>BldNodes</w:t>
      </w:r>
      <w:r w:rsidRPr="003B1214">
        <w:t xml:space="preserve"> </w:t>
      </w:r>
      <w:r>
        <w:t>was added</w:t>
      </w:r>
      <w:r w:rsidR="00C051F9">
        <w:t xml:space="preserve"> to the ElastoDyn primary input file</w:t>
      </w:r>
      <w:r w:rsidR="00411A22">
        <w:t>,</w:t>
      </w:r>
      <w:r>
        <w:t xml:space="preserve"> used to discretize the blade into </w:t>
      </w:r>
      <w:r w:rsidRPr="006B4476">
        <w:rPr>
          <w:b/>
        </w:rPr>
        <w:t>BldNodes</w:t>
      </w:r>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r>
        <w:rPr>
          <w:b/>
        </w:rPr>
        <w:t>PitchAxis</w:t>
      </w:r>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r w:rsidR="000A6F08">
        <w:rPr>
          <w:b/>
        </w:rPr>
        <w:t>PitchAxis</w:t>
      </w:r>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r w:rsidRPr="005B3D51">
        <w:rPr>
          <w:b/>
        </w:rPr>
        <w:t>HubHt</w:t>
      </w:r>
      <w:r>
        <w:t xml:space="preserve"> has been removed</w:t>
      </w:r>
      <w:r w:rsidR="004D65DE">
        <w:t xml:space="preserve">, effectively replaced by </w:t>
      </w:r>
      <w:r>
        <w:rPr>
          <w:b/>
        </w:rPr>
        <w:t>RefHt</w:t>
      </w:r>
      <w:r>
        <w:t xml:space="preserve"> in the InflowWind module’s primary input file.</w:t>
      </w:r>
    </w:p>
    <w:p w14:paraId="6C5172D1" w14:textId="67DD3871" w:rsidR="00FF78BD" w:rsidRDefault="00FF78BD" w:rsidP="00FF78BD">
      <w:pPr>
        <w:pStyle w:val="ListParagraph"/>
        <w:numPr>
          <w:ilvl w:val="1"/>
          <w:numId w:val="28"/>
        </w:numPr>
      </w:pPr>
      <w:r w:rsidRPr="005B3D51">
        <w:rPr>
          <w:b/>
        </w:rPr>
        <w:t>WindFile</w:t>
      </w:r>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r w:rsidRPr="005B3D51">
        <w:rPr>
          <w:b/>
        </w:rPr>
        <w:lastRenderedPageBreak/>
        <w:t>DLL_InFile</w:t>
      </w:r>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r>
        <w:rPr>
          <w:b/>
        </w:rPr>
        <w:t>DLL_Ramp</w:t>
      </w:r>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time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r>
        <w:rPr>
          <w:b/>
        </w:rPr>
        <w:t>BPCutoff</w:t>
      </w:r>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r>
        <w:rPr>
          <w:b/>
        </w:rPr>
        <w:t>WaveMod </w:t>
      </w:r>
      <w:r>
        <w:t>= 5 and 6 are new options for using externally generated wave data</w:t>
      </w:r>
      <w:r w:rsidR="00D04434">
        <w:t>; related,</w:t>
      </w:r>
      <w:r>
        <w:t xml:space="preserve"> </w:t>
      </w:r>
      <w:r w:rsidRPr="00972D6E">
        <w:rPr>
          <w:b/>
        </w:rPr>
        <w:t>GHWvFile</w:t>
      </w:r>
      <w:r>
        <w:t xml:space="preserve"> has been replaced with </w:t>
      </w:r>
      <w:r w:rsidRPr="00972D6E">
        <w:rPr>
          <w:b/>
        </w:rPr>
        <w:t>WvKinFile</w:t>
      </w:r>
      <w:r>
        <w:t>.</w:t>
      </w:r>
    </w:p>
    <w:p w14:paraId="1B78281F" w14:textId="442CD54E" w:rsidR="005B0E6E" w:rsidRDefault="005B0E6E" w:rsidP="005B3D51">
      <w:pPr>
        <w:pStyle w:val="ListParagraph"/>
        <w:numPr>
          <w:ilvl w:val="1"/>
          <w:numId w:val="28"/>
        </w:numPr>
      </w:pPr>
      <w:r w:rsidRPr="00972D6E">
        <w:rPr>
          <w:b/>
        </w:rPr>
        <w:t>HasWAMIT</w:t>
      </w:r>
      <w:r>
        <w:t xml:space="preserve"> has been replaced with the </w:t>
      </w:r>
      <w:r w:rsidRPr="00972D6E">
        <w:rPr>
          <w:b/>
        </w:rPr>
        <w:t>PotMod</w:t>
      </w:r>
      <w:r>
        <w:t xml:space="preserve"> switch</w:t>
      </w:r>
      <w:r w:rsidR="00254569">
        <w:t xml:space="preserve">, </w:t>
      </w:r>
      <w:r w:rsidR="00254569" w:rsidRPr="00254569">
        <w:rPr>
          <w:b/>
        </w:rPr>
        <w:t>WAMITFile</w:t>
      </w:r>
      <w:r w:rsidR="00254569">
        <w:t xml:space="preserve"> has been replaced with </w:t>
      </w:r>
      <w:r w:rsidR="00254569" w:rsidRPr="00254569">
        <w:rPr>
          <w:b/>
        </w:rPr>
        <w:t>PotFile</w:t>
      </w:r>
      <w:r w:rsidR="00254569">
        <w:t>,</w:t>
      </w:r>
      <w:r>
        <w:t xml:space="preserve"> and </w:t>
      </w:r>
      <w:r w:rsidRPr="00972D6E">
        <w:rPr>
          <w:b/>
        </w:rPr>
        <w:t>PropWAMIT</w:t>
      </w:r>
      <w:r>
        <w:t xml:space="preserve"> has been replaced with the </w:t>
      </w:r>
      <w:r w:rsidRPr="00972D6E">
        <w:rPr>
          <w:b/>
        </w:rPr>
        <w:t>PropPot</w:t>
      </w:r>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 xml:space="preserve">User-defined from Bladed-style </w:t>
            </w:r>
            <w:r>
              <w:lastRenderedPageBreak/>
              <w:t>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32"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lastRenderedPageBreak/>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E203F4">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92" w:name="_Ref391845139"/>
      <w:bookmarkStart w:id="393" w:name="_Ref391845887"/>
      <w:bookmarkStart w:id="394" w:name="_Toc437370149"/>
      <w:r>
        <w:t xml:space="preserve">MATLAB </w:t>
      </w:r>
      <w:r w:rsidR="00583AAD">
        <w:t>Conversion Script</w:t>
      </w:r>
      <w:bookmarkEnd w:id="392"/>
      <w:r w:rsidR="00F1616B">
        <w:t>s</w:t>
      </w:r>
      <w:bookmarkEnd w:id="393"/>
      <w:bookmarkEnd w:id="394"/>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r w:rsidR="00F35ABA" w:rsidRPr="00F35ABA">
        <w:t>SimulationToolbox</w:t>
      </w:r>
      <w:r w:rsidR="00A03338">
        <w:t>/</w:t>
      </w:r>
      <w:r w:rsidR="00F35ABA" w:rsidRPr="00F35ABA">
        <w:t>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0C5FCB78" w:rsidR="002C779E" w:rsidRDefault="004C2327" w:rsidP="00214A47">
      <w:r>
        <w:lastRenderedPageBreak/>
        <w:t>An example showing how we converted the NREL CertTest input files for use with FAST v8.</w:t>
      </w:r>
      <w:r w:rsidR="00205D3F">
        <w:t>12</w:t>
      </w:r>
      <w:r>
        <w:t>.0</w:t>
      </w:r>
      <w:r w:rsidR="00DC6217">
        <w:t>0</w:t>
      </w:r>
      <w:r w:rsidR="004066D9">
        <w:t>a</w:t>
      </w:r>
      <w:r>
        <w:t>-bjj is included in the FAST archive:</w:t>
      </w:r>
      <w:r w:rsidR="00035EC8">
        <w:t>&lt;FAST8</w:t>
      </w:r>
      <w:r w:rsidR="00A03338">
        <w:t>&gt;/</w:t>
      </w:r>
      <w:r w:rsidRPr="004C2327">
        <w:t>CertTest</w:t>
      </w:r>
      <w:r w:rsidR="00A03338">
        <w:t>/</w:t>
      </w:r>
      <w:r w:rsidRPr="004C2327">
        <w: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E203F4">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r>
        <w:t>10</w:t>
      </w:r>
      <w:r w:rsidRPr="00583013">
        <w:t>to</w:t>
      </w:r>
      <w:r>
        <w:t>12</w:t>
      </w:r>
      <w:r w:rsidRPr="00583013">
        <w:t>(</w:t>
      </w:r>
      <w:r>
        <w:t xml:space="preserve"> </w:t>
      </w:r>
      <w:r w:rsidRPr="00583013">
        <w:t>inputfile,</w:t>
      </w:r>
      <w:r>
        <w:t xml:space="preserve"> </w:t>
      </w:r>
      <w:r w:rsidRPr="00583013">
        <w:t>newDir</w:t>
      </w:r>
      <w:r>
        <w:t xml:space="preserve"> </w:t>
      </w:r>
      <w:r w:rsidRPr="00583013">
        <w:t>);</w:t>
      </w:r>
    </w:p>
    <w:p w14:paraId="0C29B63F" w14:textId="77777777" w:rsidR="00DC6034" w:rsidRDefault="00713A12" w:rsidP="00805E93">
      <w:r>
        <w:t xml:space="preserve">This script attempts to modify the </w:t>
      </w:r>
      <w:r w:rsidR="00E76DCF">
        <w:t xml:space="preserve">HydroDyn and </w:t>
      </w:r>
      <w:r>
        <w:t xml:space="preserve">AeroDyn v14 input files and create new InflowWind files; however, due to some unique features of AeroDyn v14’s input file, some changes may have to be made by hand (particularly if the file uses multiple Reynolds numbers.). Also, there are some instances when the script fails to identify the wind file type (e.g. when a file has a .wnd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4CE1CACE" w:rsidR="00DC6034" w:rsidRDefault="00DC6034" w:rsidP="00DC6034">
      <w:pPr>
        <w:pStyle w:val="SourceCode"/>
      </w:pPr>
      <w:r w:rsidRPr="00583013">
        <w:lastRenderedPageBreak/>
        <w:t>ConvertFAST8_</w:t>
      </w:r>
      <w:r>
        <w:t>10</w:t>
      </w:r>
      <w:r w:rsidRPr="00583013">
        <w:t>to</w:t>
      </w:r>
      <w:r>
        <w:t>12</w:t>
      </w:r>
      <w:r w:rsidRPr="00583013">
        <w:t>(</w:t>
      </w:r>
      <w:r>
        <w:t xml:space="preserve"> </w:t>
      </w:r>
      <w:r w:rsidRPr="00583013">
        <w:t>inputfile,</w:t>
      </w:r>
      <w:r>
        <w:t xml:space="preserve"> </w:t>
      </w:r>
      <w:r w:rsidRPr="00583013">
        <w:t>newDir</w:t>
      </w:r>
      <w:r>
        <w:t>, true</w:t>
      </w:r>
      <w:r w:rsidRPr="00583013">
        <w:t>);</w:t>
      </w:r>
    </w:p>
    <w:p w14:paraId="43F5C536" w14:textId="7A9B1715" w:rsidR="00DC6034" w:rsidRDefault="00717587" w:rsidP="00805E93">
      <w:r>
        <w:t>However, it should be noted that this script does not convert the AeroDyn v14 airfoil files to the format necessary for AeroDyn v15.</w:t>
      </w:r>
    </w:p>
    <w:p w14:paraId="67B1BA80" w14:textId="5D794843" w:rsidR="00713A12" w:rsidRPr="00CA4ADB" w:rsidRDefault="00713A12" w:rsidP="00805E93">
      <w:r>
        <w:t>The script does not attempt to create AeroDyn v15</w:t>
      </w:r>
      <w:r w:rsidR="00717587">
        <w:t xml:space="preserve"> airfoil</w:t>
      </w:r>
      <w:r w:rsidR="00205D3F">
        <w:t xml:space="preserve">, BeamDyn, or </w:t>
      </w:r>
      <w:r w:rsidR="00DA52C8">
        <w:t>OrcaFlexInterface</w:t>
      </w:r>
      <w:r>
        <w:t xml:space="preserve"> input files.</w:t>
      </w:r>
    </w:p>
    <w:p w14:paraId="2164B467" w14:textId="77777777" w:rsidR="00E90E09" w:rsidRPr="00E90E09" w:rsidRDefault="00E90E09" w:rsidP="00E90E09">
      <w:pPr>
        <w:pStyle w:val="Heading3"/>
      </w:pPr>
      <w:r>
        <w:t>Converting from FAST v7</w:t>
      </w:r>
    </w:p>
    <w:p w14:paraId="2164B468" w14:textId="25100EF3" w:rsidR="00E20484" w:rsidRDefault="00CD1C3F" w:rsidP="003D4251">
      <w:r>
        <w:t>To convert FAST v7 input files to FAST v8.</w:t>
      </w:r>
      <w:r w:rsidR="00D4158B">
        <w:t>12</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395" w:name="_Toc437370150"/>
      <w:r>
        <w:t>Running FAST</w:t>
      </w:r>
      <w:bookmarkEnd w:id="395"/>
    </w:p>
    <w:p w14:paraId="2164B47D" w14:textId="03C96ED3" w:rsidR="0051119D" w:rsidRDefault="0051119D" w:rsidP="0051119D">
      <w:r>
        <w:t>FAST v8.</w:t>
      </w:r>
      <w:r w:rsidR="00DC6859">
        <w:t>1</w:t>
      </w:r>
      <w:r w:rsidR="00112CFA">
        <w:t>2</w:t>
      </w:r>
      <w:r>
        <w:t>.00</w:t>
      </w:r>
      <w:r w:rsidR="007F152F">
        <w:t>a</w:t>
      </w:r>
      <w:r>
        <w:t>-bjj must load the MAP</w:t>
      </w:r>
      <w:r w:rsidR="000B5913">
        <w:t>++</w:t>
      </w:r>
      <w:r>
        <w:t xml:space="preserve"> </w:t>
      </w:r>
      <w:r w:rsidR="007E0629">
        <w:t>library</w:t>
      </w:r>
      <w:r>
        <w:t xml:space="preserve"> when the program starts. </w:t>
      </w:r>
      <w:r w:rsidR="00245BA1">
        <w:t xml:space="preserve">On Windows®systems, </w:t>
      </w:r>
      <w:r>
        <w:t xml:space="preserve">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DD78700" w14:textId="18BEB04A" w:rsidR="00245BA1" w:rsidRDefault="00245BA1" w:rsidP="0051119D">
      <w:r>
        <w:lastRenderedPageBreak/>
        <w:t xml:space="preserve">On Mac OS or Linux, you will need to compile FAST and the MAP++ library. </w:t>
      </w:r>
      <w:r w:rsidR="00493992">
        <w:t xml:space="preserve">Compiling instructions </w:t>
      </w:r>
      <w:r w:rsidR="008B7E8B">
        <w:t xml:space="preserve">and tips for running on non-Windows® systems </w:t>
      </w:r>
      <w:r w:rsidR="00493992">
        <w:t xml:space="preserve">are included in the FAST archive in the &lt;FAST8&gt;/Compiling folder. </w:t>
      </w:r>
    </w:p>
    <w:p w14:paraId="13CFD308" w14:textId="26DF97F3" w:rsidR="00814DDB" w:rsidRDefault="00814DDB" w:rsidP="00204924">
      <w:pPr>
        <w:pStyle w:val="Heading2"/>
      </w:pPr>
      <w:bookmarkStart w:id="396" w:name="_Toc437370151"/>
      <w:r>
        <w:t>Normal Simulation: Starting FAST from an input file</w:t>
      </w:r>
      <w:bookmarkEnd w:id="396"/>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33"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397" w:name="_Ref431810105"/>
      <w:bookmarkStart w:id="398" w:name="_Ref431889076"/>
      <w:bookmarkStart w:id="399" w:name="_Ref431893368"/>
      <w:bookmarkStart w:id="400" w:name="_Toc437370152"/>
      <w:r>
        <w:t>Restart: Starting FAST from a checkpoint file</w:t>
      </w:r>
      <w:bookmarkEnd w:id="397"/>
      <w:bookmarkEnd w:id="398"/>
      <w:bookmarkEnd w:id="399"/>
      <w:bookmarkEnd w:id="400"/>
    </w:p>
    <w:p w14:paraId="79502EA7" w14:textId="61AD3CF6" w:rsidR="00D520E7" w:rsidRDefault="00D520E7">
      <w:r>
        <w:t>If FAST generated a checkpoint file</w:t>
      </w:r>
      <w:r w:rsidR="00ED006C">
        <w:t xml:space="preserve"> (see section, “</w:t>
      </w:r>
      <w:r w:rsidR="00ED006C">
        <w:fldChar w:fldCharType="begin"/>
      </w:r>
      <w:r w:rsidR="00ED006C">
        <w:instrText xml:space="preserve"> REF _Ref416868785 \h </w:instrText>
      </w:r>
      <w:r w:rsidR="00ED006C">
        <w:fldChar w:fldCharType="separate"/>
      </w:r>
      <w:r w:rsidR="00E203F4">
        <w:t>Checkpoint Files (Restart Capability)</w:t>
      </w:r>
      <w:r w:rsidR="00ED006C">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&lt;name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401" w:name="_Toc437370153"/>
      <w:r>
        <w:t>Modeling Tips</w:t>
      </w:r>
      <w:bookmarkEnd w:id="401"/>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lastRenderedPageBreak/>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6199FCDF" w14:textId="77777777" w:rsidR="00981753" w:rsidRDefault="00204924" w:rsidP="00204924">
      <w:r>
        <w:t>Some of models (e.g., the OC4 Jacket CertTest) require more than 2GB of memory and may not run on 32-bit Windows® systems. The model does run using FAST_Win32.exe on a 64-bit Windows® system.</w:t>
      </w:r>
    </w:p>
    <w:p w14:paraId="78C1E840" w14:textId="4A43CA70" w:rsidR="00204924" w:rsidRDefault="00981753" w:rsidP="00204924">
      <w:r>
        <w:t>For simulations involving BeamDyn, you may want to recompile in double precision for better results.</w:t>
      </w:r>
    </w:p>
    <w:p w14:paraId="762E6553" w14:textId="0D509AE5" w:rsidR="00B55CAB" w:rsidRDefault="00B55CAB" w:rsidP="009B7C07">
      <w:pPr>
        <w:pStyle w:val="Heading2"/>
        <w:numPr>
          <w:ilvl w:val="0"/>
          <w:numId w:val="0"/>
        </w:numPr>
      </w:pPr>
      <w:bookmarkStart w:id="402" w:name="_Ref417469673"/>
      <w:bookmarkStart w:id="403" w:name="_Ref417469763"/>
      <w:bookmarkStart w:id="404" w:name="_Ref417470230"/>
      <w:bookmarkStart w:id="405" w:name="_Toc437370154"/>
      <w:r>
        <w:t>Certification Tests</w:t>
      </w:r>
      <w:bookmarkEnd w:id="402"/>
      <w:bookmarkEnd w:id="403"/>
      <w:bookmarkEnd w:id="404"/>
      <w:bookmarkEnd w:id="405"/>
    </w:p>
    <w:p w14:paraId="6CF21032" w14:textId="2E3B8A01" w:rsidR="00B55CAB" w:rsidRDefault="009B7C07" w:rsidP="00B55CAB">
      <w:r>
        <w:fldChar w:fldCharType="begin"/>
      </w:r>
      <w:r>
        <w:instrText xml:space="preserve"> REF _Ref417469358 \h </w:instrText>
      </w:r>
      <w:r>
        <w:fldChar w:fldCharType="separate"/>
      </w:r>
      <w:r w:rsidR="00E203F4">
        <w:t xml:space="preserve">Table </w:t>
      </w:r>
      <w:r w:rsidR="00E203F4">
        <w:rPr>
          <w:noProof/>
        </w:rPr>
        <w:t>3</w:t>
      </w:r>
      <w:r>
        <w:fldChar w:fldCharType="end"/>
      </w:r>
      <w:r w:rsidR="00B55CAB">
        <w:t xml:space="preserve"> lists the tests (1-2</w:t>
      </w:r>
      <w:r w:rsidR="00146D64">
        <w:t>6</w:t>
      </w:r>
      <w:r w:rsidR="00B55CAB">
        <w:t>) and models available in the FAST CertTest folder:</w:t>
      </w:r>
    </w:p>
    <w:p w14:paraId="1D642F59" w14:textId="3D2A1A1C" w:rsidR="00B55CAB" w:rsidRDefault="00B55CAB" w:rsidP="00B55CAB">
      <w:pPr>
        <w:pStyle w:val="Caption"/>
        <w:keepNext/>
        <w:jc w:val="center"/>
      </w:pPr>
      <w:bookmarkStart w:id="406" w:name="_Ref417469358"/>
      <w:r>
        <w:t xml:space="preserve">Table </w:t>
      </w:r>
      <w:fldSimple w:instr=" SEQ Table \* ARABIC ">
        <w:r w:rsidR="00E203F4">
          <w:rPr>
            <w:noProof/>
          </w:rPr>
          <w:t>3</w:t>
        </w:r>
      </w:fldSimple>
      <w:bookmarkEnd w:id="406"/>
      <w:r>
        <w:t>: Certification Tests Distributed with FAST v8.1</w:t>
      </w:r>
      <w:r w:rsidR="00112CFA">
        <w:t>2</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lastRenderedPageBreak/>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407" w:name="_Ref417470012"/>
      <w:bookmarkStart w:id="408" w:name="_Toc437370155"/>
      <w:r>
        <w:t>Compiling</w:t>
      </w:r>
      <w:bookmarkEnd w:id="407"/>
      <w:r w:rsidR="001165AB">
        <w:t xml:space="preserve"> FAST</w:t>
      </w:r>
      <w:bookmarkEnd w:id="408"/>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089588B6" w:rsidR="00204924" w:rsidRDefault="00204924" w:rsidP="00204924">
      <w:pPr>
        <w:pStyle w:val="ListParagraph"/>
        <w:numPr>
          <w:ilvl w:val="0"/>
          <w:numId w:val="12"/>
        </w:numPr>
      </w:pPr>
      <w:r>
        <w:t>A Microsoft Visual Studio 201</w:t>
      </w:r>
      <w:del w:id="409" w:author="Bonnie Jonkman" w:date="2016-03-09T10:31:00Z">
        <w:r w:rsidDel="007101D0">
          <w:delText>0</w:delText>
        </w:r>
      </w:del>
      <w:ins w:id="410" w:author="Bonnie Jonkman" w:date="2016-03-09T10:31:00Z">
        <w:r w:rsidR="007101D0">
          <w:t>3</w:t>
        </w:r>
      </w:ins>
      <w:r>
        <w:t xml:space="preserve">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9"/>
      </w:r>
      <w:r>
        <w:t xml:space="preserve"> (renamed with “_dev” to prevent overwriting the executables created by NREL and distributed with FAST).</w:t>
      </w:r>
    </w:p>
    <w:p w14:paraId="03E8380D" w14:textId="56FC6889"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r w:rsidRPr="00EA3ECC">
        <w:rPr>
          <w:i/>
        </w:rPr>
        <w:t>makefile</w:t>
      </w:r>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r w:rsidR="00981753" w:rsidRPr="006F68B9">
        <w:rPr>
          <w:i/>
        </w:rPr>
        <w:t>makefile</w:t>
      </w:r>
      <w:r w:rsidR="00981753">
        <w:t>.</w:t>
      </w:r>
      <w:r>
        <w:t xml:space="preserve"> Please see “CompilingInstructions_FASTv8.pdf” for details.</w:t>
      </w:r>
    </w:p>
    <w:p w14:paraId="68772806" w14:textId="77777777" w:rsidR="00204924" w:rsidRDefault="00204924" w:rsidP="00204924">
      <w:pPr>
        <w:rPr>
          <w:ins w:id="411" w:author="Bonnie Jonkman" w:date="2016-03-09T10:31:00Z"/>
        </w:rPr>
      </w:pPr>
      <w:r>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6BAA68EF" w14:textId="23084957" w:rsidR="007101D0" w:rsidRDefault="007101D0" w:rsidP="00204924">
      <w:ins w:id="412" w:author="Bonnie Jonkman" w:date="2016-03-09T10:31:00Z">
        <w:r>
          <w:t xml:space="preserve">Future releases may replace these tools with </w:t>
        </w:r>
      </w:ins>
      <w:ins w:id="413" w:author="Bonnie Jonkman" w:date="2016-03-09T10:32:00Z">
        <w:r>
          <w:t>cmake build tools.</w:t>
        </w:r>
      </w:ins>
    </w:p>
    <w:p w14:paraId="2164B485" w14:textId="77777777" w:rsidR="00D0774B" w:rsidRDefault="00D0774B" w:rsidP="00D0774B">
      <w:pPr>
        <w:pStyle w:val="Heading1"/>
      </w:pPr>
      <w:bookmarkStart w:id="414" w:name="_Ref413700469"/>
      <w:bookmarkStart w:id="415" w:name="_Toc437370156"/>
      <w:r>
        <w:lastRenderedPageBreak/>
        <w:t>FAST v8 Interface to Simulink</w:t>
      </w:r>
      <w:bookmarkEnd w:id="414"/>
      <w:bookmarkEnd w:id="415"/>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416" w:name="_Toc437370157"/>
      <w:bookmarkStart w:id="417" w:name="_Ref412115319"/>
      <w:r>
        <w:t>Major Changes Between the FAST v7 and v8 Interfaces to Simulink</w:t>
      </w:r>
      <w:bookmarkEnd w:id="416"/>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E203F4">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597E6019"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418" w:name="_Toc437370158"/>
      <w:r>
        <w:t>Definition of the FAST v8 Interface to Simulink</w:t>
      </w:r>
      <w:bookmarkEnd w:id="417"/>
      <w:bookmarkEnd w:id="418"/>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E203F4">
        <w:t xml:space="preserve">Figure </w:t>
      </w:r>
      <w:r w:rsidR="00E203F4">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B47F4" w:rsidRPr="00CF75BB" w:rsidRDefault="00AB47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B47F4" w:rsidRPr="00CF75BB" w:rsidRDefault="00AB47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B47F4" w:rsidRPr="00CF75BB" w:rsidRDefault="00AB47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B47F4" w:rsidRPr="00CF75BB" w:rsidRDefault="00AB47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B47F4" w:rsidRPr="00CF75BB" w:rsidRDefault="00AB47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B47F4" w:rsidRPr="00CF75BB" w:rsidRDefault="00AB47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B47F4" w:rsidRPr="00CF75BB" w:rsidRDefault="00AB47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B47F4" w:rsidRPr="00CF75BB" w:rsidRDefault="00AB47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19" w:name="_Ref412536543"/>
      <w:r>
        <w:t xml:space="preserve">Figure </w:t>
      </w:r>
      <w:fldSimple w:instr=" SEQ Figure \* ARABIC ">
        <w:r w:rsidR="00E203F4">
          <w:rPr>
            <w:noProof/>
          </w:rPr>
          <w:t>5</w:t>
        </w:r>
      </w:fldSimple>
      <w:bookmarkEnd w:id="419"/>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420" w:name="_Ref411514591"/>
      <w:r>
        <w:lastRenderedPageBreak/>
        <w:t>S-Function Parameters</w:t>
      </w:r>
      <w:bookmarkEnd w:id="420"/>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E203F4">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E203F4">
          <w:rPr>
            <w:noProof/>
          </w:rPr>
          <w:t>7</w:t>
        </w:r>
      </w:fldSimple>
      <w:r>
        <w:t>: Using TMax to specify simulation end time in Simulink</w:t>
      </w:r>
    </w:p>
    <w:p w14:paraId="2164B4A1" w14:textId="77777777" w:rsidR="00D0774B" w:rsidRPr="00810027" w:rsidRDefault="00D0774B" w:rsidP="003F0FFD">
      <w:pPr>
        <w:pStyle w:val="Heading4"/>
      </w:pPr>
      <w:r>
        <w:lastRenderedPageBreak/>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0"/>
      </w:r>
    </w:p>
    <w:p w14:paraId="2164B4A4" w14:textId="77777777" w:rsidR="00D0774B" w:rsidRDefault="00D720E0" w:rsidP="003F0FFD">
      <w:pPr>
        <w:pStyle w:val="Heading3"/>
      </w:pPr>
      <w:bookmarkStart w:id="421" w:name="_Ref412806082"/>
      <w:r>
        <w:t xml:space="preserve">S-Function </w:t>
      </w:r>
      <w:r w:rsidR="00D0774B">
        <w:t>Inputs</w:t>
      </w:r>
      <w:bookmarkEnd w:id="421"/>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E203F4">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E203F4">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22" w:name="_Ref415562525"/>
      <w:r>
        <w:t xml:space="preserve">S-Function </w:t>
      </w:r>
      <w:r w:rsidR="00D0774B">
        <w:t>States</w:t>
      </w:r>
      <w:bookmarkEnd w:id="422"/>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423" w:name="_Toc437370159"/>
      <w:r>
        <w:t>Converting FAST v7 Simulink Models to FAST v8</w:t>
      </w:r>
      <w:bookmarkEnd w:id="423"/>
    </w:p>
    <w:p w14:paraId="2164B4B7" w14:textId="77777777" w:rsidR="00D0774B" w:rsidRDefault="00D0774B" w:rsidP="003F0FFD">
      <w:pPr>
        <w:pStyle w:val="Heading3"/>
      </w:pPr>
      <w:r>
        <w:t>Convert FAST input file(s)</w:t>
      </w:r>
    </w:p>
    <w:p w14:paraId="2164B4B8" w14:textId="6039826F"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E203F4">
        <w:t>Converting to FAST v8.12.x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E203F4">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E203F4">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E203F4">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199C97D" w:rsidR="00D0774B" w:rsidRPr="00695543" w:rsidRDefault="00D0774B" w:rsidP="00D0774B">
      <w:pPr>
        <w:rPr>
          <w:i/>
        </w:rPr>
      </w:pPr>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r w:rsidR="00C235A0" w:rsidRPr="00695543">
        <w:rPr>
          <w:i/>
        </w:rPr>
        <w:t>OutList</w:t>
      </w:r>
      <w:r w:rsidR="00C235A0" w:rsidRPr="00695543">
        <w:rPr>
          <w:b/>
          <w:i/>
        </w:rPr>
        <w:t xml:space="preserve"> to be exact before calling FAST_SFunc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(strcmp(’VarName’,</w:t>
      </w:r>
      <w:r w:rsidR="00695543" w:rsidRPr="00695543">
        <w:rPr>
          <w:b/>
          <w:i/>
        </w:rPr>
        <w:t xml:space="preserve"> </w:t>
      </w:r>
      <w:r w:rsidR="00695543">
        <w:rPr>
          <w:b/>
          <w:i/>
        </w:rPr>
        <w:t>OutList))</w:t>
      </w:r>
      <w:r w:rsidR="000869ED" w:rsidRPr="00695543">
        <w:rPr>
          <w:b/>
          <w:i/>
        </w:rPr>
        <w:t>,</w:t>
      </w:r>
      <w:r w:rsidR="00695543">
        <w:rPr>
          <w:b/>
          <w:i/>
        </w:rPr>
        <w:t xml:space="preserve"> u changes but </w:t>
      </w:r>
      <w:r w:rsidR="00695543" w:rsidRPr="008D7192">
        <w:rPr>
          <w:b/>
          <w:i/>
        </w:rPr>
        <w:t>the expression for the index</w:t>
      </w:r>
      <w:r w:rsidR="00695543">
        <w:rPr>
          <w:b/>
          <w:i/>
        </w:rPr>
        <w:t>, strcmp(’VarName’,</w:t>
      </w:r>
      <w:r w:rsidR="00695543" w:rsidRPr="00695543">
        <w:rPr>
          <w:b/>
          <w:i/>
        </w:rPr>
        <w:t xml:space="preserve"> </w:t>
      </w:r>
      <w:r w:rsidR="00695543">
        <w:rPr>
          <w:b/>
          <w:i/>
        </w:rPr>
        <w:t>OutList), is</w:t>
      </w:r>
      <w:r w:rsidR="000869ED" w:rsidRPr="00695543">
        <w:rPr>
          <w:b/>
          <w:i/>
        </w:rPr>
        <w:t xml:space="preserve"> not reevaluate</w:t>
      </w:r>
      <w:r w:rsidR="00695543">
        <w:rPr>
          <w:b/>
          <w:i/>
        </w:rPr>
        <w:t>d</w:t>
      </w:r>
      <w:ins w:id="424" w:author="Bonnie Jonkman" w:date="2015-12-08T12:59:00Z">
        <w:r w:rsidR="00D00239">
          <w:rPr>
            <w:b/>
            <w:i/>
          </w:rPr>
          <w:t>)</w:t>
        </w:r>
      </w:ins>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425" w:name="_Toc437370160"/>
      <w:r>
        <w:t>Running FAST in Simulink</w:t>
      </w:r>
      <w:bookmarkEnd w:id="425"/>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E203F4">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E203F4">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426" w:name="_Toc437370161"/>
      <w:r>
        <w:t xml:space="preserve">Compiling </w:t>
      </w:r>
      <w:r w:rsidR="008509E5">
        <w:t xml:space="preserve">FAST </w:t>
      </w:r>
      <w:r>
        <w:t>for Simulink</w:t>
      </w:r>
      <w:bookmarkEnd w:id="426"/>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E203F4">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E203F4">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E203F4">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r w:rsidR="00084E6D">
        <w:t xml:space="preserve"> header files</w:t>
      </w:r>
      <w:r>
        <w:t xml:space="preserve"> FAST_Library.h</w:t>
      </w:r>
      <w:r w:rsidR="00084E6D">
        <w:t xml:space="preserve"> in the ../../Source directory and OpenFOAM_Types.h in the ../../Source/dependencies/OpenFOAM directory</w:t>
      </w:r>
      <w:r>
        <w:t>) and link it with the FAST_Library_*.lib file</w:t>
      </w:r>
      <w:r w:rsidR="00084E6D">
        <w:t xml:space="preserve"> (in the ../../bin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427" w:name="_Toc437370162"/>
      <w:r>
        <w:t>Future Work</w:t>
      </w:r>
      <w:bookmarkEnd w:id="427"/>
    </w:p>
    <w:p w14:paraId="3C956808" w14:textId="77777777" w:rsidR="006E3D24" w:rsidRDefault="006E3D24" w:rsidP="006E3D24">
      <w:r w:rsidRPr="003F591E">
        <w:t>All future developments of FAST will follow the framework.</w:t>
      </w:r>
    </w:p>
    <w:p w14:paraId="1D72D4D2" w14:textId="77777777" w:rsidR="007704A8" w:rsidRDefault="007704A8" w:rsidP="007704A8">
      <w:pPr>
        <w:pStyle w:val="ListParagraph"/>
        <w:keepNext/>
        <w:numPr>
          <w:ilvl w:val="0"/>
          <w:numId w:val="1"/>
        </w:numPr>
      </w:pPr>
      <w:r>
        <w:t>Introduce operating-point determination and linearization across the coupled aero-hydro-servo-elastic solution.</w:t>
      </w:r>
    </w:p>
    <w:p w14:paraId="0D5EFEEE" w14:textId="77777777" w:rsidR="006E3D24" w:rsidRDefault="006E3D24" w:rsidP="006E3D24">
      <w:pPr>
        <w:pStyle w:val="ListParagraph"/>
        <w:numPr>
          <w:ilvl w:val="0"/>
          <w:numId w:val="1"/>
        </w:numPr>
      </w:pPr>
      <w:r>
        <w:t>Add items from FAST v7 that are not yet in FAST v8.</w:t>
      </w:r>
    </w:p>
    <w:p w14:paraId="595B4AF6" w14:textId="1E57B4EF" w:rsidR="007704A8" w:rsidRDefault="007704A8" w:rsidP="006E3D24">
      <w:pPr>
        <w:pStyle w:val="ListParagraph"/>
        <w:numPr>
          <w:ilvl w:val="0"/>
          <w:numId w:val="1"/>
        </w:numPr>
      </w:pPr>
      <w:r>
        <w:t>Add 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4DE4FA30" w14:textId="13E2F708" w:rsidR="006E3D24" w:rsidRPr="00583AAD" w:rsidRDefault="006E3D24" w:rsidP="006E3D24">
      <w:pPr>
        <w:pStyle w:val="ListParagraph"/>
        <w:numPr>
          <w:ilvl w:val="0"/>
          <w:numId w:val="1"/>
        </w:numPr>
      </w:pPr>
      <w:r>
        <w:t>And much, much, more</w:t>
      </w:r>
      <w:ins w:id="428" w:author="Bonnie Jonkman" w:date="2016-03-09T10:29:00Z">
        <w:r w:rsidR="007101D0">
          <w:t xml:space="preserve"> (as funding permits)</w:t>
        </w:r>
      </w:ins>
      <w:r>
        <w:t>…</w:t>
      </w:r>
    </w:p>
    <w:p w14:paraId="2164B4F1" w14:textId="77777777" w:rsidR="006E56E7" w:rsidRDefault="00F2521D" w:rsidP="00992CCA">
      <w:pPr>
        <w:pStyle w:val="Heading1"/>
      </w:pPr>
      <w:bookmarkStart w:id="429" w:name="_Toc437370163"/>
      <w:r>
        <w:t>Feedback</w:t>
      </w:r>
      <w:bookmarkEnd w:id="429"/>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41" w:history="1">
        <w:r>
          <w:rPr>
            <w:rStyle w:val="Hyperlink"/>
          </w:rPr>
          <w:t>https://wind.nrel.gov/forum/wind/</w:t>
        </w:r>
      </w:hyperlink>
      <w:r>
        <w:t xml:space="preserve"> </w:t>
      </w:r>
    </w:p>
    <w:p w14:paraId="2164B4F3" w14:textId="1CA92743" w:rsidR="00452E60" w:rsidRDefault="006D7B34" w:rsidP="007D7E91">
      <w:pPr>
        <w:pStyle w:val="Heading1"/>
      </w:pPr>
      <w:bookmarkStart w:id="430" w:name="_Ref392062682"/>
      <w:bookmarkStart w:id="431" w:name="_Toc437370164"/>
      <w:r>
        <w:lastRenderedPageBreak/>
        <w:t>Appendix</w:t>
      </w:r>
      <w:r w:rsidR="00185772">
        <w:t xml:space="preserve"> </w:t>
      </w:r>
      <w:fldSimple w:instr=" SEQ Appendix \* MERGEFORMAT \* ALPHABETIC \* MERGEFORMAT ">
        <w:r w:rsidR="00E203F4">
          <w:rPr>
            <w:noProof/>
          </w:rPr>
          <w:t>A</w:t>
        </w:r>
      </w:fldSimple>
      <w:r>
        <w:t xml:space="preserve">: </w:t>
      </w:r>
      <w:r w:rsidR="00992CCA">
        <w:t xml:space="preserve">Example FAST </w:t>
      </w:r>
      <w:r w:rsidR="00B859C9">
        <w:t>v8.</w:t>
      </w:r>
      <w:r w:rsidR="005408C3">
        <w:t>1</w:t>
      </w:r>
      <w:r w:rsidR="00B70C62">
        <w:t>2</w:t>
      </w:r>
      <w:r w:rsidR="00B859C9">
        <w:t xml:space="preserve">.* </w:t>
      </w:r>
      <w:r w:rsidR="00992CCA">
        <w:t>Input File</w:t>
      </w:r>
      <w:bookmarkEnd w:id="430"/>
      <w:bookmarkEnd w:id="431"/>
    </w:p>
    <w:p w14:paraId="2164B4F4" w14:textId="190E83F0"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848BF68"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20DF1E1B" w:rsidR="00AB47F4" w:rsidRDefault="00AB47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air;1=InflowWind</w:t>
                            </w:r>
                            <w:r>
                              <w:rPr>
                                <w:rFonts w:ascii="Courier New" w:hAnsi="Courier New" w:cs="Courier New"/>
                                <w:sz w:val="15"/>
                                <w:szCs w:val="15"/>
                              </w:rPr>
                              <w:t>;2=OpenFOAM</w:t>
                            </w:r>
                            <w:r w:rsidRPr="00B70C62">
                              <w:rPr>
                                <w:rFonts w:ascii="Courier New" w:hAnsi="Courier New" w:cs="Courier New"/>
                                <w:sz w:val="15"/>
                                <w:szCs w:val="15"/>
                              </w:rPr>
                              <w:t>}</w:t>
                            </w:r>
                          </w:p>
                          <w:p w14:paraId="2164B588" w14:textId="609C1DF5"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247DF749"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;3=MoorDyn;4=OrcaFlex</w:t>
                            </w:r>
                            <w:r w:rsidRPr="00C914B8">
                              <w:rPr>
                                <w:rFonts w:ascii="Courier New" w:hAnsi="Courier New" w:cs="Courier New"/>
                                <w:sz w:val="15"/>
                                <w:szCs w:val="15"/>
                              </w:rPr>
                              <w:t>}</w:t>
                            </w:r>
                          </w:p>
                          <w:p w14:paraId="2164B58D"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9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r>
                              <w:rPr>
                                <w:rFonts w:ascii="Courier New" w:hAnsi="Courier New" w:cs="Courier New"/>
                                <w:sz w:val="15"/>
                                <w:szCs w:val="15"/>
                              </w:rPr>
                              <w:t xml:space="preserve"> </w:t>
                            </w:r>
                            <w:r w:rsidRPr="00C914B8">
                              <w:rPr>
                                <w:rFonts w:ascii="Courier New" w:hAnsi="Courier New" w:cs="Courier New"/>
                                <w:sz w:val="15"/>
                                <w:szCs w:val="15"/>
                              </w:rPr>
                              <w:t>EDFile       - Name of file containing ElastoDyn input parameters (quoted string)</w:t>
                            </w:r>
                          </w:p>
                          <w:p w14:paraId="2164B592" w14:textId="4D22023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BDBldFile(1) - Name of file containing BeamDyn blade 1 inputs (quoted string)</w:t>
                            </w:r>
                          </w:p>
                          <w:p w14:paraId="2164B593" w14:textId="39B418A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BDBldFile(2) - Name of file containing BeamDyn blade 2 inputs (quoted string)</w:t>
                            </w:r>
                          </w:p>
                          <w:p w14:paraId="2164B594" w14:textId="4A4E5232"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BDBldFile(3) - Name of file containing BeamDyn blade 3 inputs (quoted string)</w:t>
                            </w:r>
                          </w:p>
                          <w:p w14:paraId="16C1B8FC" w14:textId="27D28447" w:rsidR="00AB47F4" w:rsidRDefault="00AB47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InflowFile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r w:rsidRPr="00C914B8">
                              <w:rPr>
                                <w:rFonts w:ascii="Courier New" w:hAnsi="Courier New" w:cs="Courier New"/>
                                <w:sz w:val="15"/>
                                <w:szCs w:val="15"/>
                              </w:rPr>
                              <w:t>AeroFile     - Name of file containing aerodynamic input parameters (quoted string)</w:t>
                            </w:r>
                          </w:p>
                          <w:p w14:paraId="2164B596" w14:textId="15D780A1"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r w:rsidRPr="00C914B8">
                              <w:rPr>
                                <w:rFonts w:ascii="Courier New" w:hAnsi="Courier New" w:cs="Courier New"/>
                                <w:sz w:val="15"/>
                                <w:szCs w:val="15"/>
                              </w:rPr>
                              <w:t>ServoFile    - Name of file with control/electric-drive inputs (quoted string)</w:t>
                            </w:r>
                          </w:p>
                          <w:p w14:paraId="2164B597" w14:textId="076E570A"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r w:rsidRPr="00C914B8">
                              <w:rPr>
                                <w:rFonts w:ascii="Courier New" w:hAnsi="Courier New" w:cs="Courier New"/>
                                <w:sz w:val="15"/>
                                <w:szCs w:val="15"/>
                              </w:rPr>
                              <w:t>HydroFile    - Name of file containing hydrodynamic inputs (quoted string)</w:t>
                            </w:r>
                          </w:p>
                          <w:p w14:paraId="2164B598" w14:textId="2F0DD71A"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r w:rsidRPr="00C914B8">
                              <w:rPr>
                                <w:rFonts w:ascii="Courier New" w:hAnsi="Courier New" w:cs="Courier New"/>
                                <w:sz w:val="15"/>
                                <w:szCs w:val="15"/>
                              </w:rPr>
                              <w:t>SubFile      - Name of file containing sub-structural inputs (quoted string)</w:t>
                            </w:r>
                          </w:p>
                          <w:p w14:paraId="2164B599" w14:textId="4101CA5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MooringFile  - Name of file containing mooring system inputs (quoted string)</w:t>
                            </w:r>
                          </w:p>
                          <w:p w14:paraId="2164B59A" w14:textId="7CBBAFBC"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IceFile      - Name of file containing ice input parameters (quoted string)</w:t>
                            </w:r>
                          </w:p>
                          <w:p w14:paraId="2164B59B"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AB47F4"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AB47F4" w:rsidRPr="00C914B8" w:rsidRDefault="00AB47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99999  ChkptTime       - Amount of time between creating checkpoint files for potential restart (s)</w:t>
                            </w:r>
                          </w:p>
                          <w:p w14:paraId="2164B59E" w14:textId="3F74464E"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r>
                              <w:rPr>
                                <w:rFonts w:ascii="Courier New" w:hAnsi="Courier New" w:cs="Courier New"/>
                                <w:sz w:val="15"/>
                                <w:szCs w:val="15"/>
                              </w:rPr>
                              <w:t>(or “default”)</w:t>
                            </w:r>
                          </w:p>
                          <w:p w14:paraId="2164B59F"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848BF68"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20DF1E1B" w:rsidR="00AB47F4" w:rsidRDefault="00AB47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air;1=InflowWind</w:t>
                      </w:r>
                      <w:r>
                        <w:rPr>
                          <w:rFonts w:ascii="Courier New" w:hAnsi="Courier New" w:cs="Courier New"/>
                          <w:sz w:val="15"/>
                          <w:szCs w:val="15"/>
                        </w:rPr>
                        <w:t>;2=OpenFOAM</w:t>
                      </w:r>
                      <w:r w:rsidRPr="00B70C62">
                        <w:rPr>
                          <w:rFonts w:ascii="Courier New" w:hAnsi="Courier New" w:cs="Courier New"/>
                          <w:sz w:val="15"/>
                          <w:szCs w:val="15"/>
                        </w:rPr>
                        <w:t>}</w:t>
                      </w:r>
                    </w:p>
                    <w:p w14:paraId="2164B588" w14:textId="609C1DF5"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247DF749"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;3=MoorDyn;4=OrcaFlex</w:t>
                      </w:r>
                      <w:r w:rsidRPr="00C914B8">
                        <w:rPr>
                          <w:rFonts w:ascii="Courier New" w:hAnsi="Courier New" w:cs="Courier New"/>
                          <w:sz w:val="15"/>
                          <w:szCs w:val="15"/>
                        </w:rPr>
                        <w:t>}</w:t>
                      </w:r>
                    </w:p>
                    <w:p w14:paraId="2164B58D"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9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r>
                        <w:rPr>
                          <w:rFonts w:ascii="Courier New" w:hAnsi="Courier New" w:cs="Courier New"/>
                          <w:sz w:val="15"/>
                          <w:szCs w:val="15"/>
                        </w:rPr>
                        <w:t xml:space="preserve"> </w:t>
                      </w:r>
                      <w:r w:rsidRPr="00C914B8">
                        <w:rPr>
                          <w:rFonts w:ascii="Courier New" w:hAnsi="Courier New" w:cs="Courier New"/>
                          <w:sz w:val="15"/>
                          <w:szCs w:val="15"/>
                        </w:rPr>
                        <w:t>EDFile       - Name of file containing ElastoDyn input parameters (quoted string)</w:t>
                      </w:r>
                    </w:p>
                    <w:p w14:paraId="2164B592" w14:textId="4D22023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BDBldFile(1) - Name of file containing BeamDyn blade 1 inputs (quoted string)</w:t>
                      </w:r>
                    </w:p>
                    <w:p w14:paraId="2164B593" w14:textId="39B418A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BDBldFile(2) - Name of file containing BeamDyn blade 2 inputs (quoted string)</w:t>
                      </w:r>
                    </w:p>
                    <w:p w14:paraId="2164B594" w14:textId="4A4E5232"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BDBldFile(3) - Name of file containing BeamDyn blade 3 inputs (quoted string)</w:t>
                      </w:r>
                    </w:p>
                    <w:p w14:paraId="16C1B8FC" w14:textId="27D28447" w:rsidR="00AB47F4" w:rsidRDefault="00AB47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InflowFile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r w:rsidRPr="00C914B8">
                        <w:rPr>
                          <w:rFonts w:ascii="Courier New" w:hAnsi="Courier New" w:cs="Courier New"/>
                          <w:sz w:val="15"/>
                          <w:szCs w:val="15"/>
                        </w:rPr>
                        <w:t>AeroFile     - Name of file containing aerodynamic input parameters (quoted string)</w:t>
                      </w:r>
                    </w:p>
                    <w:p w14:paraId="2164B596" w14:textId="15D780A1"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r w:rsidRPr="00C914B8">
                        <w:rPr>
                          <w:rFonts w:ascii="Courier New" w:hAnsi="Courier New" w:cs="Courier New"/>
                          <w:sz w:val="15"/>
                          <w:szCs w:val="15"/>
                        </w:rPr>
                        <w:t>ServoFile    - Name of file with control/electric-drive inputs (quoted string)</w:t>
                      </w:r>
                    </w:p>
                    <w:p w14:paraId="2164B597" w14:textId="076E570A"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r w:rsidRPr="00C914B8">
                        <w:rPr>
                          <w:rFonts w:ascii="Courier New" w:hAnsi="Courier New" w:cs="Courier New"/>
                          <w:sz w:val="15"/>
                          <w:szCs w:val="15"/>
                        </w:rPr>
                        <w:t>HydroFile    - Name of file containing hydrodynamic inputs (quoted string)</w:t>
                      </w:r>
                    </w:p>
                    <w:p w14:paraId="2164B598" w14:textId="2F0DD71A"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r w:rsidRPr="00C914B8">
                        <w:rPr>
                          <w:rFonts w:ascii="Courier New" w:hAnsi="Courier New" w:cs="Courier New"/>
                          <w:sz w:val="15"/>
                          <w:szCs w:val="15"/>
                        </w:rPr>
                        <w:t>SubFile      - Name of file containing sub-structural inputs (quoted string)</w:t>
                      </w:r>
                    </w:p>
                    <w:p w14:paraId="2164B599" w14:textId="4101CA53"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MooringFile  - Name of file containing mooring system inputs (quoted string)</w:t>
                      </w:r>
                    </w:p>
                    <w:p w14:paraId="2164B59A" w14:textId="7CBBAFBC"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IceFile      - Name of file containing ice input parameters (quoted string)</w:t>
                      </w:r>
                    </w:p>
                    <w:p w14:paraId="2164B59B"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AB47F4"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AB47F4" w:rsidRPr="00C914B8" w:rsidRDefault="00AB47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99999  ChkptTime       - Amount of time between creating checkpoint files for potential restart (s)</w:t>
                      </w:r>
                    </w:p>
                    <w:p w14:paraId="2164B59E" w14:textId="3F74464E"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r>
                        <w:rPr>
                          <w:rFonts w:ascii="Courier New" w:hAnsi="Courier New" w:cs="Courier New"/>
                          <w:sz w:val="15"/>
                          <w:szCs w:val="15"/>
                        </w:rPr>
                        <w:t>(or “default”)</w:t>
                      </w:r>
                    </w:p>
                    <w:p w14:paraId="2164B59F"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AB47F4" w:rsidRPr="00C914B8" w:rsidRDefault="00AB47F4"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053EB84" w:rsidR="007F2710" w:rsidRDefault="001017C7" w:rsidP="001017C7">
      <w:pPr>
        <w:pStyle w:val="Caption"/>
        <w:jc w:val="center"/>
      </w:pPr>
      <w:r>
        <w:t xml:space="preserve">Figure </w:t>
      </w:r>
      <w:fldSimple w:instr=" SEQ Figure \* ARABIC ">
        <w:r w:rsidR="00E203F4">
          <w:rPr>
            <w:noProof/>
          </w:rPr>
          <w:t>13</w:t>
        </w:r>
      </w:fldSimple>
      <w:r>
        <w:t>: Example FAST v8.</w:t>
      </w:r>
      <w:r w:rsidR="005C5A0C">
        <w:t>1</w:t>
      </w:r>
      <w:r w:rsidR="00295D8A">
        <w:t>2</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C97CCA" w14:textId="77777777" w:rsidR="008367A5" w:rsidRDefault="008367A5" w:rsidP="0032059E">
      <w:pPr>
        <w:spacing w:after="0" w:line="240" w:lineRule="auto"/>
      </w:pPr>
      <w:r>
        <w:separator/>
      </w:r>
    </w:p>
  </w:endnote>
  <w:endnote w:type="continuationSeparator" w:id="0">
    <w:p w14:paraId="255C75BF" w14:textId="77777777" w:rsidR="008367A5" w:rsidRDefault="008367A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B47F4" w:rsidRPr="006228F7" w:rsidRDefault="00AB47F4" w:rsidP="008A0C65">
    <w:pPr>
      <w:pStyle w:val="Footer"/>
      <w:jc w:val="center"/>
    </w:pPr>
    <w:r>
      <w:fldChar w:fldCharType="begin"/>
    </w:r>
    <w:r>
      <w:instrText xml:space="preserve"> PAGE  \* Arabic  \* MERGEFORMAT </w:instrText>
    </w:r>
    <w:r>
      <w:fldChar w:fldCharType="separate"/>
    </w:r>
    <w:r w:rsidR="001252CC">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0F3DF2" w14:textId="77777777" w:rsidR="008367A5" w:rsidRDefault="008367A5" w:rsidP="0032059E">
      <w:pPr>
        <w:spacing w:after="0" w:line="240" w:lineRule="auto"/>
      </w:pPr>
      <w:r>
        <w:separator/>
      </w:r>
    </w:p>
  </w:footnote>
  <w:footnote w:type="continuationSeparator" w:id="0">
    <w:p w14:paraId="0B259198" w14:textId="77777777" w:rsidR="008367A5" w:rsidRDefault="008367A5" w:rsidP="0032059E">
      <w:pPr>
        <w:spacing w:after="0" w:line="240" w:lineRule="auto"/>
      </w:pPr>
      <w:r>
        <w:continuationSeparator/>
      </w:r>
    </w:p>
  </w:footnote>
  <w:footnote w:id="1">
    <w:p w14:paraId="1741D502" w14:textId="77777777" w:rsidR="00AB47F4" w:rsidRDefault="00AB47F4"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B47F4" w:rsidRDefault="00AB47F4">
      <w:pPr>
        <w:pStyle w:val="FootnoteText"/>
      </w:pPr>
      <w:r>
        <w:rPr>
          <w:rStyle w:val="FootnoteReference"/>
        </w:rPr>
        <w:footnoteRef/>
      </w:r>
      <w:r>
        <w:t xml:space="preserve"> These steps must be integer multiples of the structural time step.</w:t>
      </w:r>
    </w:p>
  </w:footnote>
  <w:footnote w:id="3">
    <w:p w14:paraId="2164B56F" w14:textId="77777777" w:rsidR="00AB47F4" w:rsidRDefault="00AB47F4"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B47F4" w:rsidRDefault="00AB47F4">
      <w:pPr>
        <w:pStyle w:val="FootnoteText"/>
      </w:pPr>
      <w:r>
        <w:rPr>
          <w:rStyle w:val="FootnoteReference"/>
        </w:rPr>
        <w:footnoteRef/>
      </w:r>
      <w:r>
        <w:t xml:space="preserve"> FAST v7 is limited to one correction step and this correction step only applies to some modules.</w:t>
      </w:r>
    </w:p>
  </w:footnote>
  <w:footnote w:id="5">
    <w:p w14:paraId="68D236BA" w14:textId="77777777" w:rsidR="00AB47F4" w:rsidRDefault="00AB47F4" w:rsidP="004106F7">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6">
    <w:p w14:paraId="2164B573" w14:textId="77777777" w:rsidR="00AB47F4" w:rsidRDefault="00AB47F4"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2F71B9A8" w:rsidR="00AB47F4" w:rsidRDefault="00AB47F4">
      <w:pPr>
        <w:pStyle w:val="FootnoteText"/>
      </w:pPr>
      <w:r>
        <w:rPr>
          <w:rStyle w:val="FootnoteReference"/>
        </w:rPr>
        <w:footnoteRef/>
      </w:r>
      <w:r>
        <w:t xml:space="preserve"> OrcaFlex and the user routines in ServoDyn may end the simulation abruptly when encountering errors. When this happens, FAST cannot write a binary file.</w:t>
      </w:r>
    </w:p>
  </w:footnote>
  <w:footnote w:id="8">
    <w:p w14:paraId="2164B574" w14:textId="77777777" w:rsidR="00AB47F4" w:rsidRDefault="00AB47F4">
      <w:pPr>
        <w:pStyle w:val="FootnoteText"/>
      </w:pPr>
      <w:r>
        <w:rPr>
          <w:rStyle w:val="FootnoteReference"/>
        </w:rPr>
        <w:footnoteRef/>
      </w:r>
      <w:r>
        <w:t xml:space="preserve"> Note that the LabVIEW interface for FAST v8 has not yet been developed.</w:t>
      </w:r>
    </w:p>
  </w:footnote>
  <w:footnote w:id="9">
    <w:p w14:paraId="5B21839F" w14:textId="2F62B0B8" w:rsidR="00AB47F4" w:rsidRDefault="00AB47F4" w:rsidP="00204924">
      <w:pPr>
        <w:pStyle w:val="FootnoteText"/>
      </w:pPr>
      <w:r>
        <w:rPr>
          <w:rStyle w:val="FootnoteReference"/>
        </w:rPr>
        <w:footnoteRef/>
      </w:r>
      <w:r>
        <w:t xml:space="preserve"> If you are using a 2015 or later version of Intel Fortran, the executable may be generated in the &lt;FAST8&gt;/Compiling/VisualStudio folder instead, due to differences in Visual Studio integrations.</w:t>
      </w:r>
    </w:p>
  </w:footnote>
  <w:footnote w:id="10">
    <w:p w14:paraId="39D6B433" w14:textId="2E5FA20A" w:rsidR="00AB47F4" w:rsidRDefault="00AB47F4">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1235"/>
    <w:rsid w:val="00062F6C"/>
    <w:rsid w:val="00063365"/>
    <w:rsid w:val="00066DFD"/>
    <w:rsid w:val="00066FEC"/>
    <w:rsid w:val="00071BEF"/>
    <w:rsid w:val="000770F8"/>
    <w:rsid w:val="00081318"/>
    <w:rsid w:val="00084E6D"/>
    <w:rsid w:val="000869ED"/>
    <w:rsid w:val="00086C75"/>
    <w:rsid w:val="00095694"/>
    <w:rsid w:val="000973B8"/>
    <w:rsid w:val="00097B54"/>
    <w:rsid w:val="000A6F08"/>
    <w:rsid w:val="000A7AE6"/>
    <w:rsid w:val="000B268A"/>
    <w:rsid w:val="000B5913"/>
    <w:rsid w:val="000B645A"/>
    <w:rsid w:val="000B6622"/>
    <w:rsid w:val="000C417D"/>
    <w:rsid w:val="000C565A"/>
    <w:rsid w:val="000C5DD7"/>
    <w:rsid w:val="000D16ED"/>
    <w:rsid w:val="000D2280"/>
    <w:rsid w:val="000D24F9"/>
    <w:rsid w:val="000D2E97"/>
    <w:rsid w:val="000D373D"/>
    <w:rsid w:val="000D4770"/>
    <w:rsid w:val="000D5781"/>
    <w:rsid w:val="000D66E4"/>
    <w:rsid w:val="000D67F1"/>
    <w:rsid w:val="000D703D"/>
    <w:rsid w:val="000E1845"/>
    <w:rsid w:val="000E1CA2"/>
    <w:rsid w:val="000E1D2E"/>
    <w:rsid w:val="000E1F6F"/>
    <w:rsid w:val="000E44A1"/>
    <w:rsid w:val="000E4597"/>
    <w:rsid w:val="000E55B7"/>
    <w:rsid w:val="000F21F1"/>
    <w:rsid w:val="000F3583"/>
    <w:rsid w:val="00100AB0"/>
    <w:rsid w:val="001017C7"/>
    <w:rsid w:val="0010264A"/>
    <w:rsid w:val="0010612B"/>
    <w:rsid w:val="0010636D"/>
    <w:rsid w:val="00112CFA"/>
    <w:rsid w:val="001143AF"/>
    <w:rsid w:val="001165AB"/>
    <w:rsid w:val="00123745"/>
    <w:rsid w:val="001252CC"/>
    <w:rsid w:val="00130962"/>
    <w:rsid w:val="001336DD"/>
    <w:rsid w:val="001421BE"/>
    <w:rsid w:val="00143736"/>
    <w:rsid w:val="001439A5"/>
    <w:rsid w:val="00143EBA"/>
    <w:rsid w:val="0014681B"/>
    <w:rsid w:val="00146D64"/>
    <w:rsid w:val="001479F4"/>
    <w:rsid w:val="0015373F"/>
    <w:rsid w:val="00160D02"/>
    <w:rsid w:val="0016100B"/>
    <w:rsid w:val="0016770E"/>
    <w:rsid w:val="0017399E"/>
    <w:rsid w:val="00174830"/>
    <w:rsid w:val="0017590F"/>
    <w:rsid w:val="00176884"/>
    <w:rsid w:val="00176F14"/>
    <w:rsid w:val="00182565"/>
    <w:rsid w:val="001847A2"/>
    <w:rsid w:val="0018499D"/>
    <w:rsid w:val="00185772"/>
    <w:rsid w:val="00185DA8"/>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0806"/>
    <w:rsid w:val="001D3CFF"/>
    <w:rsid w:val="001D5646"/>
    <w:rsid w:val="001E2045"/>
    <w:rsid w:val="001E429B"/>
    <w:rsid w:val="001E4B29"/>
    <w:rsid w:val="001E6823"/>
    <w:rsid w:val="001F200C"/>
    <w:rsid w:val="001F3997"/>
    <w:rsid w:val="001F54C9"/>
    <w:rsid w:val="001F7594"/>
    <w:rsid w:val="00201B27"/>
    <w:rsid w:val="00201C65"/>
    <w:rsid w:val="002034C6"/>
    <w:rsid w:val="00203B81"/>
    <w:rsid w:val="0020438F"/>
    <w:rsid w:val="00204924"/>
    <w:rsid w:val="0020594D"/>
    <w:rsid w:val="00205D3F"/>
    <w:rsid w:val="00207908"/>
    <w:rsid w:val="002105D5"/>
    <w:rsid w:val="0021067C"/>
    <w:rsid w:val="0021214D"/>
    <w:rsid w:val="00214A47"/>
    <w:rsid w:val="0021627B"/>
    <w:rsid w:val="00216308"/>
    <w:rsid w:val="002163CE"/>
    <w:rsid w:val="00217CBB"/>
    <w:rsid w:val="002204BD"/>
    <w:rsid w:val="002213CC"/>
    <w:rsid w:val="00222668"/>
    <w:rsid w:val="00226285"/>
    <w:rsid w:val="0023054B"/>
    <w:rsid w:val="00230DFF"/>
    <w:rsid w:val="002351D0"/>
    <w:rsid w:val="002370F0"/>
    <w:rsid w:val="00237F88"/>
    <w:rsid w:val="00241AB7"/>
    <w:rsid w:val="00243C5B"/>
    <w:rsid w:val="00244B64"/>
    <w:rsid w:val="00245BA1"/>
    <w:rsid w:val="00246C52"/>
    <w:rsid w:val="0025096E"/>
    <w:rsid w:val="00253827"/>
    <w:rsid w:val="00254569"/>
    <w:rsid w:val="00254699"/>
    <w:rsid w:val="0025602C"/>
    <w:rsid w:val="00256CFF"/>
    <w:rsid w:val="00263179"/>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313C"/>
    <w:rsid w:val="002A47ED"/>
    <w:rsid w:val="002A4917"/>
    <w:rsid w:val="002A6D2A"/>
    <w:rsid w:val="002A6E1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2F1E94"/>
    <w:rsid w:val="003002E5"/>
    <w:rsid w:val="00302A9F"/>
    <w:rsid w:val="00310129"/>
    <w:rsid w:val="00316C58"/>
    <w:rsid w:val="00317AA0"/>
    <w:rsid w:val="0032059E"/>
    <w:rsid w:val="00322393"/>
    <w:rsid w:val="00324B4D"/>
    <w:rsid w:val="00324BB2"/>
    <w:rsid w:val="00325AC4"/>
    <w:rsid w:val="00325C4A"/>
    <w:rsid w:val="0033090B"/>
    <w:rsid w:val="003318D6"/>
    <w:rsid w:val="003348C5"/>
    <w:rsid w:val="003415E8"/>
    <w:rsid w:val="00351DEB"/>
    <w:rsid w:val="00352D3A"/>
    <w:rsid w:val="003544F5"/>
    <w:rsid w:val="00357156"/>
    <w:rsid w:val="00370855"/>
    <w:rsid w:val="00374137"/>
    <w:rsid w:val="00375A11"/>
    <w:rsid w:val="00375E3D"/>
    <w:rsid w:val="00376EFF"/>
    <w:rsid w:val="0037777E"/>
    <w:rsid w:val="00382F86"/>
    <w:rsid w:val="0039422C"/>
    <w:rsid w:val="003A2ABC"/>
    <w:rsid w:val="003A36AE"/>
    <w:rsid w:val="003A459F"/>
    <w:rsid w:val="003B1214"/>
    <w:rsid w:val="003B713D"/>
    <w:rsid w:val="003C03A3"/>
    <w:rsid w:val="003C2940"/>
    <w:rsid w:val="003C4A45"/>
    <w:rsid w:val="003D1F1C"/>
    <w:rsid w:val="003D268B"/>
    <w:rsid w:val="003D2BC4"/>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A22"/>
    <w:rsid w:val="00411B3A"/>
    <w:rsid w:val="0041287D"/>
    <w:rsid w:val="00413886"/>
    <w:rsid w:val="00413D42"/>
    <w:rsid w:val="00420A63"/>
    <w:rsid w:val="00420EB6"/>
    <w:rsid w:val="004212D7"/>
    <w:rsid w:val="00423985"/>
    <w:rsid w:val="00424574"/>
    <w:rsid w:val="0042493B"/>
    <w:rsid w:val="00425D37"/>
    <w:rsid w:val="00426882"/>
    <w:rsid w:val="00431649"/>
    <w:rsid w:val="00433203"/>
    <w:rsid w:val="00435832"/>
    <w:rsid w:val="00436993"/>
    <w:rsid w:val="00437347"/>
    <w:rsid w:val="00441220"/>
    <w:rsid w:val="004418D6"/>
    <w:rsid w:val="0044720D"/>
    <w:rsid w:val="0044746F"/>
    <w:rsid w:val="004502F5"/>
    <w:rsid w:val="00450382"/>
    <w:rsid w:val="00451190"/>
    <w:rsid w:val="00452E60"/>
    <w:rsid w:val="00460C71"/>
    <w:rsid w:val="00461B5D"/>
    <w:rsid w:val="00462FFD"/>
    <w:rsid w:val="004636A2"/>
    <w:rsid w:val="00465EDF"/>
    <w:rsid w:val="00470DE9"/>
    <w:rsid w:val="0047266F"/>
    <w:rsid w:val="00473920"/>
    <w:rsid w:val="0048120A"/>
    <w:rsid w:val="00485B0E"/>
    <w:rsid w:val="00487004"/>
    <w:rsid w:val="00487BBF"/>
    <w:rsid w:val="0049139C"/>
    <w:rsid w:val="00491464"/>
    <w:rsid w:val="00491B45"/>
    <w:rsid w:val="00493992"/>
    <w:rsid w:val="00494C80"/>
    <w:rsid w:val="004975BD"/>
    <w:rsid w:val="004A0A8F"/>
    <w:rsid w:val="004A0F59"/>
    <w:rsid w:val="004A39F6"/>
    <w:rsid w:val="004B0DB9"/>
    <w:rsid w:val="004C2327"/>
    <w:rsid w:val="004C4A8A"/>
    <w:rsid w:val="004C52F5"/>
    <w:rsid w:val="004C66D0"/>
    <w:rsid w:val="004C6A31"/>
    <w:rsid w:val="004C70AA"/>
    <w:rsid w:val="004C70C9"/>
    <w:rsid w:val="004D1388"/>
    <w:rsid w:val="004D4796"/>
    <w:rsid w:val="004D64B4"/>
    <w:rsid w:val="004D65DE"/>
    <w:rsid w:val="004D7F94"/>
    <w:rsid w:val="004E202C"/>
    <w:rsid w:val="004E25C1"/>
    <w:rsid w:val="004E68EA"/>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02EF"/>
    <w:rsid w:val="005658F8"/>
    <w:rsid w:val="00572C86"/>
    <w:rsid w:val="005752A7"/>
    <w:rsid w:val="00576D9C"/>
    <w:rsid w:val="00583013"/>
    <w:rsid w:val="00583754"/>
    <w:rsid w:val="00583AAD"/>
    <w:rsid w:val="005847A9"/>
    <w:rsid w:val="0058480C"/>
    <w:rsid w:val="005914E1"/>
    <w:rsid w:val="0059296F"/>
    <w:rsid w:val="00593BC1"/>
    <w:rsid w:val="005960BC"/>
    <w:rsid w:val="00596C1F"/>
    <w:rsid w:val="00597FB7"/>
    <w:rsid w:val="005A19B8"/>
    <w:rsid w:val="005A2B54"/>
    <w:rsid w:val="005A3AA5"/>
    <w:rsid w:val="005A3F42"/>
    <w:rsid w:val="005B0E6E"/>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050C"/>
    <w:rsid w:val="00612D82"/>
    <w:rsid w:val="00613374"/>
    <w:rsid w:val="0061511F"/>
    <w:rsid w:val="0061674A"/>
    <w:rsid w:val="00616C1F"/>
    <w:rsid w:val="00617A56"/>
    <w:rsid w:val="006228F7"/>
    <w:rsid w:val="00626DDD"/>
    <w:rsid w:val="00636149"/>
    <w:rsid w:val="00636465"/>
    <w:rsid w:val="00640D9F"/>
    <w:rsid w:val="0064763A"/>
    <w:rsid w:val="0065210D"/>
    <w:rsid w:val="00653C1F"/>
    <w:rsid w:val="00653EB0"/>
    <w:rsid w:val="006552FB"/>
    <w:rsid w:val="006556EC"/>
    <w:rsid w:val="006663B2"/>
    <w:rsid w:val="00670803"/>
    <w:rsid w:val="00673035"/>
    <w:rsid w:val="006843D7"/>
    <w:rsid w:val="0068491E"/>
    <w:rsid w:val="00685372"/>
    <w:rsid w:val="00686170"/>
    <w:rsid w:val="00690150"/>
    <w:rsid w:val="006945E9"/>
    <w:rsid w:val="00695543"/>
    <w:rsid w:val="00695C19"/>
    <w:rsid w:val="006A280F"/>
    <w:rsid w:val="006A4CEA"/>
    <w:rsid w:val="006A62EC"/>
    <w:rsid w:val="006A694B"/>
    <w:rsid w:val="006B028F"/>
    <w:rsid w:val="006B0B07"/>
    <w:rsid w:val="006B1163"/>
    <w:rsid w:val="006C0651"/>
    <w:rsid w:val="006C131B"/>
    <w:rsid w:val="006D130B"/>
    <w:rsid w:val="006D1721"/>
    <w:rsid w:val="006D3E20"/>
    <w:rsid w:val="006D62BD"/>
    <w:rsid w:val="006D7B34"/>
    <w:rsid w:val="006E23B7"/>
    <w:rsid w:val="006E32A3"/>
    <w:rsid w:val="006E3D24"/>
    <w:rsid w:val="006E3E44"/>
    <w:rsid w:val="006E56E7"/>
    <w:rsid w:val="006F3B17"/>
    <w:rsid w:val="006F4EDC"/>
    <w:rsid w:val="006F68B9"/>
    <w:rsid w:val="007016AA"/>
    <w:rsid w:val="00703CA6"/>
    <w:rsid w:val="0070478E"/>
    <w:rsid w:val="00707214"/>
    <w:rsid w:val="00707227"/>
    <w:rsid w:val="007101D0"/>
    <w:rsid w:val="00710BF4"/>
    <w:rsid w:val="00713A12"/>
    <w:rsid w:val="00715AAA"/>
    <w:rsid w:val="007163E7"/>
    <w:rsid w:val="00717098"/>
    <w:rsid w:val="00717587"/>
    <w:rsid w:val="007231E1"/>
    <w:rsid w:val="007255E7"/>
    <w:rsid w:val="00725D64"/>
    <w:rsid w:val="00725E3F"/>
    <w:rsid w:val="007260CD"/>
    <w:rsid w:val="007303CC"/>
    <w:rsid w:val="00730F88"/>
    <w:rsid w:val="00733232"/>
    <w:rsid w:val="007332CA"/>
    <w:rsid w:val="007354EA"/>
    <w:rsid w:val="00740D17"/>
    <w:rsid w:val="00741D30"/>
    <w:rsid w:val="00743E68"/>
    <w:rsid w:val="007441EB"/>
    <w:rsid w:val="00751FAE"/>
    <w:rsid w:val="00752A0E"/>
    <w:rsid w:val="00754E0F"/>
    <w:rsid w:val="007569F6"/>
    <w:rsid w:val="00760BA2"/>
    <w:rsid w:val="007704A8"/>
    <w:rsid w:val="007720B4"/>
    <w:rsid w:val="0077211A"/>
    <w:rsid w:val="00775774"/>
    <w:rsid w:val="007764BC"/>
    <w:rsid w:val="00785783"/>
    <w:rsid w:val="00791179"/>
    <w:rsid w:val="00792AB8"/>
    <w:rsid w:val="00793430"/>
    <w:rsid w:val="00794BE0"/>
    <w:rsid w:val="00796008"/>
    <w:rsid w:val="007A051E"/>
    <w:rsid w:val="007A2403"/>
    <w:rsid w:val="007A37F2"/>
    <w:rsid w:val="007A40D8"/>
    <w:rsid w:val="007B0CF4"/>
    <w:rsid w:val="007B241F"/>
    <w:rsid w:val="007B3748"/>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114"/>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367A5"/>
    <w:rsid w:val="00840641"/>
    <w:rsid w:val="00845AC5"/>
    <w:rsid w:val="008462CD"/>
    <w:rsid w:val="00846423"/>
    <w:rsid w:val="008509E5"/>
    <w:rsid w:val="00852A08"/>
    <w:rsid w:val="008546F4"/>
    <w:rsid w:val="00854E55"/>
    <w:rsid w:val="008551F9"/>
    <w:rsid w:val="008709B5"/>
    <w:rsid w:val="00870EDF"/>
    <w:rsid w:val="008768D5"/>
    <w:rsid w:val="00882C88"/>
    <w:rsid w:val="008831F1"/>
    <w:rsid w:val="008875E5"/>
    <w:rsid w:val="008908C2"/>
    <w:rsid w:val="008949F6"/>
    <w:rsid w:val="008A0BA3"/>
    <w:rsid w:val="008A0C65"/>
    <w:rsid w:val="008A5B4E"/>
    <w:rsid w:val="008B0119"/>
    <w:rsid w:val="008B0813"/>
    <w:rsid w:val="008B1C3A"/>
    <w:rsid w:val="008B306F"/>
    <w:rsid w:val="008B5549"/>
    <w:rsid w:val="008B7344"/>
    <w:rsid w:val="008B7E8B"/>
    <w:rsid w:val="008C0460"/>
    <w:rsid w:val="008C15EA"/>
    <w:rsid w:val="008C3E9A"/>
    <w:rsid w:val="008D12B0"/>
    <w:rsid w:val="008D177F"/>
    <w:rsid w:val="008D29CA"/>
    <w:rsid w:val="008D42A7"/>
    <w:rsid w:val="008E4072"/>
    <w:rsid w:val="008E67A2"/>
    <w:rsid w:val="008E706F"/>
    <w:rsid w:val="008E79AA"/>
    <w:rsid w:val="008E7F9C"/>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47A12"/>
    <w:rsid w:val="00955CA5"/>
    <w:rsid w:val="00960CB8"/>
    <w:rsid w:val="00960E61"/>
    <w:rsid w:val="009614E1"/>
    <w:rsid w:val="009630E5"/>
    <w:rsid w:val="00963B58"/>
    <w:rsid w:val="00966397"/>
    <w:rsid w:val="00972D6E"/>
    <w:rsid w:val="009733A8"/>
    <w:rsid w:val="00976EEE"/>
    <w:rsid w:val="00980C9B"/>
    <w:rsid w:val="00981753"/>
    <w:rsid w:val="00983177"/>
    <w:rsid w:val="00985CF5"/>
    <w:rsid w:val="00992CCA"/>
    <w:rsid w:val="009951B8"/>
    <w:rsid w:val="009A1356"/>
    <w:rsid w:val="009A2E23"/>
    <w:rsid w:val="009A3075"/>
    <w:rsid w:val="009A4B60"/>
    <w:rsid w:val="009A60D9"/>
    <w:rsid w:val="009A69FA"/>
    <w:rsid w:val="009B0BC2"/>
    <w:rsid w:val="009B264B"/>
    <w:rsid w:val="009B51A8"/>
    <w:rsid w:val="009B79E5"/>
    <w:rsid w:val="009B7C07"/>
    <w:rsid w:val="009C0E86"/>
    <w:rsid w:val="009C1705"/>
    <w:rsid w:val="009C1B4E"/>
    <w:rsid w:val="009C2307"/>
    <w:rsid w:val="009C606B"/>
    <w:rsid w:val="009C7D9E"/>
    <w:rsid w:val="009D29B6"/>
    <w:rsid w:val="009D3495"/>
    <w:rsid w:val="009D4FEA"/>
    <w:rsid w:val="009D52E3"/>
    <w:rsid w:val="009E083D"/>
    <w:rsid w:val="009E13A6"/>
    <w:rsid w:val="009E279F"/>
    <w:rsid w:val="009F2717"/>
    <w:rsid w:val="009F34BC"/>
    <w:rsid w:val="009F43D1"/>
    <w:rsid w:val="009F7B14"/>
    <w:rsid w:val="00A03338"/>
    <w:rsid w:val="00A037C3"/>
    <w:rsid w:val="00A075A4"/>
    <w:rsid w:val="00A10B4F"/>
    <w:rsid w:val="00A1183D"/>
    <w:rsid w:val="00A1232C"/>
    <w:rsid w:val="00A12679"/>
    <w:rsid w:val="00A16467"/>
    <w:rsid w:val="00A24410"/>
    <w:rsid w:val="00A337F1"/>
    <w:rsid w:val="00A36E2F"/>
    <w:rsid w:val="00A47957"/>
    <w:rsid w:val="00A50E15"/>
    <w:rsid w:val="00A560A6"/>
    <w:rsid w:val="00A57C2B"/>
    <w:rsid w:val="00A57CEC"/>
    <w:rsid w:val="00A611CB"/>
    <w:rsid w:val="00A63833"/>
    <w:rsid w:val="00A63FD7"/>
    <w:rsid w:val="00A670F6"/>
    <w:rsid w:val="00A76DE9"/>
    <w:rsid w:val="00A77B6C"/>
    <w:rsid w:val="00A82364"/>
    <w:rsid w:val="00A83475"/>
    <w:rsid w:val="00A85DDE"/>
    <w:rsid w:val="00A92244"/>
    <w:rsid w:val="00A95FE2"/>
    <w:rsid w:val="00A961B1"/>
    <w:rsid w:val="00AA173A"/>
    <w:rsid w:val="00AA26FF"/>
    <w:rsid w:val="00AA39BA"/>
    <w:rsid w:val="00AA61A6"/>
    <w:rsid w:val="00AA666B"/>
    <w:rsid w:val="00AB0D68"/>
    <w:rsid w:val="00AB47F4"/>
    <w:rsid w:val="00AB4AC5"/>
    <w:rsid w:val="00AB4C00"/>
    <w:rsid w:val="00AB4FA0"/>
    <w:rsid w:val="00AB5FE4"/>
    <w:rsid w:val="00AB6BDA"/>
    <w:rsid w:val="00AB7DAA"/>
    <w:rsid w:val="00AC1E7D"/>
    <w:rsid w:val="00AC31AB"/>
    <w:rsid w:val="00AC4681"/>
    <w:rsid w:val="00AC7793"/>
    <w:rsid w:val="00AD1B9B"/>
    <w:rsid w:val="00AD1DBB"/>
    <w:rsid w:val="00AE205C"/>
    <w:rsid w:val="00AE3A86"/>
    <w:rsid w:val="00AE564B"/>
    <w:rsid w:val="00AF0E6F"/>
    <w:rsid w:val="00AF2D04"/>
    <w:rsid w:val="00AF3FBC"/>
    <w:rsid w:val="00AF4372"/>
    <w:rsid w:val="00B003CF"/>
    <w:rsid w:val="00B00831"/>
    <w:rsid w:val="00B03B33"/>
    <w:rsid w:val="00B06A04"/>
    <w:rsid w:val="00B10E2D"/>
    <w:rsid w:val="00B10FAE"/>
    <w:rsid w:val="00B1172F"/>
    <w:rsid w:val="00B15D1D"/>
    <w:rsid w:val="00B16FD8"/>
    <w:rsid w:val="00B20DF4"/>
    <w:rsid w:val="00B214CB"/>
    <w:rsid w:val="00B23118"/>
    <w:rsid w:val="00B313C9"/>
    <w:rsid w:val="00B31562"/>
    <w:rsid w:val="00B3624E"/>
    <w:rsid w:val="00B378CD"/>
    <w:rsid w:val="00B405B9"/>
    <w:rsid w:val="00B42D5D"/>
    <w:rsid w:val="00B44FC9"/>
    <w:rsid w:val="00B52163"/>
    <w:rsid w:val="00B52DBD"/>
    <w:rsid w:val="00B55CAB"/>
    <w:rsid w:val="00B63E95"/>
    <w:rsid w:val="00B63F27"/>
    <w:rsid w:val="00B65334"/>
    <w:rsid w:val="00B66C86"/>
    <w:rsid w:val="00B67678"/>
    <w:rsid w:val="00B7075F"/>
    <w:rsid w:val="00B70C62"/>
    <w:rsid w:val="00B73836"/>
    <w:rsid w:val="00B749B5"/>
    <w:rsid w:val="00B763E9"/>
    <w:rsid w:val="00B76B55"/>
    <w:rsid w:val="00B77EA5"/>
    <w:rsid w:val="00B832A9"/>
    <w:rsid w:val="00B859C9"/>
    <w:rsid w:val="00B92D9C"/>
    <w:rsid w:val="00B92E37"/>
    <w:rsid w:val="00B93212"/>
    <w:rsid w:val="00B96952"/>
    <w:rsid w:val="00BA0751"/>
    <w:rsid w:val="00BB43B9"/>
    <w:rsid w:val="00BB51E2"/>
    <w:rsid w:val="00BC064B"/>
    <w:rsid w:val="00BC368A"/>
    <w:rsid w:val="00BD039A"/>
    <w:rsid w:val="00BE1CEA"/>
    <w:rsid w:val="00BE40F1"/>
    <w:rsid w:val="00BE4686"/>
    <w:rsid w:val="00BE7AE8"/>
    <w:rsid w:val="00BF4E3A"/>
    <w:rsid w:val="00BF7577"/>
    <w:rsid w:val="00C017CD"/>
    <w:rsid w:val="00C020FB"/>
    <w:rsid w:val="00C025CD"/>
    <w:rsid w:val="00C0452B"/>
    <w:rsid w:val="00C051F9"/>
    <w:rsid w:val="00C0755E"/>
    <w:rsid w:val="00C07F3C"/>
    <w:rsid w:val="00C13750"/>
    <w:rsid w:val="00C16357"/>
    <w:rsid w:val="00C17402"/>
    <w:rsid w:val="00C202D9"/>
    <w:rsid w:val="00C2209D"/>
    <w:rsid w:val="00C220DA"/>
    <w:rsid w:val="00C22E8D"/>
    <w:rsid w:val="00C22F9B"/>
    <w:rsid w:val="00C235A0"/>
    <w:rsid w:val="00C258E0"/>
    <w:rsid w:val="00C308E8"/>
    <w:rsid w:val="00C31EBD"/>
    <w:rsid w:val="00C341C9"/>
    <w:rsid w:val="00C35EE7"/>
    <w:rsid w:val="00C364BE"/>
    <w:rsid w:val="00C41533"/>
    <w:rsid w:val="00C41DFA"/>
    <w:rsid w:val="00C473F0"/>
    <w:rsid w:val="00C47D84"/>
    <w:rsid w:val="00C625E2"/>
    <w:rsid w:val="00C6618D"/>
    <w:rsid w:val="00C66AA9"/>
    <w:rsid w:val="00C72128"/>
    <w:rsid w:val="00C7297C"/>
    <w:rsid w:val="00C74358"/>
    <w:rsid w:val="00C767E6"/>
    <w:rsid w:val="00C804D5"/>
    <w:rsid w:val="00C8307E"/>
    <w:rsid w:val="00C83AC8"/>
    <w:rsid w:val="00C84D03"/>
    <w:rsid w:val="00C86181"/>
    <w:rsid w:val="00C862F3"/>
    <w:rsid w:val="00C9142A"/>
    <w:rsid w:val="00C914B8"/>
    <w:rsid w:val="00C9442E"/>
    <w:rsid w:val="00C955A4"/>
    <w:rsid w:val="00C979CB"/>
    <w:rsid w:val="00C97B9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3522"/>
    <w:rsid w:val="00CD3DF4"/>
    <w:rsid w:val="00CD4062"/>
    <w:rsid w:val="00CD44DA"/>
    <w:rsid w:val="00CE0EE0"/>
    <w:rsid w:val="00CE2581"/>
    <w:rsid w:val="00CE2DA4"/>
    <w:rsid w:val="00CE4E89"/>
    <w:rsid w:val="00CE549F"/>
    <w:rsid w:val="00CE5B54"/>
    <w:rsid w:val="00CE6A2F"/>
    <w:rsid w:val="00CE6C50"/>
    <w:rsid w:val="00CE6EC3"/>
    <w:rsid w:val="00CF0284"/>
    <w:rsid w:val="00CF0303"/>
    <w:rsid w:val="00CF1B3A"/>
    <w:rsid w:val="00CF6546"/>
    <w:rsid w:val="00D00239"/>
    <w:rsid w:val="00D02778"/>
    <w:rsid w:val="00D03503"/>
    <w:rsid w:val="00D04434"/>
    <w:rsid w:val="00D044DF"/>
    <w:rsid w:val="00D07613"/>
    <w:rsid w:val="00D0774B"/>
    <w:rsid w:val="00D172A3"/>
    <w:rsid w:val="00D20C86"/>
    <w:rsid w:val="00D2269E"/>
    <w:rsid w:val="00D22ED8"/>
    <w:rsid w:val="00D26128"/>
    <w:rsid w:val="00D31DF6"/>
    <w:rsid w:val="00D3260C"/>
    <w:rsid w:val="00D33FB9"/>
    <w:rsid w:val="00D34FED"/>
    <w:rsid w:val="00D36AEB"/>
    <w:rsid w:val="00D3756B"/>
    <w:rsid w:val="00D378EB"/>
    <w:rsid w:val="00D37DB1"/>
    <w:rsid w:val="00D37EC2"/>
    <w:rsid w:val="00D4158B"/>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52C8"/>
    <w:rsid w:val="00DA779C"/>
    <w:rsid w:val="00DB0DFE"/>
    <w:rsid w:val="00DB2E82"/>
    <w:rsid w:val="00DB3191"/>
    <w:rsid w:val="00DB33B3"/>
    <w:rsid w:val="00DB55A3"/>
    <w:rsid w:val="00DC2532"/>
    <w:rsid w:val="00DC49AD"/>
    <w:rsid w:val="00DC6034"/>
    <w:rsid w:val="00DC6217"/>
    <w:rsid w:val="00DC658B"/>
    <w:rsid w:val="00DC6859"/>
    <w:rsid w:val="00DD0379"/>
    <w:rsid w:val="00DD7DF7"/>
    <w:rsid w:val="00DE337C"/>
    <w:rsid w:val="00DE4D91"/>
    <w:rsid w:val="00DE6B88"/>
    <w:rsid w:val="00DE7C4D"/>
    <w:rsid w:val="00DF0A19"/>
    <w:rsid w:val="00DF1744"/>
    <w:rsid w:val="00DF226E"/>
    <w:rsid w:val="00DF37BC"/>
    <w:rsid w:val="00DF5C8E"/>
    <w:rsid w:val="00DF7441"/>
    <w:rsid w:val="00E003F4"/>
    <w:rsid w:val="00E04013"/>
    <w:rsid w:val="00E050C3"/>
    <w:rsid w:val="00E07037"/>
    <w:rsid w:val="00E10129"/>
    <w:rsid w:val="00E13EB2"/>
    <w:rsid w:val="00E14436"/>
    <w:rsid w:val="00E17C2E"/>
    <w:rsid w:val="00E203F4"/>
    <w:rsid w:val="00E20484"/>
    <w:rsid w:val="00E226D9"/>
    <w:rsid w:val="00E22DA9"/>
    <w:rsid w:val="00E254E3"/>
    <w:rsid w:val="00E27744"/>
    <w:rsid w:val="00E32D88"/>
    <w:rsid w:val="00E3399D"/>
    <w:rsid w:val="00E33AF0"/>
    <w:rsid w:val="00E34664"/>
    <w:rsid w:val="00E371BB"/>
    <w:rsid w:val="00E40658"/>
    <w:rsid w:val="00E40EE5"/>
    <w:rsid w:val="00E41567"/>
    <w:rsid w:val="00E42E58"/>
    <w:rsid w:val="00E50828"/>
    <w:rsid w:val="00E52994"/>
    <w:rsid w:val="00E53C0A"/>
    <w:rsid w:val="00E56F1A"/>
    <w:rsid w:val="00E64C2D"/>
    <w:rsid w:val="00E7032A"/>
    <w:rsid w:val="00E70C46"/>
    <w:rsid w:val="00E7113A"/>
    <w:rsid w:val="00E72DCC"/>
    <w:rsid w:val="00E759ED"/>
    <w:rsid w:val="00E76264"/>
    <w:rsid w:val="00E76DCF"/>
    <w:rsid w:val="00E821C7"/>
    <w:rsid w:val="00E841BB"/>
    <w:rsid w:val="00E8645F"/>
    <w:rsid w:val="00E86BFC"/>
    <w:rsid w:val="00E90E09"/>
    <w:rsid w:val="00E92541"/>
    <w:rsid w:val="00EA0D40"/>
    <w:rsid w:val="00EA31B9"/>
    <w:rsid w:val="00EA3ECC"/>
    <w:rsid w:val="00EA4DEE"/>
    <w:rsid w:val="00EA53BD"/>
    <w:rsid w:val="00EB34CB"/>
    <w:rsid w:val="00EB4588"/>
    <w:rsid w:val="00EB5D8D"/>
    <w:rsid w:val="00EC0F52"/>
    <w:rsid w:val="00EC128B"/>
    <w:rsid w:val="00EC4BC5"/>
    <w:rsid w:val="00EC4C17"/>
    <w:rsid w:val="00EC5EFC"/>
    <w:rsid w:val="00EC632B"/>
    <w:rsid w:val="00ED006C"/>
    <w:rsid w:val="00ED2517"/>
    <w:rsid w:val="00ED2DFE"/>
    <w:rsid w:val="00ED3F28"/>
    <w:rsid w:val="00ED5157"/>
    <w:rsid w:val="00EE4134"/>
    <w:rsid w:val="00EE463C"/>
    <w:rsid w:val="00EF132A"/>
    <w:rsid w:val="00EF174A"/>
    <w:rsid w:val="00EF27DD"/>
    <w:rsid w:val="00EF2B14"/>
    <w:rsid w:val="00EF33CC"/>
    <w:rsid w:val="00EF7FF6"/>
    <w:rsid w:val="00F00B79"/>
    <w:rsid w:val="00F06CA7"/>
    <w:rsid w:val="00F1616B"/>
    <w:rsid w:val="00F20C1A"/>
    <w:rsid w:val="00F22E64"/>
    <w:rsid w:val="00F24945"/>
    <w:rsid w:val="00F2521D"/>
    <w:rsid w:val="00F27314"/>
    <w:rsid w:val="00F2770C"/>
    <w:rsid w:val="00F3485B"/>
    <w:rsid w:val="00F35ABA"/>
    <w:rsid w:val="00F37CCF"/>
    <w:rsid w:val="00F40F62"/>
    <w:rsid w:val="00F42846"/>
    <w:rsid w:val="00F43F8D"/>
    <w:rsid w:val="00F4472C"/>
    <w:rsid w:val="00F45A49"/>
    <w:rsid w:val="00F56CAF"/>
    <w:rsid w:val="00F642DF"/>
    <w:rsid w:val="00F65048"/>
    <w:rsid w:val="00F65382"/>
    <w:rsid w:val="00F66E7D"/>
    <w:rsid w:val="00F70FC2"/>
    <w:rsid w:val="00F77353"/>
    <w:rsid w:val="00F8027B"/>
    <w:rsid w:val="00F81797"/>
    <w:rsid w:val="00F864B4"/>
    <w:rsid w:val="00F86A33"/>
    <w:rsid w:val="00F94BAE"/>
    <w:rsid w:val="00FA6688"/>
    <w:rsid w:val="00FA6C56"/>
    <w:rsid w:val="00FB4B7E"/>
    <w:rsid w:val="00FC0193"/>
    <w:rsid w:val="00FC2BAB"/>
    <w:rsid w:val="00FC412E"/>
    <w:rsid w:val="00FC4A4F"/>
    <w:rsid w:val="00FC5F2F"/>
    <w:rsid w:val="00FD0BAC"/>
    <w:rsid w:val="00FE259D"/>
    <w:rsid w:val="00FE36CB"/>
    <w:rsid w:val="00FE538B"/>
    <w:rsid w:val="00FE74AB"/>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AeroDyn" TargetMode="External"/><Relationship Id="rId26" Type="http://schemas.openxmlformats.org/officeDocument/2006/relationships/hyperlink" Target="https://nwtc.nrel.gov/DWM"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wtc.nrel.gov/MAP"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BeamDyn" TargetMode="External"/><Relationship Id="rId25" Type="http://schemas.openxmlformats.org/officeDocument/2006/relationships/hyperlink" Target="https://nwtc.nrel.gov/DWM" TargetMode="External"/><Relationship Id="rId33" Type="http://schemas.openxmlformats.org/officeDocument/2006/relationships/hyperlink" Target="https://nwtc.nrel.gov/system/files/Setup_NWTC_Windows.pdf" TargetMode="External"/><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nwtc.nrel.gov/IceDyn" TargetMode="External"/><Relationship Id="rId29" Type="http://schemas.openxmlformats.org/officeDocument/2006/relationships/hyperlink" Target="http://wind.nrel.gov/designcodes/simulators/developers/" TargetMode="External"/><Relationship Id="rId41"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FEAMooring" TargetMode="External"/><Relationship Id="rId32" Type="http://schemas.openxmlformats.org/officeDocument/2006/relationships/hyperlink" Target="https://nwtc.nrel.gov/MAP"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IceFloe" TargetMode="External"/><Relationship Id="rId28" Type="http://schemas.openxmlformats.org/officeDocument/2006/relationships/hyperlink" Target="http://www.nrel.gov/docs/fy14osti/60742.pdf" TargetMode="External"/><Relationship Id="rId36" Type="http://schemas.openxmlformats.org/officeDocument/2006/relationships/image" Target="media/image8.png"/><Relationship Id="rId10" Type="http://schemas.openxmlformats.org/officeDocument/2006/relationships/hyperlink" Target="https://nwtc.nrel.gov/FAST-Developers" TargetMode="External"/><Relationship Id="rId19" Type="http://schemas.openxmlformats.org/officeDocument/2006/relationships/hyperlink" Target="https://nwtc.nrel.gov/OrcaFlexInterface"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nwtc.nrel.gov/TMD" TargetMode="External"/><Relationship Id="rId27" Type="http://schemas.openxmlformats.org/officeDocument/2006/relationships/hyperlink" Target="http://www.nrel.gov/docs/fy14osti/60742.pdf"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70DCE-C31C-4443-8443-A6E8D59D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45</Pages>
  <Words>12650</Words>
  <Characters>72109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84590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97</cp:revision>
  <dcterms:created xsi:type="dcterms:W3CDTF">2015-10-05T12:32:00Z</dcterms:created>
  <dcterms:modified xsi:type="dcterms:W3CDTF">2016-03-11T17:22:00Z</dcterms:modified>
</cp:coreProperties>
</file>