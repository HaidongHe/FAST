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5D7EC4">
        <w:t>0</w:t>
      </w:r>
      <w:r w:rsidR="00F45A49">
        <w:t>8</w:t>
      </w:r>
      <w:r w:rsidR="00CA74B5">
        <w:t>.</w:t>
      </w:r>
      <w:r w:rsidR="005D7EC4">
        <w:t>0</w:t>
      </w:r>
      <w:r w:rsidR="00F45A49">
        <w:t>0c</w:t>
      </w:r>
      <w:r w:rsidR="005C01C1">
        <w:t>-bjj</w:t>
      </w:r>
    </w:p>
    <w:p w:rsidR="00CA74B5" w:rsidRDefault="00CA74B5" w:rsidP="00CA74B5">
      <w:pPr>
        <w:pStyle w:val="Subtitle"/>
      </w:pPr>
      <w:r>
        <w:t>Bonnie Jonkman</w:t>
      </w:r>
      <w:r w:rsidR="00CA54DC">
        <w:t>, Jason Jonkman</w:t>
      </w:r>
      <w:r>
        <w:br/>
        <w:t>National Renewable Energy Laboratory</w:t>
      </w:r>
      <w:r>
        <w:br/>
      </w:r>
      <w:r w:rsidR="00F45A49">
        <w:t>June 30, 2014</w:t>
      </w:r>
    </w:p>
    <w:p w:rsidR="00C13750" w:rsidRDefault="00C13750" w:rsidP="005847A9">
      <w:pPr>
        <w:pStyle w:val="Heading1"/>
      </w:pPr>
      <w:r>
        <w:t>Introduction</w:t>
      </w:r>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944CB5">
        <w:t>8</w:t>
      </w:r>
      <w:r>
        <w:t>.0</w:t>
      </w:r>
      <w:r w:rsidR="00944CB5">
        <w:t>0c</w:t>
      </w:r>
      <w:r>
        <w:t xml:space="preserve">-bjj is the </w:t>
      </w:r>
      <w:r w:rsidR="00944CB5">
        <w:t xml:space="preserve">second </w:t>
      </w:r>
      <w:r w:rsidR="00B63F27">
        <w:t xml:space="preserve">public </w:t>
      </w:r>
      <w:r>
        <w:t xml:space="preserve">release of FAST under the </w:t>
      </w:r>
      <w:hyperlink r:id="rId9"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DD0379">
        <w:t xml:space="preserve">Figure </w:t>
      </w:r>
      <w:r w:rsidR="00DD0379">
        <w:rPr>
          <w:noProof/>
        </w:rPr>
        <w:t>1</w:t>
      </w:r>
      <w:r w:rsidR="00B63F27">
        <w:fldChar w:fldCharType="end"/>
      </w:r>
      <w:r w:rsidR="00B63F27">
        <w:t>.</w:t>
      </w:r>
      <w:r w:rsidR="00ED3F28" w:rsidRPr="00ED3F28">
        <w:t xml:space="preserve"> </w:t>
      </w:r>
    </w:p>
    <w:p w:rsidR="00ED3F28" w:rsidRDefault="00ED3F28" w:rsidP="00ED3F28">
      <w:r>
        <w:t xml:space="preserve">The modules of FAST (AeroDyn, </w:t>
      </w:r>
      <w:proofErr w:type="spellStart"/>
      <w:r>
        <w:t>HydroDyn</w:t>
      </w:r>
      <w:proofErr w:type="spellEnd"/>
      <w:r>
        <w:t xml:space="preserve">,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DD0379">
        <w:t xml:space="preserve">Figure </w:t>
      </w:r>
      <w:r w:rsidR="00DD0379">
        <w:rPr>
          <w:noProof/>
        </w:rPr>
        <w:t>2</w:t>
      </w:r>
      <w:r>
        <w:fldChar w:fldCharType="end"/>
      </w:r>
      <w:r>
        <w:t xml:space="preserve"> shows the control volumes associated with each module for fixed-bottom offshore wind turbines. For land-based wind turbines, the </w:t>
      </w:r>
      <w:proofErr w:type="spellStart"/>
      <w:r>
        <w:t>HydroDyn</w:t>
      </w:r>
      <w:proofErr w:type="spellEnd"/>
      <w:r>
        <w:t xml:space="preserve"> hydrodynamics module would not be used and the SubDyn multi-member substructure structural-dynamics module is optional. </w:t>
      </w:r>
      <w:r>
        <w:fldChar w:fldCharType="begin"/>
      </w:r>
      <w:r>
        <w:instrText xml:space="preserve"> REF _Ref368606394 \h </w:instrText>
      </w:r>
      <w:r>
        <w:fldChar w:fldCharType="separate"/>
      </w:r>
      <w:r w:rsidR="00DD0379">
        <w:t xml:space="preserve">Figure </w:t>
      </w:r>
      <w:r w:rsidR="00DD0379">
        <w:rPr>
          <w:noProof/>
        </w:rPr>
        <w:t>3</w:t>
      </w:r>
      <w:r>
        <w:fldChar w:fldCharType="end"/>
      </w:r>
      <w:r>
        <w:t xml:space="preserve"> shows the control volumes associated with e</w:t>
      </w:r>
      <w:r>
        <w:t>ach module for floating offshore wind turbines.</w:t>
      </w:r>
    </w:p>
    <w:p w:rsidR="00B1172F" w:rsidRDefault="00AC1E7D" w:rsidP="00B1172F">
      <w:r>
        <w:t>While FAST v8 has many features not found in FAST v7, several</w:t>
      </w:r>
      <w:r w:rsidR="00B1172F">
        <w:t xml:space="preserve"> features of </w:t>
      </w:r>
      <w:hyperlink r:id="rId10"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DD0379">
        <w:t xml:space="preserve">Table </w:t>
      </w:r>
      <w:r w:rsidR="00DD0379">
        <w:rPr>
          <w:noProof/>
        </w:rPr>
        <w:t>1</w:t>
      </w:r>
      <w:r w:rsidR="00B1172F">
        <w:fldChar w:fldCharType="end"/>
      </w:r>
      <w:r w:rsidR="00B1172F">
        <w:t xml:space="preserve"> summarizes the different features </w:t>
      </w:r>
      <w:r w:rsidR="00B1172F">
        <w:t>available in each version.</w:t>
      </w:r>
    </w:p>
    <w:p w:rsidR="000D16ED" w:rsidRDefault="000D16ED" w:rsidP="00CA74B5"/>
    <w:p w:rsidR="009733A8" w:rsidRDefault="003318D6" w:rsidP="009733A8">
      <w:pPr>
        <w:keepNext/>
        <w:jc w:val="center"/>
      </w:pPr>
      <w:r>
        <w:lastRenderedPageBreak/>
        <w:t xml:space="preserve"> </w:t>
      </w:r>
      <w:r w:rsidR="0080762B">
        <w:rPr>
          <w:noProof/>
        </w:rPr>
        <w:drawing>
          <wp:inline distT="0" distB="0" distL="0" distR="0" wp14:anchorId="3F3BAEEF" wp14:editId="6FB2D905">
            <wp:extent cx="5943600" cy="703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7_to_FAST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034286"/>
                    </a:xfrm>
                    <a:prstGeom prst="rect">
                      <a:avLst/>
                    </a:prstGeom>
                  </pic:spPr>
                </pic:pic>
              </a:graphicData>
            </a:graphic>
          </wp:inline>
        </w:drawing>
      </w:r>
    </w:p>
    <w:p w:rsidR="000D16ED" w:rsidRDefault="009733A8" w:rsidP="009733A8">
      <w:pPr>
        <w:pStyle w:val="Caption"/>
        <w:jc w:val="center"/>
      </w:pPr>
      <w:bookmarkStart w:id="0" w:name="_Ref368594244"/>
      <w:r>
        <w:t xml:space="preserve">Figure </w:t>
      </w:r>
      <w:fldSimple w:instr=" SEQ Figure \* ARABIC ">
        <w:r w:rsidR="00DD0379">
          <w:rPr>
            <w:noProof/>
          </w:rPr>
          <w:t>1</w:t>
        </w:r>
      </w:fldSimple>
      <w:bookmarkEnd w:id="0"/>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5pt;height:245pt" o:ole="" o:bordertopcolor="black" o:borderleftcolor="black" o:borderbottomcolor="black" o:borderrightcolor="black" fillcolor="#e6e6e6">
            <v:imagedata r:id="rId12" o:title=""/>
            <w10:bordertop type="single" width="8"/>
            <w10:borderleft type="single" width="8"/>
            <w10:borderbottom type="single" width="8"/>
            <w10:borderright type="single" width="8"/>
          </v:shape>
          <o:OLEObject Type="Embed" ProgID="Visio.Drawing.11" ShapeID="_x0000_i1025" DrawAspect="Content" ObjectID="_1465722882" r:id="rId13"/>
        </w:object>
      </w:r>
    </w:p>
    <w:p w:rsidR="000D16ED" w:rsidRDefault="000D16ED" w:rsidP="000D16ED">
      <w:pPr>
        <w:pStyle w:val="Caption"/>
        <w:jc w:val="center"/>
      </w:pPr>
      <w:bookmarkStart w:id="1" w:name="_Ref368606255"/>
      <w:r>
        <w:t xml:space="preserve">Figure </w:t>
      </w:r>
      <w:fldSimple w:instr=" SEQ Figure \* ARABIC ">
        <w:r w:rsidR="00DD0379">
          <w:rPr>
            <w:noProof/>
          </w:rPr>
          <w:t>2</w:t>
        </w:r>
      </w:fldSimple>
      <w:bookmarkEnd w:id="1"/>
      <w:r>
        <w:t>: FAST control volumes for fixed-bottom systems</w:t>
      </w:r>
      <w:ins w:id="2" w:author="jjonkman" w:date="2014-06-30T06:25:00Z">
        <w:r w:rsidR="00AC1E7D">
          <w:t xml:space="preserve"> (ice not shown)</w:t>
        </w:r>
      </w:ins>
    </w:p>
    <w:p w:rsidR="000D16ED" w:rsidRDefault="000D16ED" w:rsidP="000D16ED"/>
    <w:p w:rsidR="000D16ED" w:rsidRDefault="00AC1E7D" w:rsidP="000D16ED">
      <w:pPr>
        <w:keepNext/>
        <w:jc w:val="center"/>
      </w:pPr>
      <w:r>
        <w:object w:dxaOrig="13365" w:dyaOrig="7066">
          <v:shape id="_x0000_i1026" type="#_x0000_t75" style="width:464.5pt;height:245pt" o:ole="" o:bordertopcolor="black" o:borderleftcolor="black" o:borderbottomcolor="black" o:borderrightcolor="black" fillcolor="#e6e6e6">
            <v:imagedata r:id="rId14" o:title=""/>
            <w10:bordertop type="single" width="8"/>
            <w10:borderleft type="single" width="8"/>
            <w10:borderbottom type="single" width="8"/>
            <w10:borderright type="single" width="8"/>
          </v:shape>
          <o:OLEObject Type="Embed" ProgID="Visio.Drawing.11" ShapeID="_x0000_i1026" DrawAspect="Content" ObjectID="_1465722883" r:id="rId15"/>
        </w:object>
      </w:r>
    </w:p>
    <w:p w:rsidR="000D16ED" w:rsidRDefault="000D16ED" w:rsidP="000D16ED">
      <w:pPr>
        <w:pStyle w:val="Caption"/>
        <w:jc w:val="center"/>
      </w:pPr>
      <w:bookmarkStart w:id="3" w:name="_Ref368606394"/>
      <w:r>
        <w:t xml:space="preserve">Figure </w:t>
      </w:r>
      <w:fldSimple w:instr=" SEQ Figure \* ARABIC ">
        <w:r w:rsidR="00DD0379">
          <w:rPr>
            <w:noProof/>
          </w:rPr>
          <w:t>3</w:t>
        </w:r>
      </w:fldSimple>
      <w:bookmarkEnd w:id="3"/>
      <w:r>
        <w:t>: FAST control volumes for floating systems</w:t>
      </w:r>
      <w:ins w:id="4" w:author="jjonkman" w:date="2014-06-30T06:25:00Z">
        <w:r w:rsidR="00AC1E7D">
          <w:t xml:space="preserve"> </w:t>
        </w:r>
        <w:commentRangeStart w:id="5"/>
        <w:r w:rsidR="00AC1E7D">
          <w:t>(ice not shown)</w:t>
        </w:r>
      </w:ins>
      <w:commentRangeEnd w:id="5"/>
      <w:r w:rsidR="00201B27">
        <w:rPr>
          <w:rStyle w:val="CommentReference"/>
          <w:b w:val="0"/>
          <w:bCs w:val="0"/>
          <w:color w:val="auto"/>
        </w:rPr>
        <w:commentReference w:id="5"/>
      </w:r>
    </w:p>
    <w:p w:rsidR="00CE6C50" w:rsidRDefault="00CE6C50" w:rsidP="00CE6C50">
      <w:r>
        <w:br w:type="page"/>
      </w:r>
    </w:p>
    <w:p w:rsidR="00960E61" w:rsidRDefault="00960E61" w:rsidP="00AC31AB">
      <w:pPr>
        <w:pStyle w:val="Caption"/>
        <w:keepNext/>
        <w:jc w:val="center"/>
      </w:pPr>
      <w:bookmarkStart w:id="6" w:name="_Ref368603146"/>
      <w:r>
        <w:lastRenderedPageBreak/>
        <w:t xml:space="preserve">Table </w:t>
      </w:r>
      <w:fldSimple w:instr=" SEQ Table \* ARABIC ">
        <w:r w:rsidR="00DD0379">
          <w:rPr>
            <w:noProof/>
          </w:rPr>
          <w:t>1</w:t>
        </w:r>
      </w:fldSimple>
      <w:bookmarkEnd w:id="6"/>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 xml:space="preserve">Aerodynamics (AeroDyn and </w:t>
            </w:r>
            <w:proofErr w:type="spellStart"/>
            <w:r w:rsidRPr="0032059E">
              <w:rPr>
                <w:rFonts w:ascii="Calibri" w:eastAsia="Times New Roman" w:hAnsi="Calibri" w:cs="Times New Roman"/>
                <w:b/>
                <w:bCs/>
                <w:color w:val="000000"/>
              </w:rPr>
              <w:t>InflowWind</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2034C6">
              <w:rPr>
                <w:rFonts w:ascii="Calibri" w:eastAsia="Times New Roman" w:hAnsi="Calibri" w:cs="Times New Roman"/>
                <w:b/>
                <w:bCs/>
                <w:color w:val="000000"/>
              </w:rPr>
              <w:t>8</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"Hub-height", </w:t>
            </w:r>
            <w:proofErr w:type="spellStart"/>
            <w:r w:rsidRPr="0032059E">
              <w:rPr>
                <w:rFonts w:ascii="Calibri" w:eastAsia="Times New Roman" w:hAnsi="Calibri" w:cs="Times New Roman"/>
              </w:rPr>
              <w:t>TurbSim</w:t>
            </w:r>
            <w:proofErr w:type="spellEnd"/>
            <w:r w:rsidRPr="0032059E">
              <w:rPr>
                <w:rFonts w:ascii="Calibri" w:eastAsia="Times New Roman" w:hAnsi="Calibri" w:cs="Times New Roman"/>
              </w:rPr>
              <w:t>,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Aeroacoustics</w:t>
            </w:r>
            <w:proofErr w:type="spellEnd"/>
            <w:r w:rsidRPr="0032059E">
              <w:rPr>
                <w:rFonts w:ascii="Calibri" w:eastAsia="Times New Roman" w:hAnsi="Calibri" w:cs="Times New Roman"/>
              </w:rPr>
              <w:t xml:space="preserve">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w:t>
            </w:r>
            <w:proofErr w:type="spellStart"/>
            <w:r w:rsidRPr="0032059E">
              <w:rPr>
                <w:rFonts w:ascii="Calibri" w:eastAsia="Times New Roman" w:hAnsi="Calibri" w:cs="Times New Roman"/>
                <w:b/>
                <w:bCs/>
                <w:color w:val="000000"/>
              </w:rPr>
              <w:t>HydroDyn</w:t>
            </w:r>
            <w:proofErr w:type="spellEnd"/>
            <w:r w:rsidR="004A0A8F">
              <w:rPr>
                <w:rFonts w:ascii="Calibri" w:eastAsia="Times New Roman" w:hAnsi="Calibri" w:cs="Times New Roman"/>
                <w:b/>
                <w:bCs/>
                <w:color w:val="000000"/>
              </w:rPr>
              <w:t xml:space="preserve">, </w:t>
            </w:r>
            <w:proofErr w:type="spellStart"/>
            <w:r w:rsidR="004A0A8F">
              <w:rPr>
                <w:rFonts w:ascii="Calibri" w:eastAsia="Times New Roman" w:hAnsi="Calibri" w:cs="Times New Roman"/>
                <w:b/>
                <w:bCs/>
                <w:color w:val="000000"/>
              </w:rPr>
              <w:t>IceFloe</w:t>
            </w:r>
            <w:proofErr w:type="spellEnd"/>
            <w:r w:rsidR="004A0A8F">
              <w:rPr>
                <w:rFonts w:ascii="Calibri" w:eastAsia="Times New Roman" w:hAnsi="Calibri" w:cs="Times New Roman"/>
                <w:b/>
                <w:bCs/>
                <w:color w:val="000000"/>
              </w:rPr>
              <w:t xml:space="preserve">, and </w:t>
            </w:r>
            <w:proofErr w:type="spellStart"/>
            <w:r w:rsidR="004A0A8F">
              <w:rPr>
                <w:rFonts w:ascii="Calibri" w:eastAsia="Times New Roman" w:hAnsi="Calibri" w:cs="Times New Roman"/>
                <w:b/>
                <w:bCs/>
                <w:color w:val="000000"/>
              </w:rPr>
              <w:t>IceDyn</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2034C6">
              <w:rPr>
                <w:rFonts w:ascii="Calibri" w:eastAsia="Times New Roman" w:hAnsi="Calibri" w:cs="Times New Roman"/>
                <w:b/>
                <w:bCs/>
                <w:color w:val="000000"/>
              </w:rPr>
              <w:t>8</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Linear 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(from 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Control and Electrical System (Servo) Dynamics (</w:t>
            </w:r>
            <w:proofErr w:type="spellStart"/>
            <w:r w:rsidRPr="0032059E">
              <w:rPr>
                <w:rFonts w:ascii="Calibri" w:eastAsia="Times New Roman" w:hAnsi="Calibri" w:cs="Times New Roman"/>
                <w:b/>
                <w:bCs/>
                <w:color w:val="000000"/>
              </w:rPr>
              <w:t>ServoDyn</w:t>
            </w:r>
            <w:proofErr w:type="spellEnd"/>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Pr>
                <w:rFonts w:ascii="Calibri" w:eastAsia="Times New Roman" w:hAnsi="Calibri" w:cs="Times New Roman"/>
                <w:b/>
                <w:bCs/>
                <w:color w:val="000000"/>
              </w:rPr>
              <w:t>8</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lastRenderedPageBreak/>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sidRPr="0032059E">
              <w:rPr>
                <w:rFonts w:ascii="Calibri" w:eastAsia="Times New Roman" w:hAnsi="Calibri" w:cs="Times New Roman"/>
              </w:rPr>
              <w:t>LabVIEW</w:t>
            </w:r>
            <w:proofErr w:type="spellEnd"/>
            <w:r w:rsidRPr="0032059E">
              <w:rPr>
                <w:rFonts w:ascii="Calibri" w:eastAsia="Times New Roman" w:hAnsi="Calibri" w:cs="Times New Roman"/>
              </w:rPr>
              <w:t xml:space="preserve">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and </w:t>
            </w:r>
            <w:proofErr w:type="spellStart"/>
            <w:r>
              <w:rPr>
                <w:rFonts w:ascii="Calibri" w:eastAsia="Times New Roman" w:hAnsi="Calibri" w:cs="Times New Roman"/>
                <w:b/>
                <w:bCs/>
                <w:color w:val="000000"/>
              </w:rPr>
              <w:t>FEAMooring</w:t>
            </w:r>
            <w:proofErr w:type="spellEnd"/>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2034C6">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Pr>
                <w:rFonts w:ascii="Calibri" w:eastAsia="Times New Roman" w:hAnsi="Calibri" w:cs="Times New Roman"/>
                <w:b/>
                <w:bCs/>
                <w:color w:val="000000"/>
              </w:rPr>
              <w:t>8</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Blade-bending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v8.03</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5"/>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lastRenderedPageBreak/>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6"/>
            </w:r>
          </w:p>
        </w:tc>
      </w:tr>
    </w:tbl>
    <w:p w:rsidR="008274A4" w:rsidRDefault="00CA74B5" w:rsidP="005847A9">
      <w:pPr>
        <w:pStyle w:val="Heading1"/>
      </w:pPr>
      <w:r>
        <w:t>Major changes</w:t>
      </w:r>
      <w:r w:rsidR="008274A4">
        <w:t xml:space="preserve"> in FAST</w:t>
      </w:r>
    </w:p>
    <w:p w:rsidR="008274A4" w:rsidRDefault="008274A4" w:rsidP="008274A4">
      <w:pPr>
        <w:pStyle w:val="Heading2"/>
      </w:pPr>
      <w:proofErr w:type="gramStart"/>
      <w:r>
        <w:t>v8.08.00c-bjj</w:t>
      </w:r>
      <w:proofErr w:type="gramEnd"/>
    </w:p>
    <w:p w:rsidR="00B23118" w:rsidRDefault="000A7AE6" w:rsidP="00831468">
      <w:pPr>
        <w:pStyle w:val="ListParagraph"/>
        <w:numPr>
          <w:ilvl w:val="0"/>
          <w:numId w:val="6"/>
        </w:numPr>
      </w:pPr>
      <w:r>
        <w:t>C</w:t>
      </w:r>
      <w:r w:rsidR="00831468">
        <w:t xml:space="preserve">oupling between ElastoDyn, SubDyn, and </w:t>
      </w:r>
      <w:proofErr w:type="spellStart"/>
      <w:r w:rsidR="00831468">
        <w:t>HydroDyn</w:t>
      </w:r>
      <w:proofErr w:type="spellEnd"/>
      <w:r>
        <w:t xml:space="preserve"> was added, allowing FAST to model fixed-bottom offshore turbines</w:t>
      </w:r>
      <w:r w:rsidR="000E1D2E">
        <w:t>, including multi-member substructures (e.g., tripods and jackets)</w:t>
      </w:r>
      <w:r>
        <w:t>.</w:t>
      </w:r>
    </w:p>
    <w:p w:rsidR="000A7AE6" w:rsidRDefault="000A7AE6" w:rsidP="00831468">
      <w:pPr>
        <w:pStyle w:val="ListParagraph"/>
        <w:numPr>
          <w:ilvl w:val="0"/>
          <w:numId w:val="6"/>
        </w:numPr>
      </w:pPr>
      <w:commentRangeStart w:id="9"/>
      <w:r>
        <w:t>T</w:t>
      </w:r>
      <w:r w:rsidRPr="002C1FAC">
        <w:rPr>
          <w:highlight w:val="yellow"/>
        </w:rPr>
        <w:t xml:space="preserve">he input-output </w:t>
      </w:r>
      <w:r w:rsidR="002C1FAC" w:rsidRPr="002C1FAC">
        <w:rPr>
          <w:highlight w:val="yellow"/>
        </w:rPr>
        <w:t>solves have been enhanced; rigorous input-output solve refer to 2014 AIAA</w:t>
      </w:r>
      <w:r w:rsidR="00A337F1">
        <w:t>;</w:t>
      </w:r>
    </w:p>
    <w:p w:rsidR="002C1FAC" w:rsidRDefault="002C1FAC" w:rsidP="00831468">
      <w:pPr>
        <w:pStyle w:val="ListParagraph"/>
        <w:numPr>
          <w:ilvl w:val="0"/>
          <w:numId w:val="6"/>
        </w:numPr>
      </w:pPr>
      <w:r>
        <w:t>The mesh mapping algorithms have been enhanced.</w:t>
      </w:r>
      <w:commentRangeEnd w:id="9"/>
      <w:r w:rsidR="000E1D2E">
        <w:rPr>
          <w:rStyle w:val="CommentReference"/>
        </w:rPr>
        <w:commentReference w:id="9"/>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2C1FAC" w:rsidP="00831468">
      <w:pPr>
        <w:pStyle w:val="ListParagraph"/>
        <w:numPr>
          <w:ilvl w:val="0"/>
          <w:numId w:val="6"/>
        </w:numPr>
      </w:pPr>
      <w:r>
        <w:t xml:space="preserve">Added new modules for ice loading: </w:t>
      </w:r>
      <w:proofErr w:type="spellStart"/>
      <w:r>
        <w:t>IceF</w:t>
      </w:r>
      <w:r>
        <w:t>loe</w:t>
      </w:r>
      <w:proofErr w:type="spellEnd"/>
      <w:r>
        <w:t xml:space="preserve"> and </w:t>
      </w:r>
      <w:proofErr w:type="spellStart"/>
      <w:r>
        <w:t>IceDyn</w:t>
      </w:r>
      <w:bookmarkStart w:id="10" w:name="_Ref391841077"/>
      <w:proofErr w:type="spellEnd"/>
      <w:r w:rsidRPr="00AC31AB">
        <w:rPr>
          <w:rStyle w:val="FootnoteReference"/>
          <w:rFonts w:eastAsia="Times New Roman" w:cs="Times New Roman"/>
          <w:color w:val="000000"/>
        </w:rPr>
        <w:footnoteReference w:id="7"/>
      </w:r>
      <w:bookmarkEnd w:id="10"/>
      <w:r>
        <w:t>.</w:t>
      </w:r>
    </w:p>
    <w:p w:rsidR="002C1FAC" w:rsidRDefault="002C1FAC" w:rsidP="00831468">
      <w:pPr>
        <w:pStyle w:val="ListParagraph"/>
        <w:numPr>
          <w:ilvl w:val="0"/>
          <w:numId w:val="6"/>
        </w:numPr>
      </w:pPr>
      <w:r>
        <w:t xml:space="preserve">Added another module for mooring lines: </w:t>
      </w:r>
      <w:proofErr w:type="spellStart"/>
      <w:r>
        <w:t>FEAMooring</w:t>
      </w:r>
      <w:proofErr w:type="spellEnd"/>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AA26FF">
        <w:rPr>
          <w:vertAlign w:val="superscript"/>
        </w:rPr>
        <w:fldChar w:fldCharType="separate"/>
      </w:r>
      <w:r w:rsidR="00DD0379">
        <w:rPr>
          <w:vertAlign w:val="superscript"/>
        </w:rPr>
        <w:t>§§</w:t>
      </w:r>
      <w:r w:rsidR="0016100B" w:rsidRPr="0016100B">
        <w:rPr>
          <w:vertAlign w:val="superscript"/>
        </w:rPr>
        <w:fldChar w:fldCharType="end"/>
      </w:r>
      <w:r>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DD0379">
        <w:t xml:space="preserve">Figure </w:t>
      </w:r>
      <w:r w:rsidR="00DD0379">
        <w:rPr>
          <w:noProof/>
        </w:rPr>
        <w:t>4</w:t>
      </w:r>
      <w:r>
        <w:fldChar w:fldCharType="end"/>
      </w:r>
      <w:r w:rsidR="00C72128">
        <w:t xml:space="preserve">. </w:t>
      </w:r>
      <w:r w:rsidR="00AB4FA0">
        <w:t xml:space="preserve">Files generated by FAST </w:t>
      </w:r>
      <w:r>
        <w:t>are</w:t>
      </w:r>
      <w:r w:rsidR="00AB4FA0">
        <w:t xml:space="preserve"> </w:t>
      </w:r>
      <w:r w:rsidR="00AB4FA0">
        <w:t>named</w:t>
      </w:r>
      <w:r w:rsidR="00AB4FA0">
        <w:br/>
      </w:r>
      <w:r w:rsidR="00AB4FA0">
        <w:tab/>
      </w:r>
      <w:r w:rsidR="00AB4FA0">
        <w:tab/>
      </w:r>
      <w:r w:rsidR="00AB4FA0">
        <w:tab/>
        <w:t>&lt;</w:t>
      </w:r>
      <w:proofErr w:type="spellStart"/>
      <w:r w:rsidR="00AB4FA0">
        <w:t>RootName</w:t>
      </w:r>
      <w:proofErr w:type="spellEnd"/>
      <w:r w:rsidR="00AB4FA0">
        <w:t>&gt;.&lt;</w:t>
      </w:r>
      <w:proofErr w:type="spellStart"/>
      <w:r w:rsidR="00AB4FA0">
        <w:t>ext</w:t>
      </w:r>
      <w:proofErr w:type="spellEnd"/>
      <w:r w:rsidR="00AB4FA0">
        <w: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&lt;</w:t>
      </w:r>
      <w:proofErr w:type="spellStart"/>
      <w:r w:rsidR="00CE4E89">
        <w:t>RootName</w:t>
      </w:r>
      <w:proofErr w:type="spellEnd"/>
      <w:r w:rsidR="00CE4E89">
        <w:t>&gt;.&lt;</w:t>
      </w:r>
      <w:proofErr w:type="spellStart"/>
      <w:r w:rsidR="00CE4E89">
        <w:t>ModName</w:t>
      </w:r>
      <w:proofErr w:type="spellEnd"/>
      <w:r w:rsidR="00CE4E89">
        <w:t>&gt;.&lt;</w:t>
      </w:r>
      <w:proofErr w:type="spellStart"/>
      <w:r w:rsidR="00CE4E89">
        <w:t>ext</w:t>
      </w:r>
      <w:proofErr w:type="spellEnd"/>
      <w:r w:rsidR="00CE4E89">
        <w:t xml:space="preserve">&gt; </w:t>
      </w:r>
      <w:r w:rsidR="00CE4E89">
        <w:br/>
        <w:t>where &lt;</w:t>
      </w:r>
      <w:proofErr w:type="spellStart"/>
      <w:r w:rsidR="00CE4E89">
        <w:t>RootName</w:t>
      </w:r>
      <w:proofErr w:type="spellEnd"/>
      <w:r w:rsidR="00CE4E89">
        <w:t>&gt; is the root name of the primary FAST input file (the file name, including path, wit</w:t>
      </w:r>
      <w:r w:rsidR="00CE4E89">
        <w:t>hout the extension), &lt;</w:t>
      </w:r>
      <w:proofErr w:type="spellStart"/>
      <w:r w:rsidR="00CE4E89">
        <w:t>ModName</w:t>
      </w:r>
      <w:proofErr w:type="spellEnd"/>
      <w:r w:rsidR="00CE4E89">
        <w:t>&gt; is an abbreviation for the module generating the file, and &lt;</w:t>
      </w:r>
      <w:proofErr w:type="spellStart"/>
      <w:r w:rsidR="00CE4E89">
        <w:t>ext</w:t>
      </w:r>
      <w:proofErr w:type="spellEnd"/>
      <w:r w:rsidR="00CE4E89">
        <w: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proofErr w:type="spellStart"/>
            <w:r>
              <w:rPr>
                <w:b w:val="0"/>
              </w:rPr>
              <w:t>outb</w:t>
            </w:r>
            <w:proofErr w:type="spellEnd"/>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proofErr w:type="spellStart"/>
            <w:r>
              <w:rPr>
                <w:b w:val="0"/>
              </w:rPr>
              <w:t>ech</w:t>
            </w:r>
            <w:proofErr w:type="spellEnd"/>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w:t>
      </w:r>
      <w:r>
        <w:t>olating the time a 1-hr simulation will take based on running a 1-min simulation).</w:t>
      </w:r>
    </w:p>
    <w:p w:rsidR="00A337F1" w:rsidRDefault="00A337F1" w:rsidP="00CE4E89">
      <w:pPr>
        <w:pStyle w:val="ListParagraph"/>
        <w:numPr>
          <w:ilvl w:val="0"/>
          <w:numId w:val="6"/>
        </w:numPr>
      </w:pPr>
      <w:r>
        <w:lastRenderedPageBreak/>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w:t>
      </w:r>
      <w:proofErr w:type="spellStart"/>
      <w:r>
        <w:t>InflowWind</w:t>
      </w:r>
      <w:proofErr w:type="spellEnd"/>
      <w:r>
        <w:t xml:space="preserve">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commentRangeStart w:id="11"/>
      <w:r>
        <w:t xml:space="preserve">FAST will now abort if </w:t>
      </w:r>
      <w:proofErr w:type="spellStart"/>
      <w:r>
        <w:t>ElastoDyn’s</w:t>
      </w:r>
      <w:proofErr w:type="spellEnd"/>
      <w:r>
        <w:t xml:space="preserve"> </w:t>
      </w:r>
      <w:proofErr w:type="spellStart"/>
      <w:r>
        <w:rPr>
          <w:b/>
        </w:rPr>
        <w:t>PtfmRefzt</w:t>
      </w:r>
      <w:proofErr w:type="spellEnd"/>
      <w:r>
        <w:t xml:space="preserve"> value is negative for floating offshore systems.</w:t>
      </w:r>
      <w:commentRangeEnd w:id="11"/>
      <w:r w:rsidR="0010612B">
        <w:rPr>
          <w:rStyle w:val="CommentReference"/>
        </w:rPr>
        <w:commentReference w:id="11"/>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rsidR="002A2363" w:rsidRDefault="002A2363" w:rsidP="00CE4E89">
      <w:pPr>
        <w:pStyle w:val="ListParagraph"/>
        <w:numPr>
          <w:ilvl w:val="0"/>
          <w:numId w:val="6"/>
        </w:numPr>
      </w:pPr>
      <w:r>
        <w:t>We no longer allow extrapolation orders of 0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proofErr w:type="spellStart"/>
      <w:r>
        <w:t>Matlab</w:t>
      </w:r>
      <w:proofErr w:type="spellEnd"/>
      <w:r>
        <w:t xml:space="preserve"> 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944CB5" w:rsidRDefault="00944CB5" w:rsidP="00944CB5">
      <w:r>
        <w:t>FAST v8.08.00c-bjj is compiled with the components</w:t>
      </w:r>
      <w:r w:rsidR="00A337F1">
        <w:t xml:space="preserve"> listed in </w:t>
      </w:r>
      <w:r w:rsidR="00A337F1">
        <w:fldChar w:fldCharType="begin"/>
      </w:r>
      <w:r w:rsidR="00A337F1">
        <w:instrText xml:space="preserve"> REF _Ref391842085 \h </w:instrText>
      </w:r>
      <w:r w:rsidR="00A337F1">
        <w:fldChar w:fldCharType="separate"/>
      </w:r>
      <w:r w:rsidR="00DD0379">
        <w:t xml:space="preserve">Table </w:t>
      </w:r>
      <w:r w:rsidR="00DD0379">
        <w:rPr>
          <w:noProof/>
        </w:rPr>
        <w:t>2</w:t>
      </w:r>
      <w:r w:rsidR="00A337F1">
        <w:fldChar w:fldCharType="end"/>
      </w:r>
      <w:r w:rsidR="00A337F1">
        <w:t>.</w:t>
      </w:r>
    </w:p>
    <w:p w:rsidR="009F43D1" w:rsidRDefault="009F43D1" w:rsidP="009F43D1">
      <w:pPr>
        <w:pStyle w:val="Caption"/>
        <w:keepNext/>
        <w:jc w:val="center"/>
      </w:pPr>
      <w:bookmarkStart w:id="12" w:name="_Ref391842085"/>
      <w:r>
        <w:t xml:space="preserve">Table </w:t>
      </w:r>
      <w:fldSimple w:instr=" SEQ Table \* ARABIC ">
        <w:r w:rsidR="00DD0379">
          <w:rPr>
            <w:noProof/>
          </w:rPr>
          <w:t>2</w:t>
        </w:r>
      </w:fldSimple>
      <w:bookmarkEnd w:id="12"/>
      <w:r>
        <w:t>: Components in FAST v8.08.00c-bjj</w:t>
      </w:r>
    </w:p>
    <w:tbl>
      <w:tblPr>
        <w:tblStyle w:val="LightList-Accent1"/>
        <w:tblW w:w="0" w:type="auto"/>
        <w:jc w:val="center"/>
        <w:tblLook w:val="04A0" w:firstRow="1" w:lastRow="0" w:firstColumn="1" w:lastColumn="0" w:noHBand="0" w:noVBand="1"/>
      </w:tblPr>
      <w:tblGrid>
        <w:gridCol w:w="2485"/>
        <w:gridCol w:w="2421"/>
        <w:gridCol w:w="2795"/>
      </w:tblGrid>
      <w:tr w:rsidR="00F2770C" w:rsidTr="00F277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Default="00F2770C" w:rsidP="008A0BA3">
            <w:pPr>
              <w:rPr>
                <w:b w:val="0"/>
                <w:bCs w:val="0"/>
                <w:color w:val="auto"/>
              </w:rPr>
            </w:pPr>
            <w:r>
              <w:t>Component</w:t>
            </w:r>
          </w:p>
        </w:tc>
        <w:tc>
          <w:tcPr>
            <w:tcW w:w="0" w:type="auto"/>
            <w:tcBorders>
              <w:bottom w:val="single" w:sz="8" w:space="0" w:color="4F81BD" w:themeColor="accent1"/>
            </w:tcBorders>
          </w:tcPr>
          <w:p w:rsidR="00F2770C" w:rsidRDefault="00F2770C" w:rsidP="008A0BA3">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F2770C" w:rsidRDefault="00F2770C" w:rsidP="008A0BA3">
            <w:pPr>
              <w:cnfStyle w:val="100000000000" w:firstRow="1" w:lastRow="0" w:firstColumn="0" w:lastColumn="0" w:oddVBand="0" w:evenVBand="0" w:oddHBand="0" w:evenHBand="0" w:firstRowFirstColumn="0" w:firstRowLastColumn="0" w:lastRowFirstColumn="0" w:lastRowLastColumn="0"/>
            </w:pP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405A94" w:rsidRDefault="00F2770C" w:rsidP="008A0BA3">
            <w:r w:rsidRPr="00405A94">
              <w:t>Modules</w:t>
            </w:r>
          </w:p>
        </w:tc>
        <w:tc>
          <w:tcPr>
            <w:tcW w:w="0" w:type="auto"/>
            <w:shd w:val="clear" w:color="auto" w:fill="B8CCE4" w:themeFill="accent1" w:themeFillTint="66"/>
          </w:tcPr>
          <w:p w:rsidR="00F2770C" w:rsidRPr="00F65048" w:rsidRDefault="00F2770C" w:rsidP="008A0BA3">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F2770C" w:rsidRPr="00F65048" w:rsidRDefault="00F2770C" w:rsidP="00F2770C">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sidR="00636465">
              <w:rPr>
                <w:sz w:val="16"/>
              </w:rPr>
              <w:t>s</w:t>
            </w:r>
            <w:r w:rsidRPr="00F2770C">
              <w:rPr>
                <w:sz w:val="16"/>
              </w:rPr>
              <w:t>)</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ElastoDyn</w:t>
            </w:r>
          </w:p>
        </w:tc>
        <w:tc>
          <w:tcPr>
            <w:tcW w:w="2421" w:type="dxa"/>
          </w:tcPr>
          <w:p w:rsidR="00F2770C" w:rsidRPr="00017CF5" w:rsidRDefault="00C41533" w:rsidP="008A0BA3">
            <w:pPr>
              <w:cnfStyle w:val="000000000000" w:firstRow="0" w:lastRow="0" w:firstColumn="0" w:lastColumn="0" w:oddVBand="0" w:evenVBand="0" w:oddHBand="0" w:evenHBand="0" w:firstRowFirstColumn="0" w:firstRowLastColumn="0" w:lastRowFirstColumn="0" w:lastRowLastColumn="0"/>
              <w:rPr>
                <w:highlight w:val="yellow"/>
              </w:rPr>
            </w:pPr>
            <w:r w:rsidRPr="00C41533">
              <w:t>v1.01.06b-bjj</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ED</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BC368A">
            <w:pPr>
              <w:rPr>
                <w:b w:val="0"/>
              </w:rPr>
            </w:pPr>
            <w:r w:rsidRPr="00405A94">
              <w:rPr>
                <w:b w:val="0"/>
              </w:rPr>
              <w:t>AeroDyn</w:t>
            </w:r>
          </w:p>
        </w:tc>
        <w:tc>
          <w:tcPr>
            <w:tcW w:w="2421" w:type="dxa"/>
          </w:tcPr>
          <w:p w:rsidR="00F2770C" w:rsidRPr="00017CF5" w:rsidRDefault="001A7232" w:rsidP="00BC368A">
            <w:pPr>
              <w:cnfStyle w:val="000000100000" w:firstRow="0" w:lastRow="0" w:firstColumn="0" w:lastColumn="0" w:oddVBand="0" w:evenVBand="0" w:oddHBand="1" w:evenHBand="0" w:firstRowFirstColumn="0" w:firstRowLastColumn="0" w:lastRowFirstColumn="0" w:lastRowLastColumn="0"/>
              <w:rPr>
                <w:highlight w:val="yellow"/>
              </w:rPr>
            </w:pPr>
            <w:r w:rsidRPr="001A7232">
              <w:t>v14.02.01c-bjj</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AD</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BC368A">
            <w:pPr>
              <w:rPr>
                <w:b w:val="0"/>
              </w:rPr>
            </w:pPr>
            <w:proofErr w:type="spellStart"/>
            <w:r w:rsidRPr="00405A94">
              <w:rPr>
                <w:b w:val="0"/>
              </w:rPr>
              <w:t>InflowWind</w:t>
            </w:r>
            <w:proofErr w:type="spellEnd"/>
          </w:p>
        </w:tc>
        <w:tc>
          <w:tcPr>
            <w:tcW w:w="2421" w:type="dxa"/>
          </w:tcPr>
          <w:p w:rsidR="00F2770C" w:rsidRPr="00017CF5" w:rsidRDefault="00D02778" w:rsidP="00BC368A">
            <w:pPr>
              <w:cnfStyle w:val="000000000000" w:firstRow="0" w:lastRow="0" w:firstColumn="0" w:lastColumn="0" w:oddVBand="0" w:evenVBand="0" w:oddHBand="0" w:evenHBand="0" w:firstRowFirstColumn="0" w:firstRowLastColumn="0" w:lastRowFirstColumn="0" w:lastRowLastColumn="0"/>
              <w:rPr>
                <w:highlight w:val="yellow"/>
              </w:rPr>
            </w:pPr>
            <w:r w:rsidRPr="00D02778">
              <w:t>v2.00.01b-bjj</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proofErr w:type="spellStart"/>
            <w:r w:rsidRPr="00405A94">
              <w:rPr>
                <w:b w:val="0"/>
              </w:rPr>
              <w:lastRenderedPageBreak/>
              <w:t>ServoDyn</w:t>
            </w:r>
            <w:proofErr w:type="spellEnd"/>
          </w:p>
        </w:tc>
        <w:tc>
          <w:tcPr>
            <w:tcW w:w="2421" w:type="dxa"/>
          </w:tcPr>
          <w:p w:rsidR="00F2770C" w:rsidRPr="00017CF5" w:rsidRDefault="006A280F" w:rsidP="008A0BA3">
            <w:pPr>
              <w:cnfStyle w:val="000000100000" w:firstRow="0" w:lastRow="0" w:firstColumn="0" w:lastColumn="0" w:oddVBand="0" w:evenVBand="0" w:oddHBand="1" w:evenHBand="0" w:firstRowFirstColumn="0" w:firstRowLastColumn="0" w:lastRowFirstColumn="0" w:lastRowLastColumn="0"/>
              <w:rPr>
                <w:highlight w:val="yellow"/>
              </w:rPr>
            </w:pPr>
            <w:r w:rsidRPr="006A280F">
              <w:t>v1.01.02a-bjj</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BC368A">
            <w:pPr>
              <w:rPr>
                <w:b w:val="0"/>
              </w:rPr>
            </w:pPr>
            <w:proofErr w:type="spellStart"/>
            <w:r w:rsidRPr="00405A94">
              <w:rPr>
                <w:b w:val="0"/>
              </w:rPr>
              <w:t>HydroDyn</w:t>
            </w:r>
            <w:proofErr w:type="spellEnd"/>
          </w:p>
        </w:tc>
        <w:tc>
          <w:tcPr>
            <w:tcW w:w="2421" w:type="dxa"/>
          </w:tcPr>
          <w:p w:rsidR="00F2770C" w:rsidRPr="00017CF5" w:rsidRDefault="00EB4588" w:rsidP="00BC368A">
            <w:pPr>
              <w:cnfStyle w:val="000000000000" w:firstRow="0" w:lastRow="0" w:firstColumn="0" w:lastColumn="0" w:oddVBand="0" w:evenVBand="0" w:oddHBand="0" w:evenHBand="0" w:firstRowFirstColumn="0" w:firstRowLastColumn="0" w:lastRowFirstColumn="0" w:lastRowLastColumn="0"/>
              <w:rPr>
                <w:highlight w:val="yellow"/>
              </w:rPr>
            </w:pPr>
            <w:r w:rsidRPr="00EB4588">
              <w:t>v2.01.01c-gjh</w:t>
            </w:r>
          </w:p>
        </w:tc>
        <w:tc>
          <w:tcPr>
            <w:tcW w:w="2795" w:type="dxa"/>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HD</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SubDyn</w:t>
            </w:r>
          </w:p>
        </w:tc>
        <w:tc>
          <w:tcPr>
            <w:tcW w:w="2421" w:type="dxa"/>
          </w:tcPr>
          <w:p w:rsidR="00F2770C" w:rsidRPr="00017CF5" w:rsidRDefault="00EF7FF6" w:rsidP="008A0BA3">
            <w:pPr>
              <w:cnfStyle w:val="000000100000" w:firstRow="0" w:lastRow="0" w:firstColumn="0" w:lastColumn="0" w:oddVBand="0" w:evenVBand="0" w:oddHBand="1" w:evenHBand="0" w:firstRowFirstColumn="0" w:firstRowLastColumn="0" w:lastRowFirstColumn="0" w:lastRowLastColumn="0"/>
              <w:rPr>
                <w:highlight w:val="yellow"/>
              </w:rPr>
            </w:pPr>
            <w:r w:rsidRPr="00EF7FF6">
              <w:t>v1.01.00a-rrd</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SD</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Pr="00405A94" w:rsidRDefault="00F2770C" w:rsidP="008A0BA3">
            <w:pPr>
              <w:rPr>
                <w:b w:val="0"/>
              </w:rPr>
            </w:pPr>
            <w:r w:rsidRPr="00405A94">
              <w:rPr>
                <w:b w:val="0"/>
              </w:rPr>
              <w:t>MAP</w:t>
            </w:r>
          </w:p>
        </w:tc>
        <w:tc>
          <w:tcPr>
            <w:tcW w:w="2421" w:type="dxa"/>
            <w:tcBorders>
              <w:bottom w:val="single" w:sz="8" w:space="0" w:color="4F81BD" w:themeColor="accent1"/>
            </w:tcBorders>
          </w:tcPr>
          <w:p w:rsidR="00F2770C" w:rsidRPr="00017CF5" w:rsidRDefault="00F2770C" w:rsidP="008A0BA3">
            <w:pPr>
              <w:cnfStyle w:val="000000000000" w:firstRow="0" w:lastRow="0" w:firstColumn="0" w:lastColumn="0" w:oddVBand="0" w:evenVBand="0" w:oddHBand="0" w:evenHBand="0" w:firstRowFirstColumn="0" w:firstRowLastColumn="0" w:lastRowFirstColumn="0" w:lastRowLastColumn="0"/>
              <w:rPr>
                <w:highlight w:val="yellow"/>
              </w:rPr>
            </w:pPr>
            <w:r w:rsidRPr="003544F5">
              <w:t>v</w:t>
            </w:r>
            <w:r w:rsidR="003544F5" w:rsidRPr="003544F5">
              <w:t>0.97.01a-mdm</w:t>
            </w:r>
          </w:p>
        </w:tc>
        <w:tc>
          <w:tcPr>
            <w:tcW w:w="2795" w:type="dxa"/>
            <w:tcBorders>
              <w:bottom w:val="single" w:sz="8" w:space="0" w:color="4F81BD" w:themeColor="accent1"/>
            </w:tcBorders>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r w:rsidRPr="00F2770C">
              <w:t>MAP</w:t>
            </w:r>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proofErr w:type="spellStart"/>
            <w:r w:rsidRPr="00405A94">
              <w:rPr>
                <w:b w:val="0"/>
              </w:rPr>
              <w:t>FEAMooring</w:t>
            </w:r>
            <w:proofErr w:type="spellEnd"/>
          </w:p>
        </w:tc>
        <w:tc>
          <w:tcPr>
            <w:tcW w:w="2421" w:type="dxa"/>
          </w:tcPr>
          <w:p w:rsidR="00F2770C" w:rsidRPr="00017CF5" w:rsidRDefault="00216308" w:rsidP="008A0BA3">
            <w:pPr>
              <w:cnfStyle w:val="000000100000" w:firstRow="0" w:lastRow="0" w:firstColumn="0" w:lastColumn="0" w:oddVBand="0" w:evenVBand="0" w:oddHBand="1" w:evenHBand="0" w:firstRowFirstColumn="0" w:firstRowLastColumn="0" w:lastRowFirstColumn="0" w:lastRowLastColumn="0"/>
              <w:rPr>
                <w:highlight w:val="yellow"/>
              </w:rPr>
            </w:pPr>
            <w:r w:rsidRPr="00216308">
              <w:t>v1.00.00-yhb</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r w:rsidRPr="00F2770C">
              <w:t>FEAM</w:t>
            </w:r>
          </w:p>
        </w:tc>
      </w:tr>
      <w:tr w:rsidR="00F2770C" w:rsidTr="00F2770C">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F2770C" w:rsidRPr="00405A94" w:rsidRDefault="00F2770C" w:rsidP="008A0BA3">
            <w:pPr>
              <w:rPr>
                <w:b w:val="0"/>
              </w:rPr>
            </w:pPr>
            <w:proofErr w:type="spellStart"/>
            <w:r w:rsidRPr="00405A94">
              <w:rPr>
                <w:b w:val="0"/>
              </w:rPr>
              <w:t>IceFloe</w:t>
            </w:r>
            <w:proofErr w:type="spellEnd"/>
          </w:p>
        </w:tc>
        <w:tc>
          <w:tcPr>
            <w:tcW w:w="2421" w:type="dxa"/>
            <w:tcBorders>
              <w:bottom w:val="single" w:sz="8" w:space="0" w:color="4F81BD" w:themeColor="accent1"/>
            </w:tcBorders>
          </w:tcPr>
          <w:p w:rsidR="00F2770C" w:rsidRPr="00CA2F20" w:rsidRDefault="00BE7AE8" w:rsidP="008A0BA3">
            <w:pPr>
              <w:cnfStyle w:val="000000000000" w:firstRow="0" w:lastRow="0" w:firstColumn="0" w:lastColumn="0" w:oddVBand="0" w:evenVBand="0" w:oddHBand="0" w:evenHBand="0" w:firstRowFirstColumn="0" w:firstRowLastColumn="0" w:lastRowFirstColumn="0" w:lastRowLastColumn="0"/>
            </w:pPr>
            <w:r w:rsidRPr="00CA2F20">
              <w:t>v1.00.00</w:t>
            </w:r>
          </w:p>
        </w:tc>
        <w:tc>
          <w:tcPr>
            <w:tcW w:w="2795" w:type="dxa"/>
            <w:tcBorders>
              <w:bottom w:val="single" w:sz="8" w:space="0" w:color="4F81BD" w:themeColor="accent1"/>
            </w:tcBorders>
          </w:tcPr>
          <w:p w:rsidR="00F2770C" w:rsidRPr="00F2770C" w:rsidRDefault="00F2770C" w:rsidP="00F2770C">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F2770C" w:rsidTr="00F277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proofErr w:type="spellStart"/>
            <w:r w:rsidRPr="00405A94">
              <w:rPr>
                <w:b w:val="0"/>
              </w:rPr>
              <w:t>IceDyn</w:t>
            </w:r>
            <w:proofErr w:type="spellEnd"/>
          </w:p>
        </w:tc>
        <w:tc>
          <w:tcPr>
            <w:tcW w:w="2421" w:type="dxa"/>
          </w:tcPr>
          <w:p w:rsidR="00F2770C" w:rsidRPr="00017CF5" w:rsidRDefault="006A62EC" w:rsidP="008A0BA3">
            <w:pPr>
              <w:cnfStyle w:val="000000100000" w:firstRow="0" w:lastRow="0" w:firstColumn="0" w:lastColumn="0" w:oddVBand="0" w:evenVBand="0" w:oddHBand="1" w:evenHBand="0" w:firstRowFirstColumn="0" w:firstRowLastColumn="0" w:lastRowFirstColumn="0" w:lastRowLastColumn="0"/>
              <w:rPr>
                <w:highlight w:val="yellow"/>
              </w:rPr>
            </w:pPr>
            <w:r w:rsidRPr="006A62EC">
              <w:t>v1.00.01-by</w:t>
            </w:r>
          </w:p>
        </w:tc>
        <w:tc>
          <w:tcPr>
            <w:tcW w:w="2795" w:type="dxa"/>
          </w:tcPr>
          <w:p w:rsidR="00F2770C" w:rsidRPr="00F2770C" w:rsidRDefault="00F2770C" w:rsidP="00F2770C">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F2770C" w:rsidRPr="000F3583" w:rsidTr="00F2770C">
        <w:trPr>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AC31AB" w:rsidRDefault="00F2770C" w:rsidP="000F3583">
            <w:r w:rsidRPr="00AC31AB">
              <w:t>Other Component</w:t>
            </w:r>
            <w:r>
              <w:t>s</w:t>
            </w:r>
          </w:p>
        </w:tc>
        <w:tc>
          <w:tcPr>
            <w:tcW w:w="0" w:type="auto"/>
            <w:shd w:val="clear" w:color="auto" w:fill="B8CCE4" w:themeFill="accent1" w:themeFillTint="66"/>
          </w:tcPr>
          <w:p w:rsidR="00F2770C" w:rsidRPr="00424574" w:rsidRDefault="00F2770C" w:rsidP="000F3583">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F2770C" w:rsidRPr="00424574" w:rsidRDefault="00F2770C" w:rsidP="000F3583">
            <w:pPr>
              <w:cnfStyle w:val="000000000000" w:firstRow="0" w:lastRow="0" w:firstColumn="0" w:lastColumn="0" w:oddVBand="0" w:evenVBand="0" w:oddHBand="0" w:evenHBand="0" w:firstRowFirstColumn="0" w:firstRowLastColumn="0" w:lastRowFirstColumn="0" w:lastRowLastColumn="0"/>
            </w:pPr>
          </w:p>
        </w:tc>
      </w:tr>
      <w:tr w:rsidR="00F2770C" w:rsidTr="00AC1E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NWTC Subroutine Library</w:t>
            </w:r>
          </w:p>
        </w:tc>
        <w:tc>
          <w:tcPr>
            <w:tcW w:w="0" w:type="auto"/>
            <w:gridSpan w:val="2"/>
          </w:tcPr>
          <w:p w:rsidR="00F2770C" w:rsidRPr="00F65048" w:rsidRDefault="00F2770C" w:rsidP="00593BC1">
            <w:pPr>
              <w:cnfStyle w:val="000000100000" w:firstRow="0" w:lastRow="0" w:firstColumn="0" w:lastColumn="0" w:oddVBand="0" w:evenVBand="0" w:oddHBand="1" w:evenHBand="0" w:firstRowFirstColumn="0" w:firstRowLastColumn="0" w:lastRowFirstColumn="0" w:lastRowLastColumn="0"/>
            </w:pPr>
            <w:r w:rsidRPr="00F65048">
              <w:t>v2.03.0</w:t>
            </w:r>
            <w:r w:rsidR="00593BC1">
              <w:t>3</w:t>
            </w:r>
            <w:r w:rsidRPr="00F65048">
              <w:t>b-bjj</w:t>
            </w:r>
          </w:p>
        </w:tc>
      </w:tr>
      <w:tr w:rsidR="00F2770C" w:rsidTr="00AC1E7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FAST Registry</w:t>
            </w:r>
            <w:bookmarkStart w:id="13" w:name="_Ref391726695"/>
            <w:r w:rsidRPr="00405A94">
              <w:rPr>
                <w:rStyle w:val="FootnoteReference"/>
                <w:b w:val="0"/>
              </w:rPr>
              <w:footnoteReference w:id="8"/>
            </w:r>
            <w:bookmarkEnd w:id="13"/>
          </w:p>
        </w:tc>
        <w:tc>
          <w:tcPr>
            <w:tcW w:w="0" w:type="auto"/>
            <w:gridSpan w:val="2"/>
          </w:tcPr>
          <w:p w:rsidR="00F2770C" w:rsidRPr="00E841BB" w:rsidRDefault="00F2770C" w:rsidP="00017CF5">
            <w:pPr>
              <w:cnfStyle w:val="000000000000" w:firstRow="0" w:lastRow="0" w:firstColumn="0" w:lastColumn="0" w:oddVBand="0" w:evenVBand="0" w:oddHBand="0" w:evenHBand="0" w:firstRowFirstColumn="0" w:firstRowLastColumn="0" w:lastRowFirstColumn="0" w:lastRowLastColumn="0"/>
            </w:pPr>
            <w:r w:rsidRPr="00E841BB">
              <w:t>v2.0</w:t>
            </w:r>
            <w:r>
              <w:t>3.01</w:t>
            </w:r>
          </w:p>
        </w:tc>
      </w:tr>
      <w:tr w:rsidR="00F2770C" w:rsidRPr="000F3583" w:rsidTr="00F2770C">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F2770C" w:rsidRPr="00AC31AB" w:rsidRDefault="00F2770C" w:rsidP="000F3583">
            <w:r>
              <w:t>Third Party Content</w:t>
            </w:r>
          </w:p>
        </w:tc>
        <w:tc>
          <w:tcPr>
            <w:tcW w:w="0" w:type="auto"/>
            <w:shd w:val="clear" w:color="auto" w:fill="B8CCE4" w:themeFill="accent1" w:themeFillTint="66"/>
          </w:tcPr>
          <w:p w:rsidR="00F2770C" w:rsidRPr="00424574" w:rsidRDefault="00F2770C" w:rsidP="000F3583">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F2770C" w:rsidRPr="00424574" w:rsidRDefault="00F2770C" w:rsidP="000F3583">
            <w:pPr>
              <w:cnfStyle w:val="000000100000" w:firstRow="0" w:lastRow="0" w:firstColumn="0" w:lastColumn="0" w:oddVBand="0" w:evenVBand="0" w:oddHBand="1" w:evenHBand="0" w:firstRowFirstColumn="0" w:firstRowLastColumn="0" w:lastRowFirstColumn="0" w:lastRowLastColumn="0"/>
            </w:pPr>
          </w:p>
        </w:tc>
      </w:tr>
      <w:tr w:rsidR="00F2770C" w:rsidTr="00AC1E7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LAPACK</w:t>
            </w:r>
          </w:p>
        </w:tc>
        <w:tc>
          <w:tcPr>
            <w:tcW w:w="0" w:type="auto"/>
            <w:gridSpan w:val="2"/>
          </w:tcPr>
          <w:p w:rsidR="00F2770C" w:rsidRDefault="00F2770C" w:rsidP="002C4CCD">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F2770C" w:rsidRDefault="00F2770C" w:rsidP="002C4CCD">
            <w:pPr>
              <w:cnfStyle w:val="000000000000" w:firstRow="0" w:lastRow="0" w:firstColumn="0" w:lastColumn="0" w:oddVBand="0" w:evenVBand="0" w:oddHBand="0" w:evenHBand="0" w:firstRowFirstColumn="0" w:firstRowLastColumn="0" w:lastRowFirstColumn="0" w:lastRowLastColumn="0"/>
            </w:pPr>
            <w:r>
              <w:t>(v3.5.0 compiled with gfortran)</w:t>
            </w:r>
          </w:p>
        </w:tc>
      </w:tr>
      <w:tr w:rsidR="00F2770C" w:rsidTr="00AC1E7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proofErr w:type="spellStart"/>
            <w:r w:rsidRPr="00405A94">
              <w:rPr>
                <w:b w:val="0"/>
              </w:rPr>
              <w:t>ScaLAPACK</w:t>
            </w:r>
            <w:proofErr w:type="spellEnd"/>
          </w:p>
        </w:tc>
        <w:tc>
          <w:tcPr>
            <w:tcW w:w="0" w:type="auto"/>
            <w:gridSpan w:val="2"/>
          </w:tcPr>
          <w:p w:rsidR="00F2770C" w:rsidRDefault="00F2770C" w:rsidP="008A0BA3">
            <w:pPr>
              <w:cnfStyle w:val="000000100000" w:firstRow="0" w:lastRow="0" w:firstColumn="0" w:lastColumn="0" w:oddVBand="0" w:evenVBand="0" w:oddHBand="1" w:evenHBand="0" w:firstRowFirstColumn="0" w:firstRowLastColumn="0" w:lastRowFirstColumn="0" w:lastRowLastColumn="0"/>
            </w:pPr>
            <w:r>
              <w:t>2.0.2</w:t>
            </w:r>
          </w:p>
        </w:tc>
      </w:tr>
      <w:tr w:rsidR="00F2770C" w:rsidTr="00AC1E7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F2770C" w:rsidRPr="00405A94" w:rsidRDefault="00F2770C" w:rsidP="008A0BA3">
            <w:pPr>
              <w:rPr>
                <w:b w:val="0"/>
              </w:rPr>
            </w:pPr>
            <w:r w:rsidRPr="00405A94">
              <w:rPr>
                <w:b w:val="0"/>
              </w:rPr>
              <w:t>FFTPACK</w:t>
            </w:r>
          </w:p>
        </w:tc>
        <w:tc>
          <w:tcPr>
            <w:tcW w:w="0" w:type="auto"/>
            <w:gridSpan w:val="2"/>
          </w:tcPr>
          <w:p w:rsidR="00F2770C" w:rsidRDefault="00F2770C" w:rsidP="008A0BA3">
            <w:pPr>
              <w:cnfStyle w:val="000000000000" w:firstRow="0" w:lastRow="0" w:firstColumn="0" w:lastColumn="0" w:oddVBand="0" w:evenVBand="0" w:oddHBand="0" w:evenHBand="0" w:firstRowFirstColumn="0" w:firstRowLastColumn="0" w:lastRowFirstColumn="0" w:lastRowLastColumn="0"/>
            </w:pPr>
            <w:r>
              <w:t>v4.1</w:t>
            </w:r>
          </w:p>
        </w:tc>
      </w:tr>
    </w:tbl>
    <w:p w:rsidR="00944CB5" w:rsidRDefault="00944CB5" w:rsidP="00944CB5"/>
    <w:p w:rsidR="00CA74B5" w:rsidRDefault="006552FB" w:rsidP="008274A4">
      <w:pPr>
        <w:pStyle w:val="Heading2"/>
      </w:pPr>
      <w:proofErr w:type="gramStart"/>
      <w:r>
        <w:t>v8.</w:t>
      </w:r>
      <w:r w:rsidR="000973B8">
        <w:t>03</w:t>
      </w:r>
      <w:r>
        <w:t>.</w:t>
      </w:r>
      <w:r w:rsidR="000973B8">
        <w:t>02</w:t>
      </w:r>
      <w:r w:rsidR="00024A69">
        <w:t>b</w:t>
      </w:r>
      <w:r>
        <w:t>-bjj</w:t>
      </w:r>
      <w:proofErr w:type="gramEnd"/>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w:t>
      </w:r>
      <w:proofErr w:type="spellStart"/>
      <w:r>
        <w:t>HydroDyn</w:t>
      </w:r>
      <w:proofErr w:type="spellEnd"/>
      <w:r>
        <w:t xml:space="preserve">) into the </w:t>
      </w:r>
      <w:hyperlink r:id="rId17" w:history="1">
        <w:r w:rsidRPr="00E7113A">
          <w:rPr>
            <w:rStyle w:val="Hyperlink"/>
          </w:rPr>
          <w:t>new modularization framework</w:t>
        </w:r>
      </w:hyperlink>
      <w:r>
        <w:t xml:space="preserve"> (splitting out the controls and </w:t>
      </w:r>
      <w:r w:rsidR="000E1D2E">
        <w:t>electrical-</w:t>
      </w:r>
      <w:r>
        <w:t xml:space="preserve">drive dynamics into a new </w:t>
      </w:r>
      <w:proofErr w:type="spellStart"/>
      <w:r>
        <w:t>ServoDyn</w:t>
      </w:r>
      <w:proofErr w:type="spellEnd"/>
      <w:r>
        <w:t xml:space="preserve">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 xml:space="preserve">Included a series of models using the NREL 5-MW Baseline wind turbine in the </w:t>
      </w:r>
      <w:proofErr w:type="spellStart"/>
      <w:r>
        <w:t>CertTest</w:t>
      </w:r>
      <w:proofErr w:type="spellEnd"/>
      <w:r>
        <w: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w:t>
      </w:r>
      <w:proofErr w:type="spellStart"/>
      <w:r>
        <w:t>InflowWind</w:t>
      </w:r>
      <w:proofErr w:type="spellEnd"/>
      <w:r>
        <w:t xml:space="preserve">, </w:t>
      </w:r>
      <w:r w:rsidR="009733A8">
        <w:t xml:space="preserve">have their own input files; see </w:t>
      </w:r>
      <w:r w:rsidR="001E429B">
        <w:fldChar w:fldCharType="begin"/>
      </w:r>
      <w:r w:rsidR="001E429B">
        <w:instrText xml:space="preserve"> REF _Ref352753427 \h </w:instrText>
      </w:r>
      <w:r w:rsidR="001E429B">
        <w:fldChar w:fldCharType="separate"/>
      </w:r>
      <w:r w:rsidR="00DD0379">
        <w:t xml:space="preserve">Figure </w:t>
      </w:r>
      <w:r w:rsidR="00DD0379">
        <w:rPr>
          <w:noProof/>
        </w:rPr>
        <w:t>4</w:t>
      </w:r>
      <w:r w:rsidR="001E429B">
        <w:fldChar w:fldCharType="end"/>
      </w:r>
      <w:r w:rsidR="009733A8">
        <w:t>.</w:t>
      </w:r>
      <w:r w:rsidR="00AA26FF">
        <w:br w:type="page"/>
      </w:r>
    </w:p>
    <w:p w:rsidR="00AA26FF" w:rsidRDefault="00AA26FF" w:rsidP="00AA26FF">
      <w:pPr>
        <w:keepNext/>
      </w:pPr>
      <w:r>
        <w:rPr>
          <w:noProof/>
        </w:rPr>
        <w:lastRenderedPageBreak/>
        <w:drawing>
          <wp:inline distT="0" distB="0" distL="0" distR="0" wp14:anchorId="1BD68A8E" wp14:editId="108E2BC0">
            <wp:extent cx="5943600" cy="784109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841093"/>
                    </a:xfrm>
                    <a:prstGeom prst="rect">
                      <a:avLst/>
                    </a:prstGeom>
                  </pic:spPr>
                </pic:pic>
              </a:graphicData>
            </a:graphic>
          </wp:inline>
        </w:drawing>
      </w:r>
    </w:p>
    <w:p w:rsidR="00AA26FF" w:rsidRPr="00CE2DA4" w:rsidRDefault="00AA26FF" w:rsidP="00AA26FF">
      <w:pPr>
        <w:pStyle w:val="Caption"/>
        <w:jc w:val="center"/>
      </w:pPr>
      <w:bookmarkStart w:id="14" w:name="_Ref352753427"/>
      <w:r>
        <w:t xml:space="preserve">Figure </w:t>
      </w:r>
      <w:fldSimple w:instr=" SEQ Figure \* ARABIC ">
        <w:r>
          <w:rPr>
            <w:noProof/>
          </w:rPr>
          <w:t>4</w:t>
        </w:r>
      </w:fldSimple>
      <w:bookmarkEnd w:id="14"/>
      <w:r>
        <w:t xml:space="preserve">: Summary of Input and Output Files for FAST </w:t>
      </w:r>
      <w:r w:rsidRPr="00195D86">
        <w:t>v8.08.00c-bjj</w:t>
      </w:r>
    </w:p>
    <w:p w:rsidR="00A1232C" w:rsidRDefault="00A1232C" w:rsidP="00A1232C">
      <w:pPr>
        <w:pStyle w:val="Heading1"/>
      </w:pPr>
      <w:bookmarkStart w:id="15" w:name="_Ref391890933"/>
      <w:r>
        <w:lastRenderedPageBreak/>
        <w:t>Certification Tests</w:t>
      </w:r>
      <w:bookmarkEnd w:id="15"/>
    </w:p>
    <w:p w:rsidR="00CE6EC3" w:rsidRDefault="00CE6EC3" w:rsidP="00CE6EC3">
      <w:r>
        <w:t xml:space="preserve">Several new models have been added to the FAST v8.08.00c-bjj archive. </w:t>
      </w:r>
      <w:r>
        <w:fldChar w:fldCharType="begin"/>
      </w:r>
      <w:r>
        <w:instrText xml:space="preserve"> REF _Ref391844734 \h </w:instrText>
      </w:r>
      <w:r>
        <w:fldChar w:fldCharType="separate"/>
      </w:r>
      <w:r w:rsidR="00DD0379">
        <w:t xml:space="preserve">Table </w:t>
      </w:r>
      <w:r w:rsidR="00DD0379">
        <w:rPr>
          <w:noProof/>
        </w:rPr>
        <w:t>3</w:t>
      </w:r>
      <w:r>
        <w:fldChar w:fldCharType="end"/>
      </w:r>
      <w:r>
        <w:t xml:space="preserve"> lists the </w:t>
      </w:r>
      <w:r w:rsidR="00246C52">
        <w:t xml:space="preserve">tests and </w:t>
      </w:r>
      <w:r>
        <w:t xml:space="preserve">models </w:t>
      </w:r>
      <w:r w:rsidR="00246C52">
        <w:t xml:space="preserve">available </w:t>
      </w:r>
      <w:r>
        <w:t xml:space="preserve">in the FAST </w:t>
      </w:r>
      <w:proofErr w:type="spellStart"/>
      <w:r>
        <w:t>CertTest</w:t>
      </w:r>
      <w:proofErr w:type="spellEnd"/>
      <w:r>
        <w:t xml:space="preserve"> folder:</w:t>
      </w:r>
    </w:p>
    <w:p w:rsidR="007D20B2" w:rsidRDefault="007D20B2" w:rsidP="007D20B2">
      <w:pPr>
        <w:pStyle w:val="Caption"/>
        <w:keepNext/>
        <w:jc w:val="center"/>
      </w:pPr>
      <w:bookmarkStart w:id="16" w:name="_Ref391844734"/>
      <w:bookmarkStart w:id="17" w:name="_GoBack"/>
      <w:bookmarkEnd w:id="17"/>
      <w:r>
        <w:t xml:space="preserve">Table </w:t>
      </w:r>
      <w:fldSimple w:instr=" SEQ Table \* ARABIC ">
        <w:r w:rsidR="00DD0379">
          <w:rPr>
            <w:noProof/>
          </w:rPr>
          <w:t>3</w:t>
        </w:r>
      </w:fldSimple>
      <w:bookmarkEnd w:id="16"/>
      <w:r>
        <w:t>: Certification Tests Distributed with FAST v8.08.00c-bjj</w:t>
      </w:r>
    </w:p>
    <w:tbl>
      <w:tblPr>
        <w:tblStyle w:val="MediumList1-Accent1"/>
        <w:tblW w:w="0" w:type="auto"/>
        <w:tblLook w:val="04A0" w:firstRow="1" w:lastRow="0" w:firstColumn="1" w:lastColumn="0" w:noHBand="0" w:noVBand="1"/>
      </w:tblPr>
      <w:tblGrid>
        <w:gridCol w:w="929"/>
        <w:gridCol w:w="2647"/>
        <w:gridCol w:w="897"/>
        <w:gridCol w:w="934"/>
        <w:gridCol w:w="716"/>
        <w:gridCol w:w="3453"/>
      </w:tblGrid>
      <w:tr w:rsidR="006E3E44" w:rsidRPr="006E3E44" w:rsidTr="006E3E4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9F34BC">
              <w:rPr>
                <w:sz w:val="18"/>
                <w:highlight w:val="yellow"/>
              </w:rPr>
              <w:t>Onshore (land-based) baseline turbine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 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9F34BC">
              <w:rPr>
                <w:sz w:val="18"/>
                <w:highlight w:val="yellow"/>
              </w:rPr>
              <w:t>OC3 Monopile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 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9F34BC">
              <w:rPr>
                <w:sz w:val="18"/>
                <w:highlight w:val="yellow"/>
              </w:rPr>
              <w:t>OC3 Tripod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 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9F34BC">
              <w:rPr>
                <w:sz w:val="18"/>
                <w:highlight w:val="yellow"/>
              </w:rPr>
              <w:t>OC4 Jacket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 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9F34BC">
              <w:rPr>
                <w:sz w:val="18"/>
                <w:highlight w:val="yellow"/>
              </w:rPr>
              <w:t>ITI Barge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 23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9F34BC">
              <w:rPr>
                <w:sz w:val="18"/>
                <w:highlight w:val="yellow"/>
              </w:rPr>
              <w:t>MIT-NREL TLP</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 24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OC3 </w:t>
            </w:r>
            <w:proofErr w:type="spellStart"/>
            <w:r w:rsidRPr="006E3E44">
              <w:rPr>
                <w:sz w:val="18"/>
              </w:rPr>
              <w:t>Hywind</w:t>
            </w:r>
            <w:proofErr w:type="spellEnd"/>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6E3E44"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9F34BC">
              <w:rPr>
                <w:sz w:val="18"/>
                <w:highlight w:val="yellow"/>
              </w:rPr>
              <w:t xml:space="preserve">OC3 </w:t>
            </w:r>
            <w:proofErr w:type="spellStart"/>
            <w:r w:rsidRPr="009F34BC">
              <w:rPr>
                <w:sz w:val="18"/>
                <w:highlight w:val="yellow"/>
              </w:rPr>
              <w:t>Hywind</w:t>
            </w:r>
            <w:proofErr w:type="spellEnd"/>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 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6E3E44" w:rsidP="00AC1E7D">
            <w:pPr>
              <w:cnfStyle w:val="000000100000" w:firstRow="0" w:lastRow="0" w:firstColumn="0" w:lastColumn="0" w:oddVBand="0" w:evenVBand="0" w:oddHBand="1" w:evenHBand="0" w:firstRowFirstColumn="0" w:firstRowLastColumn="0" w:lastRowFirstColumn="0" w:lastRowLastColumn="0"/>
              <w:rPr>
                <w:sz w:val="18"/>
                <w:highlight w:val="yellow"/>
              </w:rPr>
            </w:pPr>
            <w:commentRangeStart w:id="18"/>
            <w:r w:rsidRPr="007D09CB">
              <w:rPr>
                <w:sz w:val="18"/>
                <w:highlight w:val="yellow"/>
              </w:rPr>
              <w:t>OC4</w:t>
            </w:r>
            <w:r w:rsidR="007D09CB">
              <w:rPr>
                <w:sz w:val="18"/>
                <w:highlight w:val="yellow"/>
              </w:rPr>
              <w:t>-</w:t>
            </w:r>
            <w:r w:rsidRPr="007D09CB">
              <w:rPr>
                <w:sz w:val="18"/>
                <w:highlight w:val="yellow"/>
              </w:rPr>
              <w:t>DeepCwind Semi</w:t>
            </w:r>
            <w:r w:rsidR="007D09CB">
              <w:rPr>
                <w:sz w:val="18"/>
                <w:highlight w:val="yellow"/>
              </w:rPr>
              <w:t>-Submersible</w:t>
            </w:r>
            <w:commentRangeEnd w:id="18"/>
            <w:r w:rsidR="00F94BAE">
              <w:rPr>
                <w:rStyle w:val="CommentReference"/>
                <w:color w:val="auto"/>
              </w:rPr>
              <w:commentReference w:id="18"/>
            </w:r>
          </w:p>
        </w:tc>
      </w:tr>
    </w:tbl>
    <w:p w:rsidR="007A051E" w:rsidRDefault="00487BBF" w:rsidP="005847A9">
      <w:pPr>
        <w:pStyle w:val="Heading1"/>
      </w:pPr>
      <w:bookmarkStart w:id="19" w:name="_Ref391883796"/>
      <w:bookmarkStart w:id="20" w:name="_Ref352702959"/>
      <w:r>
        <w:t xml:space="preserve">Variables Specified in the </w:t>
      </w:r>
      <w:r w:rsidR="007A051E">
        <w:t>FAST Primary Input File</w:t>
      </w:r>
      <w:bookmarkEnd w:id="19"/>
    </w:p>
    <w:p w:rsidR="00460C71" w:rsidRDefault="00460C71" w:rsidP="00460C71">
      <w:pPr>
        <w:pStyle w:val="Heading2"/>
      </w:pPr>
      <w:r>
        <w:t>Simulation Control</w:t>
      </w:r>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rsidR="00460C71" w:rsidRDefault="004A39F6" w:rsidP="00460C71">
      <w:r>
        <w:t xml:space="preserve">Setting this flag to “true”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primary input file, excluding its file extension. This flag is useful for debugging.</w:t>
      </w:r>
    </w:p>
    <w:p w:rsidR="00460C71" w:rsidRDefault="00460C71" w:rsidP="00460C71">
      <w:pPr>
        <w:pStyle w:val="Heading3"/>
      </w:pPr>
      <w:proofErr w:type="spellStart"/>
      <w:r>
        <w:lastRenderedPageBreak/>
        <w:t>AbortLevel</w:t>
      </w:r>
      <w:proofErr w:type="spellEnd"/>
      <w:r w:rsidR="009C1B4E">
        <w:t>:</w:t>
      </w:r>
      <w:r w:rsidR="009C1B4E" w:rsidRPr="009C1B4E">
        <w:t xml:space="preserve"> </w:t>
      </w:r>
      <w:r w:rsidR="009C1B4E">
        <w:t xml:space="preserve">Error level when simulation should abort </w:t>
      </w:r>
      <w:r w:rsidR="00E76264">
        <w:t>[“warning”</w:t>
      </w:r>
      <w:r w:rsidR="009C1B4E">
        <w:t xml:space="preserve">, </w:t>
      </w:r>
      <w:r w:rsidR="00E76264">
        <w:t>“severe”</w:t>
      </w:r>
      <w:r w:rsidR="009C1B4E">
        <w:t xml:space="preserve">, </w:t>
      </w:r>
      <w:r w:rsidR="00E76264">
        <w:t>or “fatal”]</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t xml:space="preserve">A format </w:t>
      </w:r>
      <w:proofErr w:type="spellStart"/>
      <w:r>
        <w:t>specifier</w:t>
      </w:r>
      <w:proofErr w:type="spellEnd"/>
      <w:r>
        <w:t xml:space="preserve"> for real numbers is to narrow to print –1.0,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460C71" w:rsidRDefault="00E76264" w:rsidP="00460C71">
      <w:pPr>
        <w:pStyle w:val="Heading3"/>
      </w:pPr>
      <w:proofErr w:type="spellStart"/>
      <w:r>
        <w:t>TMax</w:t>
      </w:r>
      <w:proofErr w:type="spellEnd"/>
      <w:r>
        <w:t>: Total run time [s]</w:t>
      </w:r>
    </w:p>
    <w:p w:rsidR="00460C71" w:rsidRDefault="00B73836" w:rsidP="00460C71">
      <w:r>
        <w:t>This is the total length of the simulation to be run, in seconds. The first output is calculated at t=0; the last output is calculated at t=</w:t>
      </w:r>
      <w:proofErr w:type="spellStart"/>
      <w:r>
        <w:t>TMax</w:t>
      </w:r>
      <w:proofErr w:type="spellEnd"/>
      <w:r>
        <w:t xml:space="preserve"> seconds.</w:t>
      </w:r>
    </w:p>
    <w:p w:rsidR="00E76264" w:rsidRDefault="00E76264" w:rsidP="00E76264">
      <w:pPr>
        <w:pStyle w:val="Heading3"/>
      </w:pPr>
      <w:r>
        <w:t>DT: Recommended module time step [s]</w:t>
      </w:r>
    </w:p>
    <w:p w:rsidR="00E76264" w:rsidRDefault="00B73836" w:rsidP="00460C71">
      <w:r>
        <w:t>This is the global, or glue-code, time step, and is the val</w:t>
      </w:r>
      <w:r w:rsidR="00BE40F1">
        <w:t>ue it will suggest modules use.</w:t>
      </w:r>
    </w:p>
    <w:p w:rsidR="00BE40F1" w:rsidRDefault="00BE40F1" w:rsidP="00460C71">
      <w:r>
        <w:t>Our rule of thumb is to make DT = 1</w:t>
      </w:r>
      <w:proofErr w:type="gramStart"/>
      <w:r>
        <w:t>/(</w:t>
      </w:r>
      <w:proofErr w:type="gramEnd"/>
      <w:r>
        <w:t>10 * highest natural frequency in the model).</w:t>
      </w:r>
    </w:p>
    <w:p w:rsidR="004A39F6" w:rsidRDefault="004A39F6" w:rsidP="004A39F6">
      <w:pPr>
        <w:pStyle w:val="Heading3"/>
      </w:pPr>
      <w:proofErr w:type="spellStart"/>
      <w:r>
        <w:t>InterpOrder</w:t>
      </w:r>
      <w:proofErr w:type="spellEnd"/>
      <w:r>
        <w:t>: Interpolation/Extrapolation order for input/output time history [1 or 2]</w:t>
      </w:r>
    </w:p>
    <w:p w:rsidR="00AB4C00" w:rsidRDefault="00B73836" w:rsidP="00460C71">
      <w:r>
        <w:t xml:space="preserve">This is the order of the interpolation or extrapolation used for 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inputs are extrapolated at the beginning of each step in the time-advancement loop to provide a guess for the actual inputs at that step. Inputs are typically interpolated in the </w:t>
      </w:r>
      <w:proofErr w:type="spellStart"/>
      <w:r w:rsidR="00AB4C00">
        <w:t>UpdateStates</w:t>
      </w:r>
      <w:proofErr w:type="spellEnd"/>
      <w:r w:rsidR="00AB4C00">
        <w:t xml:space="preserve"> routines.</w:t>
      </w:r>
    </w:p>
    <w:p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proofErr w:type="spellStart"/>
      <w:r>
        <w:t>NumCrctn</w:t>
      </w:r>
      <w:proofErr w:type="spellEnd"/>
      <w:r>
        <w:t>: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2</w:t>
      </w:r>
      <w:r w:rsidR="00E17C2E">
        <w:t xml:space="preserve"> and the </w:t>
      </w:r>
      <w:r w:rsidR="00E17C2E" w:rsidRPr="00E17C2E">
        <w:rPr>
          <w:b/>
        </w:rPr>
        <w:t>DT</w:t>
      </w:r>
      <w:r w:rsidR="00E17C2E">
        <w:t xml:space="preserve"> set to 1</w:t>
      </w:r>
      <w:proofErr w:type="gramStart"/>
      <w:r w:rsidR="00E17C2E">
        <w:t>/(</w:t>
      </w:r>
      <w:proofErr w:type="gramEnd"/>
      <w:r w:rsidR="00E17C2E">
        <w:t>10 times the highest natural frequency of the model)</w:t>
      </w:r>
      <w:r w:rsidRPr="00BE40F1">
        <w:t>.</w:t>
      </w:r>
      <w:r>
        <w:t xml:space="preserve"> However, </w:t>
      </w:r>
      <w:r>
        <w:lastRenderedPageBreak/>
        <w:t>corrections may be needed if you wish to achieve a given accuracy (e.g., if you are using a 4</w:t>
      </w:r>
      <w:r w:rsidRPr="00BE40F1">
        <w:rPr>
          <w:vertAlign w:val="superscript"/>
        </w:rPr>
        <w:t>th</w:t>
      </w:r>
      <w:r>
        <w:t>-order accurate integration scheme, you may get a 2</w:t>
      </w:r>
      <w:r w:rsidRPr="00BE40F1">
        <w:rPr>
          <w:vertAlign w:val="superscript"/>
        </w:rPr>
        <w:t>nd</w:t>
      </w:r>
      <w:r>
        <w:t>-order accurate solution with no corrections. If you want a 4</w:t>
      </w:r>
      <w:r w:rsidRPr="00BE40F1">
        <w:rPr>
          <w:vertAlign w:val="superscript"/>
        </w:rPr>
        <w:t>th</w:t>
      </w:r>
      <w:r>
        <w:t>-order accurate solution, you may need one or more corrections).</w:t>
      </w:r>
    </w:p>
    <w:p w:rsidR="004A39F6" w:rsidRDefault="004A39F6" w:rsidP="004A39F6">
      <w:pPr>
        <w:pStyle w:val="Heading3"/>
      </w:pPr>
      <w:proofErr w:type="spellStart"/>
      <w:r>
        <w:t>DT_UJac</w:t>
      </w:r>
      <w:proofErr w:type="spellEnd"/>
      <w:r>
        <w:t>: Time between calls to get Jacobians [s]</w:t>
      </w:r>
    </w:p>
    <w:p w:rsidR="002D091E" w:rsidRDefault="00BC368A" w:rsidP="004A39F6">
      <w:r>
        <w:t>We use a Jacobian matrix to solve the input-output relationship between accelerations and loads in the ElastoDyn-</w:t>
      </w:r>
      <w:proofErr w:type="spellStart"/>
      <w:r>
        <w:t>HydroDyn</w:t>
      </w:r>
      <w:proofErr w:type="spellEnd"/>
      <w:r>
        <w:t xml:space="preserve">-SubDyn coupling. This Jacobian </w:t>
      </w:r>
      <w:r w:rsidR="002D091E">
        <w:t xml:space="preserve">is computed with computed with finite differences and can be time consuming. However, </w:t>
      </w:r>
      <w:r>
        <w:t xml:space="preserve">it </w:t>
      </w:r>
      <w:r w:rsidR="002D091E">
        <w:t xml:space="preserve">rarely </w:t>
      </w:r>
      <w:r>
        <w:t>need</w:t>
      </w:r>
      <w:r w:rsidR="002D091E">
        <w:t>s</w:t>
      </w:r>
      <w:r>
        <w:t xml:space="preserve"> to be calculated each time</w:t>
      </w:r>
      <w:r w:rsidR="002D091E">
        <w:t xml:space="preserve"> </w:t>
      </w:r>
      <w:r>
        <w:t xml:space="preserve">step. </w:t>
      </w:r>
    </w:p>
    <w:p w:rsidR="002D091E" w:rsidRDefault="002D091E" w:rsidP="004A39F6">
      <w:proofErr w:type="spellStart"/>
      <w:r w:rsidRPr="002D091E">
        <w:rPr>
          <w:b/>
        </w:rPr>
        <w:t>DT_UJac</w:t>
      </w:r>
      <w:proofErr w:type="spellEnd"/>
      <w:r>
        <w:t xml:space="preserve"> determines how often the Jacobian needs to be updated. If the platform reference point 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p>
    <w:p w:rsidR="004A39F6" w:rsidRDefault="004A39F6" w:rsidP="004A39F6">
      <w:pPr>
        <w:pStyle w:val="Heading3"/>
      </w:pPr>
      <w:proofErr w:type="spellStart"/>
      <w:r>
        <w:t>UJacSclFact</w:t>
      </w:r>
      <w:proofErr w:type="spellEnd"/>
      <w:r>
        <w:t>: Scaling factor used in Jacobians [-]</w:t>
      </w:r>
    </w:p>
    <w:p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We set it to 1E+06 and have not found any cases where that value did not work.</w:t>
      </w:r>
    </w:p>
    <w:p w:rsidR="00460C71" w:rsidRDefault="004A39F6" w:rsidP="004A39F6">
      <w:pPr>
        <w:pStyle w:val="Heading2"/>
      </w:pPr>
      <w:r>
        <w:t>Feature Switches and Flags</w:t>
      </w:r>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proofErr w:type="spellStart"/>
      <w:r>
        <w:t>CompElast</w:t>
      </w:r>
      <w:proofErr w:type="spellEnd"/>
      <w:r>
        <w:t>: Compute structural dynamics [1 or 2]</w:t>
      </w:r>
    </w:p>
    <w:p w:rsidR="004A39F6" w:rsidRPr="004A39F6" w:rsidRDefault="004A39F6" w:rsidP="004A39F6">
      <w:pPr>
        <w:rPr>
          <w:i/>
        </w:rPr>
      </w:pPr>
      <w:r>
        <w:t>1: Use ElastoDyn for all structural dynamics</w:t>
      </w:r>
      <w:r>
        <w:br/>
        <w:t xml:space="preserve">2: Use </w:t>
      </w:r>
      <w:proofErr w:type="spellStart"/>
      <w:r>
        <w:t>BeamDyn</w:t>
      </w:r>
      <w:proofErr w:type="spellEnd"/>
      <w:r>
        <w:t xml:space="preserve"> for the structural dynamics on the blades and ElastoDyn for the rest. </w:t>
      </w:r>
      <w:r>
        <w:rPr>
          <w:i/>
        </w:rPr>
        <w:t xml:space="preserve">This feature is currently disabled. It will be implemented when </w:t>
      </w:r>
      <w:proofErr w:type="spellStart"/>
      <w:r>
        <w:rPr>
          <w:i/>
        </w:rPr>
        <w:t>BeamDyn</w:t>
      </w:r>
      <w:proofErr w:type="spellEnd"/>
      <w:r>
        <w:rPr>
          <w:i/>
        </w:rPr>
        <w:t xml:space="preserve"> is integrated into FAST.</w:t>
      </w:r>
    </w:p>
    <w:p w:rsidR="00EF174A" w:rsidRDefault="00EF174A" w:rsidP="00EF174A">
      <w:pPr>
        <w:pStyle w:val="Heading3"/>
      </w:pPr>
      <w:proofErr w:type="spellStart"/>
      <w:r>
        <w:t>CompAero</w:t>
      </w:r>
      <w:proofErr w:type="spellEnd"/>
      <w:r>
        <w:t>: Compute aerodynamic loads [0 or 1]</w:t>
      </w:r>
    </w:p>
    <w:p w:rsidR="00EF174A" w:rsidRDefault="00EF174A" w:rsidP="00460C71">
      <w:r>
        <w:t>0: Do not calculate aerodynamic loads</w:t>
      </w:r>
      <w:r>
        <w:br/>
        <w:t>1: Use AeroDyn</w:t>
      </w:r>
    </w:p>
    <w:p w:rsidR="00EF174A" w:rsidRDefault="00EF174A" w:rsidP="00EF174A">
      <w:pPr>
        <w:pStyle w:val="Heading3"/>
      </w:pPr>
      <w:proofErr w:type="spellStart"/>
      <w:r>
        <w:t>CompServo</w:t>
      </w:r>
      <w:proofErr w:type="spellEnd"/>
      <w:r>
        <w:t>: Compute control and electrical-drive dynamics [0 or 1]</w:t>
      </w:r>
    </w:p>
    <w:p w:rsidR="00EF174A" w:rsidRDefault="00EF174A" w:rsidP="00EF174A">
      <w:r>
        <w:t>0: Do not calculate control and electrical-drive dynamics</w:t>
      </w:r>
      <w:r>
        <w:br/>
        <w:t xml:space="preserve">1: Use </w:t>
      </w:r>
      <w:proofErr w:type="spellStart"/>
      <w:r>
        <w:t>ServoDyn</w:t>
      </w:r>
      <w:proofErr w:type="spellEnd"/>
    </w:p>
    <w:p w:rsidR="00EF174A" w:rsidRDefault="00EF174A" w:rsidP="00EF174A">
      <w:pPr>
        <w:pStyle w:val="Heading3"/>
      </w:pPr>
      <w:commentRangeStart w:id="21"/>
      <w:proofErr w:type="spellStart"/>
      <w:r>
        <w:t>CompHydro</w:t>
      </w:r>
      <w:proofErr w:type="spellEnd"/>
      <w:r>
        <w:t>: Compute hydrodynamic loads [0 or 1]</w:t>
      </w:r>
      <w:commentRangeEnd w:id="21"/>
      <w:r w:rsidR="0016100B">
        <w:rPr>
          <w:rStyle w:val="CommentReference"/>
          <w:rFonts w:asciiTheme="minorHAnsi" w:eastAsiaTheme="minorHAnsi" w:hAnsiTheme="minorHAnsi" w:cstheme="minorBidi"/>
          <w:b w:val="0"/>
          <w:bCs w:val="0"/>
          <w:color w:val="auto"/>
        </w:rPr>
        <w:commentReference w:id="21"/>
      </w:r>
    </w:p>
    <w:p w:rsidR="00EF174A" w:rsidRDefault="00EF174A" w:rsidP="00EF174A">
      <w:r>
        <w:t>0: Do not calculate hydrodynamic loads</w:t>
      </w:r>
      <w:r>
        <w:br/>
        <w:t xml:space="preserve">1: Use </w:t>
      </w:r>
      <w:proofErr w:type="spellStart"/>
      <w:r>
        <w:t>HydroDyn</w:t>
      </w:r>
      <w:proofErr w:type="spellEnd"/>
    </w:p>
    <w:p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proofErr w:type="spellStart"/>
      <w:r>
        <w:lastRenderedPageBreak/>
        <w:t>CompSub</w:t>
      </w:r>
      <w:proofErr w:type="spellEnd"/>
      <w:r>
        <w:t>: Compute sub-structural dynamics [0 or 1]</w:t>
      </w:r>
    </w:p>
    <w:p w:rsidR="00EF174A" w:rsidRDefault="00EF174A" w:rsidP="00EF174A">
      <w:r>
        <w:t>0: Do not calculate sub-structural dynamics</w:t>
      </w:r>
      <w:r>
        <w:br/>
        <w:t>1: Use SubDyn</w:t>
      </w:r>
    </w:p>
    <w:p w:rsidR="00EF174A" w:rsidRDefault="00EF174A" w:rsidP="00EF174A">
      <w:pPr>
        <w:pStyle w:val="Heading3"/>
      </w:pPr>
      <w:proofErr w:type="spellStart"/>
      <w:r>
        <w:t>CompMooring</w:t>
      </w:r>
      <w:proofErr w:type="spellEnd"/>
      <w:r>
        <w:t xml:space="preserve">: Compute </w:t>
      </w:r>
      <w:r w:rsidR="00450382">
        <w:t>mooring system</w:t>
      </w:r>
      <w:r>
        <w:t xml:space="preserve"> [0</w:t>
      </w:r>
      <w:r w:rsidR="00450382">
        <w:t>, 1,</w:t>
      </w:r>
      <w:r>
        <w:t xml:space="preserve"> or </w:t>
      </w:r>
      <w:r w:rsidR="00450382">
        <w:t>2</w:t>
      </w:r>
      <w:r>
        <w:t>]</w:t>
      </w:r>
    </w:p>
    <w:p w:rsidR="00EF174A" w:rsidRDefault="00EF174A" w:rsidP="00EF174A">
      <w:r>
        <w:t xml:space="preserve">0: Do not calculate </w:t>
      </w:r>
      <w:r w:rsidR="00450382">
        <w:t>mooring system</w:t>
      </w:r>
      <w:r>
        <w:br/>
        <w:t xml:space="preserve">1: Use </w:t>
      </w:r>
      <w:r w:rsidR="00450382">
        <w:t>MAP</w:t>
      </w:r>
      <w:r w:rsidR="00450382">
        <w:br/>
        <w:t xml:space="preserve">2: Use </w:t>
      </w:r>
      <w:proofErr w:type="spellStart"/>
      <w:r w:rsidR="00450382">
        <w:t>FEAMooring</w:t>
      </w:r>
      <w:proofErr w:type="spellEnd"/>
    </w:p>
    <w:p w:rsidR="00450382" w:rsidRDefault="00450382" w:rsidP="00EF174A">
      <w:r>
        <w:t xml:space="preserve">Note that </w:t>
      </w:r>
      <w:proofErr w:type="spellStart"/>
      <w:r>
        <w:t>FEAMooring</w:t>
      </w:r>
      <w:proofErr w:type="spellEnd"/>
      <w:r>
        <w:t xml:space="preserve"> is not complete.</w:t>
      </w:r>
    </w:p>
    <w:p w:rsidR="00450382" w:rsidRDefault="00450382" w:rsidP="00450382">
      <w:pPr>
        <w:pStyle w:val="Heading3"/>
      </w:pPr>
      <w:proofErr w:type="spellStart"/>
      <w:r>
        <w:t>CompIce</w:t>
      </w:r>
      <w:proofErr w:type="spellEnd"/>
      <w:r>
        <w:t>: Compute ice loads [0, 1, or 2]</w:t>
      </w:r>
    </w:p>
    <w:p w:rsidR="00450382" w:rsidRDefault="00450382" w:rsidP="00450382">
      <w:r>
        <w:t>0: Do not calculate mooring system</w:t>
      </w:r>
      <w:r>
        <w:br/>
        <w:t xml:space="preserve">1: Use </w:t>
      </w:r>
      <w:proofErr w:type="spellStart"/>
      <w:r>
        <w:t>IceFloe</w:t>
      </w:r>
      <w:proofErr w:type="spellEnd"/>
      <w:r>
        <w:br/>
        <w:t xml:space="preserve">2: Use </w:t>
      </w:r>
      <w:proofErr w:type="spellStart"/>
      <w:r>
        <w:t>IceDyn</w:t>
      </w:r>
      <w:proofErr w:type="spellEnd"/>
    </w:p>
    <w:p w:rsidR="00450382" w:rsidRDefault="00450382" w:rsidP="00450382">
      <w:r>
        <w:t xml:space="preserve">Note that </w:t>
      </w:r>
      <w:proofErr w:type="spellStart"/>
      <w:r>
        <w:t>IceDyn</w:t>
      </w:r>
      <w:proofErr w:type="spellEnd"/>
      <w:r>
        <w:t xml:space="preserve"> is not complete.</w:t>
      </w:r>
    </w:p>
    <w:p w:rsidR="00450382" w:rsidRDefault="00450382" w:rsidP="00450382">
      <w:pPr>
        <w:pStyle w:val="Heading3"/>
      </w:pPr>
      <w:proofErr w:type="spellStart"/>
      <w:r>
        <w:t>CompUserPtfmLd</w:t>
      </w:r>
      <w:proofErr w:type="spellEnd"/>
      <w:r>
        <w:t>: Compute additional platform loading [T/F]</w:t>
      </w:r>
    </w:p>
    <w:p w:rsidR="00EF174A" w:rsidRDefault="00450382" w:rsidP="00460C71">
      <w:r>
        <w:t>This feature is currently disabled.</w:t>
      </w:r>
    </w:p>
    <w:p w:rsidR="00450382" w:rsidRDefault="00450382" w:rsidP="00450382">
      <w:pPr>
        <w:pStyle w:val="Heading3"/>
      </w:pPr>
      <w:proofErr w:type="spellStart"/>
      <w:r>
        <w:t>CompUserTwrLd</w:t>
      </w:r>
      <w:proofErr w:type="spellEnd"/>
      <w:r>
        <w:t>: Compute additional tower loading [T/F]</w:t>
      </w:r>
    </w:p>
    <w:p w:rsidR="00450382" w:rsidRDefault="00450382" w:rsidP="00450382">
      <w:r>
        <w:t>This feature is currently disabled.</w:t>
      </w:r>
    </w:p>
    <w:p w:rsidR="00450382" w:rsidRDefault="00B76B55" w:rsidP="00B76B55">
      <w:pPr>
        <w:pStyle w:val="Heading2"/>
      </w:pPr>
      <w:r>
        <w:t>Input Files</w:t>
      </w:r>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proofErr w:type="spellStart"/>
      <w:r>
        <w:t>EDFile</w:t>
      </w:r>
      <w:proofErr w:type="spellEnd"/>
      <w:r>
        <w:t>: Name of file containing ElastoDyn input parameters [-]</w:t>
      </w:r>
    </w:p>
    <w:p w:rsidR="00B76B55" w:rsidRDefault="00B76B55" w:rsidP="00B76B55">
      <w:r>
        <w:t>This is the name of the ElastoDyn inp</w:t>
      </w:r>
      <w:r w:rsidR="002C16F5">
        <w:t>ut file.</w:t>
      </w:r>
    </w:p>
    <w:p w:rsidR="009A4B60" w:rsidRDefault="009A4B60" w:rsidP="009A4B60">
      <w:pPr>
        <w:pStyle w:val="Heading3"/>
      </w:pPr>
      <w:proofErr w:type="spellStart"/>
      <w:proofErr w:type="gramStart"/>
      <w:r>
        <w:t>BDBldFile</w:t>
      </w:r>
      <w:proofErr w:type="spellEnd"/>
      <w:r>
        <w:t>(</w:t>
      </w:r>
      <w:proofErr w:type="gramEnd"/>
      <w:r>
        <w:t xml:space="preserve">1): Name of file containing </w:t>
      </w:r>
      <w:proofErr w:type="spellStart"/>
      <w:r>
        <w:t>BeamDyn</w:t>
      </w:r>
      <w:proofErr w:type="spellEnd"/>
      <w:r>
        <w:t xml:space="preserve"> input parameters for blade 1 [-]</w:t>
      </w:r>
    </w:p>
    <w:p w:rsidR="009A4B60" w:rsidRDefault="009A4B60" w:rsidP="009A4B60">
      <w:r>
        <w:t>This feature is currently disabled.</w:t>
      </w:r>
    </w:p>
    <w:p w:rsidR="00AE564B" w:rsidRDefault="00AE564B" w:rsidP="00AE564B">
      <w:pPr>
        <w:pStyle w:val="Heading3"/>
      </w:pPr>
      <w:proofErr w:type="spellStart"/>
      <w:proofErr w:type="gramStart"/>
      <w:r>
        <w:t>BDBldFile</w:t>
      </w:r>
      <w:proofErr w:type="spellEnd"/>
      <w:r>
        <w:t>(</w:t>
      </w:r>
      <w:proofErr w:type="gramEnd"/>
      <w:r>
        <w:t xml:space="preserve">2): Name of file containing </w:t>
      </w:r>
      <w:proofErr w:type="spellStart"/>
      <w:r>
        <w:t>BeamDyn</w:t>
      </w:r>
      <w:proofErr w:type="spellEnd"/>
      <w:r>
        <w:t xml:space="preserve"> input parameters for blade 2 [-]</w:t>
      </w:r>
    </w:p>
    <w:p w:rsidR="00AE564B" w:rsidRDefault="00AE564B" w:rsidP="00AE564B">
      <w:r>
        <w:t>This feature is currently disabled.</w:t>
      </w:r>
    </w:p>
    <w:p w:rsidR="00AE564B" w:rsidRDefault="00AE564B" w:rsidP="00AE564B">
      <w:pPr>
        <w:pStyle w:val="Heading3"/>
      </w:pPr>
      <w:proofErr w:type="spellStart"/>
      <w:proofErr w:type="gramStart"/>
      <w:r>
        <w:t>BDBldFile</w:t>
      </w:r>
      <w:proofErr w:type="spellEnd"/>
      <w:r>
        <w:t>(</w:t>
      </w:r>
      <w:proofErr w:type="gramEnd"/>
      <w:r>
        <w:t xml:space="preserve">3): Name of file containing </w:t>
      </w:r>
      <w:proofErr w:type="spellStart"/>
      <w:r>
        <w:t>BeamDyn</w:t>
      </w:r>
      <w:proofErr w:type="spellEnd"/>
      <w:r>
        <w:t xml:space="preserve"> input parameters for blade 3 [-]</w:t>
      </w:r>
    </w:p>
    <w:p w:rsidR="00AE564B" w:rsidRDefault="00AE564B" w:rsidP="00AE564B">
      <w:r>
        <w:t>This feature is currently disabled.</w:t>
      </w:r>
    </w:p>
    <w:p w:rsidR="001D3CFF" w:rsidRDefault="001D3CFF" w:rsidP="001D3CFF">
      <w:pPr>
        <w:pStyle w:val="Heading3"/>
      </w:pPr>
      <w:proofErr w:type="spellStart"/>
      <w:r>
        <w:t>AeroFile</w:t>
      </w:r>
      <w:proofErr w:type="spellEnd"/>
      <w:r>
        <w:t>: Name of file containing aerodynamic input parameters [-]</w:t>
      </w:r>
    </w:p>
    <w:p w:rsidR="004A0F59" w:rsidRPr="00572C86" w:rsidRDefault="001D3CFF" w:rsidP="001D3CFF">
      <w:r>
        <w:t>This is the name of the AeroDyn inp</w:t>
      </w:r>
      <w:r w:rsidR="002C16F5">
        <w:t xml:space="preserve">ut file. </w:t>
      </w:r>
      <w:r w:rsidR="004A0F59">
        <w:t xml:space="preserve">This file must be specified </w:t>
      </w:r>
      <w:r w:rsidR="004A0F59">
        <w:rPr>
          <w:i/>
        </w:rPr>
        <w:t xml:space="preserve">even if </w:t>
      </w:r>
      <w:proofErr w:type="spellStart"/>
      <w:r w:rsidR="004A0F59">
        <w:rPr>
          <w:b/>
          <w:i/>
        </w:rPr>
        <w:t>CompAero</w:t>
      </w:r>
      <w:proofErr w:type="spellEnd"/>
      <w:r w:rsidR="004A0F59">
        <w:rPr>
          <w:b/>
          <w:i/>
        </w:rPr>
        <w:t xml:space="preserve"> = 0</w:t>
      </w:r>
      <w:r w:rsidR="00572C86" w:rsidRPr="00572C86">
        <w:t xml:space="preserve">. This </w:t>
      </w:r>
      <w:r w:rsidR="00572C86">
        <w:t xml:space="preserve">is because ElastoDyn currently reads the AeroDyn input file for its blade discretization. We plan to fix this </w:t>
      </w:r>
      <w:r w:rsidR="00AB7DAA">
        <w:t>to use the meshes required in the FAST framework</w:t>
      </w:r>
      <w:r w:rsidR="00572C86">
        <w:t xml:space="preserve"> in a future release.</w:t>
      </w:r>
    </w:p>
    <w:p w:rsidR="00A82364" w:rsidRDefault="00A82364" w:rsidP="00A82364">
      <w:pPr>
        <w:pStyle w:val="Heading3"/>
      </w:pPr>
      <w:proofErr w:type="spellStart"/>
      <w:r>
        <w:lastRenderedPageBreak/>
        <w:t>ServoFile</w:t>
      </w:r>
      <w:proofErr w:type="spellEnd"/>
      <w:r>
        <w:t>: Name of file containing control and electrical-drive input parameters [-]</w:t>
      </w:r>
    </w:p>
    <w:p w:rsidR="00A82364" w:rsidRPr="002C16F5" w:rsidRDefault="00A82364" w:rsidP="00A82364">
      <w:pPr>
        <w:rPr>
          <w:b/>
        </w:rPr>
      </w:pPr>
      <w:r>
        <w:t xml:space="preserve">This is the name of the </w:t>
      </w:r>
      <w:proofErr w:type="spellStart"/>
      <w:r>
        <w:t>ServoDyn</w:t>
      </w:r>
      <w:proofErr w:type="spellEnd"/>
      <w:r>
        <w:t xml:space="preserve"> 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r w:rsidR="0002006B">
        <w:t>0</w:t>
      </w:r>
      <w:r w:rsidR="002C16F5" w:rsidRPr="002C16F5">
        <w:t>.</w:t>
      </w:r>
    </w:p>
    <w:p w:rsidR="001336DD" w:rsidRDefault="001336DD" w:rsidP="001336DD">
      <w:pPr>
        <w:pStyle w:val="Heading3"/>
      </w:pPr>
      <w:proofErr w:type="spellStart"/>
      <w:r>
        <w:t>HydroFile</w:t>
      </w:r>
      <w:proofErr w:type="spellEnd"/>
      <w:r>
        <w:t>: Name of file containing hydrodynamic input parameters [-]</w:t>
      </w:r>
    </w:p>
    <w:p w:rsidR="001336DD" w:rsidRDefault="001336DD" w:rsidP="001336DD">
      <w:r>
        <w:t xml:space="preserve">This is the name of the </w:t>
      </w:r>
      <w:proofErr w:type="spellStart"/>
      <w:r>
        <w:t>HydroDyn</w:t>
      </w:r>
      <w:proofErr w:type="spellEnd"/>
      <w:r>
        <w:t xml:space="preserve"> 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r w:rsidR="0002006B">
        <w:t>0</w:t>
      </w:r>
      <w:r w:rsidR="002C16F5" w:rsidRPr="002C16F5">
        <w:t>.</w:t>
      </w:r>
    </w:p>
    <w:p w:rsidR="001336DD" w:rsidRDefault="001336DD" w:rsidP="001336DD">
      <w:pPr>
        <w:pStyle w:val="Heading3"/>
      </w:pPr>
      <w:proofErr w:type="spellStart"/>
      <w:r>
        <w:t>SubFile</w:t>
      </w:r>
      <w:proofErr w:type="spellEnd"/>
      <w:r>
        <w:t xml:space="preserv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r w:rsidR="0002006B">
        <w:t>0</w:t>
      </w:r>
      <w:r w:rsidR="009D29B6" w:rsidRPr="002C16F5">
        <w:t>.</w:t>
      </w:r>
    </w:p>
    <w:p w:rsidR="00C22E8D" w:rsidRDefault="00C22E8D" w:rsidP="00C22E8D">
      <w:pPr>
        <w:pStyle w:val="Heading3"/>
      </w:pPr>
      <w:proofErr w:type="spellStart"/>
      <w:r>
        <w:t>MooringFile</w:t>
      </w:r>
      <w:proofErr w:type="spellEnd"/>
      <w:r>
        <w:t>: Name of file containing mooring system input parameters [-]</w:t>
      </w:r>
    </w:p>
    <w:p w:rsidR="00C22E8D" w:rsidRPr="00B76B55" w:rsidRDefault="00C22E8D" w:rsidP="00C22E8D">
      <w:r>
        <w:t>This is the name of the MAP (</w:t>
      </w:r>
      <w:proofErr w:type="spellStart"/>
      <w:r w:rsidRPr="00C22E8D">
        <w:rPr>
          <w:b/>
        </w:rPr>
        <w:t>CompMooring</w:t>
      </w:r>
      <w:proofErr w:type="spellEnd"/>
      <w:r>
        <w:t xml:space="preserve"> = 1) or </w:t>
      </w:r>
      <w:proofErr w:type="spellStart"/>
      <w:r>
        <w:t>FEAMooring</w:t>
      </w:r>
      <w:proofErr w:type="spellEnd"/>
      <w:r>
        <w:t xml:space="preserve"> (</w:t>
      </w:r>
      <w:proofErr w:type="spellStart"/>
      <w:r w:rsidRPr="00C22E8D">
        <w:rPr>
          <w:b/>
        </w:rPr>
        <w:t>CompMooring</w:t>
      </w:r>
      <w:proofErr w:type="spellEnd"/>
      <w:r>
        <w:t xml:space="preserve"> = 2) 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r>
        <w:t>0</w:t>
      </w:r>
      <w:r w:rsidRPr="002C16F5">
        <w:t>.</w:t>
      </w:r>
    </w:p>
    <w:p w:rsidR="00EB34CB" w:rsidRDefault="00EB34CB" w:rsidP="00EB34CB">
      <w:pPr>
        <w:pStyle w:val="Heading3"/>
      </w:pPr>
      <w:proofErr w:type="spellStart"/>
      <w:r>
        <w:t>IceFile</w:t>
      </w:r>
      <w:proofErr w:type="spellEnd"/>
      <w:r>
        <w:t>: Name of file containing ice input parameters [-]</w:t>
      </w:r>
    </w:p>
    <w:p w:rsidR="00EB34CB" w:rsidRPr="00B76B55" w:rsidRDefault="00EB34CB" w:rsidP="00EB34CB">
      <w:r>
        <w:t xml:space="preserve">This is the name of the </w:t>
      </w:r>
      <w:proofErr w:type="spellStart"/>
      <w:r>
        <w:t>IceFloe</w:t>
      </w:r>
      <w:proofErr w:type="spellEnd"/>
      <w:r>
        <w:t xml:space="preserve"> (</w:t>
      </w:r>
      <w:proofErr w:type="spellStart"/>
      <w:r w:rsidRPr="00C22E8D">
        <w:rPr>
          <w:b/>
        </w:rPr>
        <w:t>Comp</w:t>
      </w:r>
      <w:r>
        <w:rPr>
          <w:b/>
        </w:rPr>
        <w:t>Ice</w:t>
      </w:r>
      <w:proofErr w:type="spellEnd"/>
      <w:r>
        <w:rPr>
          <w:b/>
        </w:rPr>
        <w:t xml:space="preserve"> </w:t>
      </w:r>
      <w:r>
        <w:t xml:space="preserve">= 1) or </w:t>
      </w:r>
      <w:proofErr w:type="spellStart"/>
      <w:r>
        <w:t>IceDyn</w:t>
      </w:r>
      <w:proofErr w:type="spellEnd"/>
      <w:r>
        <w:t xml:space="preserve"> (</w:t>
      </w:r>
      <w:proofErr w:type="spellStart"/>
      <w:r w:rsidRPr="00C22E8D">
        <w:rPr>
          <w:b/>
        </w:rPr>
        <w:t>Comp</w:t>
      </w:r>
      <w:r>
        <w:rPr>
          <w:b/>
        </w:rPr>
        <w:t>Ice</w:t>
      </w:r>
      <w:proofErr w:type="spellEnd"/>
      <w:r>
        <w:t xml:space="preserve"> = 2) input file. It is not used if </w:t>
      </w:r>
      <w:proofErr w:type="spellStart"/>
      <w:r w:rsidRPr="00C22E8D">
        <w:rPr>
          <w:b/>
        </w:rPr>
        <w:t>Comp</w:t>
      </w:r>
      <w:r>
        <w:rPr>
          <w:b/>
        </w:rPr>
        <w:t>Ice</w:t>
      </w:r>
      <w:proofErr w:type="spellEnd"/>
      <w:r>
        <w:t> </w:t>
      </w:r>
      <w:r>
        <w:rPr>
          <w:b/>
        </w:rPr>
        <w:t>=</w:t>
      </w:r>
      <w:r>
        <w:t> 0</w:t>
      </w:r>
      <w:r w:rsidRPr="002C16F5">
        <w:t>.</w:t>
      </w:r>
    </w:p>
    <w:p w:rsidR="00D37DB1" w:rsidRDefault="00D37DB1" w:rsidP="00D37DB1">
      <w:pPr>
        <w:pStyle w:val="Heading2"/>
      </w:pPr>
      <w:r>
        <w:t>Output</w:t>
      </w:r>
    </w:p>
    <w:p w:rsidR="002E52E3" w:rsidRPr="002E52E3" w:rsidRDefault="002E52E3" w:rsidP="002E52E3">
      <w:r>
        <w:t>This section deals with what can be output from a FAST simulation.</w:t>
      </w:r>
    </w:p>
    <w:p w:rsidR="00C22E8D" w:rsidRDefault="00D37DB1" w:rsidP="00D37DB1">
      <w:pPr>
        <w:pStyle w:val="Heading3"/>
      </w:pPr>
      <w:proofErr w:type="spellStart"/>
      <w:r>
        <w:t>SumPrint</w:t>
      </w:r>
      <w:proofErr w:type="spellEnd"/>
      <w:r>
        <w:t xml:space="preserve">: </w:t>
      </w:r>
      <w:r w:rsidR="00066DFD">
        <w:t>Print summary data to “&lt;</w:t>
      </w:r>
      <w:proofErr w:type="spellStart"/>
      <w:r w:rsidR="00066DFD">
        <w:t>RootName</w:t>
      </w:r>
      <w:proofErr w:type="spellEnd"/>
      <w:r w:rsidR="00066DFD">
        <w:t>&gt;.sum” [T/F]</w:t>
      </w:r>
    </w:p>
    <w:p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rsidR="00616C1F" w:rsidRDefault="00616C1F" w:rsidP="00616C1F">
      <w:pPr>
        <w:pStyle w:val="Heading3"/>
      </w:pPr>
      <w:proofErr w:type="spellStart"/>
      <w:r>
        <w:t>SttsTime</w:t>
      </w:r>
      <w:proofErr w:type="spellEnd"/>
      <w:r>
        <w:t>: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3D0A41CC" wp14:editId="4D8B0B0C">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simulation</w:t>
      </w:r>
      <w:r>
        <w:t xml:space="preserve"> time. </w:t>
      </w:r>
    </w:p>
    <w:p w:rsidR="00C84D03" w:rsidRDefault="00C84D03" w:rsidP="00C84D03">
      <w:pPr>
        <w:pStyle w:val="Heading3"/>
      </w:pPr>
      <w:proofErr w:type="spellStart"/>
      <w:r>
        <w:t>DT_Out</w:t>
      </w:r>
      <w:proofErr w:type="spellEnd"/>
      <w:r>
        <w:t>: Time step for tabular output [</w:t>
      </w:r>
      <w:r w:rsidR="007C61F5">
        <w:t>s</w:t>
      </w:r>
      <w:r>
        <w:t>]</w:t>
      </w:r>
    </w:p>
    <w:p w:rsidR="00C84D03" w:rsidRDefault="00C84D03" w:rsidP="00C84D03">
      <w:pPr>
        <w:rPr>
          <w:b/>
        </w:rPr>
      </w:pPr>
      <w:r>
        <w:t xml:space="preserve">This is 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rsidR="00E371BB" w:rsidRDefault="00E371BB" w:rsidP="00E371BB">
      <w:pPr>
        <w:pStyle w:val="Heading3"/>
      </w:pPr>
      <w:proofErr w:type="spellStart"/>
      <w:r>
        <w:t>TStart</w:t>
      </w:r>
      <w:proofErr w:type="spellEnd"/>
      <w:r>
        <w: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rsidR="007C61F5" w:rsidRDefault="007C61F5" w:rsidP="007C61F5">
      <w:pPr>
        <w:pStyle w:val="Heading3"/>
      </w:pPr>
      <w:proofErr w:type="spellStart"/>
      <w:r>
        <w:t>OutFileFmt</w:t>
      </w:r>
      <w:proofErr w:type="spellEnd"/>
      <w:r>
        <w:t>: Time to begin tabular output [</w:t>
      </w:r>
      <w:r w:rsidR="00441220">
        <w:t>1, 2, or 3</w:t>
      </w:r>
      <w:r>
        <w:t>]</w:t>
      </w:r>
    </w:p>
    <w:p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1, only a text file will be written. If </w:t>
      </w:r>
      <w:proofErr w:type="spellStart"/>
      <w:r w:rsidRPr="00441220">
        <w:rPr>
          <w:b/>
        </w:rPr>
        <w:t>OutFileFmt</w:t>
      </w:r>
      <w:proofErr w:type="spellEnd"/>
      <w:r>
        <w:t xml:space="preserve"> is 2, only a binary file will be written. If </w:t>
      </w:r>
      <w:proofErr w:type="spellStart"/>
      <w:r w:rsidRPr="00441220">
        <w:rPr>
          <w:b/>
        </w:rPr>
        <w:t>OutFileFmt</w:t>
      </w:r>
      <w:proofErr w:type="spellEnd"/>
      <w:r>
        <w:t xml:space="preserve"> is 3, both text and binary files will be written.</w:t>
      </w:r>
    </w:p>
    <w:p w:rsidR="00441220" w:rsidRDefault="00441220" w:rsidP="007C61F5">
      <w:r>
        <w:lastRenderedPageBreak/>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Binary files keep more precise values than text files (which are limited by the chosen output format </w:t>
      </w:r>
      <w:proofErr w:type="spellStart"/>
      <w:r>
        <w:t>specifier</w:t>
      </w:r>
      <w:proofErr w:type="spellEnd"/>
      <w:r>
        <w:t>).</w:t>
      </w:r>
    </w:p>
    <w:p w:rsidR="00441220" w:rsidRPr="00C84D03" w:rsidRDefault="00441220" w:rsidP="007C61F5">
      <w:pPr>
        <w:rPr>
          <w:b/>
        </w:rPr>
      </w:pPr>
      <w:r>
        <w:t>We recommend you use text files for debugging and binary files for production work.</w:t>
      </w:r>
    </w:p>
    <w:p w:rsidR="00441220" w:rsidRDefault="00441220" w:rsidP="00441220">
      <w:pPr>
        <w:pStyle w:val="Heading3"/>
      </w:pPr>
      <w:proofErr w:type="spellStart"/>
      <w:r>
        <w:t>TabDelim</w:t>
      </w:r>
      <w:proofErr w:type="spellEnd"/>
      <w:r>
        <w:t>: Use tab delimiters in text tabular output file? [T/F]</w:t>
      </w:r>
    </w:p>
    <w:p w:rsidR="00441220" w:rsidRPr="00441220" w:rsidRDefault="00AB6BDA" w:rsidP="00441220">
      <w:r>
        <w:t xml:space="preserve">When </w:t>
      </w:r>
      <w:proofErr w:type="spellStart"/>
      <w:r w:rsidR="00441220">
        <w:rPr>
          <w:b/>
        </w:rPr>
        <w:t>OutFileFmt</w:t>
      </w:r>
      <w:proofErr w:type="spellEnd"/>
      <w:r w:rsidR="00441220">
        <w:t xml:space="preserve"> = 1 or 3, setting </w:t>
      </w:r>
      <w:proofErr w:type="spellStart"/>
      <w:r w:rsidR="00441220">
        <w:rPr>
          <w:b/>
        </w:rPr>
        <w:t>TabDelim</w:t>
      </w:r>
      <w:proofErr w:type="spellEnd"/>
      <w:r w:rsidR="00441220">
        <w:t xml:space="preserve"> to “true” will put tabs between columns in the text tabular output file.</w:t>
      </w:r>
      <w:r>
        <w:t xml:space="preserve"> Otherwise, spaces will separate columns in text tabular output file.</w:t>
      </w:r>
      <w:r w:rsidR="00441220">
        <w:t xml:space="preserve"> If </w:t>
      </w:r>
      <w:proofErr w:type="spellStart"/>
      <w:r w:rsidR="00441220">
        <w:rPr>
          <w:b/>
        </w:rPr>
        <w:t>OutFileFmt</w:t>
      </w:r>
      <w:proofErr w:type="spellEnd"/>
      <w:r w:rsidR="00441220">
        <w:rPr>
          <w:b/>
        </w:rPr>
        <w:t xml:space="preserve"> </w:t>
      </w:r>
      <w:r w:rsidR="00441220">
        <w:t xml:space="preserve">= 2, </w:t>
      </w:r>
      <w:proofErr w:type="spellStart"/>
      <w:r w:rsidR="00441220">
        <w:rPr>
          <w:b/>
        </w:rPr>
        <w:t>TabDelim</w:t>
      </w:r>
      <w:proofErr w:type="spellEnd"/>
      <w:r w:rsidR="00441220">
        <w:t xml:space="preserve"> has no effect.</w:t>
      </w:r>
    </w:p>
    <w:p w:rsidR="00AB6BDA" w:rsidRDefault="00AB6BDA" w:rsidP="00AB6BDA">
      <w:pPr>
        <w:pStyle w:val="Heading3"/>
      </w:pPr>
      <w:proofErr w:type="spellStart"/>
      <w:r>
        <w:t>OutFmt</w:t>
      </w:r>
      <w:proofErr w:type="spellEnd"/>
      <w:r>
        <w:t>: Format used for text tabular output, excluding the time channel [-]</w:t>
      </w:r>
    </w:p>
    <w:p w:rsidR="00AB6BDA" w:rsidRDefault="00AB6BDA" w:rsidP="00460C71">
      <w:r>
        <w:t xml:space="preserve">When </w:t>
      </w:r>
      <w:proofErr w:type="spellStart"/>
      <w:r>
        <w:rPr>
          <w:b/>
        </w:rPr>
        <w:t>OutFileFmt</w:t>
      </w:r>
      <w:proofErr w:type="spellEnd"/>
      <w:r>
        <w:t xml:space="preserve"> = 1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 The time channel is printed using the “</w:t>
      </w:r>
      <w:r w:rsidRPr="00AB6BDA">
        <w:t>F10.4</w:t>
      </w:r>
      <w:r>
        <w:t xml:space="preserve">” format. We commonly specify </w:t>
      </w:r>
      <w:proofErr w:type="spellStart"/>
      <w:r>
        <w:rPr>
          <w:b/>
        </w:rPr>
        <w:t>OutFmt</w:t>
      </w:r>
      <w:proofErr w:type="spellEnd"/>
      <w:r>
        <w:t xml:space="preserve"> to be “ES10.3E2”.</w:t>
      </w:r>
    </w:p>
    <w:p w:rsidR="00AB6BDA" w:rsidRPr="00AB6BDA" w:rsidRDefault="00AB6BDA" w:rsidP="00460C71">
      <w:r>
        <w:t xml:space="preserve">If </w:t>
      </w:r>
      <w:proofErr w:type="spellStart"/>
      <w:r>
        <w:rPr>
          <w:b/>
        </w:rPr>
        <w:t>OutFileFmt</w:t>
      </w:r>
      <w:proofErr w:type="spellEnd"/>
      <w:r>
        <w:rPr>
          <w:b/>
        </w:rPr>
        <w:t xml:space="preserve"> </w:t>
      </w:r>
      <w:r>
        <w:t xml:space="preserve">= 2, </w:t>
      </w:r>
      <w:proofErr w:type="spellStart"/>
      <w:r w:rsidRPr="00AB6BDA">
        <w:rPr>
          <w:b/>
        </w:rPr>
        <w:t>OutFmt</w:t>
      </w:r>
      <w:proofErr w:type="spellEnd"/>
      <w:r>
        <w:t xml:space="preserve"> has no effect.</w:t>
      </w:r>
    </w:p>
    <w:p w:rsidR="009B51A8" w:rsidRDefault="00FA6C56" w:rsidP="002E4801">
      <w:pPr>
        <w:pStyle w:val="Heading1"/>
      </w:pPr>
      <w:r>
        <w:t xml:space="preserve">Modeling </w:t>
      </w:r>
      <w:r w:rsidR="009B51A8">
        <w:t>Tips</w:t>
      </w:r>
    </w:p>
    <w:p w:rsidR="009B51A8" w:rsidRDefault="009B51A8" w:rsidP="009B51A8">
      <w:r>
        <w:t>If a model is unstable, you can try these steps</w:t>
      </w:r>
    </w:p>
    <w:p w:rsidR="009B51A8" w:rsidRPr="00B20DF4" w:rsidRDefault="009B51A8" w:rsidP="009B51A8">
      <w:pPr>
        <w:pStyle w:val="ListParagraph"/>
        <w:numPr>
          <w:ilvl w:val="0"/>
          <w:numId w:val="9"/>
        </w:numPr>
        <w:rPr>
          <w:b/>
        </w:rPr>
      </w:pPr>
      <w:r>
        <w:t>Add a correction step (</w:t>
      </w:r>
      <w:proofErr w:type="spellStart"/>
      <w:r w:rsidRPr="00B20DF4">
        <w:rPr>
          <w:b/>
        </w:rPr>
        <w:t>NumCrctn</w:t>
      </w:r>
      <w:proofErr w:type="spellEnd"/>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rsidR="009B51A8" w:rsidRPr="008F7B47" w:rsidRDefault="009B51A8" w:rsidP="009B51A8">
      <w:pPr>
        <w:pStyle w:val="ListParagraph"/>
        <w:numPr>
          <w:ilvl w:val="0"/>
          <w:numId w:val="9"/>
        </w:numPr>
        <w:rPr>
          <w:b/>
        </w:rPr>
      </w:pPr>
      <w:r>
        <w:t>Set better initial conditions in the module input files (particularly ElastoDyn).</w:t>
      </w:r>
    </w:p>
    <w:p w:rsidR="006552FB" w:rsidRDefault="006552FB" w:rsidP="005847A9">
      <w:pPr>
        <w:pStyle w:val="Heading1"/>
      </w:pPr>
      <w:bookmarkStart w:id="22" w:name="_Ref391885623"/>
      <w:r>
        <w:t>Limitations</w:t>
      </w:r>
      <w:bookmarkEnd w:id="20"/>
      <w:bookmarkEnd w:id="22"/>
    </w:p>
    <w:p w:rsidR="00435832" w:rsidRDefault="00435832" w:rsidP="00AC31AB">
      <w:r>
        <w:fldChar w:fldCharType="begin"/>
      </w:r>
      <w:r>
        <w:instrText xml:space="preserve"> REF _Ref368603146 \h </w:instrText>
      </w:r>
      <w:r>
        <w:fldChar w:fldCharType="separate"/>
      </w:r>
      <w:r w:rsidR="00DD0379">
        <w:t xml:space="preserve">Table </w:t>
      </w:r>
      <w:r w:rsidR="00DD0379">
        <w:rPr>
          <w:noProof/>
        </w:rPr>
        <w:t>1</w:t>
      </w:r>
      <w:r>
        <w:fldChar w:fldCharType="end"/>
      </w:r>
      <w:r>
        <w:t xml:space="preserve"> shows a comparison of features, includi</w:t>
      </w:r>
      <w:r w:rsidR="00AC7793">
        <w:t xml:space="preserve">ng </w:t>
      </w:r>
      <w:r w:rsidR="001847A2">
        <w:t xml:space="preserve">which </w:t>
      </w:r>
      <w:r w:rsidR="009614E1">
        <w:t xml:space="preserve">features of </w:t>
      </w:r>
      <w:r w:rsidR="001847A2">
        <w:t>FAST v7 need to be added to</w:t>
      </w:r>
      <w:r w:rsidR="00AC7793">
        <w:t xml:space="preserve"> FAST v8.08</w:t>
      </w:r>
      <w:r w:rsidR="009C2307">
        <w:t>.00c-bjj</w:t>
      </w:r>
      <w:r>
        <w:t>.</w:t>
      </w:r>
    </w:p>
    <w:p w:rsidR="004502F5" w:rsidRDefault="004502F5" w:rsidP="007260CD">
      <w:pPr>
        <w:pStyle w:val="ListParagraph"/>
        <w:numPr>
          <w:ilvl w:val="0"/>
          <w:numId w:val="11"/>
        </w:numPr>
      </w:pPr>
      <w:r>
        <w:t>FAST v8</w:t>
      </w:r>
      <w:r w:rsidR="000210A1">
        <w:t>.08.00c-bjj</w:t>
      </w:r>
      <w:r>
        <w:t xml:space="preserve"> is distributed as both a 32-bit and 64-bit Windows application. However, the 64-bit application cannot run the MAP module. We are working to update the MAP </w:t>
      </w:r>
      <w:proofErr w:type="spellStart"/>
      <w:r>
        <w:t>dll</w:t>
      </w:r>
      <w:proofErr w:type="spellEnd"/>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v8.08</w:t>
      </w:r>
      <w:r w:rsidR="005B5316">
        <w:t>.</w:t>
      </w:r>
      <w:r w:rsidR="009C2307" w:rsidRPr="009C2307">
        <w:t xml:space="preserve"> </w:t>
      </w:r>
      <w:r w:rsidR="009C2307">
        <w:t>00c-bjj</w:t>
      </w:r>
      <w:r w:rsidR="005B5316">
        <w:t xml:space="preserve"> runs slower than FAST v7.02.</w:t>
      </w:r>
      <w:r w:rsidR="009C2307">
        <w:t>00d-bjj (though the offshore cases run significantly faster than FAST v8.03.02b-bjj)</w:t>
      </w:r>
      <w:r w:rsidR="00D37EC2">
        <w:t xml:space="preserve">. </w:t>
      </w:r>
      <w:r w:rsidR="00435832">
        <w:t xml:space="preserve">We have put our effort into getting the framework </w:t>
      </w:r>
      <w:r w:rsidR="00435832">
        <w:lastRenderedPageBreak/>
        <w:t>to work and will address computational efficiency later. We expect great improvements in efficiency as development continues.</w:t>
      </w:r>
    </w:p>
    <w:p w:rsidR="006552FB" w:rsidRDefault="006552FB" w:rsidP="005847A9">
      <w:pPr>
        <w:pStyle w:val="Heading1"/>
      </w:pPr>
      <w:r>
        <w:t>Future Work</w:t>
      </w:r>
    </w:p>
    <w:p w:rsidR="00C7297C" w:rsidRDefault="00C7297C" w:rsidP="00AC31AB">
      <w:r w:rsidRPr="003F591E">
        <w:t>All future developments of FAST will follow the framework.</w:t>
      </w:r>
    </w:p>
    <w:p w:rsidR="00C7297C" w:rsidRDefault="00C7297C" w:rsidP="003C2940">
      <w:pPr>
        <w:pStyle w:val="ListParagraph"/>
        <w:numPr>
          <w:ilvl w:val="0"/>
          <w:numId w:val="1"/>
        </w:numPr>
      </w:pPr>
      <w:r>
        <w:t xml:space="preserve">Items from the </w:t>
      </w:r>
      <w:r w:rsidR="002B2441">
        <w:t>“</w:t>
      </w:r>
      <w:r w:rsidR="00253827">
        <w:fldChar w:fldCharType="begin"/>
      </w:r>
      <w:r w:rsidR="00253827">
        <w:instrText xml:space="preserve"> REF _Ref391885623 \h </w:instrText>
      </w:r>
      <w:r w:rsidR="00253827">
        <w:fldChar w:fldCharType="separate"/>
      </w:r>
      <w:r w:rsidR="00DD0379">
        <w:t>Limitations</w:t>
      </w:r>
      <w:r w:rsidR="00253827">
        <w:fldChar w:fldCharType="end"/>
      </w:r>
      <w:r w:rsidR="002B2441">
        <w:t xml:space="preserve">” </w:t>
      </w:r>
      <w:r>
        <w:t>section will be addressed</w:t>
      </w:r>
    </w:p>
    <w:p w:rsidR="00C7297C" w:rsidRDefault="00C7297C" w:rsidP="00C7297C">
      <w:pPr>
        <w:pStyle w:val="ListParagraph"/>
        <w:numPr>
          <w:ilvl w:val="0"/>
          <w:numId w:val="1"/>
        </w:numPr>
      </w:pPr>
      <w:r>
        <w:t xml:space="preserve">Introduce </w:t>
      </w:r>
      <w:r w:rsidRPr="00C7297C">
        <w:t xml:space="preserve">the new </w:t>
      </w:r>
      <w:proofErr w:type="spellStart"/>
      <w:r w:rsidRPr="00C7297C">
        <w:t>BeamDyn</w:t>
      </w:r>
      <w:proofErr w:type="spellEnd"/>
      <w:r w:rsidRPr="00C7297C">
        <w:t xml:space="preserve"> module for nonlinear finite-element modeling of blade dynamics</w:t>
      </w:r>
    </w:p>
    <w:p w:rsidR="00EA4DEE" w:rsidRDefault="00C7297C" w:rsidP="00C7297C">
      <w:pPr>
        <w:pStyle w:val="ListParagraph"/>
        <w:numPr>
          <w:ilvl w:val="0"/>
          <w:numId w:val="1"/>
        </w:numPr>
      </w:pPr>
      <w:r>
        <w:t>U</w:t>
      </w:r>
      <w:r w:rsidRPr="00C7297C">
        <w:t>pgrade</w:t>
      </w:r>
      <w:r>
        <w:t xml:space="preserve"> the </w:t>
      </w:r>
      <w:r w:rsidRPr="00C7297C">
        <w:t xml:space="preserve">loose coupling algorithm </w:t>
      </w:r>
      <w:r>
        <w:t xml:space="preserve">of the glue code to </w:t>
      </w:r>
      <w:r w:rsidRPr="00C7297C">
        <w:t>allow each module to have its own time step</w:t>
      </w:r>
      <w:r w:rsidR="000E1D2E">
        <w:t>, including time steps larger than the glue-code time step.</w:t>
      </w:r>
    </w:p>
    <w:p w:rsidR="002E5163" w:rsidRDefault="002E5163" w:rsidP="00941C74">
      <w:pPr>
        <w:pStyle w:val="ListParagraph"/>
        <w:numPr>
          <w:ilvl w:val="0"/>
          <w:numId w:val="1"/>
        </w:numPr>
      </w:pPr>
      <w:r>
        <w:t>ElastoDyn will have a separate discretization scheme</w:t>
      </w:r>
      <w:r w:rsidR="00435832">
        <w:t xml:space="preserve"> for the blades and tower</w:t>
      </w:r>
      <w:r>
        <w:t xml:space="preserve"> (currently </w:t>
      </w:r>
      <w:r w:rsidR="00C7297C">
        <w:t xml:space="preserve">ElastoDyn uses </w:t>
      </w:r>
      <w:proofErr w:type="spellStart"/>
      <w:r w:rsidR="00C7297C">
        <w:t>AeroDyn’s</w:t>
      </w:r>
      <w:proofErr w:type="spellEnd"/>
      <w:r w:rsidR="00C7297C">
        <w:t xml:space="preserve"> blade discretization and AeroDyn uses </w:t>
      </w:r>
      <w:proofErr w:type="spellStart"/>
      <w:r w:rsidR="00C7297C">
        <w:t>ElastoDyn’s</w:t>
      </w:r>
      <w:proofErr w:type="spellEnd"/>
      <w:r w:rsidR="00C7297C">
        <w:t xml:space="preserve"> tower discretization</w:t>
      </w:r>
      <w:r>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941C74">
      <w:pPr>
        <w:pStyle w:val="ListParagraph"/>
        <w:numPr>
          <w:ilvl w:val="0"/>
          <w:numId w:val="1"/>
        </w:numPr>
      </w:pPr>
      <w:r>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5847A9">
      <w:pPr>
        <w:pStyle w:val="Heading1"/>
      </w:pPr>
      <w:bookmarkStart w:id="23" w:name="_Ref352670793"/>
      <w:r>
        <w:t>Converting to FAST v8.0</w:t>
      </w:r>
      <w:r w:rsidR="008949F6">
        <w:t>8</w:t>
      </w:r>
      <w:r>
        <w:t>.x</w:t>
      </w:r>
      <w:bookmarkEnd w:id="23"/>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w:t>
      </w:r>
      <w:proofErr w:type="spellStart"/>
      <w:r w:rsidR="00BA0751">
        <w:t>ServoDyn</w:t>
      </w:r>
      <w:proofErr w:type="spellEnd"/>
      <w:r w:rsidR="00BA0751">
        <w:t xml:space="preserve"> </w:t>
      </w:r>
      <w:r w:rsidR="00F65048" w:rsidRPr="00253827">
        <w:t>v1.01.</w:t>
      </w:r>
      <w:r w:rsidR="00253827" w:rsidRPr="00253827">
        <w:t>x</w:t>
      </w:r>
      <w:r w:rsidR="00ED5157">
        <w:t xml:space="preserve">, and </w:t>
      </w:r>
      <w:proofErr w:type="spellStart"/>
      <w:r w:rsidR="00ED5157">
        <w:t>HydroDyn</w:t>
      </w:r>
      <w:proofErr w:type="spellEnd"/>
      <w:r w:rsidR="00ED5157">
        <w:t xml:space="preserve"> v2.01.x</w:t>
      </w:r>
      <w:r w:rsidR="00BA0751" w:rsidRPr="00253827">
        <w:t>. T</w:t>
      </w:r>
      <w:r w:rsidR="00BA0751">
        <w:t xml:space="preserve">hese template files can be found in the </w:t>
      </w:r>
      <w:proofErr w:type="spellStart"/>
      <w:r w:rsidR="00310129">
        <w:t>Matlab</w:t>
      </w:r>
      <w:proofErr w:type="spellEnd"/>
      <w:r w:rsidR="00310129">
        <w:t xml:space="preserve"> </w:t>
      </w:r>
      <w:r w:rsidR="00BA0751">
        <w:t xml:space="preserve">Simulation Toolbox that is now included in the FAST archive:  </w:t>
      </w:r>
      <w:r w:rsidR="00BA0751" w:rsidRPr="00BA0751">
        <w:t>Utilities\</w:t>
      </w:r>
      <w:proofErr w:type="spellStart"/>
      <w:r w:rsidR="00BA0751" w:rsidRPr="00BA0751">
        <w:t>SimulationToolbox</w:t>
      </w:r>
      <w:proofErr w:type="spellEnd"/>
      <w:r w:rsidR="00BA0751" w:rsidRPr="00BA0751">
        <w:t>\</w:t>
      </w:r>
      <w:proofErr w:type="spellStart"/>
      <w:r w:rsidR="00BA0751" w:rsidRPr="00BA0751">
        <w:t>ConvertFASTVersions</w:t>
      </w:r>
      <w:proofErr w:type="spellEnd"/>
      <w:r w:rsidR="00BA0751" w:rsidRPr="00BA0751">
        <w:t>\</w:t>
      </w:r>
      <w:proofErr w:type="spellStart"/>
      <w:r w:rsidR="00BA0751" w:rsidRPr="00BA0751">
        <w:t>TemplateFiles</w:t>
      </w:r>
      <w:proofErr w:type="spellEnd"/>
    </w:p>
    <w:p w:rsidR="00F81797" w:rsidRDefault="00F81797" w:rsidP="00214A47">
      <w:r>
        <w:t>See the “</w:t>
      </w:r>
      <w:proofErr w:type="spellStart"/>
      <w:r w:rsidR="002C4FC6">
        <w:fldChar w:fldCharType="begin"/>
      </w:r>
      <w:r w:rsidR="002C4FC6">
        <w:instrText xml:space="preserve"> REF _Ref391845887 \h </w:instrText>
      </w:r>
      <w:r w:rsidR="002C4FC6">
        <w:fldChar w:fldCharType="separate"/>
      </w:r>
      <w:r w:rsidR="00DD0379">
        <w:t>Matlab</w:t>
      </w:r>
      <w:proofErr w:type="spellEnd"/>
      <w:r w:rsidR="00DD0379">
        <w:t xml:space="preserve"> Conversion Scripts</w:t>
      </w:r>
      <w:r w:rsidR="002C4FC6">
        <w:fldChar w:fldCharType="end"/>
      </w:r>
      <w:r>
        <w:t>” section below for help in automatically converting input files to the latest version.</w:t>
      </w:r>
    </w:p>
    <w:p w:rsidR="00ED5157" w:rsidRDefault="00ED5157" w:rsidP="00ED5157">
      <w:r>
        <w:t xml:space="preserve">Also note that you can find example input files in the FAST v8.08.00c-bjj archive’s </w:t>
      </w:r>
      <w:proofErr w:type="spellStart"/>
      <w:r>
        <w:t>CertTest</w:t>
      </w:r>
      <w:proofErr w:type="spellEnd"/>
      <w:r>
        <w:t xml:space="preserve"> folder. See the “</w:t>
      </w:r>
      <w:r>
        <w:fldChar w:fldCharType="begin"/>
      </w:r>
      <w:r>
        <w:instrText xml:space="preserve"> REF _Ref391890933 \h </w:instrText>
      </w:r>
      <w:r>
        <w:fldChar w:fldCharType="separate"/>
      </w:r>
      <w:r>
        <w:t>Certification Tests</w:t>
      </w:r>
      <w:r>
        <w:fldChar w:fldCharType="end"/>
      </w:r>
      <w:r>
        <w:t>” section of this document for descriptions.</w:t>
      </w:r>
    </w:p>
    <w:p w:rsidR="00214A47" w:rsidRDefault="00214A47" w:rsidP="005847A9">
      <w:pPr>
        <w:pStyle w:val="Heading2"/>
      </w:pPr>
      <w:r>
        <w:t>Summary of Changes to Inputs</w:t>
      </w:r>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ADFile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SrvDFile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lastRenderedPageBreak/>
              <w:t>HDFile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SDFile</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MAPFile</w:t>
            </w:r>
            <w:proofErr w:type="spellEnd"/>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proofErr w:type="spellStart"/>
            <w:r w:rsidRPr="00BE4686">
              <w:rPr>
                <w:b w:val="0"/>
              </w:rPr>
              <w:t>CompMAP</w:t>
            </w:r>
            <w:proofErr w:type="spellEnd"/>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rsidR="00A961B1" w:rsidRDefault="00A961B1" w:rsidP="00A961B1">
      <w:pPr>
        <w:pStyle w:val="ListParagraph"/>
        <w:numPr>
          <w:ilvl w:val="0"/>
          <w:numId w:val="3"/>
        </w:numPr>
      </w:pPr>
      <w:r>
        <w:t xml:space="preserve">Most of the feature </w:t>
      </w:r>
      <w:r w:rsidRPr="00A961B1">
        <w:rPr>
          <w:i/>
        </w:rPr>
        <w:t>flags</w:t>
      </w:r>
      <w:r>
        <w:t xml:space="preserve"> changed to feature </w:t>
      </w:r>
      <w:r w:rsidRPr="00BE4686">
        <w:rPr>
          <w:i/>
        </w:rPr>
        <w:t>switches</w:t>
      </w:r>
      <w:r>
        <w:t xml:space="preserve"> in the primary </w:t>
      </w:r>
      <w:r w:rsidR="007D09CB">
        <w:t xml:space="preserve">FAST </w:t>
      </w:r>
      <w:r>
        <w:t xml:space="preserve">input file. Instead of true/false 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rsidR="00A961B1" w:rsidRPr="00A961B1" w:rsidRDefault="00A961B1" w:rsidP="00A961B1">
      <w:pPr>
        <w:pStyle w:val="ListParagraph"/>
        <w:numPr>
          <w:ilvl w:val="0"/>
          <w:numId w:val="3"/>
        </w:numPr>
      </w:pPr>
      <w:r>
        <w:t xml:space="preserve">Inputs for coupling with modules </w:t>
      </w:r>
      <w:proofErr w:type="spellStart"/>
      <w:r>
        <w:t>IceFloe</w:t>
      </w:r>
      <w:proofErr w:type="spellEnd"/>
      <w:r>
        <w:t xml:space="preserve"> and </w:t>
      </w:r>
      <w:proofErr w:type="spellStart"/>
      <w:r>
        <w:t>IceDyn</w:t>
      </w:r>
      <w:proofErr w:type="spellEnd"/>
      <w:r>
        <w:t xml:space="preserve"> have been added: </w:t>
      </w:r>
      <w:proofErr w:type="spellStart"/>
      <w:r w:rsidRPr="00A961B1">
        <w:rPr>
          <w:b/>
        </w:rPr>
        <w:t>CompIce</w:t>
      </w:r>
      <w:proofErr w:type="spellEnd"/>
      <w:r>
        <w:t xml:space="preserve"> and </w:t>
      </w:r>
      <w:proofErr w:type="spellStart"/>
      <w:r w:rsidRPr="00A961B1">
        <w:rPr>
          <w:b/>
        </w:rPr>
        <w:t>IceFile</w:t>
      </w:r>
      <w:proofErr w:type="spellEnd"/>
    </w:p>
    <w:p w:rsidR="000A7AE6" w:rsidRPr="00BE4686" w:rsidRDefault="00BE4686" w:rsidP="00BE4686">
      <w:pPr>
        <w:pStyle w:val="ListParagraph"/>
        <w:numPr>
          <w:ilvl w:val="0"/>
          <w:numId w:val="3"/>
        </w:numPr>
        <w:rPr>
          <w:b/>
        </w:rPr>
      </w:pPr>
      <w:r>
        <w:t xml:space="preserve">Several new inputs for future coupling </w:t>
      </w:r>
      <w:proofErr w:type="spellStart"/>
      <w:r>
        <w:t>BeamDyn</w:t>
      </w:r>
      <w:proofErr w:type="spellEnd"/>
      <w:r>
        <w:t xml:space="preserve">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 xml:space="preserve">. </w:t>
      </w:r>
    </w:p>
    <w:p w:rsidR="00A961B1" w:rsidRPr="00B31562" w:rsidRDefault="00A961B1" w:rsidP="00B31562">
      <w:pPr>
        <w:pStyle w:val="ListParagraph"/>
        <w:numPr>
          <w:ilvl w:val="0"/>
          <w:numId w:val="3"/>
        </w:numPr>
      </w:pPr>
      <w:r>
        <w:t xml:space="preserve">The modules ElastoDyn, </w:t>
      </w:r>
      <w:proofErr w:type="spellStart"/>
      <w:r>
        <w:t>ServoDyn</w:t>
      </w:r>
      <w:proofErr w:type="spellEnd"/>
      <w:r>
        <w:t>,</w:t>
      </w:r>
      <w:r w:rsidRPr="00A961B1">
        <w:t xml:space="preserve"> </w:t>
      </w:r>
      <w:r>
        <w:t xml:space="preserve">AeroDyn, </w:t>
      </w:r>
      <w:proofErr w:type="spellStart"/>
      <w:r>
        <w:t>HydroDyn</w:t>
      </w:r>
      <w:proofErr w:type="spellEnd"/>
      <w:r>
        <w:t xml:space="preserve">, and SubDyn allow users to input the string “default” for their respective time steps, which will then use the time step from the </w:t>
      </w:r>
      <w:r w:rsidR="007D09CB">
        <w:t xml:space="preserve">FAST </w:t>
      </w:r>
      <w:r>
        <w:t>primary input file.</w:t>
      </w:r>
    </w:p>
    <w:p w:rsidR="007A051E" w:rsidRDefault="007A051E" w:rsidP="007A051E">
      <w:pPr>
        <w:pStyle w:val="Heading3"/>
      </w:pPr>
      <w:r>
        <w:t>Changes in FAST v8.03.02b-bjj</w:t>
      </w:r>
    </w:p>
    <w:p w:rsidR="00B00831" w:rsidRPr="00A961B1" w:rsidRDefault="00B00831" w:rsidP="00B00831">
      <w:r>
        <w:t>The following list describes the differences in the FAST</w:t>
      </w:r>
      <w:r w:rsidR="009445DA">
        <w:t xml:space="preserve">, ElastoDyn, and </w:t>
      </w:r>
      <w:proofErr w:type="spellStart"/>
      <w:r w:rsidR="009445DA">
        <w:t>ServoDyn</w:t>
      </w:r>
      <w:proofErr w:type="spellEnd"/>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 xml:space="preserve">r FAST, ElastoDyn, and </w:t>
      </w:r>
      <w:proofErr w:type="spellStart"/>
      <w:r w:rsidR="00BA0751">
        <w:t>ServoDyn</w:t>
      </w:r>
      <w:proofErr w:type="spellEnd"/>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proofErr w:type="spellStart"/>
      <w:r w:rsidRPr="00852A08">
        <w:t>PtfmLdMod</w:t>
      </w:r>
      <w:proofErr w:type="spellEnd"/>
      <w:r>
        <w:t xml:space="preserve"> has </w:t>
      </w:r>
      <w:r w:rsidR="00BA0751">
        <w:t xml:space="preserve">been converted to </w:t>
      </w:r>
      <w:proofErr w:type="spellStart"/>
      <w:r w:rsidR="00BA0751">
        <w:t>CompUsrPtfmLd</w:t>
      </w:r>
      <w:proofErr w:type="spellEnd"/>
      <w:r w:rsidR="00754E0F">
        <w:t>.</w:t>
      </w:r>
    </w:p>
    <w:p w:rsidR="00852A08" w:rsidRDefault="00852A08" w:rsidP="00852A08">
      <w:pPr>
        <w:pStyle w:val="ListParagraph"/>
        <w:numPr>
          <w:ilvl w:val="0"/>
          <w:numId w:val="3"/>
        </w:numPr>
      </w:pPr>
      <w:proofErr w:type="spellStart"/>
      <w:r w:rsidRPr="00852A08">
        <w:t>TwrLdMod</w:t>
      </w:r>
      <w:proofErr w:type="spellEnd"/>
      <w:r>
        <w:t xml:space="preserve"> has been converted to </w:t>
      </w:r>
      <w:proofErr w:type="spellStart"/>
      <w:r w:rsidRPr="00852A08">
        <w:t>CompUserTwrLd</w:t>
      </w:r>
      <w:proofErr w:type="spellEnd"/>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proofErr w:type="spellStart"/>
      <w:r>
        <w:t>PtfmCM</w:t>
      </w:r>
      <w:proofErr w:type="spellEnd"/>
      <w:r>
        <w:t xml:space="preserve"> is now </w:t>
      </w:r>
      <w:proofErr w:type="spellStart"/>
      <w:r>
        <w:t>PtfmCMzt</w:t>
      </w:r>
      <w:proofErr w:type="spellEnd"/>
      <w:r>
        <w:t xml:space="preserve">, with </w:t>
      </w:r>
      <w:proofErr w:type="spellStart"/>
      <w:r>
        <w:t>PtfmCMzt</w:t>
      </w:r>
      <w:proofErr w:type="spellEnd"/>
      <w:r>
        <w:t xml:space="preserve"> = -</w:t>
      </w:r>
      <w:proofErr w:type="spellStart"/>
      <w:r>
        <w:t>PtfmCM</w:t>
      </w:r>
      <w:proofErr w:type="spellEnd"/>
      <w:r w:rsidR="00754E0F">
        <w:t>.</w:t>
      </w:r>
    </w:p>
    <w:p w:rsidR="00852A08" w:rsidRDefault="00852A08" w:rsidP="00852A08">
      <w:pPr>
        <w:pStyle w:val="ListParagraph"/>
        <w:numPr>
          <w:ilvl w:val="0"/>
          <w:numId w:val="3"/>
        </w:numPr>
      </w:pPr>
      <w:r>
        <w:t xml:space="preserve">Corresponding inputs </w:t>
      </w:r>
      <w:proofErr w:type="spellStart"/>
      <w:r>
        <w:t>PtfmCMxt</w:t>
      </w:r>
      <w:proofErr w:type="spellEnd"/>
      <w:r>
        <w:t xml:space="preserve"> and </w:t>
      </w:r>
      <w:proofErr w:type="spellStart"/>
      <w:r>
        <w:t>PtfmCMyt</w:t>
      </w:r>
      <w:proofErr w:type="spellEnd"/>
      <w:r>
        <w:t xml:space="preserve"> have been added</w:t>
      </w:r>
      <w:r w:rsidR="00754E0F">
        <w:t>.</w:t>
      </w:r>
    </w:p>
    <w:p w:rsidR="00F37CCF" w:rsidRDefault="00F37CCF" w:rsidP="00F37CCF">
      <w:pPr>
        <w:pStyle w:val="ListParagraph"/>
        <w:numPr>
          <w:ilvl w:val="0"/>
          <w:numId w:val="3"/>
        </w:numPr>
      </w:pPr>
      <w:proofErr w:type="spellStart"/>
      <w:r>
        <w:t>PtfmRef</w:t>
      </w:r>
      <w:proofErr w:type="spellEnd"/>
      <w:r>
        <w:t xml:space="preserve"> is now </w:t>
      </w:r>
      <w:proofErr w:type="spellStart"/>
      <w:r>
        <w:t>PtfmRefzt</w:t>
      </w:r>
      <w:proofErr w:type="spellEnd"/>
      <w:r>
        <w:t xml:space="preserve">, with </w:t>
      </w:r>
      <w:proofErr w:type="spellStart"/>
      <w:r>
        <w:t>PtfmRefzt</w:t>
      </w:r>
      <w:proofErr w:type="spellEnd"/>
      <w:r>
        <w:t xml:space="preserve"> = -</w:t>
      </w:r>
      <w:proofErr w:type="spellStart"/>
      <w:r>
        <w:t>PtfmRef</w:t>
      </w:r>
      <w:proofErr w:type="spellEnd"/>
      <w:r>
        <w:t>.</w:t>
      </w:r>
    </w:p>
    <w:p w:rsidR="00F37CCF" w:rsidRDefault="00F37CCF" w:rsidP="00F37CCF">
      <w:pPr>
        <w:pStyle w:val="ListParagraph"/>
        <w:numPr>
          <w:ilvl w:val="0"/>
          <w:numId w:val="3"/>
        </w:numPr>
      </w:pPr>
      <w:proofErr w:type="spellStart"/>
      <w:r>
        <w:t>TwrRBHt</w:t>
      </w:r>
      <w:proofErr w:type="spellEnd"/>
      <w:r>
        <w:t xml:space="preserve"> and </w:t>
      </w:r>
      <w:proofErr w:type="spellStart"/>
      <w:r>
        <w:t>TwrDraft</w:t>
      </w:r>
      <w:proofErr w:type="spellEnd"/>
      <w:r>
        <w:t xml:space="preserve"> have been replaced with </w:t>
      </w:r>
      <w:proofErr w:type="spellStart"/>
      <w:r>
        <w:t>TowerBsHt</w:t>
      </w:r>
      <w:proofErr w:type="spellEnd"/>
      <w:r>
        <w:t xml:space="preserve">, with </w:t>
      </w:r>
      <w:r>
        <w:br/>
      </w:r>
      <w:proofErr w:type="spellStart"/>
      <w:r>
        <w:t>TowerBsHt</w:t>
      </w:r>
      <w:proofErr w:type="spellEnd"/>
      <w:r>
        <w:t xml:space="preserve"> = </w:t>
      </w:r>
      <w:proofErr w:type="spellStart"/>
      <w:r>
        <w:t>TwrRBHt</w:t>
      </w:r>
      <w:proofErr w:type="spellEnd"/>
      <w:r>
        <w:t> – </w:t>
      </w:r>
      <w:proofErr w:type="spellStart"/>
      <w:r>
        <w:t>TwrDraft</w:t>
      </w:r>
      <w:proofErr w:type="spellEnd"/>
      <w:r>
        <w:t>.</w:t>
      </w:r>
    </w:p>
    <w:p w:rsidR="00852A08" w:rsidRDefault="00852A08" w:rsidP="00852A08">
      <w:pPr>
        <w:pStyle w:val="ListParagraph"/>
        <w:numPr>
          <w:ilvl w:val="0"/>
          <w:numId w:val="3"/>
        </w:numPr>
      </w:pPr>
      <w:r>
        <w:t>The output decimation factor (</w:t>
      </w:r>
      <w:proofErr w:type="spellStart"/>
      <w:r w:rsidRPr="00852A08">
        <w:t>DecFact</w:t>
      </w:r>
      <w:proofErr w:type="spellEnd"/>
      <w:r>
        <w:t xml:space="preserve">) has been converted to </w:t>
      </w:r>
      <w:proofErr w:type="spellStart"/>
      <w:r>
        <w:t>DT_out</w:t>
      </w:r>
      <w:proofErr w:type="spellEnd"/>
      <w:r>
        <w:t xml:space="preserve"> (</w:t>
      </w:r>
      <w:proofErr w:type="spellStart"/>
      <w:r>
        <w:t>DT_out</w:t>
      </w:r>
      <w:proofErr w:type="spellEnd"/>
      <w:r>
        <w:t xml:space="preserve"> = DT*</w:t>
      </w:r>
      <w:proofErr w:type="spellStart"/>
      <w:r>
        <w:t>DecFact</w:t>
      </w:r>
      <w:proofErr w:type="spellEnd"/>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proofErr w:type="spellStart"/>
      <w:r w:rsidRPr="00BA0751">
        <w:t>GBRevers</w:t>
      </w:r>
      <w:proofErr w:type="spellEnd"/>
      <w:r>
        <w:t xml:space="preserve"> variable has been removed; input </w:t>
      </w:r>
      <w:proofErr w:type="spellStart"/>
      <w:r w:rsidRPr="00BA0751">
        <w:t>GBRatio</w:t>
      </w:r>
      <w:proofErr w:type="spellEnd"/>
      <w:r>
        <w:t xml:space="preserve"> must now be specified as a negative number if </w:t>
      </w:r>
      <w:proofErr w:type="spellStart"/>
      <w:r>
        <w:t>GBRevers</w:t>
      </w:r>
      <w:proofErr w:type="spellEnd"/>
      <w:r>
        <w:t xml:space="preserve"> was previously set to TRUE</w:t>
      </w:r>
      <w:r w:rsidR="00754E0F">
        <w:t>.</w:t>
      </w:r>
    </w:p>
    <w:p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t>AeroCent</w:t>
      </w:r>
      <w:proofErr w:type="spellEnd"/>
      <w:r>
        <w:t>. Instead, i</w:t>
      </w:r>
      <w:r w:rsidR="00E42E58">
        <w:t>t</w:t>
      </w:r>
      <w:r>
        <w:t xml:space="preserve"> specifies </w:t>
      </w:r>
      <w:r w:rsidR="00E42E58">
        <w:t xml:space="preserve">the location of the pitch axis, </w:t>
      </w:r>
      <w:proofErr w:type="spellStart"/>
      <w:r>
        <w:t>PitchAxis</w:t>
      </w:r>
      <w:proofErr w:type="spellEnd"/>
      <w:r>
        <w:t xml:space="preserve">, which is calculated as </w:t>
      </w:r>
      <w:proofErr w:type="spellStart"/>
      <w:r>
        <w:t>PitchAxis</w:t>
      </w:r>
      <w:proofErr w:type="spellEnd"/>
      <w:r>
        <w:t xml:space="preserve"> = 0.5 </w:t>
      </w:r>
      <w:r w:rsidR="004C2327">
        <w:t>–</w:t>
      </w:r>
      <w:r>
        <w:t xml:space="preserve"> </w:t>
      </w:r>
      <w:proofErr w:type="spellStart"/>
      <w:r>
        <w:t>AeroCent</w:t>
      </w:r>
      <w:proofErr w:type="spellEnd"/>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lastRenderedPageBreak/>
        <w:t xml:space="preserve">The </w:t>
      </w:r>
      <w:proofErr w:type="spellStart"/>
      <w:r>
        <w:t>OutList</w:t>
      </w:r>
      <w:proofErr w:type="spellEnd"/>
      <w:r>
        <w:t xml:space="preserve"> variables have been divided among the various FAST modules, and several outputs are no longer valid.</w:t>
      </w:r>
    </w:p>
    <w:p w:rsidR="00754E0F" w:rsidRDefault="00754E0F" w:rsidP="00BA0751">
      <w:pPr>
        <w:pStyle w:val="ListParagraph"/>
        <w:numPr>
          <w:ilvl w:val="0"/>
          <w:numId w:val="3"/>
        </w:numPr>
      </w:pPr>
      <w:r>
        <w:t xml:space="preserve">The GH Bladed Interface is now a standard option in </w:t>
      </w:r>
      <w:proofErr w:type="spellStart"/>
      <w:r>
        <w:t>ServoDyn</w:t>
      </w:r>
      <w:proofErr w:type="spellEnd"/>
      <w:r>
        <w:t>,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proofErr w:type="spellStart"/>
      <w:r>
        <w:t>AbortErrLevel</w:t>
      </w:r>
      <w:proofErr w:type="spellEnd"/>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 xml:space="preserve">For the ElastoDyn coupling to </w:t>
      </w:r>
      <w:proofErr w:type="spellStart"/>
      <w:r>
        <w:t>HydroDyn</w:t>
      </w:r>
      <w:proofErr w:type="spellEnd"/>
      <w:r>
        <w:t xml:space="preserve"> or SubDyn, FAST also has two inputs controlling the implicit solve (via Jacobian computed with finite differences). </w:t>
      </w:r>
      <w:proofErr w:type="spellStart"/>
      <w:r>
        <w:t>UJacSclFact</w:t>
      </w:r>
      <w:proofErr w:type="spellEnd"/>
      <w:r>
        <w:t xml:space="preserve"> is used to scale the loads from </w:t>
      </w:r>
      <w:proofErr w:type="spellStart"/>
      <w:r>
        <w:t>HydroDyn</w:t>
      </w:r>
      <w:proofErr w:type="spellEnd"/>
      <w:r>
        <w:t xml:space="preserve"> or SubDyn so that they are roughly the same of magnitude as the accelerations from ElastoDyn; </w:t>
      </w:r>
      <w:proofErr w:type="spellStart"/>
      <w:r>
        <w:t>DT_UJac</w:t>
      </w:r>
      <w:proofErr w:type="spellEnd"/>
      <w:r>
        <w:t xml:space="preserve"> determines how often the Jacobian needs to be updated (if the platform reference point doesn't rotate much, </w:t>
      </w:r>
      <w:proofErr w:type="spellStart"/>
      <w:r>
        <w:t>DT_UJac</w:t>
      </w:r>
      <w:proofErr w:type="spellEnd"/>
      <w:r>
        <w:t xml:space="preserve"> can be set to a value larger than </w:t>
      </w:r>
      <w:proofErr w:type="spellStart"/>
      <w:r>
        <w:t>TMax</w:t>
      </w:r>
      <w:proofErr w:type="spellEnd"/>
      <w:r>
        <w:t>).</w:t>
      </w:r>
    </w:p>
    <w:p w:rsidR="006552FB" w:rsidRDefault="00583AAD" w:rsidP="005847A9">
      <w:pPr>
        <w:pStyle w:val="Heading2"/>
      </w:pPr>
      <w:bookmarkStart w:id="24" w:name="_Ref391845139"/>
      <w:bookmarkStart w:id="25" w:name="_Ref391845887"/>
      <w:proofErr w:type="spellStart"/>
      <w:r>
        <w:t>Matlab</w:t>
      </w:r>
      <w:proofErr w:type="spellEnd"/>
      <w:r>
        <w:t xml:space="preserve"> Conversion Script</w:t>
      </w:r>
      <w:bookmarkEnd w:id="24"/>
      <w:r w:rsidR="00F1616B">
        <w:t>s</w:t>
      </w:r>
      <w:bookmarkEnd w:id="25"/>
    </w:p>
    <w:p w:rsidR="00F35ABA" w:rsidRDefault="00214A47" w:rsidP="00214A47">
      <w:r>
        <w:t xml:space="preserve">Because the changes to the input files are significant, we have created </w:t>
      </w:r>
      <w:proofErr w:type="spellStart"/>
      <w:r>
        <w:t>Matlab</w:t>
      </w:r>
      <w:proofErr w:type="spellEnd"/>
      <w:r>
        <w:t xml:space="preserve"> scripts to automatically convert FAST v7.x </w:t>
      </w:r>
      <w:r w:rsidR="005248A0">
        <w:t>or</w:t>
      </w:r>
      <w:r>
        <w:t xml:space="preserve"> FAST 8.0</w:t>
      </w:r>
      <w:r w:rsidR="00754E0F">
        <w:t>3</w:t>
      </w:r>
      <w:r>
        <w:t>.0</w:t>
      </w:r>
      <w:r w:rsidR="00754E0F">
        <w:t>2b</w:t>
      </w:r>
      <w:r>
        <w:t>-bjj input files</w:t>
      </w:r>
      <w:r w:rsidR="005248A0">
        <w:t xml:space="preserve"> to FAST v8.08.00c-bjj</w:t>
      </w:r>
      <w:r>
        <w:t>.</w:t>
      </w:r>
      <w:r w:rsidR="002C779E">
        <w:t xml:space="preserve"> </w:t>
      </w:r>
      <w:r w:rsidR="00F35ABA">
        <w:t xml:space="preserve">The files you will need are included in the Simulation Toolbox, located in this directory of the FAST archive: </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p>
    <w:p w:rsidR="00F35ABA" w:rsidRDefault="00F35ABA" w:rsidP="00F35ABA">
      <w:r>
        <w:t xml:space="preserve">We recommend that you add the Simulation Toolbox to your </w:t>
      </w:r>
      <w:proofErr w:type="spellStart"/>
      <w:r>
        <w:t>Matlab</w:t>
      </w:r>
      <w:proofErr w:type="spellEnd"/>
      <w:r>
        <w:t xml:space="preserve"> path so that you can access all of the routines defined in it</w:t>
      </w:r>
      <w:r w:rsidR="00754E0F">
        <w:t>. For example</w:t>
      </w:r>
      <w:r>
        <w:t>:</w:t>
      </w:r>
    </w:p>
    <w:p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rsidR="002C779E" w:rsidRPr="002C779E" w:rsidRDefault="004C2327" w:rsidP="00214A47">
      <w:r>
        <w:t xml:space="preserve">An example showing how we converted the NREL </w:t>
      </w:r>
      <w:proofErr w:type="spellStart"/>
      <w:r>
        <w:t>CertTest</w:t>
      </w:r>
      <w:proofErr w:type="spellEnd"/>
      <w:r>
        <w:t xml:space="preserve"> input files for use with FAST v8.0</w:t>
      </w:r>
      <w:r w:rsidR="00DC6217">
        <w:t>8</w:t>
      </w:r>
      <w:r>
        <w:t>.0</w:t>
      </w:r>
      <w:r w:rsidR="00DC6217">
        <w:t>0c</w:t>
      </w:r>
      <w:r>
        <w:t xml:space="preserve">-bjj is included in the FAST archive: </w:t>
      </w:r>
      <w:proofErr w:type="spellStart"/>
      <w:r w:rsidRPr="004C2327">
        <w:t>CertTest</w:t>
      </w:r>
      <w:proofErr w:type="spellEnd"/>
      <w:r w:rsidRPr="004C2327">
        <w: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t>Converting from FAST v8.03.02b-bjj</w:t>
      </w:r>
    </w:p>
    <w:p w:rsidR="00583013" w:rsidRDefault="00583013" w:rsidP="00E90E09">
      <w:r>
        <w:t xml:space="preserve">If you have FAST v8.03.x input files that you wish to convert to FAST v8.08.00c-bjj, you can use the </w:t>
      </w:r>
      <w:proofErr w:type="spellStart"/>
      <w:r>
        <w:t>Matlab</w:t>
      </w:r>
      <w:proofErr w:type="spellEnd"/>
      <w:r>
        <w:t xml:space="preserve"> function, </w:t>
      </w:r>
      <w:r w:rsidRPr="00583013">
        <w:rPr>
          <w:b/>
        </w:rPr>
        <w:t>ConvertFAST8_3to8</w:t>
      </w:r>
      <w:r>
        <w:t xml:space="preserve">. This function will convert the primary FAST input file </w:t>
      </w:r>
      <w:r w:rsidRPr="00583013">
        <w:rPr>
          <w:i/>
        </w:rPr>
        <w:t xml:space="preserve">and the </w:t>
      </w:r>
      <w:r>
        <w:rPr>
          <w:i/>
        </w:rPr>
        <w:t xml:space="preserve">primary </w:t>
      </w:r>
      <w:proofErr w:type="spellStart"/>
      <w:r w:rsidRPr="00583013">
        <w:rPr>
          <w:i/>
        </w:rPr>
        <w:t>HydroDyn</w:t>
      </w:r>
      <w:proofErr w:type="spellEnd"/>
      <w:r w:rsidRPr="00583013">
        <w:rPr>
          <w:i/>
        </w:rPr>
        <w:t xml:space="preserve">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rsidR="0051119D" w:rsidRPr="00583013"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t>Certification Tests</w:t>
      </w:r>
      <w:r>
        <w:fldChar w:fldCharType="end"/>
      </w:r>
      <w:r>
        <w:t>.</w:t>
      </w:r>
    </w:p>
    <w:p w:rsidR="00E90E09" w:rsidRPr="00E90E09" w:rsidRDefault="00E90E09" w:rsidP="00E90E09">
      <w:pPr>
        <w:pStyle w:val="Heading3"/>
      </w:pPr>
      <w:r>
        <w:lastRenderedPageBreak/>
        <w:t>Converting from FAST v7</w:t>
      </w:r>
    </w:p>
    <w:p w:rsidR="00E20484" w:rsidRDefault="00CD1C3F" w:rsidP="003D4251">
      <w:r>
        <w:t xml:space="preserve">To convert FAST v7 input files to FAST v8.08.00c-bjj, you can use the MATLAB function </w:t>
      </w:r>
      <w:r w:rsidRPr="00ED5157">
        <w:rPr>
          <w:b/>
        </w:rPr>
        <w:t>ConvertFAST7to8</w:t>
      </w:r>
      <w:r w:rsidRPr="00CD1C3F">
        <w:t>.</w:t>
      </w:r>
      <w:r>
        <w:t xml:space="preserve"> This function will create a new primary input files for FAST, </w:t>
      </w:r>
      <w:proofErr w:type="spellStart"/>
      <w:r>
        <w:t>ServoDyn</w:t>
      </w:r>
      <w:proofErr w:type="spellEnd"/>
      <w:r>
        <w:t xml:space="preserve">, and ElastoDyn. It also creates new blade and tower files for ElastoDyn. </w:t>
      </w:r>
      <w:r w:rsidR="00E20484" w:rsidRPr="003C4A45">
        <w:rPr>
          <w:i/>
        </w:rPr>
        <w:t>It does not automatically convert hydrodynamic- and mooring system-related inputs</w:t>
      </w:r>
      <w:r w:rsidR="00E20484">
        <w:t xml:space="preserve">. This function does not create </w:t>
      </w:r>
      <w:proofErr w:type="spellStart"/>
      <w:r w:rsidR="00E20484">
        <w:t>HydroDyn</w:t>
      </w:r>
      <w:proofErr w:type="spellEnd"/>
      <w:r w:rsidR="00E20484">
        <w:t>, SubDyn, MAP, or AeroDyn</w:t>
      </w:r>
      <w:r w:rsidR="00E20484" w:rsidRPr="00AC31AB">
        <w:rPr>
          <w:rStyle w:val="FootnoteReference"/>
          <w:rFonts w:eastAsia="Times New Roman" w:cs="Times New Roman"/>
          <w:color w:val="000000"/>
        </w:rPr>
        <w:footnoteReference w:id="9"/>
      </w:r>
      <w:r w:rsidR="00E20484">
        <w:t xml:space="preserve"> input files.</w:t>
      </w:r>
    </w:p>
    <w:p w:rsidR="003D4251" w:rsidRDefault="003D4251" w:rsidP="003D4251">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rsidR="003D4251" w:rsidRDefault="003D4251" w:rsidP="003D4251">
      <w:r>
        <w:t xml:space="preserve">If your input file has pitch or yaw maneuvers, you may also provide the routine with the new rates (instead of the end times previously used). We have also provided a </w:t>
      </w:r>
      <w:proofErr w:type="spellStart"/>
      <w:r>
        <w:t>Matlab</w:t>
      </w:r>
      <w:proofErr w:type="spellEnd"/>
      <w:r>
        <w:t xml:space="preserve"> 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rsidR="00182565" w:rsidRPr="00D36AEB" w:rsidRDefault="00182565" w:rsidP="00D36AEB">
      <w:pPr>
        <w:pStyle w:val="SourceCode"/>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w:t>
      </w:r>
      <w:proofErr w:type="spellStart"/>
      <w:r>
        <w:t>ServoDyn</w:t>
      </w:r>
      <w:proofErr w:type="spellEnd"/>
      <w:r>
        <w:t xml:space="preserve"> template file will be used instead.</w:t>
      </w:r>
    </w:p>
    <w:p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rsidR="00C017CD" w:rsidRDefault="00C017CD" w:rsidP="005847A9">
      <w:pPr>
        <w:pStyle w:val="Heading2"/>
      </w:pPr>
      <w:r>
        <w:t>Model Time Steps</w:t>
      </w:r>
    </w:p>
    <w:p w:rsidR="00C017CD" w:rsidRDefault="00C017CD" w:rsidP="00C017CD">
      <w:commentRangeStart w:id="26"/>
      <w:r>
        <w:t>Please note that due to some of the changes in the coupling scheme of FAST v8, you may need to change the time steps in your existing models.</w:t>
      </w:r>
      <w:commentRangeEnd w:id="26"/>
      <w:r w:rsidR="00902EA5">
        <w:rPr>
          <w:rStyle w:val="CommentReference"/>
        </w:rPr>
        <w:commentReference w:id="26"/>
      </w:r>
    </w:p>
    <w:p w:rsidR="002C779E" w:rsidRDefault="00CE2DA4" w:rsidP="005847A9">
      <w:pPr>
        <w:pStyle w:val="Heading1"/>
      </w:pPr>
      <w:r>
        <w:t>Compiling</w:t>
      </w:r>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lastRenderedPageBreak/>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w:t>
      </w:r>
      <w:proofErr w:type="gramStart"/>
      <w:r>
        <w:t>renamed</w:t>
      </w:r>
      <w:proofErr w:type="gramEnd"/>
      <w:r>
        <w:t xml:space="preserve"> with “_</w:t>
      </w:r>
      <w:proofErr w:type="spellStart"/>
      <w:r>
        <w:t>dev</w:t>
      </w:r>
      <w:proofErr w:type="spellEnd"/>
      <w:r>
        <w:t xml:space="preserve">”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w:t>
      </w:r>
      <w:proofErr w:type="gramStart"/>
      <w:r w:rsidR="00062F6C">
        <w:t>Fortran</w:t>
      </w:r>
      <w:proofErr w:type="gramEnd"/>
      <w:r w:rsidR="00062F6C">
        <w:t xml:space="preserve">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proofErr w:type="spellStart"/>
      <w:r>
        <w:t>makefile</w:t>
      </w:r>
      <w:proofErr w:type="spellEnd"/>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proofErr w:type="spellStart"/>
      <w:r w:rsidR="00BB51E2">
        <w:t>makefile</w:t>
      </w:r>
      <w:proofErr w:type="spellEnd"/>
      <w:r w:rsidR="00BB51E2">
        <w:t xml:space="preserve"> has been tested only on Windows. Also note that offshore models do not run with the gfortran executables (land-based models do).</w:t>
      </w:r>
    </w:p>
    <w:p w:rsidR="00494C80" w:rsidRDefault="00494C80" w:rsidP="001B1E94">
      <w:r>
        <w:t>All of these tools for compiling are set up to compile and link with the appropriate settings</w:t>
      </w:r>
      <w:r w:rsidR="00CA4DEA">
        <w:t xml:space="preserve">, though you may have to modify the </w:t>
      </w:r>
      <w:proofErr w:type="spellStart"/>
      <w:r w:rsidR="00CA4DEA">
        <w:t>makefile</w:t>
      </w:r>
      <w:proofErr w:type="spellEnd"/>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1B1E94">
      <w:r>
        <w:t>The Visual Studio project and Windows batch script were created using</w:t>
      </w:r>
    </w:p>
    <w:p w:rsidR="00BB51E2" w:rsidRDefault="00BB51E2" w:rsidP="00BB51E2">
      <w:pPr>
        <w:ind w:left="720"/>
      </w:pPr>
      <w:r>
        <w:t>Microsoft Visual Studio 2010 Shell</w:t>
      </w:r>
      <w:r>
        <w:br/>
        <w:t xml:space="preserve">Intel® Visual </w:t>
      </w:r>
      <w:proofErr w:type="gramStart"/>
      <w:r>
        <w:t>Fortran</w:t>
      </w:r>
      <w:proofErr w:type="gramEnd"/>
      <w:r>
        <w:t xml:space="preserve"> Composer XE 2011</w:t>
      </w:r>
      <w:r w:rsidR="000341D0">
        <w:t>, version 12.1.3.300</w:t>
      </w:r>
      <w:r>
        <w:br/>
        <w:t>Intel Math Kernel Library (MKL) 10.3 Update 9</w:t>
      </w:r>
    </w:p>
    <w:p w:rsidR="001B1E94" w:rsidRDefault="00BB51E2" w:rsidP="001B1E94">
      <w:r>
        <w:t>The MKL is used only for LAPACK routines.</w:t>
      </w:r>
    </w:p>
    <w:p w:rsidR="0051119D" w:rsidRDefault="0051119D" w:rsidP="0051119D">
      <w:pPr>
        <w:pStyle w:val="Heading1"/>
      </w:pPr>
      <w:r>
        <w:t>Running FAST v8.08.00c-bjj</w:t>
      </w:r>
    </w:p>
    <w:p w:rsidR="0051119D" w:rsidRDefault="0051119D" w:rsidP="0051119D">
      <w:r>
        <w:t xml:space="preserve">FAST v8.08.00c-bjj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using the Windows® batch script or the </w:t>
      </w:r>
      <w:proofErr w:type="spellStart"/>
      <w:r>
        <w:t>makefile</w:t>
      </w:r>
      <w:proofErr w:type="spellEnd"/>
      <w:r>
        <w:t xml:space="preserve"> for gfortran, </w:t>
      </w:r>
      <w:r w:rsidR="007E0629">
        <w:t>you may have to modify your path environment variable or move some files.</w:t>
      </w:r>
    </w:p>
    <w:p w:rsidR="006E56E7" w:rsidRDefault="00F2521D" w:rsidP="006E56E7">
      <w:pPr>
        <w:pStyle w:val="Heading1"/>
      </w:pPr>
      <w:r>
        <w:t>Feedback</w:t>
      </w:r>
    </w:p>
    <w:p w:rsidR="00F2521D" w:rsidRPr="005415BC" w:rsidRDefault="00F2521D" w:rsidP="00F2521D">
      <w:r>
        <w:t xml:space="preserve">If you have questions or </w:t>
      </w:r>
      <w:r w:rsidR="00B313C9">
        <w:t>wish</w:t>
      </w:r>
      <w:r w:rsidR="00423985">
        <w:t xml:space="preserve"> to provide feed</w:t>
      </w:r>
      <w:r w:rsidR="00B313C9">
        <w:t>back</w:t>
      </w:r>
      <w:r>
        <w:t xml:space="preserve">, please use our forums: </w:t>
      </w:r>
      <w:hyperlink r:id="rId20" w:history="1">
        <w:r>
          <w:rPr>
            <w:rStyle w:val="Hyperlink"/>
          </w:rPr>
          <w:t>https://wind.nrel.gov/forum/wind/</w:t>
        </w:r>
      </w:hyperlink>
      <w:r>
        <w:t xml:space="preserve"> </w:t>
      </w:r>
    </w:p>
    <w:sectPr w:rsidR="00F2521D" w:rsidRPr="005415BC">
      <w:footerReference w:type="default" r:id="rId21"/>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Bonnie Jonkman" w:date="2014-06-30T09:32:00Z" w:initials="BJJ">
    <w:p w:rsidR="0051119D" w:rsidRDefault="0051119D">
      <w:pPr>
        <w:pStyle w:val="CommentText"/>
      </w:pPr>
      <w:r>
        <w:t>Our i</w:t>
      </w:r>
      <w:r>
        <w:rPr>
          <w:rStyle w:val="CommentReference"/>
        </w:rPr>
        <w:annotationRef/>
      </w:r>
      <w:r>
        <w:t>ce loading doesn’t apply to floating systems. It connects to SubDyn.</w:t>
      </w:r>
    </w:p>
  </w:comment>
  <w:comment w:id="9" w:author="jjonkman" w:date="2014-06-30T06:59:00Z" w:initials="jmj">
    <w:p w:rsidR="0051119D" w:rsidRDefault="0051119D">
      <w:pPr>
        <w:pStyle w:val="CommentText"/>
      </w:pPr>
      <w:r>
        <w:rPr>
          <w:rStyle w:val="CommentReference"/>
        </w:rPr>
        <w:annotationRef/>
      </w:r>
      <w:r>
        <w:t>To expand.</w:t>
      </w:r>
    </w:p>
  </w:comment>
  <w:comment w:id="11" w:author="jjonkman" w:date="2014-06-30T07:06:00Z" w:initials="jmj">
    <w:p w:rsidR="0051119D" w:rsidRDefault="0051119D">
      <w:pPr>
        <w:pStyle w:val="CommentText"/>
      </w:pPr>
      <w:r>
        <w:rPr>
          <w:rStyle w:val="CommentReference"/>
        </w:rPr>
        <w:annotationRef/>
      </w:r>
      <w:r>
        <w:t xml:space="preserve">I don’t think we want this, but I would expect that </w:t>
      </w:r>
      <w:proofErr w:type="spellStart"/>
      <w:r>
        <w:t>TowerRBHt</w:t>
      </w:r>
      <w:proofErr w:type="spellEnd"/>
      <w:r>
        <w:t xml:space="preserve"> &gt;= 0 for floating.</w:t>
      </w:r>
    </w:p>
  </w:comment>
  <w:comment w:id="18" w:author="Bonnie Jonkman" w:date="2014-07-01T11:11:00Z" w:initials="BJJ">
    <w:p w:rsidR="00F94BAE" w:rsidRDefault="00F94BAE">
      <w:pPr>
        <w:pStyle w:val="CommentText"/>
      </w:pPr>
      <w:r>
        <w:rPr>
          <w:rStyle w:val="CommentReference"/>
        </w:rPr>
        <w:annotationRef/>
      </w:r>
      <w:r>
        <w:t xml:space="preserve">Please help me fix these descriptions! </w:t>
      </w:r>
      <w:r>
        <w:sym w:font="Wingdings" w:char="F04A"/>
      </w:r>
    </w:p>
  </w:comment>
  <w:comment w:id="21" w:author="jjonkman" w:date="2014-06-30T09:55:00Z" w:initials="jmj">
    <w:p w:rsidR="0051119D" w:rsidRDefault="0051119D">
      <w:pPr>
        <w:pStyle w:val="CommentText"/>
      </w:pPr>
      <w:r>
        <w:rPr>
          <w:rStyle w:val="CommentReference"/>
        </w:rPr>
        <w:annotationRef/>
      </w:r>
      <w:r>
        <w:t>Floating is defined by HD = True and SD = False?</w:t>
      </w:r>
    </w:p>
    <w:p w:rsidR="0051119D" w:rsidRDefault="0051119D">
      <w:pPr>
        <w:pStyle w:val="CommentText"/>
      </w:pPr>
      <w:proofErr w:type="spellStart"/>
      <w:r>
        <w:t>Bjj</w:t>
      </w:r>
      <w:proofErr w:type="spellEnd"/>
      <w:r>
        <w:t>: see paragraph I added below.</w:t>
      </w:r>
    </w:p>
  </w:comment>
  <w:comment w:id="26" w:author="Bonnie Jonkman" w:date="2014-07-01T11:25:00Z" w:initials="BJJ">
    <w:p w:rsidR="00902EA5" w:rsidRDefault="00902EA5">
      <w:pPr>
        <w:pStyle w:val="CommentText"/>
      </w:pPr>
      <w:r>
        <w:rPr>
          <w:rStyle w:val="CommentReference"/>
        </w:rPr>
        <w:annotationRef/>
      </w:r>
      <w:r>
        <w:t>Is this still true?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4041" w:rsidRDefault="00294041" w:rsidP="0032059E">
      <w:pPr>
        <w:spacing w:after="0" w:line="240" w:lineRule="auto"/>
      </w:pPr>
      <w:r>
        <w:separator/>
      </w:r>
    </w:p>
  </w:endnote>
  <w:endnote w:type="continuationSeparator" w:id="0">
    <w:p w:rsidR="00294041" w:rsidRDefault="00294041"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119D" w:rsidRPr="006228F7" w:rsidRDefault="0051119D" w:rsidP="008A0C65">
    <w:pPr>
      <w:pStyle w:val="Footer"/>
      <w:jc w:val="center"/>
    </w:pPr>
    <w:r>
      <w:fldChar w:fldCharType="begin"/>
    </w:r>
    <w:r>
      <w:instrText xml:space="preserve"> PAGE  \* Arabic  \* MERGEFORMAT </w:instrText>
    </w:r>
    <w:r>
      <w:fldChar w:fldCharType="separate"/>
    </w:r>
    <w:r w:rsidR="00BF4E3A">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4041" w:rsidRDefault="00294041" w:rsidP="0032059E">
      <w:pPr>
        <w:spacing w:after="0" w:line="240" w:lineRule="auto"/>
      </w:pPr>
      <w:r>
        <w:separator/>
      </w:r>
    </w:p>
  </w:footnote>
  <w:footnote w:type="continuationSeparator" w:id="0">
    <w:p w:rsidR="00294041" w:rsidRDefault="00294041" w:rsidP="0032059E">
      <w:pPr>
        <w:spacing w:after="0" w:line="240" w:lineRule="auto"/>
      </w:pPr>
      <w:r>
        <w:continuationSeparator/>
      </w:r>
    </w:p>
  </w:footnote>
  <w:footnote w:id="1">
    <w:p w:rsidR="0051119D" w:rsidRDefault="0051119D">
      <w:pPr>
        <w:pStyle w:val="FootnoteText"/>
      </w:pPr>
      <w:r>
        <w:rPr>
          <w:rStyle w:val="FootnoteReference"/>
        </w:rPr>
        <w:footnoteRef/>
      </w:r>
      <w:r>
        <w:t xml:space="preserve"> This option is a custom feature in FAST v7, requiring a separate executable. In FAST v8.08, it is part of the standard distribution.</w:t>
      </w:r>
    </w:p>
  </w:footnote>
  <w:footnote w:id="2">
    <w:p w:rsidR="0051119D" w:rsidRDefault="0051119D">
      <w:pPr>
        <w:pStyle w:val="FootnoteText"/>
      </w:pPr>
      <w:r>
        <w:rPr>
          <w:rStyle w:val="FootnoteReference"/>
        </w:rPr>
        <w:footnoteRef/>
      </w:r>
      <w:r>
        <w:t xml:space="preserve"> These steps must be integer multiples of the structural time step.</w:t>
      </w:r>
    </w:p>
  </w:footnote>
  <w:footnote w:id="3">
    <w:p w:rsidR="0051119D" w:rsidRDefault="0051119D"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rsidR="0051119D" w:rsidRDefault="0051119D">
      <w:pPr>
        <w:pStyle w:val="FootnoteText"/>
      </w:pPr>
      <w:r>
        <w:rPr>
          <w:rStyle w:val="FootnoteReference"/>
        </w:rPr>
        <w:footnoteRef/>
      </w:r>
      <w:r>
        <w:t xml:space="preserve"> FAST v7 is limited to one correction step and this correction step only applies to some modules.</w:t>
      </w:r>
    </w:p>
  </w:footnote>
  <w:footnote w:id="5">
    <w:p w:rsidR="0051119D" w:rsidRDefault="0051119D" w:rsidP="00944CB5">
      <w:pPr>
        <w:pStyle w:val="FootnoteText"/>
      </w:pPr>
      <w:r>
        <w:rPr>
          <w:rStyle w:val="FootnoteReference"/>
        </w:rPr>
        <w:footnoteRef/>
      </w:r>
      <w:r>
        <w:t xml:space="preserve"> The 64-bit version of FAST v8.08 does not contain the ability to use the MAP module.</w:t>
      </w:r>
    </w:p>
  </w:footnote>
  <w:footnote w:id="6">
    <w:p w:rsidR="0051119D" w:rsidRDefault="0051119D" w:rsidP="004A0A8F">
      <w:pPr>
        <w:pStyle w:val="FootnoteText"/>
        <w:rPr>
          <w:ins w:id="7" w:author="jjonkman" w:date="2014-06-30T06:41:00Z"/>
        </w:rPr>
      </w:pPr>
      <w:ins w:id="8" w:author="jjonkman" w:date="2014-06-30T06:41:00Z">
        <w:r>
          <w:rPr>
            <w:rStyle w:val="FootnoteReference"/>
          </w:rPr>
          <w:footnoteRef/>
        </w:r>
        <w:r>
          <w:t xml:space="preserve"> The FAST v8.08 source code can be compiled using </w:t>
        </w:r>
        <w:proofErr w:type="gramStart"/>
        <w:r>
          <w:t>gfortran,</w:t>
        </w:r>
        <w:proofErr w:type="gramEnd"/>
        <w:r>
          <w:t xml:space="preserve"> however the offshore cases do not run with this compiled executable. We are working to find the problem and fix it.</w:t>
        </w:r>
      </w:ins>
    </w:p>
  </w:footnote>
  <w:footnote w:id="7">
    <w:p w:rsidR="0051119D" w:rsidRDefault="0051119D" w:rsidP="002C1FAC">
      <w:pPr>
        <w:pStyle w:val="FootnoteText"/>
      </w:pPr>
      <w:r>
        <w:rPr>
          <w:rStyle w:val="FootnoteReference"/>
        </w:rPr>
        <w:footnoteRef/>
      </w:r>
      <w:r>
        <w:t xml:space="preserve"> </w:t>
      </w:r>
      <w:proofErr w:type="spellStart"/>
      <w:r>
        <w:t>IceDyn</w:t>
      </w:r>
      <w:proofErr w:type="spellEnd"/>
      <w:r>
        <w:t xml:space="preserve"> and </w:t>
      </w:r>
      <w:proofErr w:type="spellStart"/>
      <w:r>
        <w:t>FEAMooring</w:t>
      </w:r>
      <w:proofErr w:type="spellEnd"/>
      <w:r>
        <w:t xml:space="preserve"> have been added to FAST v8.08.00c-bjj, but they are not complete and have not been tested well.</w:t>
      </w:r>
    </w:p>
  </w:footnote>
  <w:footnote w:id="8">
    <w:p w:rsidR="0051119D" w:rsidRDefault="0051119D" w:rsidP="00944CB5">
      <w:pPr>
        <w:pStyle w:val="FootnoteText"/>
      </w:pPr>
      <w:r>
        <w:rPr>
          <w:rStyle w:val="FootnoteReference"/>
        </w:rPr>
        <w:footnoteRef/>
      </w:r>
      <w:r>
        <w:t xml:space="preserve"> </w:t>
      </w:r>
      <w:r w:rsidRPr="00435832">
        <w:t>The FAST Registry reads input files from each module to auto-generate the *_Types.f90 files</w:t>
      </w:r>
      <w:r>
        <w:t xml:space="preserve"> required for the FAST framework</w:t>
      </w:r>
      <w:r w:rsidRPr="00435832">
        <w:t>.</w:t>
      </w:r>
    </w:p>
  </w:footnote>
  <w:footnote w:id="9">
    <w:p w:rsidR="0051119D" w:rsidRDefault="0051119D" w:rsidP="00E20484">
      <w:pPr>
        <w:pStyle w:val="FootnoteText"/>
      </w:pPr>
      <w:r>
        <w:rPr>
          <w:rStyle w:val="FootnoteReference"/>
        </w:rPr>
        <w:footnoteRef/>
      </w:r>
      <w:r>
        <w:t xml:space="preserve"> If you use the “NEWTOWER” model in AeroDyn, you will have to add one additional line (the AeroDyn input file for Test18 in the </w:t>
      </w:r>
      <w:proofErr w:type="spellStart"/>
      <w:r>
        <w:t>CertTest</w:t>
      </w:r>
      <w:proofErr w:type="spellEnd"/>
      <w:r>
        <w:t xml:space="preserve">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
  </w:num>
  <w:num w:numId="2">
    <w:abstractNumId w:val="0"/>
  </w:num>
  <w:num w:numId="3">
    <w:abstractNumId w:val="6"/>
  </w:num>
  <w:num w:numId="4">
    <w:abstractNumId w:val="5"/>
  </w:num>
  <w:num w:numId="5">
    <w:abstractNumId w:val="4"/>
  </w:num>
  <w:num w:numId="6">
    <w:abstractNumId w:val="9"/>
  </w:num>
  <w:num w:numId="7">
    <w:abstractNumId w:val="7"/>
  </w:num>
  <w:num w:numId="8">
    <w:abstractNumId w:val="11"/>
  </w:num>
  <w:num w:numId="9">
    <w:abstractNumId w:val="8"/>
  </w:num>
  <w:num w:numId="10">
    <w:abstractNumId w:val="3"/>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7CF5"/>
    <w:rsid w:val="0002006B"/>
    <w:rsid w:val="000210A1"/>
    <w:rsid w:val="00022BE0"/>
    <w:rsid w:val="00024A69"/>
    <w:rsid w:val="00030E30"/>
    <w:rsid w:val="00031503"/>
    <w:rsid w:val="000341D0"/>
    <w:rsid w:val="00062F6C"/>
    <w:rsid w:val="00066DFD"/>
    <w:rsid w:val="00086C75"/>
    <w:rsid w:val="00095694"/>
    <w:rsid w:val="000973B8"/>
    <w:rsid w:val="000A7AE6"/>
    <w:rsid w:val="000C417D"/>
    <w:rsid w:val="000D16ED"/>
    <w:rsid w:val="000D24F9"/>
    <w:rsid w:val="000D66E4"/>
    <w:rsid w:val="000E1845"/>
    <w:rsid w:val="000E1D2E"/>
    <w:rsid w:val="000F3583"/>
    <w:rsid w:val="0010264A"/>
    <w:rsid w:val="0010612B"/>
    <w:rsid w:val="00123745"/>
    <w:rsid w:val="001336DD"/>
    <w:rsid w:val="00143736"/>
    <w:rsid w:val="00143EBA"/>
    <w:rsid w:val="001479F4"/>
    <w:rsid w:val="0016100B"/>
    <w:rsid w:val="00182565"/>
    <w:rsid w:val="001847A2"/>
    <w:rsid w:val="0018640E"/>
    <w:rsid w:val="00195D86"/>
    <w:rsid w:val="001A7232"/>
    <w:rsid w:val="001A778F"/>
    <w:rsid w:val="001B1E94"/>
    <w:rsid w:val="001C051D"/>
    <w:rsid w:val="001C3EEE"/>
    <w:rsid w:val="001C3FE2"/>
    <w:rsid w:val="001C4FB6"/>
    <w:rsid w:val="001D3CFF"/>
    <w:rsid w:val="001E429B"/>
    <w:rsid w:val="001E4B29"/>
    <w:rsid w:val="001F7594"/>
    <w:rsid w:val="00201B27"/>
    <w:rsid w:val="002034C6"/>
    <w:rsid w:val="002105D5"/>
    <w:rsid w:val="0021214D"/>
    <w:rsid w:val="00214A47"/>
    <w:rsid w:val="00216308"/>
    <w:rsid w:val="002163CE"/>
    <w:rsid w:val="00217CBB"/>
    <w:rsid w:val="002204BD"/>
    <w:rsid w:val="002213CC"/>
    <w:rsid w:val="00246C52"/>
    <w:rsid w:val="0025096E"/>
    <w:rsid w:val="00253827"/>
    <w:rsid w:val="00254699"/>
    <w:rsid w:val="00267231"/>
    <w:rsid w:val="0026798D"/>
    <w:rsid w:val="0027277B"/>
    <w:rsid w:val="0027790F"/>
    <w:rsid w:val="00290622"/>
    <w:rsid w:val="00294041"/>
    <w:rsid w:val="002A2363"/>
    <w:rsid w:val="002A4917"/>
    <w:rsid w:val="002B2441"/>
    <w:rsid w:val="002C073A"/>
    <w:rsid w:val="002C16F5"/>
    <w:rsid w:val="002C1FAC"/>
    <w:rsid w:val="002C4CCD"/>
    <w:rsid w:val="002C4FC6"/>
    <w:rsid w:val="002C779E"/>
    <w:rsid w:val="002D091E"/>
    <w:rsid w:val="002E4801"/>
    <w:rsid w:val="002E5163"/>
    <w:rsid w:val="002E52E3"/>
    <w:rsid w:val="003002E5"/>
    <w:rsid w:val="00310129"/>
    <w:rsid w:val="0032059E"/>
    <w:rsid w:val="00325C4A"/>
    <w:rsid w:val="003318D6"/>
    <w:rsid w:val="003544F5"/>
    <w:rsid w:val="00357156"/>
    <w:rsid w:val="00376EFF"/>
    <w:rsid w:val="003A36AE"/>
    <w:rsid w:val="003C03A3"/>
    <w:rsid w:val="003C2940"/>
    <w:rsid w:val="003C4A45"/>
    <w:rsid w:val="003D4251"/>
    <w:rsid w:val="003D4964"/>
    <w:rsid w:val="003F11AE"/>
    <w:rsid w:val="003F591E"/>
    <w:rsid w:val="00402646"/>
    <w:rsid w:val="00405814"/>
    <w:rsid w:val="00405A94"/>
    <w:rsid w:val="00406345"/>
    <w:rsid w:val="00411B3A"/>
    <w:rsid w:val="00423985"/>
    <w:rsid w:val="00424574"/>
    <w:rsid w:val="00426882"/>
    <w:rsid w:val="00431649"/>
    <w:rsid w:val="00435832"/>
    <w:rsid w:val="00441220"/>
    <w:rsid w:val="004502F5"/>
    <w:rsid w:val="00450382"/>
    <w:rsid w:val="00460C71"/>
    <w:rsid w:val="00462FFD"/>
    <w:rsid w:val="0047266F"/>
    <w:rsid w:val="00485B0E"/>
    <w:rsid w:val="00487BBF"/>
    <w:rsid w:val="00491464"/>
    <w:rsid w:val="00494C80"/>
    <w:rsid w:val="004A0A8F"/>
    <w:rsid w:val="004A0F59"/>
    <w:rsid w:val="004A39F6"/>
    <w:rsid w:val="004B0DB9"/>
    <w:rsid w:val="004C2327"/>
    <w:rsid w:val="004C4A8A"/>
    <w:rsid w:val="004C6A31"/>
    <w:rsid w:val="004D7F94"/>
    <w:rsid w:val="004F4788"/>
    <w:rsid w:val="0051119D"/>
    <w:rsid w:val="005248A0"/>
    <w:rsid w:val="00543B79"/>
    <w:rsid w:val="005556B1"/>
    <w:rsid w:val="00572C86"/>
    <w:rsid w:val="00583013"/>
    <w:rsid w:val="00583754"/>
    <w:rsid w:val="00583AAD"/>
    <w:rsid w:val="005847A9"/>
    <w:rsid w:val="0058480C"/>
    <w:rsid w:val="00593BC1"/>
    <w:rsid w:val="00597FB7"/>
    <w:rsid w:val="005B33D7"/>
    <w:rsid w:val="005B5316"/>
    <w:rsid w:val="005C01C1"/>
    <w:rsid w:val="005D7EC4"/>
    <w:rsid w:val="005F3CDB"/>
    <w:rsid w:val="00616C1F"/>
    <w:rsid w:val="006228F7"/>
    <w:rsid w:val="00636465"/>
    <w:rsid w:val="0065210D"/>
    <w:rsid w:val="006552FB"/>
    <w:rsid w:val="00686170"/>
    <w:rsid w:val="00690150"/>
    <w:rsid w:val="00695C19"/>
    <w:rsid w:val="006A280F"/>
    <w:rsid w:val="006A62EC"/>
    <w:rsid w:val="006E32A3"/>
    <w:rsid w:val="006E3E44"/>
    <w:rsid w:val="006E56E7"/>
    <w:rsid w:val="00710BF4"/>
    <w:rsid w:val="007163E7"/>
    <w:rsid w:val="00717098"/>
    <w:rsid w:val="007255E7"/>
    <w:rsid w:val="007260CD"/>
    <w:rsid w:val="00741D30"/>
    <w:rsid w:val="00751FAE"/>
    <w:rsid w:val="00754E0F"/>
    <w:rsid w:val="0077211A"/>
    <w:rsid w:val="00794BE0"/>
    <w:rsid w:val="007A051E"/>
    <w:rsid w:val="007A2403"/>
    <w:rsid w:val="007A37F2"/>
    <w:rsid w:val="007A40D8"/>
    <w:rsid w:val="007B0CF4"/>
    <w:rsid w:val="007C61F5"/>
    <w:rsid w:val="007D09CB"/>
    <w:rsid w:val="007D20B2"/>
    <w:rsid w:val="007D2FC0"/>
    <w:rsid w:val="007E0629"/>
    <w:rsid w:val="0080639F"/>
    <w:rsid w:val="0080762B"/>
    <w:rsid w:val="008274A4"/>
    <w:rsid w:val="00830652"/>
    <w:rsid w:val="00831468"/>
    <w:rsid w:val="00831ED9"/>
    <w:rsid w:val="008343ED"/>
    <w:rsid w:val="00840641"/>
    <w:rsid w:val="00852A08"/>
    <w:rsid w:val="008546F4"/>
    <w:rsid w:val="00854E55"/>
    <w:rsid w:val="00870EDF"/>
    <w:rsid w:val="008875E5"/>
    <w:rsid w:val="008949F6"/>
    <w:rsid w:val="008A0BA3"/>
    <w:rsid w:val="008A0C65"/>
    <w:rsid w:val="008A5B4E"/>
    <w:rsid w:val="008B0119"/>
    <w:rsid w:val="008B5549"/>
    <w:rsid w:val="008B7344"/>
    <w:rsid w:val="008C3E9A"/>
    <w:rsid w:val="008D12B0"/>
    <w:rsid w:val="008D177F"/>
    <w:rsid w:val="008E4072"/>
    <w:rsid w:val="008F7B47"/>
    <w:rsid w:val="00902EA5"/>
    <w:rsid w:val="0090395F"/>
    <w:rsid w:val="00921668"/>
    <w:rsid w:val="009300D5"/>
    <w:rsid w:val="00941C74"/>
    <w:rsid w:val="009445DA"/>
    <w:rsid w:val="00944CB5"/>
    <w:rsid w:val="00946655"/>
    <w:rsid w:val="00960E61"/>
    <w:rsid w:val="009614E1"/>
    <w:rsid w:val="00966397"/>
    <w:rsid w:val="009733A8"/>
    <w:rsid w:val="009A2E23"/>
    <w:rsid w:val="009A4B60"/>
    <w:rsid w:val="009A69FA"/>
    <w:rsid w:val="009B51A8"/>
    <w:rsid w:val="009C1B4E"/>
    <w:rsid w:val="009C2307"/>
    <w:rsid w:val="009D29B6"/>
    <w:rsid w:val="009F2717"/>
    <w:rsid w:val="009F34BC"/>
    <w:rsid w:val="009F43D1"/>
    <w:rsid w:val="00A1232C"/>
    <w:rsid w:val="00A337F1"/>
    <w:rsid w:val="00A611CB"/>
    <w:rsid w:val="00A82364"/>
    <w:rsid w:val="00A961B1"/>
    <w:rsid w:val="00AA26FF"/>
    <w:rsid w:val="00AB0D68"/>
    <w:rsid w:val="00AB4C00"/>
    <w:rsid w:val="00AB4FA0"/>
    <w:rsid w:val="00AB6BDA"/>
    <w:rsid w:val="00AB7DAA"/>
    <w:rsid w:val="00AC1E7D"/>
    <w:rsid w:val="00AC31AB"/>
    <w:rsid w:val="00AC7793"/>
    <w:rsid w:val="00AE564B"/>
    <w:rsid w:val="00AF4372"/>
    <w:rsid w:val="00B00831"/>
    <w:rsid w:val="00B1172F"/>
    <w:rsid w:val="00B15D1D"/>
    <w:rsid w:val="00B20DF4"/>
    <w:rsid w:val="00B214CB"/>
    <w:rsid w:val="00B23118"/>
    <w:rsid w:val="00B313C9"/>
    <w:rsid w:val="00B31562"/>
    <w:rsid w:val="00B378CD"/>
    <w:rsid w:val="00B42D5D"/>
    <w:rsid w:val="00B44FC9"/>
    <w:rsid w:val="00B63F27"/>
    <w:rsid w:val="00B67678"/>
    <w:rsid w:val="00B73836"/>
    <w:rsid w:val="00B763E9"/>
    <w:rsid w:val="00B76B55"/>
    <w:rsid w:val="00B93212"/>
    <w:rsid w:val="00BA0751"/>
    <w:rsid w:val="00BB51E2"/>
    <w:rsid w:val="00BC368A"/>
    <w:rsid w:val="00BE40F1"/>
    <w:rsid w:val="00BE4686"/>
    <w:rsid w:val="00BE7AE8"/>
    <w:rsid w:val="00BF4E3A"/>
    <w:rsid w:val="00C017CD"/>
    <w:rsid w:val="00C13750"/>
    <w:rsid w:val="00C16357"/>
    <w:rsid w:val="00C17402"/>
    <w:rsid w:val="00C22E8D"/>
    <w:rsid w:val="00C22F9B"/>
    <w:rsid w:val="00C258E0"/>
    <w:rsid w:val="00C35EE7"/>
    <w:rsid w:val="00C364BE"/>
    <w:rsid w:val="00C41533"/>
    <w:rsid w:val="00C625E2"/>
    <w:rsid w:val="00C72128"/>
    <w:rsid w:val="00C7297C"/>
    <w:rsid w:val="00C767E6"/>
    <w:rsid w:val="00C84D03"/>
    <w:rsid w:val="00C979CB"/>
    <w:rsid w:val="00CA2F20"/>
    <w:rsid w:val="00CA4DEA"/>
    <w:rsid w:val="00CA54DC"/>
    <w:rsid w:val="00CA74B5"/>
    <w:rsid w:val="00CB5929"/>
    <w:rsid w:val="00CB7383"/>
    <w:rsid w:val="00CD1C3F"/>
    <w:rsid w:val="00CE2581"/>
    <w:rsid w:val="00CE2DA4"/>
    <w:rsid w:val="00CE4E89"/>
    <w:rsid w:val="00CE6C50"/>
    <w:rsid w:val="00CE6EC3"/>
    <w:rsid w:val="00CF0303"/>
    <w:rsid w:val="00D02778"/>
    <w:rsid w:val="00D07613"/>
    <w:rsid w:val="00D172A3"/>
    <w:rsid w:val="00D3260C"/>
    <w:rsid w:val="00D33FB9"/>
    <w:rsid w:val="00D34FED"/>
    <w:rsid w:val="00D36AEB"/>
    <w:rsid w:val="00D37DB1"/>
    <w:rsid w:val="00D37EC2"/>
    <w:rsid w:val="00D57472"/>
    <w:rsid w:val="00D62217"/>
    <w:rsid w:val="00D6617B"/>
    <w:rsid w:val="00D668A4"/>
    <w:rsid w:val="00DA779C"/>
    <w:rsid w:val="00DC6217"/>
    <w:rsid w:val="00DD0379"/>
    <w:rsid w:val="00E003F4"/>
    <w:rsid w:val="00E04013"/>
    <w:rsid w:val="00E14436"/>
    <w:rsid w:val="00E17C2E"/>
    <w:rsid w:val="00E20484"/>
    <w:rsid w:val="00E27744"/>
    <w:rsid w:val="00E371BB"/>
    <w:rsid w:val="00E40EE5"/>
    <w:rsid w:val="00E42E58"/>
    <w:rsid w:val="00E7113A"/>
    <w:rsid w:val="00E72DCC"/>
    <w:rsid w:val="00E76264"/>
    <w:rsid w:val="00E841BB"/>
    <w:rsid w:val="00E90E09"/>
    <w:rsid w:val="00EA4DEE"/>
    <w:rsid w:val="00EB34CB"/>
    <w:rsid w:val="00EB4588"/>
    <w:rsid w:val="00EC632B"/>
    <w:rsid w:val="00ED3F28"/>
    <w:rsid w:val="00ED5157"/>
    <w:rsid w:val="00EF174A"/>
    <w:rsid w:val="00EF33CC"/>
    <w:rsid w:val="00EF7FF6"/>
    <w:rsid w:val="00F06CA7"/>
    <w:rsid w:val="00F1616B"/>
    <w:rsid w:val="00F2521D"/>
    <w:rsid w:val="00F2770C"/>
    <w:rsid w:val="00F35ABA"/>
    <w:rsid w:val="00F37CCF"/>
    <w:rsid w:val="00F42846"/>
    <w:rsid w:val="00F43F8D"/>
    <w:rsid w:val="00F4472C"/>
    <w:rsid w:val="00F45A49"/>
    <w:rsid w:val="00F642DF"/>
    <w:rsid w:val="00F65048"/>
    <w:rsid w:val="00F65382"/>
    <w:rsid w:val="00F66E7D"/>
    <w:rsid w:val="00F81797"/>
    <w:rsid w:val="00F94BAE"/>
    <w:rsid w:val="00FA6688"/>
    <w:rsid w:val="00FA6C56"/>
    <w:rsid w:val="00FC0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565"/>
  </w:style>
  <w:style w:type="paragraph" w:styleId="Heading1">
    <w:name w:val="heading 1"/>
    <w:basedOn w:val="Normal"/>
    <w:next w:val="Normal"/>
    <w:link w:val="Heading1Char"/>
    <w:uiPriority w:val="9"/>
    <w:qFormat/>
    <w:rsid w:val="00CA74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4B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2565"/>
  </w:style>
  <w:style w:type="paragraph" w:styleId="Heading1">
    <w:name w:val="heading 1"/>
    <w:basedOn w:val="Normal"/>
    <w:next w:val="Normal"/>
    <w:link w:val="Heading1Char"/>
    <w:uiPriority w:val="9"/>
    <w:qFormat/>
    <w:rsid w:val="00CA74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4B5"/>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yperlink" Target="http://wind.nrel.gov/designcodes/simulators/developers/" TargetMode="Externa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yperlink" Target="https://wind.nrel.gov/forum/win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hyperlink" Target="http://wind.nrel.gov/designcodes/simulators/fast"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ind.nrel.gov/designcodes/simulators/developers/" TargetMode="Externa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0B101-B33B-4BF7-8A4A-F31F9E41A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4281</TotalTime>
  <Pages>20</Pages>
  <Words>5532</Words>
  <Characters>31537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36996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Bonnie Jonkman</dc:creator>
  <cp:keywords/>
  <dc:description/>
  <cp:lastModifiedBy>Bonnie Jonkman</cp:lastModifiedBy>
  <cp:revision>290</cp:revision>
  <dcterms:created xsi:type="dcterms:W3CDTF">2013-04-02T16:36:00Z</dcterms:created>
  <dcterms:modified xsi:type="dcterms:W3CDTF">2014-07-01T18:27:00Z</dcterms:modified>
</cp:coreProperties>
</file>