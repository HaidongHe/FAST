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0F46E04D"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w:t>
        </w:r>
      </w:ins>
      <w:ins w:id="2" w:author="Bonnie Jonkman" w:date="2015-06-06T16:56:00Z">
        <w:r w:rsidR="001A0C92">
          <w:t>2</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3"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4" w:name="_Toc417470250"/>
      <w:r>
        <w:lastRenderedPageBreak/>
        <w:t>Table of Contents</w:t>
      </w:r>
      <w:bookmarkEnd w:id="4"/>
    </w:p>
    <w:p w14:paraId="066B2DA5" w14:textId="77777777" w:rsidR="008462CD" w:rsidRDefault="006C131B">
      <w:pPr>
        <w:pStyle w:val="TOC1"/>
        <w:tabs>
          <w:tab w:val="right" w:leader="dot" w:pos="9350"/>
        </w:tabs>
        <w:rPr>
          <w:ins w:id="5" w:author="Bonnie Jonkman" w:date="2015-04-22T12:48:00Z"/>
          <w:rFonts w:eastAsiaTheme="minorEastAsia"/>
          <w:noProof/>
        </w:rPr>
      </w:pPr>
      <w:r>
        <w:fldChar w:fldCharType="begin"/>
      </w:r>
      <w:r>
        <w:instrText xml:space="preserve"> TOC \o "1-2" \h \z \u </w:instrText>
      </w:r>
      <w:r>
        <w:fldChar w:fldCharType="separate"/>
      </w:r>
      <w:ins w:id="6"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7"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8" w:author="Bonnie Jonkman" w:date="2015-04-22T12:48:00Z"/>
          <w:rFonts w:eastAsiaTheme="minorEastAsia"/>
          <w:noProof/>
        </w:rPr>
      </w:pPr>
      <w:ins w:id="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10"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1" w:author="Bonnie Jonkman" w:date="2015-04-22T12:48:00Z"/>
          <w:rFonts w:eastAsiaTheme="minorEastAsia"/>
          <w:noProof/>
        </w:rPr>
      </w:pPr>
      <w:ins w:id="1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3"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4" w:author="Bonnie Jonkman" w:date="2015-04-22T12:48:00Z"/>
          <w:rFonts w:eastAsiaTheme="minorEastAsia"/>
          <w:noProof/>
        </w:rPr>
      </w:pPr>
      <w:ins w:id="1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6"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7" w:author="Bonnie Jonkman" w:date="2015-04-22T12:48:00Z"/>
          <w:rFonts w:eastAsiaTheme="minorEastAsia"/>
          <w:noProof/>
        </w:rPr>
      </w:pPr>
      <w:ins w:id="1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9"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20" w:author="Bonnie Jonkman" w:date="2015-04-22T12:48:00Z"/>
          <w:rFonts w:eastAsiaTheme="minorEastAsia"/>
          <w:noProof/>
        </w:rPr>
      </w:pPr>
      <w:ins w:id="2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2"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3" w:author="Bonnie Jonkman" w:date="2015-04-22T12:48:00Z"/>
          <w:rFonts w:eastAsiaTheme="minorEastAsia"/>
          <w:noProof/>
        </w:rPr>
      </w:pPr>
      <w:ins w:id="2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5"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6" w:author="Bonnie Jonkman" w:date="2015-04-22T12:48:00Z"/>
          <w:rFonts w:eastAsiaTheme="minorEastAsia"/>
          <w:noProof/>
        </w:rPr>
      </w:pPr>
      <w:ins w:id="2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8"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9" w:author="Bonnie Jonkman" w:date="2015-04-22T12:48:00Z"/>
          <w:rFonts w:eastAsiaTheme="minorEastAsia"/>
          <w:noProof/>
        </w:rPr>
      </w:pPr>
      <w:ins w:id="3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1"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2" w:author="Bonnie Jonkman" w:date="2015-04-22T12:48:00Z"/>
          <w:rFonts w:eastAsiaTheme="minorEastAsia"/>
          <w:noProof/>
        </w:rPr>
      </w:pPr>
      <w:ins w:id="3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4"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5" w:author="Bonnie Jonkman" w:date="2015-04-22T12:48:00Z"/>
          <w:rFonts w:eastAsiaTheme="minorEastAsia"/>
          <w:noProof/>
        </w:rPr>
      </w:pPr>
      <w:ins w:id="3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7"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8" w:author="Bonnie Jonkman" w:date="2015-04-22T12:48:00Z"/>
          <w:rFonts w:eastAsiaTheme="minorEastAsia"/>
          <w:noProof/>
        </w:rPr>
      </w:pPr>
      <w:ins w:id="3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40"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1" w:author="Bonnie Jonkman" w:date="2015-04-22T12:48:00Z"/>
          <w:rFonts w:eastAsiaTheme="minorEastAsia"/>
          <w:noProof/>
        </w:rPr>
      </w:pPr>
      <w:ins w:id="4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3"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4" w:author="Bonnie Jonkman" w:date="2015-04-22T12:48:00Z"/>
          <w:rFonts w:eastAsiaTheme="minorEastAsia"/>
          <w:noProof/>
        </w:rPr>
      </w:pPr>
      <w:ins w:id="4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6"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7" w:author="Bonnie Jonkman" w:date="2015-04-22T12:48:00Z"/>
          <w:rFonts w:eastAsiaTheme="minorEastAsia"/>
          <w:noProof/>
        </w:rPr>
      </w:pPr>
      <w:ins w:id="4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9"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50" w:author="Bonnie Jonkman" w:date="2015-04-22T12:48:00Z"/>
          <w:rFonts w:eastAsiaTheme="minorEastAsia"/>
          <w:noProof/>
        </w:rPr>
      </w:pPr>
      <w:ins w:id="5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2"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3" w:author="Bonnie Jonkman" w:date="2015-04-22T12:48:00Z"/>
          <w:rFonts w:eastAsiaTheme="minorEastAsia"/>
          <w:noProof/>
        </w:rPr>
      </w:pPr>
      <w:ins w:id="5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5"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6" w:author="Bonnie Jonkman" w:date="2015-04-22T12:48:00Z"/>
          <w:rFonts w:eastAsiaTheme="minorEastAsia"/>
          <w:noProof/>
        </w:rPr>
      </w:pPr>
      <w:ins w:id="5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8"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9" w:author="Bonnie Jonkman" w:date="2015-04-22T12:48:00Z"/>
          <w:rFonts w:eastAsiaTheme="minorEastAsia"/>
          <w:noProof/>
        </w:rPr>
      </w:pPr>
      <w:ins w:id="6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1"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2" w:author="Bonnie Jonkman" w:date="2015-04-22T12:48:00Z"/>
          <w:rFonts w:eastAsiaTheme="minorEastAsia"/>
          <w:noProof/>
        </w:rPr>
      </w:pPr>
      <w:ins w:id="6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4"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5" w:author="Bonnie Jonkman" w:date="2015-04-22T12:48:00Z"/>
          <w:rFonts w:eastAsiaTheme="minorEastAsia"/>
          <w:noProof/>
        </w:rPr>
      </w:pPr>
      <w:ins w:id="6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7"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8" w:author="Bonnie Jonkman" w:date="2015-04-22T12:48:00Z"/>
          <w:rFonts w:eastAsiaTheme="minorEastAsia"/>
          <w:noProof/>
        </w:rPr>
      </w:pPr>
      <w:ins w:id="6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70"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1" w:author="Bonnie Jonkman" w:date="2015-04-22T12:48:00Z"/>
          <w:rFonts w:eastAsiaTheme="minorEastAsia"/>
          <w:noProof/>
        </w:rPr>
      </w:pPr>
      <w:ins w:id="7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3"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4" w:author="Bonnie Jonkman" w:date="2015-04-22T12:48:00Z"/>
          <w:rFonts w:eastAsiaTheme="minorEastAsia"/>
          <w:noProof/>
        </w:rPr>
      </w:pPr>
      <w:ins w:id="7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6"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7" w:author="Bonnie Jonkman" w:date="2015-04-22T12:48:00Z"/>
          <w:rFonts w:eastAsiaTheme="minorEastAsia"/>
          <w:noProof/>
        </w:rPr>
      </w:pPr>
      <w:ins w:id="7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9"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80" w:author="Bonnie Jonkman" w:date="2015-04-22T12:48:00Z"/>
          <w:rFonts w:eastAsiaTheme="minorEastAsia"/>
          <w:noProof/>
        </w:rPr>
      </w:pPr>
      <w:ins w:id="8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2"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3" w:author="Bonnie Jonkman" w:date="2015-04-22T12:48:00Z"/>
          <w:rFonts w:eastAsiaTheme="minorEastAsia"/>
          <w:noProof/>
        </w:rPr>
      </w:pPr>
      <w:ins w:id="8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5"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6" w:author="Bonnie Jonkman" w:date="2015-04-22T12:48:00Z"/>
          <w:rFonts w:eastAsiaTheme="minorEastAsia"/>
          <w:noProof/>
        </w:rPr>
      </w:pPr>
      <w:ins w:id="8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8"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9" w:author="Bonnie Jonkman" w:date="2015-04-22T12:48:00Z"/>
          <w:rFonts w:eastAsiaTheme="minorEastAsia"/>
          <w:noProof/>
        </w:rPr>
      </w:pPr>
      <w:ins w:id="9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1"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2" w:author="Bonnie Jonkman" w:date="2015-04-22T12:48:00Z"/>
          <w:rFonts w:eastAsiaTheme="minorEastAsia"/>
          <w:noProof/>
        </w:rPr>
      </w:pPr>
      <w:ins w:id="9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4"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5" w:author="Bonnie Jonkman" w:date="2015-04-22T12:48:00Z"/>
          <w:rFonts w:eastAsiaTheme="minorEastAsia"/>
          <w:noProof/>
        </w:rPr>
      </w:pPr>
      <w:del w:id="96"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7" w:author="Bonnie Jonkman" w:date="2015-04-22T12:48:00Z"/>
          <w:rFonts w:eastAsiaTheme="minorEastAsia"/>
          <w:noProof/>
        </w:rPr>
      </w:pPr>
      <w:del w:id="98"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9" w:author="Bonnie Jonkman" w:date="2015-04-22T12:48:00Z"/>
          <w:rFonts w:eastAsiaTheme="minorEastAsia"/>
          <w:noProof/>
        </w:rPr>
      </w:pPr>
      <w:del w:id="100"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1" w:author="Bonnie Jonkman" w:date="2015-04-22T12:48:00Z"/>
          <w:rFonts w:eastAsiaTheme="minorEastAsia"/>
          <w:noProof/>
        </w:rPr>
      </w:pPr>
      <w:del w:id="102"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3" w:author="Bonnie Jonkman" w:date="2015-04-22T12:48:00Z"/>
          <w:rFonts w:eastAsiaTheme="minorEastAsia"/>
          <w:noProof/>
        </w:rPr>
      </w:pPr>
      <w:del w:id="104"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5" w:author="Bonnie Jonkman" w:date="2015-04-22T12:48:00Z"/>
          <w:rFonts w:eastAsiaTheme="minorEastAsia"/>
          <w:noProof/>
        </w:rPr>
      </w:pPr>
      <w:del w:id="106"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7" w:author="Bonnie Jonkman" w:date="2015-04-22T12:48:00Z"/>
          <w:rFonts w:eastAsiaTheme="minorEastAsia"/>
          <w:noProof/>
        </w:rPr>
      </w:pPr>
      <w:del w:id="108"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9" w:author="Bonnie Jonkman" w:date="2015-04-22T12:48:00Z"/>
          <w:rFonts w:eastAsiaTheme="minorEastAsia"/>
          <w:noProof/>
        </w:rPr>
      </w:pPr>
      <w:del w:id="110" w:author="Bonnie Jonkman" w:date="2015-04-22T12:48:00Z">
        <w:r w:rsidRPr="008462CD" w:rsidDel="008462CD">
          <w:rPr>
            <w:rStyle w:val="Hyperlink"/>
            <w:noProof/>
          </w:rPr>
          <w:delText>v8.03.02b-bjj</w:delText>
        </w:r>
        <w:r w:rsidDel="008462CD">
          <w:rPr>
            <w:noProof/>
            <w:webHidden/>
          </w:rPr>
          <w:tab/>
        </w:r>
      </w:del>
      <w:del w:id="111"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2" w:author="Bonnie Jonkman" w:date="2015-04-22T12:48:00Z"/>
          <w:rFonts w:eastAsiaTheme="minorEastAsia"/>
          <w:noProof/>
        </w:rPr>
      </w:pPr>
      <w:del w:id="113"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4" w:author="Bonnie Jonkman" w:date="2015-04-22T12:48:00Z"/>
          <w:rFonts w:eastAsiaTheme="minorEastAsia"/>
          <w:noProof/>
        </w:rPr>
      </w:pPr>
      <w:del w:id="115"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6" w:author="Bonnie Jonkman" w:date="2015-04-22T12:48:00Z"/>
          <w:rFonts w:eastAsiaTheme="minorEastAsia"/>
          <w:noProof/>
        </w:rPr>
      </w:pPr>
      <w:del w:id="117" w:author="Bonnie Jonkman" w:date="2015-04-22T12:48:00Z">
        <w:r w:rsidRPr="008462CD" w:rsidDel="008462CD">
          <w:rPr>
            <w:rStyle w:val="Hyperlink"/>
            <w:noProof/>
          </w:rPr>
          <w:delText>Variables Specified in the FAST Primary Input File</w:delText>
        </w:r>
        <w:r w:rsidDel="008462CD">
          <w:rPr>
            <w:noProof/>
            <w:webHidden/>
          </w:rPr>
          <w:tab/>
        </w:r>
      </w:del>
      <w:del w:id="118"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9" w:author="Bonnie Jonkman" w:date="2015-04-22T12:48:00Z"/>
          <w:rFonts w:eastAsiaTheme="minorEastAsia"/>
          <w:noProof/>
        </w:rPr>
      </w:pPr>
      <w:del w:id="120" w:author="Bonnie Jonkman" w:date="2015-04-22T12:48:00Z">
        <w:r w:rsidRPr="008462CD" w:rsidDel="008462CD">
          <w:rPr>
            <w:rStyle w:val="Hyperlink"/>
            <w:noProof/>
          </w:rPr>
          <w:delText>Checkpoint Files (Restart Capability)</w:delText>
        </w:r>
        <w:r w:rsidDel="008462CD">
          <w:rPr>
            <w:noProof/>
            <w:webHidden/>
          </w:rPr>
          <w:tab/>
        </w:r>
      </w:del>
      <w:del w:id="121"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2" w:author="Bonnie Jonkman" w:date="2015-04-22T12:48:00Z"/>
          <w:rFonts w:eastAsiaTheme="minorEastAsia"/>
          <w:noProof/>
        </w:rPr>
      </w:pPr>
      <w:del w:id="123" w:author="Bonnie Jonkman" w:date="2015-04-22T12:48:00Z">
        <w:r w:rsidRPr="008462CD" w:rsidDel="008462CD">
          <w:rPr>
            <w:rStyle w:val="Hyperlink"/>
            <w:noProof/>
          </w:rPr>
          <w:delText>Converting to FAST v8.10.x</w:delText>
        </w:r>
        <w:r w:rsidDel="008462CD">
          <w:rPr>
            <w:noProof/>
            <w:webHidden/>
          </w:rPr>
          <w:tab/>
        </w:r>
      </w:del>
      <w:del w:id="124"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5" w:author="Bonnie Jonkman" w:date="2015-04-22T12:48:00Z"/>
          <w:rFonts w:eastAsiaTheme="minorEastAsia"/>
          <w:noProof/>
        </w:rPr>
      </w:pPr>
      <w:del w:id="126" w:author="Bonnie Jonkman" w:date="2015-04-22T12:48:00Z">
        <w:r w:rsidRPr="008462CD" w:rsidDel="008462CD">
          <w:rPr>
            <w:rStyle w:val="Hyperlink"/>
            <w:noProof/>
          </w:rPr>
          <w:delText>Summary of Changes to Inputs</w:delText>
        </w:r>
        <w:r w:rsidDel="008462CD">
          <w:rPr>
            <w:noProof/>
            <w:webHidden/>
          </w:rPr>
          <w:tab/>
        </w:r>
      </w:del>
      <w:del w:id="127"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8" w:author="Bonnie Jonkman" w:date="2015-04-22T12:48:00Z"/>
          <w:rFonts w:eastAsiaTheme="minorEastAsia"/>
          <w:noProof/>
        </w:rPr>
      </w:pPr>
      <w:del w:id="129" w:author="Bonnie Jonkman" w:date="2015-04-22T12:48:00Z">
        <w:r w:rsidRPr="008462CD" w:rsidDel="008462CD">
          <w:rPr>
            <w:rStyle w:val="Hyperlink"/>
            <w:noProof/>
          </w:rPr>
          <w:delText>MATLAB Conversion Scripts</w:delText>
        </w:r>
        <w:r w:rsidDel="008462CD">
          <w:rPr>
            <w:noProof/>
            <w:webHidden/>
          </w:rPr>
          <w:tab/>
        </w:r>
      </w:del>
      <w:del w:id="130"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1" w:author="Bonnie Jonkman" w:date="2015-04-22T12:48:00Z"/>
          <w:rFonts w:eastAsiaTheme="minorEastAsia"/>
          <w:noProof/>
        </w:rPr>
      </w:pPr>
      <w:del w:id="132" w:author="Bonnie Jonkman" w:date="2015-04-22T12:48:00Z">
        <w:r w:rsidRPr="008462CD" w:rsidDel="008462CD">
          <w:rPr>
            <w:rStyle w:val="Hyperlink"/>
            <w:noProof/>
          </w:rPr>
          <w:delText>Running FAST</w:delText>
        </w:r>
        <w:r w:rsidDel="008462CD">
          <w:rPr>
            <w:noProof/>
            <w:webHidden/>
          </w:rPr>
          <w:tab/>
        </w:r>
      </w:del>
      <w:del w:id="133"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4" w:author="Bonnie Jonkman" w:date="2015-04-22T12:48:00Z"/>
          <w:rFonts w:eastAsiaTheme="minorEastAsia"/>
          <w:noProof/>
        </w:rPr>
      </w:pPr>
      <w:del w:id="135" w:author="Bonnie Jonkman" w:date="2015-04-22T12:48:00Z">
        <w:r w:rsidRPr="008462CD" w:rsidDel="008462CD">
          <w:rPr>
            <w:rStyle w:val="Hyperlink"/>
            <w:noProof/>
          </w:rPr>
          <w:delText>Normal Simulation: Starting FAST from an input file</w:delText>
        </w:r>
        <w:r w:rsidDel="008462CD">
          <w:rPr>
            <w:noProof/>
            <w:webHidden/>
          </w:rPr>
          <w:tab/>
        </w:r>
      </w:del>
      <w:del w:id="136"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7" w:author="Bonnie Jonkman" w:date="2015-04-22T12:48:00Z"/>
          <w:rFonts w:eastAsiaTheme="minorEastAsia"/>
          <w:noProof/>
        </w:rPr>
      </w:pPr>
      <w:del w:id="138" w:author="Bonnie Jonkman" w:date="2015-04-22T12:48:00Z">
        <w:r w:rsidRPr="008462CD" w:rsidDel="008462CD">
          <w:rPr>
            <w:rStyle w:val="Hyperlink"/>
            <w:noProof/>
          </w:rPr>
          <w:delText>Restart: Starting FAST from a checkpoint file</w:delText>
        </w:r>
        <w:r w:rsidDel="008462CD">
          <w:rPr>
            <w:noProof/>
            <w:webHidden/>
          </w:rPr>
          <w:tab/>
        </w:r>
      </w:del>
      <w:del w:id="139"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40" w:author="Bonnie Jonkman" w:date="2015-04-22T12:48:00Z"/>
          <w:rFonts w:eastAsiaTheme="minorEastAsia"/>
          <w:noProof/>
        </w:rPr>
      </w:pPr>
      <w:del w:id="141" w:author="Bonnie Jonkman" w:date="2015-04-22T12:48:00Z">
        <w:r w:rsidRPr="008462CD" w:rsidDel="008462CD">
          <w:rPr>
            <w:rStyle w:val="Hyperlink"/>
            <w:noProof/>
          </w:rPr>
          <w:delText>Modeling Tips</w:delText>
        </w:r>
        <w:r w:rsidDel="008462CD">
          <w:rPr>
            <w:noProof/>
            <w:webHidden/>
          </w:rPr>
          <w:tab/>
        </w:r>
      </w:del>
      <w:del w:id="142"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3" w:author="Bonnie Jonkman" w:date="2015-04-22T12:48:00Z"/>
          <w:rFonts w:eastAsiaTheme="minorEastAsia"/>
          <w:noProof/>
        </w:rPr>
      </w:pPr>
      <w:del w:id="144"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5" w:author="Bonnie Jonkman" w:date="2015-04-22T12:48:00Z"/>
          <w:rFonts w:eastAsiaTheme="minorEastAsia"/>
          <w:noProof/>
        </w:rPr>
      </w:pPr>
      <w:del w:id="146" w:author="Bonnie Jonkman" w:date="2015-04-22T12:48:00Z">
        <w:r w:rsidRPr="008462CD" w:rsidDel="008462CD">
          <w:rPr>
            <w:rStyle w:val="Hyperlink"/>
            <w:noProof/>
          </w:rPr>
          <w:delText>Compiling</w:delText>
        </w:r>
        <w:r w:rsidDel="008462CD">
          <w:rPr>
            <w:noProof/>
            <w:webHidden/>
          </w:rPr>
          <w:tab/>
        </w:r>
      </w:del>
      <w:del w:id="147"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8" w:author="Bonnie Jonkman" w:date="2015-04-22T12:48:00Z"/>
          <w:rFonts w:eastAsiaTheme="minorEastAsia"/>
          <w:noProof/>
        </w:rPr>
      </w:pPr>
      <w:del w:id="149" w:author="Bonnie Jonkman" w:date="2015-04-22T12:48:00Z">
        <w:r w:rsidRPr="008462CD" w:rsidDel="008462CD">
          <w:rPr>
            <w:rStyle w:val="Hyperlink"/>
            <w:noProof/>
          </w:rPr>
          <w:delText>FAST v8 Interface to Simulink</w:delText>
        </w:r>
        <w:r w:rsidDel="008462CD">
          <w:rPr>
            <w:noProof/>
            <w:webHidden/>
          </w:rPr>
          <w:tab/>
        </w:r>
      </w:del>
      <w:del w:id="150"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1" w:author="Bonnie Jonkman" w:date="2015-04-22T12:48:00Z"/>
          <w:rFonts w:eastAsiaTheme="minorEastAsia"/>
          <w:noProof/>
        </w:rPr>
      </w:pPr>
      <w:del w:id="152"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3" w:author="Bonnie Jonkman" w:date="2015-04-22T12:48:00Z"/>
          <w:rFonts w:eastAsiaTheme="minorEastAsia"/>
          <w:noProof/>
        </w:rPr>
      </w:pPr>
      <w:del w:id="154" w:author="Bonnie Jonkman" w:date="2015-04-22T12:48:00Z">
        <w:r w:rsidRPr="008462CD" w:rsidDel="008462CD">
          <w:rPr>
            <w:rStyle w:val="Hyperlink"/>
            <w:noProof/>
          </w:rPr>
          <w:delText>Definition of the FAST v8 Interface to Simulink</w:delText>
        </w:r>
        <w:r w:rsidDel="008462CD">
          <w:rPr>
            <w:noProof/>
            <w:webHidden/>
          </w:rPr>
          <w:tab/>
        </w:r>
      </w:del>
      <w:del w:id="155"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6" w:author="Bonnie Jonkman" w:date="2015-04-22T12:48:00Z"/>
          <w:rFonts w:eastAsiaTheme="minorEastAsia"/>
          <w:noProof/>
        </w:rPr>
      </w:pPr>
      <w:del w:id="157" w:author="Bonnie Jonkman" w:date="2015-04-22T12:48:00Z">
        <w:r w:rsidRPr="008462CD" w:rsidDel="008462CD">
          <w:rPr>
            <w:rStyle w:val="Hyperlink"/>
            <w:noProof/>
          </w:rPr>
          <w:delText>Converting FAST v7 Simulink Models to FAST v8</w:delText>
        </w:r>
        <w:r w:rsidDel="008462CD">
          <w:rPr>
            <w:noProof/>
            <w:webHidden/>
          </w:rPr>
          <w:tab/>
        </w:r>
      </w:del>
      <w:del w:id="158"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9" w:author="Bonnie Jonkman" w:date="2015-04-22T12:48:00Z"/>
          <w:rFonts w:eastAsiaTheme="minorEastAsia"/>
          <w:noProof/>
        </w:rPr>
      </w:pPr>
      <w:del w:id="160" w:author="Bonnie Jonkman" w:date="2015-04-22T12:48:00Z">
        <w:r w:rsidRPr="008462CD" w:rsidDel="008462CD">
          <w:rPr>
            <w:rStyle w:val="Hyperlink"/>
            <w:noProof/>
          </w:rPr>
          <w:delText>Running FAST in Simulink</w:delText>
        </w:r>
        <w:r w:rsidDel="008462CD">
          <w:rPr>
            <w:noProof/>
            <w:webHidden/>
          </w:rPr>
          <w:tab/>
        </w:r>
      </w:del>
      <w:del w:id="161"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2" w:author="Bonnie Jonkman" w:date="2015-04-22T12:48:00Z"/>
          <w:rFonts w:eastAsiaTheme="minorEastAsia"/>
          <w:noProof/>
        </w:rPr>
      </w:pPr>
      <w:del w:id="163" w:author="Bonnie Jonkman" w:date="2015-04-22T12:48:00Z">
        <w:r w:rsidRPr="008462CD" w:rsidDel="008462CD">
          <w:rPr>
            <w:rStyle w:val="Hyperlink"/>
            <w:noProof/>
          </w:rPr>
          <w:delText>Compiling FAST for Simulink</w:delText>
        </w:r>
        <w:r w:rsidDel="008462CD">
          <w:rPr>
            <w:noProof/>
            <w:webHidden/>
          </w:rPr>
          <w:tab/>
        </w:r>
      </w:del>
      <w:del w:id="164"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5" w:author="Bonnie Jonkman" w:date="2015-04-22T12:48:00Z"/>
          <w:rFonts w:eastAsiaTheme="minorEastAsia"/>
          <w:noProof/>
        </w:rPr>
      </w:pPr>
      <w:del w:id="166" w:author="Bonnie Jonkman" w:date="2015-04-22T12:48:00Z">
        <w:r w:rsidRPr="008462CD" w:rsidDel="008462CD">
          <w:rPr>
            <w:rStyle w:val="Hyperlink"/>
            <w:noProof/>
          </w:rPr>
          <w:delText>Future Work</w:delText>
        </w:r>
        <w:r w:rsidDel="008462CD">
          <w:rPr>
            <w:noProof/>
            <w:webHidden/>
          </w:rPr>
          <w:tab/>
        </w:r>
      </w:del>
      <w:del w:id="167"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8" w:author="Bonnie Jonkman" w:date="2015-04-22T12:48:00Z"/>
          <w:rFonts w:eastAsiaTheme="minorEastAsia"/>
          <w:noProof/>
        </w:rPr>
      </w:pPr>
      <w:del w:id="169" w:author="Bonnie Jonkman" w:date="2015-04-22T12:48:00Z">
        <w:r w:rsidRPr="008462CD" w:rsidDel="008462CD">
          <w:rPr>
            <w:rStyle w:val="Hyperlink"/>
            <w:noProof/>
          </w:rPr>
          <w:delText>Feedback</w:delText>
        </w:r>
        <w:r w:rsidDel="008462CD">
          <w:rPr>
            <w:noProof/>
            <w:webHidden/>
          </w:rPr>
          <w:tab/>
        </w:r>
      </w:del>
      <w:del w:id="170"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1" w:author="Bonnie Jonkman" w:date="2015-04-22T12:48:00Z"/>
          <w:rFonts w:eastAsiaTheme="minorEastAsia"/>
          <w:noProof/>
        </w:rPr>
      </w:pPr>
      <w:del w:id="172" w:author="Bonnie Jonkman" w:date="2015-04-22T12:48:00Z">
        <w:r w:rsidRPr="008462CD" w:rsidDel="008462CD">
          <w:rPr>
            <w:rStyle w:val="Hyperlink"/>
            <w:noProof/>
          </w:rPr>
          <w:delText>Appendix A: Example FAST v8.11.* Input File</w:delText>
        </w:r>
        <w:r w:rsidDel="008462CD">
          <w:rPr>
            <w:noProof/>
            <w:webHidden/>
          </w:rPr>
          <w:tab/>
        </w:r>
      </w:del>
      <w:del w:id="173"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4" w:name="_Toc417470251"/>
      <w:r>
        <w:lastRenderedPageBreak/>
        <w:t>Introduction</w:t>
      </w:r>
      <w:bookmarkEnd w:id="174"/>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5" w:name="_Ref368594244"/>
      <w:r>
        <w:t xml:space="preserve">Figure </w:t>
      </w:r>
      <w:fldSimple w:instr=" SEQ Figure \* ARABIC ">
        <w:r w:rsidR="008462CD">
          <w:rPr>
            <w:noProof/>
          </w:rPr>
          <w:t>1</w:t>
        </w:r>
      </w:fldSimple>
      <w:bookmarkEnd w:id="175"/>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9152969" r:id="rId14"/>
        </w:object>
      </w:r>
    </w:p>
    <w:p w14:paraId="2164B0DD" w14:textId="77777777" w:rsidR="000D16ED" w:rsidRDefault="000D16ED" w:rsidP="000D16ED">
      <w:pPr>
        <w:pStyle w:val="Caption"/>
        <w:jc w:val="center"/>
      </w:pPr>
      <w:bookmarkStart w:id="176" w:name="_Ref368606255"/>
      <w:r>
        <w:t xml:space="preserve">Figure </w:t>
      </w:r>
      <w:fldSimple w:instr=" SEQ Figure \* ARABIC ">
        <w:r w:rsidR="008462CD">
          <w:rPr>
            <w:noProof/>
          </w:rPr>
          <w:t>2</w:t>
        </w:r>
      </w:fldSimple>
      <w:bookmarkEnd w:id="176"/>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7" w:name="_Ref368606394"/>
      <w:r>
        <w:t xml:space="preserve">Figure </w:t>
      </w:r>
      <w:fldSimple w:instr=" SEQ Figure \* ARABIC ">
        <w:r w:rsidR="008462CD">
          <w:rPr>
            <w:noProof/>
          </w:rPr>
          <w:t>3</w:t>
        </w:r>
      </w:fldSimple>
      <w:bookmarkEnd w:id="177"/>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8" w:name="_Ref368603146"/>
      <w:r>
        <w:lastRenderedPageBreak/>
        <w:t xml:space="preserve">Table </w:t>
      </w:r>
      <w:fldSimple w:instr=" SEQ Table \* ARABIC ">
        <w:r w:rsidR="008462CD">
          <w:rPr>
            <w:noProof/>
          </w:rPr>
          <w:t>1</w:t>
        </w:r>
      </w:fldSimple>
      <w:bookmarkEnd w:id="178"/>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3023B210" w:rsidR="0032059E" w:rsidRPr="0032059E" w:rsidRDefault="0032059E"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79" w:author="Bonnie Jonkman" w:date="2015-06-11T14:13:00Z">
              <w:r w:rsidR="001A5D50" w:rsidDel="00F22E64">
                <w:rPr>
                  <w:rFonts w:ascii="Calibri" w:eastAsia="Times New Roman" w:hAnsi="Calibri" w:cs="Times New Roman"/>
                  <w:b/>
                  <w:bCs/>
                  <w:color w:val="000000"/>
                </w:rPr>
                <w:delText>10</w:delText>
              </w:r>
            </w:del>
            <w:ins w:id="180" w:author="Bonnie Jonkman" w:date="2015-06-11T14:13:00Z">
              <w:r w:rsidR="00F22E64">
                <w:rPr>
                  <w:rFonts w:ascii="Calibri" w:eastAsia="Times New Roman" w:hAnsi="Calibri" w:cs="Times New Roman"/>
                  <w:b/>
                  <w:bCs/>
                  <w:color w:val="000000"/>
                </w:rPr>
                <w:t>12</w:t>
              </w:r>
            </w:ins>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DF0A19" w:rsidRPr="0032059E" w14:paraId="17CCB9A5" w14:textId="77777777" w:rsidTr="0032059E">
        <w:trPr>
          <w:trHeight w:val="300"/>
          <w:ins w:id="181" w:author="Bonnie Jonkman" w:date="2015-04-24T10:08:00Z"/>
        </w:trPr>
        <w:tc>
          <w:tcPr>
            <w:tcW w:w="7060" w:type="dxa"/>
            <w:tcBorders>
              <w:top w:val="nil"/>
              <w:left w:val="single" w:sz="8" w:space="0" w:color="auto"/>
              <w:bottom w:val="nil"/>
              <w:right w:val="nil"/>
            </w:tcBorders>
            <w:shd w:val="clear" w:color="000000" w:fill="BFBFBF"/>
            <w:noWrap/>
            <w:vAlign w:val="bottom"/>
          </w:tcPr>
          <w:p w14:paraId="32B611F7" w14:textId="2864E304" w:rsidR="00DF0A19" w:rsidRPr="0032059E" w:rsidRDefault="00DF0A19" w:rsidP="004106F7">
            <w:pPr>
              <w:spacing w:after="0" w:line="240" w:lineRule="auto"/>
              <w:rPr>
                <w:ins w:id="182" w:author="Bonnie Jonkman" w:date="2015-04-24T10:08:00Z"/>
                <w:rFonts w:ascii="Calibri" w:eastAsia="Times New Roman" w:hAnsi="Calibri" w:cs="Times New Roman"/>
              </w:rPr>
            </w:pPr>
            <w:ins w:id="183" w:author="Bonnie Jonkman" w:date="2015-04-24T10:08:00Z">
              <w:r w:rsidRPr="0032059E">
                <w:rPr>
                  <w:rFonts w:ascii="Calibri" w:eastAsia="Times New Roman" w:hAnsi="Calibri" w:cs="Times New Roman"/>
                </w:rPr>
                <w:t xml:space="preserve">•  </w:t>
              </w:r>
            </w:ins>
            <w:ins w:id="184" w:author="Bonnie Jonkman" w:date="2015-07-09T12:41:00Z">
              <w:r w:rsidR="004106F7">
                <w:rPr>
                  <w:rFonts w:ascii="Calibri" w:eastAsia="Times New Roman" w:hAnsi="Calibri" w:cs="Times New Roman"/>
                </w:rPr>
                <w:t>HAWC wind format</w:t>
              </w:r>
            </w:ins>
          </w:p>
        </w:tc>
        <w:tc>
          <w:tcPr>
            <w:tcW w:w="960" w:type="dxa"/>
            <w:tcBorders>
              <w:top w:val="nil"/>
              <w:left w:val="nil"/>
              <w:bottom w:val="nil"/>
              <w:right w:val="nil"/>
            </w:tcBorders>
            <w:shd w:val="clear" w:color="000000" w:fill="FFFFFF"/>
            <w:noWrap/>
            <w:vAlign w:val="bottom"/>
          </w:tcPr>
          <w:p w14:paraId="0DDC0241" w14:textId="1AC5CB71" w:rsidR="00DF0A19" w:rsidRPr="0032059E" w:rsidRDefault="00DF0A19" w:rsidP="0032059E">
            <w:pPr>
              <w:spacing w:after="0" w:line="240" w:lineRule="auto"/>
              <w:jc w:val="center"/>
              <w:rPr>
                <w:ins w:id="185" w:author="Bonnie Jonkman" w:date="2015-04-24T10:08:00Z"/>
                <w:rFonts w:ascii="Wingdings" w:eastAsia="Times New Roman" w:hAnsi="Wingdings" w:cs="Times New Roman"/>
              </w:rPr>
            </w:pPr>
            <w:ins w:id="186" w:author="Bonnie Jonkman" w:date="2015-04-24T10:09:00Z">
              <w:r w:rsidRPr="001C051D">
                <w:rPr>
                  <w:rFonts w:ascii="Calibri" w:eastAsia="Times New Roman" w:hAnsi="Calibri" w:cs="Times New Roman"/>
                </w:rPr>
                <w:t> </w:t>
              </w:r>
            </w:ins>
          </w:p>
        </w:tc>
        <w:tc>
          <w:tcPr>
            <w:tcW w:w="960" w:type="dxa"/>
            <w:tcBorders>
              <w:top w:val="nil"/>
              <w:left w:val="nil"/>
              <w:bottom w:val="nil"/>
              <w:right w:val="single" w:sz="8" w:space="0" w:color="auto"/>
            </w:tcBorders>
            <w:shd w:val="clear" w:color="000000" w:fill="FFFFFF"/>
            <w:noWrap/>
            <w:vAlign w:val="bottom"/>
          </w:tcPr>
          <w:p w14:paraId="4C4F4311" w14:textId="55DA0E3C" w:rsidR="00DF0A19" w:rsidRPr="001C051D" w:rsidRDefault="00DF0A19" w:rsidP="0032059E">
            <w:pPr>
              <w:spacing w:after="0" w:line="240" w:lineRule="auto"/>
              <w:jc w:val="center"/>
              <w:rPr>
                <w:ins w:id="187" w:author="Bonnie Jonkman" w:date="2015-04-24T10:08:00Z"/>
                <w:rFonts w:ascii="Calibri" w:eastAsia="Times New Roman" w:hAnsi="Calibri" w:cs="Times New Roman"/>
              </w:rPr>
            </w:pPr>
            <w:ins w:id="188" w:author="Bonnie Jonkman" w:date="2015-04-24T10:09:00Z">
              <w:r w:rsidRPr="0032059E">
                <w:rPr>
                  <w:rFonts w:ascii="Wingdings" w:eastAsia="Times New Roman" w:hAnsi="Wingdings" w:cs="Times New Roman"/>
                </w:rPr>
                <w:t></w:t>
              </w:r>
            </w:ins>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3B2AA67E" w14:textId="77777777" w:rsidTr="0032059E">
        <w:trPr>
          <w:trHeight w:val="315"/>
          <w:ins w:id="189" w:author="Bonnie Jonkman" w:date="2015-07-09T12:41:00Z"/>
        </w:trPr>
        <w:tc>
          <w:tcPr>
            <w:tcW w:w="7060" w:type="dxa"/>
            <w:tcBorders>
              <w:top w:val="nil"/>
              <w:left w:val="single" w:sz="8" w:space="0" w:color="auto"/>
              <w:bottom w:val="single" w:sz="8" w:space="0" w:color="auto"/>
              <w:right w:val="nil"/>
            </w:tcBorders>
            <w:shd w:val="clear" w:color="000000" w:fill="BFBFBF"/>
            <w:noWrap/>
            <w:vAlign w:val="bottom"/>
          </w:tcPr>
          <w:p w14:paraId="39273655" w14:textId="24A4B52C" w:rsidR="004106F7" w:rsidRPr="0032059E" w:rsidRDefault="004106F7" w:rsidP="0032059E">
            <w:pPr>
              <w:spacing w:after="0" w:line="240" w:lineRule="auto"/>
              <w:rPr>
                <w:ins w:id="190" w:author="Bonnie Jonkman" w:date="2015-07-09T12:41:00Z"/>
                <w:rFonts w:ascii="Calibri" w:eastAsia="Times New Roman" w:hAnsi="Calibri" w:cs="Times New Roman"/>
              </w:rPr>
            </w:pPr>
            <w:ins w:id="191" w:author="Bonnie Jonkman" w:date="2015-07-09T12:41:00Z">
              <w:r w:rsidRPr="0032059E">
                <w:rPr>
                  <w:rFonts w:ascii="Calibri" w:eastAsia="Times New Roman" w:hAnsi="Calibri" w:cs="Times New Roman"/>
                </w:rPr>
                <w:t xml:space="preserve">•  </w:t>
              </w:r>
              <w:r>
                <w:rPr>
                  <w:rFonts w:ascii="Calibri" w:eastAsia="Times New Roman" w:hAnsi="Calibri" w:cs="Times New Roman"/>
                </w:rPr>
                <w:t>Wind propagates in arbitrary directions</w:t>
              </w:r>
            </w:ins>
          </w:p>
        </w:tc>
        <w:tc>
          <w:tcPr>
            <w:tcW w:w="960" w:type="dxa"/>
            <w:tcBorders>
              <w:top w:val="nil"/>
              <w:left w:val="nil"/>
              <w:bottom w:val="single" w:sz="8" w:space="0" w:color="auto"/>
              <w:right w:val="nil"/>
            </w:tcBorders>
            <w:shd w:val="clear" w:color="000000" w:fill="FFFFFF"/>
            <w:noWrap/>
            <w:vAlign w:val="bottom"/>
          </w:tcPr>
          <w:p w14:paraId="305C237C" w14:textId="7DDE64F6" w:rsidR="004106F7" w:rsidRPr="0032059E" w:rsidRDefault="004106F7" w:rsidP="0032059E">
            <w:pPr>
              <w:spacing w:after="0" w:line="240" w:lineRule="auto"/>
              <w:jc w:val="center"/>
              <w:rPr>
                <w:ins w:id="192" w:author="Bonnie Jonkman" w:date="2015-07-09T12:41:00Z"/>
                <w:rFonts w:ascii="Wingdings" w:eastAsia="Times New Roman" w:hAnsi="Wingdings" w:cs="Times New Roman"/>
              </w:rPr>
            </w:pPr>
            <w:ins w:id="193" w:author="Bonnie Jonkman" w:date="2015-07-09T12:41:00Z">
              <w:r w:rsidRPr="001C051D">
                <w:rPr>
                  <w:rFonts w:ascii="Calibri" w:eastAsia="Times New Roman" w:hAnsi="Calibri" w:cs="Times New Roman"/>
                </w:rPr>
                <w:t> </w:t>
              </w:r>
            </w:ins>
          </w:p>
        </w:tc>
        <w:tc>
          <w:tcPr>
            <w:tcW w:w="960" w:type="dxa"/>
            <w:tcBorders>
              <w:top w:val="nil"/>
              <w:left w:val="nil"/>
              <w:bottom w:val="single" w:sz="8" w:space="0" w:color="auto"/>
              <w:right w:val="single" w:sz="8" w:space="0" w:color="auto"/>
            </w:tcBorders>
            <w:shd w:val="clear" w:color="000000" w:fill="FFFFFF"/>
            <w:noWrap/>
            <w:vAlign w:val="bottom"/>
          </w:tcPr>
          <w:p w14:paraId="59CA2642" w14:textId="57D4353D" w:rsidR="004106F7" w:rsidRPr="001C051D" w:rsidRDefault="004106F7" w:rsidP="0032059E">
            <w:pPr>
              <w:spacing w:after="0" w:line="240" w:lineRule="auto"/>
              <w:jc w:val="center"/>
              <w:rPr>
                <w:ins w:id="194" w:author="Bonnie Jonkman" w:date="2015-07-09T12:41:00Z"/>
                <w:rFonts w:ascii="Calibri" w:eastAsia="Times New Roman" w:hAnsi="Calibri" w:cs="Times New Roman"/>
              </w:rPr>
            </w:pPr>
            <w:ins w:id="195" w:author="Bonnie Jonkman" w:date="2015-07-09T12:41:00Z">
              <w:r w:rsidRPr="0032059E">
                <w:rPr>
                  <w:rFonts w:ascii="Wingdings" w:eastAsia="Times New Roman" w:hAnsi="Wingdings" w:cs="Times New Roman"/>
                </w:rPr>
                <w:t></w:t>
              </w:r>
            </w:ins>
          </w:p>
        </w:tc>
      </w:tr>
      <w:tr w:rsidR="004106F7"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4106F7" w:rsidRDefault="004106F7" w:rsidP="0032059E">
            <w:pPr>
              <w:spacing w:after="0" w:line="240" w:lineRule="auto"/>
              <w:rPr>
                <w:rFonts w:ascii="Calibri" w:eastAsia="Times New Roman" w:hAnsi="Calibri" w:cs="Times New Roman"/>
                <w:b/>
                <w:bCs/>
                <w:color w:val="000000"/>
              </w:rPr>
            </w:pPr>
          </w:p>
          <w:p w14:paraId="2164B110"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4106F7" w:rsidRPr="0032059E" w:rsidRDefault="004106F7"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106F7"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4106F7" w:rsidRPr="0032059E" w:rsidRDefault="004106F7"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4106F7" w:rsidRPr="0032059E" w:rsidRDefault="004106F7"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21F2E82E" w:rsidR="004106F7" w:rsidRPr="0032059E" w:rsidRDefault="004106F7"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6" w:author="Bonnie Jonkman" w:date="2015-06-11T14:13:00Z">
              <w:r w:rsidDel="00F22E64">
                <w:rPr>
                  <w:rFonts w:ascii="Calibri" w:eastAsia="Times New Roman" w:hAnsi="Calibri" w:cs="Times New Roman"/>
                  <w:b/>
                  <w:bCs/>
                  <w:color w:val="000000"/>
                </w:rPr>
                <w:delText>10</w:delText>
              </w:r>
            </w:del>
            <w:ins w:id="197" w:author="Bonnie Jonkman" w:date="2015-06-11T14:13:00Z">
              <w:r>
                <w:rPr>
                  <w:rFonts w:ascii="Calibri" w:eastAsia="Times New Roman" w:hAnsi="Calibri" w:cs="Times New Roman"/>
                  <w:b/>
                  <w:bCs/>
                  <w:color w:val="000000"/>
                </w:rPr>
                <w:t>12</w:t>
              </w:r>
            </w:ins>
          </w:p>
        </w:tc>
      </w:tr>
      <w:tr w:rsidR="004106F7"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4106F7" w:rsidRPr="0032059E" w:rsidRDefault="004106F7"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4106F7" w:rsidRPr="0032059E" w:rsidRDefault="004106F7"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4106F7" w:rsidRPr="00B214CB"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106F7"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4106F7" w:rsidRPr="0032059E" w:rsidRDefault="004106F7"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4106F7" w:rsidRPr="001C051D" w:rsidRDefault="004106F7"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4106F7" w:rsidRPr="0032059E" w:rsidRDefault="004106F7"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4106F7" w:rsidRPr="0032059E" w:rsidRDefault="004106F7"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4106F7" w:rsidRPr="0032059E" w:rsidRDefault="004106F7"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4106F7" w:rsidRPr="0032059E" w:rsidRDefault="004106F7"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106F7" w:rsidRPr="0032059E" w:rsidRDefault="004106F7"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106F7"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106F7" w:rsidRPr="0032059E" w:rsidRDefault="004106F7"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106F7" w:rsidRPr="0032059E" w:rsidRDefault="004106F7"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106F7" w:rsidRPr="0032059E" w:rsidRDefault="004106F7"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143DA01C" w:rsidR="004A0A8F" w:rsidRPr="0032059E" w:rsidRDefault="004A0A8F" w:rsidP="00F22E64">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del w:id="198" w:author="Bonnie Jonkman" w:date="2015-06-11T14:13:00Z">
              <w:r w:rsidR="001A5D50" w:rsidDel="00F22E64">
                <w:rPr>
                  <w:rFonts w:ascii="Calibri" w:eastAsia="Times New Roman" w:hAnsi="Calibri" w:cs="Times New Roman"/>
                  <w:b/>
                  <w:bCs/>
                  <w:color w:val="000000"/>
                </w:rPr>
                <w:delText>10</w:delText>
              </w:r>
            </w:del>
            <w:ins w:id="199" w:author="Bonnie Jonkman" w:date="2015-06-11T14:13:00Z">
              <w:r w:rsidR="00F22E64">
                <w:rPr>
                  <w:rFonts w:ascii="Calibri" w:eastAsia="Times New Roman" w:hAnsi="Calibri" w:cs="Times New Roman"/>
                  <w:b/>
                  <w:bCs/>
                  <w:color w:val="000000"/>
                </w:rPr>
                <w:t>12</w:t>
              </w:r>
            </w:ins>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MoorDyn,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3FDCAABB"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del w:id="200" w:author="Bonnie Jonkman" w:date="2015-06-11T14:13:00Z">
              <w:r w:rsidR="001A5D50" w:rsidDel="00F22E64">
                <w:rPr>
                  <w:rFonts w:ascii="Calibri" w:eastAsia="Times New Roman" w:hAnsi="Calibri" w:cs="Times New Roman"/>
                  <w:b/>
                  <w:bCs/>
                  <w:color w:val="000000"/>
                </w:rPr>
                <w:delText>10</w:delText>
              </w:r>
            </w:del>
            <w:ins w:id="201" w:author="Bonnie Jonkman" w:date="2015-06-11T14:13:00Z">
              <w:r w:rsidR="00F22E64">
                <w:rPr>
                  <w:rFonts w:ascii="Calibri" w:eastAsia="Times New Roman" w:hAnsi="Calibri" w:cs="Times New Roman"/>
                  <w:b/>
                  <w:bCs/>
                  <w:color w:val="000000"/>
                </w:rPr>
                <w:t>12</w:t>
              </w:r>
            </w:ins>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F84C78D" w:rsidR="004A0A8F" w:rsidRPr="001C051D" w:rsidRDefault="004A0A8F" w:rsidP="00F22E64">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202" w:author="Bonnie Jonkman" w:date="2015-04-22T12:35:00Z">
              <w:r w:rsidR="001A5D50" w:rsidDel="009B7C07">
                <w:rPr>
                  <w:rFonts w:ascii="Calibri" w:eastAsia="Times New Roman" w:hAnsi="Calibri" w:cs="Times New Roman"/>
                  <w:b/>
                  <w:bCs/>
                  <w:color w:val="000000"/>
                </w:rPr>
                <w:delText>0</w:delText>
              </w:r>
            </w:del>
            <w:ins w:id="203" w:author="Bonnie Jonkman" w:date="2015-06-11T14:13:00Z">
              <w:r w:rsidR="00F22E64">
                <w:rPr>
                  <w:rFonts w:ascii="Calibri" w:eastAsia="Times New Roman" w:hAnsi="Calibri" w:cs="Times New Roman"/>
                  <w:b/>
                  <w:bCs/>
                  <w:color w:val="000000"/>
                </w:rPr>
                <w:t>2</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204"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205" w:author="Bonnie Jonkman" w:date="2015-04-22T12:35:00Z"/>
                <w:rFonts w:ascii="Calibri" w:eastAsia="Times New Roman" w:hAnsi="Calibri" w:cs="Times New Roman"/>
                <w:color w:val="000000"/>
              </w:rPr>
            </w:pPr>
            <w:ins w:id="206"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207" w:author="Bonnie Jonkman" w:date="2015-04-22T12:35:00Z"/>
                <w:rFonts w:ascii="Wingdings" w:eastAsia="Times New Roman" w:hAnsi="Wingdings" w:cs="Times New Roman"/>
                <w:color w:val="000000"/>
              </w:rPr>
            </w:pPr>
            <w:ins w:id="208"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209" w:author="Bonnie Jonkman" w:date="2015-04-22T12:35:00Z"/>
                <w:rFonts w:ascii="Wingdings" w:eastAsia="Times New Roman" w:hAnsi="Wingdings" w:cs="Times New Roman"/>
              </w:rPr>
            </w:pPr>
            <w:ins w:id="210"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012AB918"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del w:id="211" w:author="Bonnie Jonkman" w:date="2015-06-11T14:07:00Z">
              <w:r w:rsidR="008F3D10" w:rsidRPr="00AC31AB" w:rsidDel="00A037C3">
                <w:rPr>
                  <w:rStyle w:val="FootnoteReference"/>
                  <w:rFonts w:eastAsia="Times New Roman" w:cs="Times New Roman"/>
                  <w:color w:val="000000"/>
                </w:rPr>
                <w:footnoteReference w:id="5"/>
              </w:r>
            </w:del>
          </w:p>
        </w:tc>
      </w:tr>
    </w:tbl>
    <w:p w14:paraId="2164B220" w14:textId="77777777" w:rsidR="008274A4" w:rsidRDefault="00CA74B5" w:rsidP="00992CCA">
      <w:pPr>
        <w:pStyle w:val="Heading1"/>
        <w:rPr>
          <w:ins w:id="214" w:author="Bonnie Jonkman" w:date="2015-04-15T12:42:00Z"/>
        </w:rPr>
      </w:pPr>
      <w:bookmarkStart w:id="215" w:name="_Ref412116144"/>
      <w:bookmarkStart w:id="216" w:name="_Toc417470252"/>
      <w:r>
        <w:t>Major changes</w:t>
      </w:r>
      <w:r w:rsidR="008274A4">
        <w:t xml:space="preserve"> in FAST</w:t>
      </w:r>
      <w:bookmarkEnd w:id="215"/>
      <w:bookmarkEnd w:id="216"/>
    </w:p>
    <w:p w14:paraId="7FB9A931" w14:textId="7F56270E" w:rsidR="00B92E37" w:rsidRDefault="00B92E37" w:rsidP="00B92E37">
      <w:pPr>
        <w:pStyle w:val="Heading2"/>
        <w:rPr>
          <w:ins w:id="217" w:author="Bonnie Jonkman" w:date="2015-04-15T12:42:00Z"/>
        </w:rPr>
      </w:pPr>
      <w:bookmarkStart w:id="218" w:name="_Toc417470253"/>
      <w:ins w:id="219" w:author="Bonnie Jonkman" w:date="2015-04-15T12:42:00Z">
        <w:r>
          <w:t>v8.1</w:t>
        </w:r>
      </w:ins>
      <w:ins w:id="220" w:author="Bonnie Jonkman" w:date="2015-06-06T16:56:00Z">
        <w:r w:rsidR="001A0C92">
          <w:t>2</w:t>
        </w:r>
      </w:ins>
      <w:ins w:id="221" w:author="Bonnie Jonkman" w:date="2015-04-15T12:42:00Z">
        <w:r>
          <w:t>.00a-bjj</w:t>
        </w:r>
        <w:bookmarkEnd w:id="218"/>
      </w:ins>
    </w:p>
    <w:p w14:paraId="31E3881B" w14:textId="740E23AA" w:rsidR="00B92E37" w:rsidRDefault="00B92E37" w:rsidP="00B92E37">
      <w:pPr>
        <w:pStyle w:val="ListParagraph"/>
        <w:numPr>
          <w:ilvl w:val="0"/>
          <w:numId w:val="6"/>
        </w:numPr>
        <w:rPr>
          <w:ins w:id="222" w:author="Bonnie Jonkman" w:date="2015-04-24T10:07:00Z"/>
        </w:rPr>
      </w:pPr>
      <w:ins w:id="223" w:author="Bonnie Jonkman" w:date="2015-04-15T12:43:00Z">
        <w:r>
          <w:t>We added checkpoint-restart capability.</w:t>
        </w:r>
      </w:ins>
    </w:p>
    <w:p w14:paraId="08A5DF33" w14:textId="5E705EBF" w:rsidR="00DF0A19" w:rsidRDefault="00DF0A19" w:rsidP="00B92E37">
      <w:pPr>
        <w:pStyle w:val="ListParagraph"/>
        <w:numPr>
          <w:ilvl w:val="0"/>
          <w:numId w:val="6"/>
        </w:numPr>
        <w:rPr>
          <w:ins w:id="224" w:author="Bonnie Jonkman" w:date="2015-06-06T16:56:00Z"/>
        </w:rPr>
      </w:pPr>
      <w:ins w:id="225" w:author="Bonnie Jonkman" w:date="2015-04-24T10:07:00Z">
        <w:r>
          <w:t>InflowWind now has its own input file and is a module in the FAST glue code instead of a submodule in AeroDyn.</w:t>
        </w:r>
      </w:ins>
    </w:p>
    <w:p w14:paraId="27254C28" w14:textId="5F3FF6B0" w:rsidR="001A0C92" w:rsidRDefault="001A0C92" w:rsidP="00B92E37">
      <w:pPr>
        <w:pStyle w:val="ListParagraph"/>
        <w:numPr>
          <w:ilvl w:val="0"/>
          <w:numId w:val="6"/>
        </w:numPr>
        <w:rPr>
          <w:ins w:id="226" w:author="Bonnie Jonkman" w:date="2015-06-11T14:10:00Z"/>
        </w:rPr>
      </w:pPr>
      <w:ins w:id="227" w:author="Bonnie Jonkman" w:date="2015-06-06T16:56:00Z">
        <w:r>
          <w:t>We added AeroDyn v15 in addition to AeroDyn 14. We will remove AeroDyn v14 after AeroDyn v15</w:t>
        </w:r>
      </w:ins>
      <w:ins w:id="228" w:author="Bonnie Jonkman" w:date="2015-06-06T16:57:00Z">
        <w:r>
          <w:t xml:space="preserve"> is deemed a suitable replacement</w:t>
        </w:r>
      </w:ins>
      <w:ins w:id="229" w:author="Bonnie Jonkman" w:date="2015-06-06T16:58:00Z">
        <w:r>
          <w:t xml:space="preserve"> for it</w:t>
        </w:r>
      </w:ins>
      <w:ins w:id="230" w:author="Bonnie Jonkman" w:date="2015-06-06T16:56:00Z">
        <w:r>
          <w:t>.</w:t>
        </w:r>
      </w:ins>
    </w:p>
    <w:p w14:paraId="00BEF436" w14:textId="27B216F1" w:rsidR="008307EF" w:rsidRDefault="008307EF" w:rsidP="00B92E37">
      <w:pPr>
        <w:pStyle w:val="ListParagraph"/>
        <w:numPr>
          <w:ilvl w:val="0"/>
          <w:numId w:val="6"/>
        </w:numPr>
        <w:rPr>
          <w:ins w:id="231" w:author="Bonnie Jonkman" w:date="2015-06-11T14:11:00Z"/>
        </w:rPr>
      </w:pPr>
      <w:ins w:id="232" w:author="Bonnie Jonkman" w:date="2015-06-11T14:10:00Z">
        <w:r>
          <w:t>The issue with compiling/running offshore cases with gfortran has been fixed. All certification tests now run with the gfortran executable (though it will produce different random waves).</w:t>
        </w:r>
      </w:ins>
    </w:p>
    <w:p w14:paraId="2A377BB8" w14:textId="2D91FB8A" w:rsidR="005416DF" w:rsidRDefault="005416DF" w:rsidP="00B92E37">
      <w:pPr>
        <w:pStyle w:val="ListParagraph"/>
        <w:numPr>
          <w:ilvl w:val="0"/>
          <w:numId w:val="6"/>
        </w:numPr>
        <w:rPr>
          <w:ins w:id="233" w:author="Bonnie Jonkman" w:date="2015-06-11T14:13:00Z"/>
        </w:rPr>
      </w:pPr>
      <w:ins w:id="234" w:author="Bonnie Jonkman" w:date="2015-06-11T14:11:00Z">
        <w:r>
          <w:t>BeamDyn</w:t>
        </w:r>
      </w:ins>
    </w:p>
    <w:p w14:paraId="088DD154" w14:textId="43A446A7" w:rsidR="00E50828" w:rsidRDefault="00E50828" w:rsidP="00B92E37">
      <w:pPr>
        <w:pStyle w:val="ListParagraph"/>
        <w:numPr>
          <w:ilvl w:val="0"/>
          <w:numId w:val="6"/>
        </w:numPr>
        <w:rPr>
          <w:ins w:id="235" w:author="Bonnie Jonkman" w:date="2015-04-15T12:43:00Z"/>
        </w:rPr>
      </w:pPr>
      <w:ins w:id="236" w:author="Bonnie Jonkman" w:date="2015-06-11T14:13:00Z">
        <w:r>
          <w:t>MoorDyn validated</w:t>
        </w:r>
      </w:ins>
    </w:p>
    <w:p w14:paraId="6BAFDADF" w14:textId="77777777" w:rsidR="004106F7" w:rsidRDefault="004106F7" w:rsidP="004106F7">
      <w:pPr>
        <w:pStyle w:val="ListParagraph"/>
        <w:numPr>
          <w:ilvl w:val="0"/>
          <w:numId w:val="6"/>
        </w:numPr>
      </w:pPr>
    </w:p>
    <w:p w14:paraId="546C8C5B" w14:textId="270F8F88" w:rsidR="004106F7" w:rsidRDefault="004106F7" w:rsidP="0015373F">
      <w:pPr>
        <w:pStyle w:val="Caption"/>
        <w:keepNext/>
        <w:ind w:left="360"/>
        <w:jc w:val="center"/>
      </w:pPr>
      <w:r>
        <w:t xml:space="preserve">Table </w:t>
      </w:r>
      <w:fldSimple w:instr=" SEQ Table \* ARABIC ">
        <w:r>
          <w:rPr>
            <w:noProof/>
          </w:rPr>
          <w:t>2</w:t>
        </w:r>
      </w:fldSimple>
      <w:r>
        <w:t>: Components in FAST v8.1</w:t>
      </w:r>
      <w:del w:id="237" w:author="Bonnie Jonkman" w:date="2015-07-09T12:38:00Z">
        <w:r w:rsidDel="004106F7">
          <w:delText>0</w:delText>
        </w:r>
      </w:del>
      <w:ins w:id="238" w:author="Bonnie Jonkman" w:date="2015-07-09T12:38:00Z">
        <w:r>
          <w:t>2</w:t>
        </w:r>
      </w:ins>
      <w:r>
        <w:t>.00a-bjj</w:t>
      </w:r>
    </w:p>
    <w:tbl>
      <w:tblPr>
        <w:tblStyle w:val="LightList-Accent1"/>
        <w:tblW w:w="0" w:type="auto"/>
        <w:jc w:val="center"/>
        <w:tblLook w:val="04A0" w:firstRow="1" w:lastRow="0" w:firstColumn="1" w:lastColumn="0" w:noHBand="0" w:noVBand="1"/>
      </w:tblPr>
      <w:tblGrid>
        <w:gridCol w:w="2485"/>
        <w:gridCol w:w="2421"/>
        <w:gridCol w:w="2795"/>
      </w:tblGrid>
      <w:tr w:rsidR="004106F7" w14:paraId="57447F93" w14:textId="77777777" w:rsidTr="0015373F">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635155C0" w14:textId="77777777" w:rsidR="004106F7" w:rsidRDefault="004106F7" w:rsidP="0015373F">
            <w:pPr>
              <w:rPr>
                <w:b w:val="0"/>
                <w:bCs w:val="0"/>
                <w:color w:val="auto"/>
              </w:rPr>
            </w:pPr>
            <w:r>
              <w:t>Component</w:t>
            </w:r>
          </w:p>
        </w:tc>
        <w:tc>
          <w:tcPr>
            <w:tcW w:w="0" w:type="auto"/>
            <w:tcBorders>
              <w:bottom w:val="single" w:sz="8" w:space="0" w:color="4F81BD" w:themeColor="accent1"/>
            </w:tcBorders>
          </w:tcPr>
          <w:p w14:paraId="425386A9"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1961C80E" w14:textId="77777777" w:rsidR="004106F7" w:rsidRDefault="004106F7" w:rsidP="0015373F">
            <w:pPr>
              <w:cnfStyle w:val="100000000000" w:firstRow="1" w:lastRow="0" w:firstColumn="0" w:lastColumn="0" w:oddVBand="0" w:evenVBand="0" w:oddHBand="0" w:evenHBand="0" w:firstRowFirstColumn="0" w:firstRowLastColumn="0" w:lastRowFirstColumn="0" w:lastRowLastColumn="0"/>
            </w:pPr>
          </w:p>
        </w:tc>
      </w:tr>
      <w:tr w:rsidR="004106F7" w14:paraId="12791395"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9DF16F8" w14:textId="77777777" w:rsidR="004106F7" w:rsidRPr="00405A94" w:rsidRDefault="004106F7" w:rsidP="0015373F">
            <w:r w:rsidRPr="00405A94">
              <w:t>Modules</w:t>
            </w:r>
          </w:p>
        </w:tc>
        <w:tc>
          <w:tcPr>
            <w:tcW w:w="0" w:type="auto"/>
            <w:shd w:val="clear" w:color="auto" w:fill="B8CCE4" w:themeFill="accent1" w:themeFillTint="66"/>
          </w:tcPr>
          <w:p w14:paraId="7E812FDC"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D161038" w14:textId="77777777" w:rsidR="004106F7" w:rsidRPr="00F65048"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106F7" w14:paraId="0C7A5EA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9F0E96F" w14:textId="77777777" w:rsidR="004106F7" w:rsidRPr="00405A94" w:rsidRDefault="004106F7" w:rsidP="0015373F">
            <w:pPr>
              <w:rPr>
                <w:b w:val="0"/>
              </w:rPr>
            </w:pPr>
            <w:r w:rsidRPr="00405A94">
              <w:rPr>
                <w:b w:val="0"/>
              </w:rPr>
              <w:lastRenderedPageBreak/>
              <w:t>ElastoDyn</w:t>
            </w:r>
          </w:p>
        </w:tc>
        <w:tc>
          <w:tcPr>
            <w:tcW w:w="2421" w:type="dxa"/>
          </w:tcPr>
          <w:p w14:paraId="3A382A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39" w:author="Bonnie Jonkman" w:date="2015-07-09T12:39:00Z">
                  <w:rPr/>
                </w:rPrChange>
              </w:rPr>
            </w:pPr>
            <w:r w:rsidRPr="004106F7">
              <w:rPr>
                <w:highlight w:val="yellow"/>
                <w:rPrChange w:id="240" w:author="Bonnie Jonkman" w:date="2015-07-09T12:39:00Z">
                  <w:rPr/>
                </w:rPrChange>
              </w:rPr>
              <w:t>v1.02.00a-bjj</w:t>
            </w:r>
          </w:p>
        </w:tc>
        <w:tc>
          <w:tcPr>
            <w:tcW w:w="2795" w:type="dxa"/>
          </w:tcPr>
          <w:p w14:paraId="17D2C91F"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ED</w:t>
            </w:r>
          </w:p>
        </w:tc>
      </w:tr>
      <w:tr w:rsidR="004106F7" w14:paraId="737D4502"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41" w:author="Bonnie Jonkman" w:date="2015-07-09T12:38:00Z"/>
        </w:trPr>
        <w:tc>
          <w:tcPr>
            <w:cnfStyle w:val="001000000000" w:firstRow="0" w:lastRow="0" w:firstColumn="1" w:lastColumn="0" w:oddVBand="0" w:evenVBand="0" w:oddHBand="0" w:evenHBand="0" w:firstRowFirstColumn="0" w:firstRowLastColumn="0" w:lastRowFirstColumn="0" w:lastRowLastColumn="0"/>
            <w:tcW w:w="0" w:type="auto"/>
          </w:tcPr>
          <w:p w14:paraId="4C3E516E" w14:textId="27CD42A8" w:rsidR="004106F7" w:rsidRPr="004106F7" w:rsidRDefault="004106F7" w:rsidP="0015373F">
            <w:pPr>
              <w:rPr>
                <w:ins w:id="242" w:author="Bonnie Jonkman" w:date="2015-07-09T12:38:00Z"/>
                <w:b w:val="0"/>
                <w:rPrChange w:id="243" w:author="Bonnie Jonkman" w:date="2015-07-09T12:39:00Z">
                  <w:rPr>
                    <w:ins w:id="244" w:author="Bonnie Jonkman" w:date="2015-07-09T12:38:00Z"/>
                  </w:rPr>
                </w:rPrChange>
              </w:rPr>
            </w:pPr>
            <w:ins w:id="245" w:author="Bonnie Jonkman" w:date="2015-07-09T12:38:00Z">
              <w:r w:rsidRPr="004106F7">
                <w:rPr>
                  <w:b w:val="0"/>
                  <w:rPrChange w:id="246" w:author="Bonnie Jonkman" w:date="2015-07-09T12:39:00Z">
                    <w:rPr/>
                  </w:rPrChange>
                </w:rPr>
                <w:t>BeamDyn</w:t>
              </w:r>
            </w:ins>
          </w:p>
        </w:tc>
        <w:tc>
          <w:tcPr>
            <w:tcW w:w="2421" w:type="dxa"/>
          </w:tcPr>
          <w:p w14:paraId="0DC6CF0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47" w:author="Bonnie Jonkman" w:date="2015-07-09T12:38:00Z"/>
                <w:highlight w:val="yellow"/>
                <w:rPrChange w:id="248" w:author="Bonnie Jonkman" w:date="2015-07-09T12:39:00Z">
                  <w:rPr>
                    <w:ins w:id="249" w:author="Bonnie Jonkman" w:date="2015-07-09T12:38:00Z"/>
                  </w:rPr>
                </w:rPrChange>
              </w:rPr>
            </w:pPr>
          </w:p>
        </w:tc>
        <w:tc>
          <w:tcPr>
            <w:tcW w:w="2795" w:type="dxa"/>
          </w:tcPr>
          <w:p w14:paraId="1F008F11" w14:textId="4FCA01E5"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50" w:author="Bonnie Jonkman" w:date="2015-07-09T12:38:00Z"/>
              </w:rPr>
            </w:pPr>
            <w:ins w:id="251" w:author="Bonnie Jonkman" w:date="2015-07-09T12:39:00Z">
              <w:r>
                <w:t>BD</w:t>
              </w:r>
            </w:ins>
          </w:p>
        </w:tc>
      </w:tr>
      <w:tr w:rsidR="004106F7" w14:paraId="299BF96E"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8D6BC8" w14:textId="0A6329BA" w:rsidR="004106F7" w:rsidRPr="00405A94" w:rsidRDefault="004106F7" w:rsidP="0015373F">
            <w:pPr>
              <w:rPr>
                <w:b w:val="0"/>
              </w:rPr>
            </w:pPr>
            <w:r w:rsidRPr="00405A94">
              <w:rPr>
                <w:b w:val="0"/>
              </w:rPr>
              <w:t>AeroDyn</w:t>
            </w:r>
            <w:ins w:id="252" w:author="Bonnie Jonkman" w:date="2015-07-09T12:39:00Z">
              <w:r>
                <w:rPr>
                  <w:b w:val="0"/>
                </w:rPr>
                <w:t>14</w:t>
              </w:r>
            </w:ins>
          </w:p>
        </w:tc>
        <w:tc>
          <w:tcPr>
            <w:tcW w:w="2421" w:type="dxa"/>
          </w:tcPr>
          <w:p w14:paraId="456CA5F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53" w:author="Bonnie Jonkman" w:date="2015-07-09T12:39:00Z">
                  <w:rPr/>
                </w:rPrChange>
              </w:rPr>
            </w:pPr>
            <w:r w:rsidRPr="004106F7">
              <w:rPr>
                <w:highlight w:val="yellow"/>
                <w:rPrChange w:id="254" w:author="Bonnie Jonkman" w:date="2015-07-09T12:39:00Z">
                  <w:rPr/>
                </w:rPrChange>
              </w:rPr>
              <w:t>v14.03.01a-bjj</w:t>
            </w:r>
          </w:p>
        </w:tc>
        <w:tc>
          <w:tcPr>
            <w:tcW w:w="2795" w:type="dxa"/>
          </w:tcPr>
          <w:p w14:paraId="74277AB9"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AD</w:t>
            </w:r>
          </w:p>
        </w:tc>
      </w:tr>
      <w:tr w:rsidR="004106F7" w14:paraId="53903413"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55" w:author="Bonnie Jonkman" w:date="2015-07-09T12:39:00Z"/>
        </w:trPr>
        <w:tc>
          <w:tcPr>
            <w:cnfStyle w:val="001000000000" w:firstRow="0" w:lastRow="0" w:firstColumn="1" w:lastColumn="0" w:oddVBand="0" w:evenVBand="0" w:oddHBand="0" w:evenHBand="0" w:firstRowFirstColumn="0" w:firstRowLastColumn="0" w:lastRowFirstColumn="0" w:lastRowLastColumn="0"/>
            <w:tcW w:w="0" w:type="auto"/>
          </w:tcPr>
          <w:p w14:paraId="5B22D5E4" w14:textId="3A4BD625" w:rsidR="004106F7" w:rsidRPr="004106F7" w:rsidRDefault="004106F7" w:rsidP="0015373F">
            <w:pPr>
              <w:rPr>
                <w:ins w:id="256" w:author="Bonnie Jonkman" w:date="2015-07-09T12:39:00Z"/>
                <w:b w:val="0"/>
                <w:rPrChange w:id="257" w:author="Bonnie Jonkman" w:date="2015-07-09T12:39:00Z">
                  <w:rPr>
                    <w:ins w:id="258" w:author="Bonnie Jonkman" w:date="2015-07-09T12:39:00Z"/>
                  </w:rPr>
                </w:rPrChange>
              </w:rPr>
            </w:pPr>
            <w:ins w:id="259" w:author="Bonnie Jonkman" w:date="2015-07-09T12:39:00Z">
              <w:r>
                <w:rPr>
                  <w:b w:val="0"/>
                </w:rPr>
                <w:t>AeroDyn</w:t>
              </w:r>
            </w:ins>
          </w:p>
        </w:tc>
        <w:tc>
          <w:tcPr>
            <w:tcW w:w="2421" w:type="dxa"/>
          </w:tcPr>
          <w:p w14:paraId="627467C3" w14:textId="057E6E3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ins w:id="260" w:author="Bonnie Jonkman" w:date="2015-07-09T12:39:00Z"/>
                <w:highlight w:val="yellow"/>
                <w:rPrChange w:id="261" w:author="Bonnie Jonkman" w:date="2015-07-09T12:39:00Z">
                  <w:rPr>
                    <w:ins w:id="262" w:author="Bonnie Jonkman" w:date="2015-07-09T12:39:00Z"/>
                  </w:rPr>
                </w:rPrChange>
              </w:rPr>
            </w:pPr>
            <w:ins w:id="263" w:author="Bonnie Jonkman" w:date="2015-07-09T12:39:00Z">
              <w:r w:rsidRPr="004106F7">
                <w:rPr>
                  <w:highlight w:val="yellow"/>
                  <w:rPrChange w:id="264" w:author="Bonnie Jonkman" w:date="2015-07-09T12:39:00Z">
                    <w:rPr/>
                  </w:rPrChange>
                </w:rPr>
                <w:t>V15.00.00a-bjj</w:t>
              </w:r>
            </w:ins>
          </w:p>
        </w:tc>
        <w:tc>
          <w:tcPr>
            <w:tcW w:w="2795" w:type="dxa"/>
          </w:tcPr>
          <w:p w14:paraId="26BD9F2C" w14:textId="5E56F89D"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rPr>
                <w:ins w:id="265" w:author="Bonnie Jonkman" w:date="2015-07-09T12:39:00Z"/>
              </w:rPr>
            </w:pPr>
            <w:ins w:id="266" w:author="Bonnie Jonkman" w:date="2015-07-09T12:39:00Z">
              <w:r>
                <w:t>AD</w:t>
              </w:r>
            </w:ins>
          </w:p>
        </w:tc>
      </w:tr>
      <w:tr w:rsidR="004106F7" w14:paraId="27734611"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FBCABEE" w14:textId="77777777" w:rsidR="004106F7" w:rsidRPr="00405A94" w:rsidRDefault="004106F7" w:rsidP="0015373F">
            <w:pPr>
              <w:rPr>
                <w:b w:val="0"/>
              </w:rPr>
            </w:pPr>
            <w:r w:rsidRPr="00405A94">
              <w:rPr>
                <w:b w:val="0"/>
              </w:rPr>
              <w:t>InflowWind</w:t>
            </w:r>
          </w:p>
        </w:tc>
        <w:tc>
          <w:tcPr>
            <w:tcW w:w="2421" w:type="dxa"/>
          </w:tcPr>
          <w:p w14:paraId="641CA16D" w14:textId="2B67FFB8" w:rsidR="004106F7" w:rsidRPr="004106F7" w:rsidRDefault="004106F7" w:rsidP="004106F7">
            <w:pPr>
              <w:cnfStyle w:val="000000000000" w:firstRow="0" w:lastRow="0" w:firstColumn="0" w:lastColumn="0" w:oddVBand="0" w:evenVBand="0" w:oddHBand="0" w:evenHBand="0" w:firstRowFirstColumn="0" w:firstRowLastColumn="0" w:lastRowFirstColumn="0" w:lastRowLastColumn="0"/>
              <w:rPr>
                <w:highlight w:val="yellow"/>
                <w:rPrChange w:id="267" w:author="Bonnie Jonkman" w:date="2015-07-09T12:39:00Z">
                  <w:rPr/>
                </w:rPrChange>
              </w:rPr>
            </w:pPr>
            <w:r w:rsidRPr="004106F7">
              <w:rPr>
                <w:highlight w:val="yellow"/>
                <w:rPrChange w:id="268" w:author="Bonnie Jonkman" w:date="2015-07-09T12:39:00Z">
                  <w:rPr/>
                </w:rPrChange>
              </w:rPr>
              <w:t>v</w:t>
            </w:r>
            <w:del w:id="269" w:author="Bonnie Jonkman" w:date="2015-07-09T12:39:00Z">
              <w:r w:rsidRPr="004106F7" w:rsidDel="004106F7">
                <w:rPr>
                  <w:highlight w:val="yellow"/>
                  <w:rPrChange w:id="270" w:author="Bonnie Jonkman" w:date="2015-07-09T12:39:00Z">
                    <w:rPr/>
                  </w:rPrChange>
                </w:rPr>
                <w:delText>2</w:delText>
              </w:r>
            </w:del>
            <w:ins w:id="271" w:author="Bonnie Jonkman" w:date="2015-07-09T12:39:00Z">
              <w:r w:rsidRPr="004106F7">
                <w:rPr>
                  <w:highlight w:val="yellow"/>
                  <w:rPrChange w:id="272" w:author="Bonnie Jonkman" w:date="2015-07-09T12:39:00Z">
                    <w:rPr/>
                  </w:rPrChange>
                </w:rPr>
                <w:t>3</w:t>
              </w:r>
            </w:ins>
            <w:r w:rsidRPr="004106F7">
              <w:rPr>
                <w:highlight w:val="yellow"/>
                <w:rPrChange w:id="273" w:author="Bonnie Jonkman" w:date="2015-07-09T12:39:00Z">
                  <w:rPr/>
                </w:rPrChange>
              </w:rPr>
              <w:t>.0</w:t>
            </w:r>
            <w:del w:id="274" w:author="Bonnie Jonkman" w:date="2015-07-09T12:39:00Z">
              <w:r w:rsidRPr="004106F7" w:rsidDel="004106F7">
                <w:rPr>
                  <w:highlight w:val="yellow"/>
                  <w:rPrChange w:id="275" w:author="Bonnie Jonkman" w:date="2015-07-09T12:39:00Z">
                    <w:rPr/>
                  </w:rPrChange>
                </w:rPr>
                <w:delText>1</w:delText>
              </w:r>
            </w:del>
            <w:ins w:id="276" w:author="Bonnie Jonkman" w:date="2015-07-09T12:39:00Z">
              <w:r w:rsidRPr="004106F7">
                <w:rPr>
                  <w:highlight w:val="yellow"/>
                  <w:rPrChange w:id="277" w:author="Bonnie Jonkman" w:date="2015-07-09T12:39:00Z">
                    <w:rPr/>
                  </w:rPrChange>
                </w:rPr>
                <w:t>0</w:t>
              </w:r>
            </w:ins>
            <w:r w:rsidRPr="004106F7">
              <w:rPr>
                <w:highlight w:val="yellow"/>
                <w:rPrChange w:id="278" w:author="Bonnie Jonkman" w:date="2015-07-09T12:39:00Z">
                  <w:rPr/>
                </w:rPrChange>
              </w:rPr>
              <w:t>.00a-bjj</w:t>
            </w:r>
          </w:p>
        </w:tc>
        <w:tc>
          <w:tcPr>
            <w:tcW w:w="2795" w:type="dxa"/>
          </w:tcPr>
          <w:p w14:paraId="3969B5E1"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106F7" w14:paraId="6547C6E7"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C53BF0A" w14:textId="77777777" w:rsidR="004106F7" w:rsidRPr="00405A94" w:rsidRDefault="004106F7" w:rsidP="0015373F">
            <w:pPr>
              <w:rPr>
                <w:b w:val="0"/>
              </w:rPr>
            </w:pPr>
            <w:r w:rsidRPr="00405A94">
              <w:rPr>
                <w:b w:val="0"/>
              </w:rPr>
              <w:t>ServoDyn</w:t>
            </w:r>
          </w:p>
        </w:tc>
        <w:tc>
          <w:tcPr>
            <w:tcW w:w="2421" w:type="dxa"/>
          </w:tcPr>
          <w:p w14:paraId="03D4935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79" w:author="Bonnie Jonkman" w:date="2015-07-09T12:39:00Z">
                  <w:rPr/>
                </w:rPrChange>
              </w:rPr>
            </w:pPr>
            <w:r w:rsidRPr="004106F7">
              <w:rPr>
                <w:highlight w:val="yellow"/>
                <w:rPrChange w:id="280" w:author="Bonnie Jonkman" w:date="2015-07-09T12:39:00Z">
                  <w:rPr/>
                </w:rPrChange>
              </w:rPr>
              <w:t>v1.02.00a-bjj</w:t>
            </w:r>
          </w:p>
        </w:tc>
        <w:tc>
          <w:tcPr>
            <w:tcW w:w="2795" w:type="dxa"/>
          </w:tcPr>
          <w:p w14:paraId="0D2526A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106F7" w14:paraId="4818AB44"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DA672A6" w14:textId="77777777" w:rsidR="004106F7" w:rsidRPr="00405A94" w:rsidRDefault="004106F7" w:rsidP="0015373F">
            <w:pPr>
              <w:rPr>
                <w:b w:val="0"/>
              </w:rPr>
            </w:pPr>
            <w:r>
              <w:rPr>
                <w:b w:val="0"/>
              </w:rPr>
              <w:t>TMD (part of ServoDyn)</w:t>
            </w:r>
          </w:p>
        </w:tc>
        <w:tc>
          <w:tcPr>
            <w:tcW w:w="2421" w:type="dxa"/>
          </w:tcPr>
          <w:p w14:paraId="4588FEE8"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
            </w:pPr>
            <w:r w:rsidRPr="004106F7">
              <w:rPr>
                <w:highlight w:val="yellow"/>
                <w:rPrChange w:id="281" w:author="Bonnie Jonkman" w:date="2015-07-09T12:39:00Z">
                  <w:rPr/>
                </w:rPrChange>
              </w:rPr>
              <w:t>v1.00.00-wgl</w:t>
            </w:r>
          </w:p>
        </w:tc>
        <w:tc>
          <w:tcPr>
            <w:tcW w:w="2795" w:type="dxa"/>
          </w:tcPr>
          <w:p w14:paraId="33A7D164"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t>TMD</w:t>
            </w:r>
          </w:p>
        </w:tc>
      </w:tr>
      <w:tr w:rsidR="004106F7" w14:paraId="3385931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56F238C" w14:textId="77777777" w:rsidR="004106F7" w:rsidRPr="00405A94" w:rsidRDefault="004106F7" w:rsidP="0015373F">
            <w:pPr>
              <w:rPr>
                <w:b w:val="0"/>
              </w:rPr>
            </w:pPr>
            <w:r w:rsidRPr="00405A94">
              <w:rPr>
                <w:b w:val="0"/>
              </w:rPr>
              <w:t>HydroDyn</w:t>
            </w:r>
          </w:p>
        </w:tc>
        <w:tc>
          <w:tcPr>
            <w:tcW w:w="2421" w:type="dxa"/>
          </w:tcPr>
          <w:p w14:paraId="43B395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82" w:author="Bonnie Jonkman" w:date="2015-07-09T12:39:00Z">
                  <w:rPr/>
                </w:rPrChange>
              </w:rPr>
            </w:pPr>
            <w:r w:rsidRPr="004106F7">
              <w:rPr>
                <w:highlight w:val="yellow"/>
                <w:rPrChange w:id="283" w:author="Bonnie Jonkman" w:date="2015-07-09T12:39:00Z">
                  <w:rPr/>
                </w:rPrChange>
              </w:rPr>
              <w:t>v2.02.02a-gjh</w:t>
            </w:r>
          </w:p>
        </w:tc>
        <w:tc>
          <w:tcPr>
            <w:tcW w:w="2795" w:type="dxa"/>
          </w:tcPr>
          <w:p w14:paraId="5B7BB2C2"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HD</w:t>
            </w:r>
          </w:p>
        </w:tc>
      </w:tr>
      <w:tr w:rsidR="004106F7" w14:paraId="5D7A70F5"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668D8A9" w14:textId="77777777" w:rsidR="004106F7" w:rsidRPr="00473920" w:rsidRDefault="004106F7" w:rsidP="0015373F">
            <w:pPr>
              <w:rPr>
                <w:b w:val="0"/>
              </w:rPr>
            </w:pPr>
            <w:r w:rsidRPr="00473920">
              <w:rPr>
                <w:b w:val="0"/>
              </w:rPr>
              <w:t>SubDyn</w:t>
            </w:r>
          </w:p>
        </w:tc>
        <w:tc>
          <w:tcPr>
            <w:tcW w:w="2421" w:type="dxa"/>
          </w:tcPr>
          <w:p w14:paraId="1F4C962D"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84" w:author="Bonnie Jonkman" w:date="2015-07-09T12:39:00Z">
                  <w:rPr/>
                </w:rPrChange>
              </w:rPr>
            </w:pPr>
            <w:r w:rsidRPr="004106F7">
              <w:rPr>
                <w:highlight w:val="yellow"/>
                <w:rPrChange w:id="285" w:author="Bonnie Jonkman" w:date="2015-07-09T12:39:00Z">
                  <w:rPr/>
                </w:rPrChange>
              </w:rPr>
              <w:t>v1.01.02a-rrd</w:t>
            </w:r>
          </w:p>
        </w:tc>
        <w:tc>
          <w:tcPr>
            <w:tcW w:w="2795" w:type="dxa"/>
          </w:tcPr>
          <w:p w14:paraId="5829FA76"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SD</w:t>
            </w:r>
          </w:p>
        </w:tc>
      </w:tr>
      <w:tr w:rsidR="004106F7" w14:paraId="05710C1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D4C5D04" w14:textId="77777777" w:rsidR="004106F7" w:rsidRPr="00405A94" w:rsidRDefault="004106F7" w:rsidP="0015373F">
            <w:pPr>
              <w:rPr>
                <w:b w:val="0"/>
              </w:rPr>
            </w:pPr>
            <w:r w:rsidRPr="00405A94">
              <w:rPr>
                <w:b w:val="0"/>
              </w:rPr>
              <w:t>MAP</w:t>
            </w:r>
            <w:r>
              <w:rPr>
                <w:b w:val="0"/>
              </w:rPr>
              <w:t>++</w:t>
            </w:r>
          </w:p>
        </w:tc>
        <w:tc>
          <w:tcPr>
            <w:tcW w:w="2421" w:type="dxa"/>
          </w:tcPr>
          <w:p w14:paraId="35993F84"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86" w:author="Bonnie Jonkman" w:date="2015-07-09T12:39:00Z">
                  <w:rPr/>
                </w:rPrChange>
              </w:rPr>
              <w:t>1.10.0rc</w:t>
            </w:r>
          </w:p>
        </w:tc>
        <w:tc>
          <w:tcPr>
            <w:tcW w:w="2795" w:type="dxa"/>
          </w:tcPr>
          <w:p w14:paraId="5326755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rsidRPr="00F2770C">
              <w:t>MAP</w:t>
            </w:r>
          </w:p>
        </w:tc>
      </w:tr>
      <w:tr w:rsidR="004106F7" w14:paraId="2C3A223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CE879C8" w14:textId="77777777" w:rsidR="004106F7" w:rsidRPr="00405A94" w:rsidRDefault="004106F7" w:rsidP="0015373F">
            <w:pPr>
              <w:rPr>
                <w:b w:val="0"/>
              </w:rPr>
            </w:pPr>
            <w:r w:rsidRPr="00405A94">
              <w:rPr>
                <w:b w:val="0"/>
              </w:rPr>
              <w:t>FEAMooring</w:t>
            </w:r>
          </w:p>
        </w:tc>
        <w:tc>
          <w:tcPr>
            <w:tcW w:w="2421" w:type="dxa"/>
          </w:tcPr>
          <w:p w14:paraId="5D94E1CB"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87" w:author="Bonnie Jonkman" w:date="2015-07-09T12:39:00Z">
                  <w:rPr/>
                </w:rPrChange>
              </w:rPr>
            </w:pPr>
            <w:r w:rsidRPr="004106F7">
              <w:rPr>
                <w:highlight w:val="yellow"/>
                <w:rPrChange w:id="288" w:author="Bonnie Jonkman" w:date="2015-07-09T12:39:00Z">
                  <w:rPr/>
                </w:rPrChange>
              </w:rPr>
              <w:t>v1.01.00-yhb</w:t>
            </w:r>
          </w:p>
        </w:tc>
        <w:tc>
          <w:tcPr>
            <w:tcW w:w="2795" w:type="dxa"/>
          </w:tcPr>
          <w:p w14:paraId="33A7176B"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r w:rsidRPr="00F2770C">
              <w:t>FEAM</w:t>
            </w:r>
          </w:p>
        </w:tc>
      </w:tr>
      <w:tr w:rsidR="004106F7" w14:paraId="4BE029D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D3F5040" w14:textId="77777777" w:rsidR="004106F7" w:rsidRPr="005509D5" w:rsidRDefault="004106F7" w:rsidP="0015373F">
            <w:pPr>
              <w:rPr>
                <w:b w:val="0"/>
              </w:rPr>
            </w:pPr>
            <w:proofErr w:type="spellStart"/>
            <w:r w:rsidRPr="005509D5">
              <w:rPr>
                <w:b w:val="0"/>
              </w:rPr>
              <w:t>MoorDyn</w:t>
            </w:r>
            <w:proofErr w:type="spellEnd"/>
          </w:p>
        </w:tc>
        <w:tc>
          <w:tcPr>
            <w:tcW w:w="2421" w:type="dxa"/>
          </w:tcPr>
          <w:p w14:paraId="10F690E7"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Change w:id="289" w:author="Bonnie Jonkman" w:date="2015-07-09T12:39:00Z">
                  <w:rPr/>
                </w:rPrChange>
              </w:rPr>
            </w:pPr>
            <w:r w:rsidRPr="004106F7">
              <w:rPr>
                <w:highlight w:val="yellow"/>
                <w:rPrChange w:id="290" w:author="Bonnie Jonkman" w:date="2015-07-09T12:39:00Z">
                  <w:rPr/>
                </w:rPrChange>
              </w:rPr>
              <w:t>v0.9.01-mth</w:t>
            </w:r>
          </w:p>
        </w:tc>
        <w:tc>
          <w:tcPr>
            <w:tcW w:w="2795" w:type="dxa"/>
          </w:tcPr>
          <w:p w14:paraId="5E21A5BD"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r>
              <w:t>MD</w:t>
            </w:r>
          </w:p>
        </w:tc>
      </w:tr>
      <w:tr w:rsidR="004106F7" w14:paraId="73D5B427"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71B2D3D5" w14:textId="77777777" w:rsidR="004106F7" w:rsidRPr="00405A94" w:rsidRDefault="004106F7" w:rsidP="0015373F">
            <w:pPr>
              <w:rPr>
                <w:b w:val="0"/>
              </w:rPr>
            </w:pPr>
            <w:r w:rsidRPr="00405A94">
              <w:rPr>
                <w:b w:val="0"/>
              </w:rPr>
              <w:t>IceFloe</w:t>
            </w:r>
          </w:p>
        </w:tc>
        <w:tc>
          <w:tcPr>
            <w:tcW w:w="2421" w:type="dxa"/>
          </w:tcPr>
          <w:p w14:paraId="74757655" w14:textId="77777777" w:rsidR="004106F7" w:rsidRPr="004106F7"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1" w:author="Bonnie Jonkman" w:date="2015-07-09T12:39:00Z">
                  <w:rPr/>
                </w:rPrChange>
              </w:rPr>
            </w:pPr>
            <w:r w:rsidRPr="004106F7">
              <w:rPr>
                <w:highlight w:val="yellow"/>
                <w:rPrChange w:id="292" w:author="Bonnie Jonkman" w:date="2015-07-09T12:39:00Z">
                  <w:rPr/>
                </w:rPrChange>
              </w:rPr>
              <w:t>v1.00.00</w:t>
            </w:r>
          </w:p>
        </w:tc>
        <w:tc>
          <w:tcPr>
            <w:tcW w:w="2795" w:type="dxa"/>
          </w:tcPr>
          <w:p w14:paraId="5949808E" w14:textId="77777777" w:rsidR="004106F7" w:rsidRPr="00F2770C" w:rsidRDefault="004106F7" w:rsidP="0015373F">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4106F7" w14:paraId="3AE245F0"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6D43F0" w14:textId="77777777" w:rsidR="004106F7" w:rsidRPr="00405A94" w:rsidRDefault="004106F7" w:rsidP="0015373F">
            <w:pPr>
              <w:rPr>
                <w:b w:val="0"/>
              </w:rPr>
            </w:pPr>
            <w:r w:rsidRPr="00405A94">
              <w:rPr>
                <w:b w:val="0"/>
              </w:rPr>
              <w:t>IceDyn</w:t>
            </w:r>
          </w:p>
        </w:tc>
        <w:tc>
          <w:tcPr>
            <w:tcW w:w="2421" w:type="dxa"/>
          </w:tcPr>
          <w:p w14:paraId="42D42D1F" w14:textId="77777777" w:rsidR="004106F7" w:rsidRPr="004106F7"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4106F7">
              <w:rPr>
                <w:highlight w:val="yellow"/>
                <w:rPrChange w:id="293" w:author="Bonnie Jonkman" w:date="2015-07-09T12:39:00Z">
                  <w:rPr/>
                </w:rPrChange>
              </w:rPr>
              <w:t>v1.01.00-by</w:t>
            </w:r>
          </w:p>
        </w:tc>
        <w:tc>
          <w:tcPr>
            <w:tcW w:w="2795" w:type="dxa"/>
          </w:tcPr>
          <w:p w14:paraId="60D3DD6B" w14:textId="77777777" w:rsidR="004106F7" w:rsidRPr="00F2770C" w:rsidRDefault="004106F7" w:rsidP="0015373F">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4106F7" w:rsidRPr="000F3583" w14:paraId="2436AB6F" w14:textId="77777777" w:rsidTr="0015373F">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15A1C987" w14:textId="77777777" w:rsidR="004106F7" w:rsidRPr="00AC31AB" w:rsidRDefault="004106F7" w:rsidP="0015373F">
            <w:r w:rsidRPr="00AC31AB">
              <w:t>Other Component</w:t>
            </w:r>
            <w:r>
              <w:t>s</w:t>
            </w:r>
          </w:p>
        </w:tc>
        <w:tc>
          <w:tcPr>
            <w:tcW w:w="0" w:type="auto"/>
            <w:shd w:val="clear" w:color="auto" w:fill="B8CCE4" w:themeFill="accent1" w:themeFillTint="66"/>
          </w:tcPr>
          <w:p w14:paraId="7ABD028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4015ED20" w14:textId="77777777" w:rsidR="004106F7" w:rsidRPr="00424574" w:rsidRDefault="004106F7" w:rsidP="0015373F">
            <w:pPr>
              <w:cnfStyle w:val="000000000000" w:firstRow="0" w:lastRow="0" w:firstColumn="0" w:lastColumn="0" w:oddVBand="0" w:evenVBand="0" w:oddHBand="0" w:evenHBand="0" w:firstRowFirstColumn="0" w:firstRowLastColumn="0" w:lastRowFirstColumn="0" w:lastRowLastColumn="0"/>
            </w:pPr>
          </w:p>
        </w:tc>
      </w:tr>
      <w:tr w:rsidR="004106F7" w14:paraId="1A69586D"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05B8DC0" w14:textId="77777777" w:rsidR="004106F7" w:rsidRPr="00405A94" w:rsidRDefault="004106F7" w:rsidP="0015373F">
            <w:pPr>
              <w:rPr>
                <w:b w:val="0"/>
              </w:rPr>
            </w:pPr>
            <w:r w:rsidRPr="00405A94">
              <w:rPr>
                <w:b w:val="0"/>
              </w:rPr>
              <w:t>NWTC Subroutine Library</w:t>
            </w:r>
          </w:p>
        </w:tc>
        <w:tc>
          <w:tcPr>
            <w:tcW w:w="0" w:type="auto"/>
            <w:gridSpan w:val="2"/>
          </w:tcPr>
          <w:p w14:paraId="3359E315" w14:textId="77777777" w:rsidR="004106F7" w:rsidRPr="0015373F" w:rsidRDefault="004106F7" w:rsidP="0015373F">
            <w:pPr>
              <w:cnfStyle w:val="000000100000" w:firstRow="0" w:lastRow="0" w:firstColumn="0" w:lastColumn="0" w:oddVBand="0" w:evenVBand="0" w:oddHBand="1" w:evenHBand="0" w:firstRowFirstColumn="0" w:firstRowLastColumn="0" w:lastRowFirstColumn="0" w:lastRowLastColumn="0"/>
              <w:rPr>
                <w:highlight w:val="yellow"/>
              </w:rPr>
            </w:pPr>
            <w:r w:rsidRPr="0015373F">
              <w:rPr>
                <w:highlight w:val="yellow"/>
                <w:rPrChange w:id="294" w:author="Bonnie Jonkman" w:date="2015-07-09T12:43:00Z">
                  <w:rPr/>
                </w:rPrChange>
              </w:rPr>
              <w:t>v2.05.02a-bjj</w:t>
            </w:r>
          </w:p>
        </w:tc>
      </w:tr>
      <w:tr w:rsidR="004106F7" w14:paraId="5928AAA2"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671FF20" w14:textId="77777777" w:rsidR="004106F7" w:rsidRPr="00405A94" w:rsidRDefault="004106F7" w:rsidP="0015373F">
            <w:pPr>
              <w:rPr>
                <w:b w:val="0"/>
              </w:rPr>
            </w:pPr>
            <w:r w:rsidRPr="00405A94">
              <w:rPr>
                <w:b w:val="0"/>
              </w:rPr>
              <w:t>FAST Registry</w:t>
            </w:r>
            <w:r w:rsidRPr="00405A94">
              <w:rPr>
                <w:rStyle w:val="FootnoteReference"/>
                <w:b w:val="0"/>
              </w:rPr>
              <w:footnoteReference w:id="6"/>
            </w:r>
          </w:p>
        </w:tc>
        <w:tc>
          <w:tcPr>
            <w:tcW w:w="0" w:type="auto"/>
            <w:gridSpan w:val="2"/>
          </w:tcPr>
          <w:p w14:paraId="6E554AEF" w14:textId="77777777" w:rsidR="004106F7" w:rsidRPr="0015373F" w:rsidRDefault="004106F7" w:rsidP="0015373F">
            <w:pPr>
              <w:cnfStyle w:val="000000000000" w:firstRow="0" w:lastRow="0" w:firstColumn="0" w:lastColumn="0" w:oddVBand="0" w:evenVBand="0" w:oddHBand="0" w:evenHBand="0" w:firstRowFirstColumn="0" w:firstRowLastColumn="0" w:lastRowFirstColumn="0" w:lastRowLastColumn="0"/>
              <w:rPr>
                <w:highlight w:val="yellow"/>
                <w:rPrChange w:id="297" w:author="Bonnie Jonkman" w:date="2015-07-09T12:43:00Z">
                  <w:rPr/>
                </w:rPrChange>
              </w:rPr>
            </w:pPr>
            <w:r w:rsidRPr="0015373F">
              <w:rPr>
                <w:highlight w:val="yellow"/>
                <w:rPrChange w:id="298" w:author="Bonnie Jonkman" w:date="2015-07-09T12:43:00Z">
                  <w:rPr/>
                </w:rPrChange>
              </w:rPr>
              <w:t>v2.05.00</w:t>
            </w:r>
          </w:p>
        </w:tc>
      </w:tr>
      <w:tr w:rsidR="004106F7" w:rsidRPr="000F3583" w14:paraId="73E45F49" w14:textId="77777777" w:rsidTr="0015373F">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0826F3C7" w14:textId="77777777" w:rsidR="004106F7" w:rsidRPr="00AC31AB" w:rsidRDefault="004106F7" w:rsidP="0015373F">
            <w:r>
              <w:t>Third Party Content</w:t>
            </w:r>
          </w:p>
        </w:tc>
        <w:tc>
          <w:tcPr>
            <w:tcW w:w="0" w:type="auto"/>
            <w:shd w:val="clear" w:color="auto" w:fill="B8CCE4" w:themeFill="accent1" w:themeFillTint="66"/>
          </w:tcPr>
          <w:p w14:paraId="5962D47C"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3F7E85EB" w14:textId="77777777" w:rsidR="004106F7" w:rsidRPr="00424574" w:rsidRDefault="004106F7" w:rsidP="0015373F">
            <w:pPr>
              <w:cnfStyle w:val="000000100000" w:firstRow="0" w:lastRow="0" w:firstColumn="0" w:lastColumn="0" w:oddVBand="0" w:evenVBand="0" w:oddHBand="1" w:evenHBand="0" w:firstRowFirstColumn="0" w:firstRowLastColumn="0" w:lastRowFirstColumn="0" w:lastRowLastColumn="0"/>
            </w:pPr>
          </w:p>
        </w:tc>
      </w:tr>
      <w:tr w:rsidR="004106F7" w14:paraId="7ED1D148"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B286856" w14:textId="77777777" w:rsidR="004106F7" w:rsidRPr="00405A94" w:rsidRDefault="004106F7" w:rsidP="0015373F">
            <w:pPr>
              <w:rPr>
                <w:b w:val="0"/>
              </w:rPr>
            </w:pPr>
            <w:r w:rsidRPr="00405A94">
              <w:rPr>
                <w:b w:val="0"/>
              </w:rPr>
              <w:t>LAPACK</w:t>
            </w:r>
          </w:p>
        </w:tc>
        <w:tc>
          <w:tcPr>
            <w:tcW w:w="0" w:type="auto"/>
            <w:gridSpan w:val="2"/>
          </w:tcPr>
          <w:p w14:paraId="7837659C"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0041FE9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(v3.5.0 compiled with gfortran)</w:t>
            </w:r>
          </w:p>
        </w:tc>
      </w:tr>
      <w:tr w:rsidR="004106F7" w14:paraId="7225B7E8" w14:textId="77777777" w:rsidTr="0015373F">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256A7D9" w14:textId="77777777" w:rsidR="004106F7" w:rsidRPr="00405A94" w:rsidRDefault="004106F7" w:rsidP="0015373F">
            <w:pPr>
              <w:rPr>
                <w:b w:val="0"/>
              </w:rPr>
            </w:pPr>
            <w:proofErr w:type="spellStart"/>
            <w:r w:rsidRPr="00405A94">
              <w:rPr>
                <w:b w:val="0"/>
              </w:rPr>
              <w:t>ScaLAPACK</w:t>
            </w:r>
            <w:proofErr w:type="spellEnd"/>
          </w:p>
        </w:tc>
        <w:tc>
          <w:tcPr>
            <w:tcW w:w="0" w:type="auto"/>
            <w:gridSpan w:val="2"/>
          </w:tcPr>
          <w:p w14:paraId="61721F40" w14:textId="77777777" w:rsidR="004106F7" w:rsidRDefault="004106F7" w:rsidP="0015373F">
            <w:pPr>
              <w:cnfStyle w:val="000000100000" w:firstRow="0" w:lastRow="0" w:firstColumn="0" w:lastColumn="0" w:oddVBand="0" w:evenVBand="0" w:oddHBand="1" w:evenHBand="0" w:firstRowFirstColumn="0" w:firstRowLastColumn="0" w:lastRowFirstColumn="0" w:lastRowLastColumn="0"/>
            </w:pPr>
            <w:r>
              <w:t>2.0.2</w:t>
            </w:r>
          </w:p>
        </w:tc>
      </w:tr>
      <w:tr w:rsidR="004106F7" w14:paraId="30C79243" w14:textId="77777777" w:rsidTr="0015373F">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C0D416F" w14:textId="77777777" w:rsidR="004106F7" w:rsidRPr="00405A94" w:rsidRDefault="004106F7" w:rsidP="0015373F">
            <w:pPr>
              <w:rPr>
                <w:b w:val="0"/>
              </w:rPr>
            </w:pPr>
            <w:r w:rsidRPr="00405A94">
              <w:rPr>
                <w:b w:val="0"/>
              </w:rPr>
              <w:t>FFTPACK</w:t>
            </w:r>
          </w:p>
        </w:tc>
        <w:tc>
          <w:tcPr>
            <w:tcW w:w="0" w:type="auto"/>
            <w:gridSpan w:val="2"/>
          </w:tcPr>
          <w:p w14:paraId="1394066F" w14:textId="77777777" w:rsidR="004106F7" w:rsidRDefault="004106F7" w:rsidP="0015373F">
            <w:pPr>
              <w:cnfStyle w:val="000000000000" w:firstRow="0" w:lastRow="0" w:firstColumn="0" w:lastColumn="0" w:oddVBand="0" w:evenVBand="0" w:oddHBand="0" w:evenHBand="0" w:firstRowFirstColumn="0" w:firstRowLastColumn="0" w:lastRowFirstColumn="0" w:lastRowLastColumn="0"/>
            </w:pPr>
            <w:r>
              <w:t>v4.1</w:t>
            </w:r>
          </w:p>
        </w:tc>
      </w:tr>
      <w:tr w:rsidR="0015373F" w14:paraId="03233F29" w14:textId="77777777" w:rsidTr="0015373F">
        <w:trPr>
          <w:cnfStyle w:val="000000100000" w:firstRow="0" w:lastRow="0" w:firstColumn="0" w:lastColumn="0" w:oddVBand="0" w:evenVBand="0" w:oddHBand="1" w:evenHBand="0" w:firstRowFirstColumn="0" w:firstRowLastColumn="0" w:lastRowFirstColumn="0" w:lastRowLastColumn="0"/>
          <w:cantSplit/>
          <w:jc w:val="center"/>
          <w:ins w:id="299" w:author="Bonnie Jonkman" w:date="2015-07-09T12:43:00Z"/>
        </w:trPr>
        <w:tc>
          <w:tcPr>
            <w:cnfStyle w:val="001000000000" w:firstRow="0" w:lastRow="0" w:firstColumn="1" w:lastColumn="0" w:oddVBand="0" w:evenVBand="0" w:oddHBand="0" w:evenHBand="0" w:firstRowFirstColumn="0" w:firstRowLastColumn="0" w:lastRowFirstColumn="0" w:lastRowLastColumn="0"/>
            <w:tcW w:w="0" w:type="auto"/>
          </w:tcPr>
          <w:p w14:paraId="55312781" w14:textId="7A3AC46F" w:rsidR="0015373F" w:rsidRPr="0015373F" w:rsidRDefault="0015373F" w:rsidP="0015373F">
            <w:pPr>
              <w:rPr>
                <w:ins w:id="300" w:author="Bonnie Jonkman" w:date="2015-07-09T12:43:00Z"/>
                <w:b w:val="0"/>
                <w:rPrChange w:id="301" w:author="Bonnie Jonkman" w:date="2015-07-09T12:43:00Z">
                  <w:rPr>
                    <w:ins w:id="302" w:author="Bonnie Jonkman" w:date="2015-07-09T12:43:00Z"/>
                  </w:rPr>
                </w:rPrChange>
              </w:rPr>
            </w:pPr>
            <w:proofErr w:type="spellStart"/>
            <w:ins w:id="303" w:author="Bonnie Jonkman" w:date="2015-07-09T12:43:00Z">
              <w:r w:rsidRPr="0015373F">
                <w:rPr>
                  <w:b w:val="0"/>
                  <w:rPrChange w:id="304" w:author="Bonnie Jonkman" w:date="2015-07-09T12:43:00Z">
                    <w:rPr/>
                  </w:rPrChange>
                </w:rPr>
                <w:t>FitPack</w:t>
              </w:r>
              <w:proofErr w:type="spellEnd"/>
            </w:ins>
          </w:p>
        </w:tc>
        <w:tc>
          <w:tcPr>
            <w:tcW w:w="0" w:type="auto"/>
            <w:gridSpan w:val="2"/>
          </w:tcPr>
          <w:p w14:paraId="59C55A3A" w14:textId="77777777" w:rsidR="0015373F" w:rsidRDefault="0015373F" w:rsidP="0015373F">
            <w:pPr>
              <w:cnfStyle w:val="000000100000" w:firstRow="0" w:lastRow="0" w:firstColumn="0" w:lastColumn="0" w:oddVBand="0" w:evenVBand="0" w:oddHBand="1" w:evenHBand="0" w:firstRowFirstColumn="0" w:firstRowLastColumn="0" w:lastRowFirstColumn="0" w:lastRowLastColumn="0"/>
              <w:rPr>
                <w:ins w:id="305" w:author="Bonnie Jonkman" w:date="2015-07-09T12:43:00Z"/>
              </w:rPr>
            </w:pPr>
            <w:bookmarkStart w:id="306" w:name="_GoBack"/>
            <w:bookmarkEnd w:id="306"/>
          </w:p>
        </w:tc>
      </w:tr>
    </w:tbl>
    <w:p w14:paraId="7342E82F" w14:textId="0CCAD070" w:rsidR="004106F7" w:rsidRPr="00066FEC" w:rsidDel="0015373F" w:rsidRDefault="004106F7" w:rsidP="0015373F">
      <w:pPr>
        <w:pStyle w:val="ListParagraph"/>
        <w:ind w:left="1080"/>
        <w:rPr>
          <w:del w:id="307" w:author="Bonnie Jonkman" w:date="2015-07-09T12:43:00Z"/>
        </w:rPr>
        <w:pPrChange w:id="308" w:author="Bonnie Jonkman" w:date="2015-07-09T12:42:00Z">
          <w:pPr>
            <w:pStyle w:val="ListParagraph"/>
            <w:numPr>
              <w:numId w:val="6"/>
            </w:numPr>
            <w:ind w:left="1080" w:hanging="720"/>
          </w:pPr>
        </w:pPrChange>
      </w:pPr>
    </w:p>
    <w:p w14:paraId="6F19D8BD" w14:textId="77777777" w:rsidR="00B92E37" w:rsidRPr="00B92E37" w:rsidRDefault="00B92E37">
      <w:pPr>
        <w:pPrChange w:id="309" w:author="Bonnie Jonkman" w:date="2015-04-15T12:42:00Z">
          <w:pPr>
            <w:pStyle w:val="Heading1"/>
          </w:pPr>
        </w:pPrChange>
      </w:pPr>
    </w:p>
    <w:p w14:paraId="2164B221" w14:textId="77777777" w:rsidR="00176884" w:rsidRDefault="00176884" w:rsidP="00176884">
      <w:pPr>
        <w:pStyle w:val="Heading2"/>
      </w:pPr>
      <w:bookmarkStart w:id="310" w:name="_Toc417470254"/>
      <w:r>
        <w:t>v8.10.00a-bjj</w:t>
      </w:r>
      <w:bookmarkEnd w:id="310"/>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with ElastoDyn’s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r w:rsidR="00413D42">
        <w:rPr>
          <w:b/>
        </w:rPr>
        <w:t>GBoxEff</w:t>
      </w:r>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MoorDyn by </w:t>
      </w:r>
      <w:r w:rsidR="00AB4AC5">
        <w:t xml:space="preserve">external contributor </w:t>
      </w:r>
      <w:r>
        <w:t>Matthew Hall. The version of MoorDyn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module developed by the University of Massachusetts; it simulates two independent</w:t>
      </w:r>
      <w:r w:rsidR="00A63833">
        <w:t>,</w:t>
      </w:r>
      <w:r>
        <w:t xml:space="preserve"> </w:t>
      </w:r>
      <w:r w:rsidR="00C86181">
        <w:t>one</w:t>
      </w:r>
      <w:r w:rsidR="00AB4AC5">
        <w:t>-</w:t>
      </w:r>
      <w:r>
        <w:t xml:space="preserve">DOF,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82" w14:textId="77777777" w:rsidR="000151C3" w:rsidRDefault="000151C3" w:rsidP="008274A4">
      <w:pPr>
        <w:pStyle w:val="Heading2"/>
      </w:pPr>
      <w:bookmarkStart w:id="311" w:name="_Toc417470255"/>
      <w:proofErr w:type="gramStart"/>
      <w:r>
        <w:t>v8.09.00a-bjj</w:t>
      </w:r>
      <w:bookmarkEnd w:id="311"/>
      <w:proofErr w:type="gramEnd"/>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Second-order wave kinematics are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We fixed a problem where the eigenfrequencies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312" w:name="_Ref412116139"/>
      <w:bookmarkStart w:id="313" w:name="_Toc417470256"/>
      <w:r>
        <w:t>v8.08.00c-bjj</w:t>
      </w:r>
      <w:bookmarkEnd w:id="312"/>
      <w:bookmarkEnd w:id="313"/>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lastRenderedPageBreak/>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314" w:name="_Ref391841077"/>
      <w:r w:rsidR="002C1FAC" w:rsidRPr="00AC31AB">
        <w:rPr>
          <w:rStyle w:val="FootnoteReference"/>
          <w:rFonts w:eastAsia="Times New Roman" w:cs="Times New Roman"/>
          <w:color w:val="000000"/>
        </w:rPr>
        <w:footnoteReference w:id="7"/>
      </w:r>
      <w:bookmarkEnd w:id="314"/>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lastRenderedPageBreak/>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315" w:name="_Toc417470257"/>
      <w:r>
        <w:t>v8.03.02b-bjj</w:t>
      </w:r>
      <w:bookmarkEnd w:id="315"/>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316" w:name="_Ref415574957"/>
      <w:bookmarkStart w:id="317" w:name="_Toc417470258"/>
      <w:r>
        <w:t>FAST v8 Input and Output Files</w:t>
      </w:r>
      <w:bookmarkEnd w:id="316"/>
      <w:bookmarkEnd w:id="317"/>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318" w:name="_Toc417470259"/>
      <w:r>
        <w:t>File Naming Conventions</w:t>
      </w:r>
      <w:bookmarkEnd w:id="318"/>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&lt;RootName&gt;.&lt;ext&gt;</w:t>
      </w:r>
      <w:r>
        <w:br/>
        <w:t xml:space="preserve">and files generated by FAST modules are named </w:t>
      </w:r>
      <w:r>
        <w:br/>
      </w:r>
      <w:r>
        <w:tab/>
      </w:r>
      <w:r>
        <w:tab/>
      </w:r>
      <w:r>
        <w:tab/>
        <w:t xml:space="preserve">&lt;RootName&gt;.&lt;ModName&gt;.&lt;ext&gt; </w:t>
      </w:r>
      <w:r>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r>
              <w:rPr>
                <w:b w:val="0"/>
              </w:rPr>
              <w:t>outb</w:t>
            </w:r>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r>
              <w:rPr>
                <w:b w:val="0"/>
              </w:rPr>
              <w:lastRenderedPageBreak/>
              <w:t>ech</w:t>
            </w:r>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319"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320" w:author="Bonnie Jonkman" w:date="2015-04-15T12:43:00Z"/>
              </w:rPr>
            </w:pPr>
            <w:ins w:id="321" w:author="Bonnie Jonkman" w:date="2015-04-15T12:43:00Z">
              <w:r>
                <w:t>chkp</w:t>
              </w:r>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322" w:author="Bonnie Jonkman" w:date="2015-04-15T12:43:00Z"/>
              </w:rPr>
            </w:pPr>
            <w:ins w:id="323"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&lt;RootName&gt;.SFunc.&lt;ext&gt;</w:t>
      </w:r>
    </w:p>
    <w:p w14:paraId="5A5C1AD4" w14:textId="1A7E0BE9" w:rsidR="00604402" w:rsidRDefault="00604402" w:rsidP="00256CFF">
      <w:r>
        <w:t>and</w:t>
      </w:r>
    </w:p>
    <w:p w14:paraId="26A2FA92" w14:textId="55738802" w:rsidR="00604402" w:rsidRDefault="00604402" w:rsidP="00604402">
      <w:r>
        <w:tab/>
      </w:r>
      <w:r>
        <w:tab/>
      </w:r>
      <w:r>
        <w:tab/>
        <w:t>&lt;RootName&gt;.SFunc.&lt;ModName&gt;.&lt;ext&gt;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324" w:name="_Ref352753427"/>
      <w:r>
        <w:t xml:space="preserve">Figure </w:t>
      </w:r>
      <w:fldSimple w:instr=" SEQ Figure \* ARABIC ">
        <w:r w:rsidR="008462CD">
          <w:rPr>
            <w:noProof/>
          </w:rPr>
          <w:t>4</w:t>
        </w:r>
      </w:fldSimple>
      <w:bookmarkEnd w:id="324"/>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325" w:name="_Ref391883796"/>
      <w:bookmarkStart w:id="326" w:name="_Toc417470260"/>
      <w:bookmarkStart w:id="327" w:name="_Ref352702959"/>
      <w:r>
        <w:lastRenderedPageBreak/>
        <w:t xml:space="preserve">Variables Specified in the </w:t>
      </w:r>
      <w:r w:rsidR="007A051E">
        <w:t>FAST Primary Input File</w:t>
      </w:r>
      <w:bookmarkEnd w:id="325"/>
      <w:bookmarkEnd w:id="326"/>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xml:space="preserve">: Echo input data to &lt;RootName&gt;.ech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A format specifier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r>
        <w:lastRenderedPageBreak/>
        <w:t>TMax: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r>
        <w:t>InterpOrder: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r w:rsidR="00AB4C00">
        <w:t>UpdateStates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r>
        <w:t>NumCrctn: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r>
        <w:t>DT_UJac: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r w:rsidRPr="002D091E">
        <w:rPr>
          <w:b/>
        </w:rPr>
        <w:lastRenderedPageBreak/>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r>
        <w:t>UJacSclFact: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2827E8">
        <w:t xml:space="preserve">We recommend setting </w:t>
      </w:r>
      <w:r w:rsidR="002827E8" w:rsidRPr="00280B19">
        <w:rPr>
          <w:b/>
        </w:rPr>
        <w:t>UJacSclFact</w:t>
      </w:r>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r>
        <w:t>CompElast: Compute structural dynamics [1 or 2]</w:t>
      </w:r>
    </w:p>
    <w:p w14:paraId="2164B39F" w14:textId="77777777"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4A3B7C30" w14:textId="30DB7B6A" w:rsidR="00EA0D40" w:rsidRDefault="00EA0D40" w:rsidP="00EA0D40">
      <w:pPr>
        <w:pStyle w:val="Heading4"/>
        <w:rPr>
          <w:ins w:id="328" w:author="Bonnie Jonkman" w:date="2015-04-24T10:24:00Z"/>
        </w:rPr>
      </w:pPr>
      <w:ins w:id="329" w:author="Bonnie Jonkman" w:date="2015-04-24T10:24:00Z">
        <w:r>
          <w:t xml:space="preserve">CompInflow: Compute </w:t>
        </w:r>
        <w:r w:rsidR="00FE74AB">
          <w:t>inflow wind velocities</w:t>
        </w:r>
        <w:r>
          <w:t xml:space="preserve"> [0 or 1]</w:t>
        </w:r>
      </w:ins>
    </w:p>
    <w:p w14:paraId="67180EF5" w14:textId="7C639DFE" w:rsidR="00EA0D40" w:rsidRDefault="00EA0D40" w:rsidP="00EA0D40">
      <w:pPr>
        <w:rPr>
          <w:ins w:id="330" w:author="Bonnie Jonkman" w:date="2015-04-24T10:24:00Z"/>
        </w:rPr>
      </w:pPr>
      <w:ins w:id="331" w:author="Bonnie Jonkman" w:date="2015-04-24T10:24:00Z">
        <w:r>
          <w:t xml:space="preserve">0: </w:t>
        </w:r>
      </w:ins>
      <w:ins w:id="332" w:author="Bonnie Jonkman" w:date="2015-04-24T10:25:00Z">
        <w:r w:rsidR="00FE74AB">
          <w:t xml:space="preserve">Use still air </w:t>
        </w:r>
      </w:ins>
      <w:ins w:id="333" w:author="Bonnie Jonkman" w:date="2015-04-24T10:24:00Z">
        <w:r>
          <w:br/>
          <w:t xml:space="preserve">1: Use </w:t>
        </w:r>
      </w:ins>
      <w:ins w:id="334" w:author="Bonnie Jonkman" w:date="2015-04-24T10:25:00Z">
        <w:r w:rsidR="00FE74AB">
          <w:t xml:space="preserve">InflowWInd </w:t>
        </w:r>
      </w:ins>
      <w:ins w:id="335" w:author="Bonnie Jonkman" w:date="2015-04-24T10:24:00Z">
        <w:r>
          <w:t xml:space="preserve">for </w:t>
        </w:r>
      </w:ins>
      <w:ins w:id="336" w:author="Bonnie Jonkman" w:date="2015-04-24T10:25:00Z">
        <w:r w:rsidR="00FE74AB">
          <w:t>inflow wind conditions</w:t>
        </w:r>
      </w:ins>
    </w:p>
    <w:p w14:paraId="2164B3A1" w14:textId="77777777" w:rsidR="00EF174A" w:rsidRDefault="00EF174A" w:rsidP="00AD1B9B">
      <w:pPr>
        <w:pStyle w:val="Heading4"/>
      </w:pPr>
      <w:r>
        <w:t>CompAero: Compute aerodynamic loads [0 or 1]</w:t>
      </w:r>
    </w:p>
    <w:p w14:paraId="2164B3A2" w14:textId="0C178630" w:rsidR="00EF174A" w:rsidRDefault="00EF174A" w:rsidP="00460C71">
      <w:r>
        <w:t>0: Do not calculate aerodynamic loads</w:t>
      </w:r>
      <w:r>
        <w:br/>
        <w:t>1: Use AeroDyn</w:t>
      </w:r>
      <w:ins w:id="337" w:author="Bonnie Jonkman" w:date="2015-06-06T17:06:00Z">
        <w:r w:rsidR="00D73A79">
          <w:t xml:space="preserve"> v14</w:t>
        </w:r>
      </w:ins>
      <w:r w:rsidR="00845AC5">
        <w:t xml:space="preserve"> for aerodynamic loads</w:t>
      </w:r>
      <w:ins w:id="338" w:author="Bonnie Jonkman" w:date="2015-06-06T17:06:00Z">
        <w:r w:rsidR="00D73A79">
          <w:br/>
          <w:t>2: Use AeroDyn v15 for aerodynamic loads</w:t>
        </w:r>
      </w:ins>
    </w:p>
    <w:p w14:paraId="2164B3A3" w14:textId="77777777" w:rsidR="00EF174A" w:rsidRDefault="00EF174A" w:rsidP="00AD1B9B">
      <w:pPr>
        <w:pStyle w:val="Heading4"/>
      </w:pPr>
      <w:r>
        <w:t>CompServo: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r>
        <w:t>CompHydro: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lastRenderedPageBreak/>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r>
        <w:t>CompSub: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r>
        <w:t xml:space="preserve">CompMooring: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3: Use MoorDyn to model a mooring system</w:t>
      </w:r>
    </w:p>
    <w:p w14:paraId="2164B3AC" w14:textId="5CF3EDC4" w:rsidR="00450382" w:rsidRDefault="00450382" w:rsidP="00EF174A">
      <w:r>
        <w:t xml:space="preserve">Note that </w:t>
      </w:r>
      <w:r w:rsidR="000E4597">
        <w:t xml:space="preserve">MoorDyn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r>
        <w:t>CompIce: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r>
        <w:t>CompUserPtfmLd: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r>
        <w:t>CompUserTwrLd: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r>
        <w:t>EDFile: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r>
        <w:t>BDBldFile(1):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r>
        <w:t>BDBldFile(2):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r>
        <w:t>BDBldFile(3): Name of file containing BeamDyn input parameters for blade 3 [-]</w:t>
      </w:r>
    </w:p>
    <w:p w14:paraId="2164B3BD" w14:textId="77777777" w:rsidR="00AE564B" w:rsidRDefault="00AE564B" w:rsidP="00AE564B">
      <w:r>
        <w:t>This feature is currently disabled.</w:t>
      </w:r>
    </w:p>
    <w:p w14:paraId="5E0D85C9" w14:textId="7CE9CB88" w:rsidR="00F77353" w:rsidRDefault="00F77353" w:rsidP="00F77353">
      <w:pPr>
        <w:pStyle w:val="Heading4"/>
        <w:rPr>
          <w:ins w:id="339" w:author="Bonnie Jonkman" w:date="2015-04-24T10:25:00Z"/>
        </w:rPr>
      </w:pPr>
      <w:ins w:id="340" w:author="Bonnie Jonkman" w:date="2015-04-24T10:25:00Z">
        <w:r>
          <w:t>InflowFile: Name of file containing inflow wind input parameters [-]</w:t>
        </w:r>
      </w:ins>
    </w:p>
    <w:p w14:paraId="30322D59" w14:textId="0FFB06FE" w:rsidR="00F77353" w:rsidRPr="001A0C92" w:rsidRDefault="00F77353">
      <w:pPr>
        <w:rPr>
          <w:ins w:id="341" w:author="Bonnie Jonkman" w:date="2015-04-24T10:25:00Z"/>
        </w:rPr>
        <w:pPrChange w:id="342" w:author="Bonnie Jonkman" w:date="2015-04-24T10:25:00Z">
          <w:pPr>
            <w:pStyle w:val="Heading4"/>
          </w:pPr>
        </w:pPrChange>
      </w:pPr>
      <w:ins w:id="343" w:author="Bonnie Jonkman" w:date="2015-04-24T10:25:00Z">
        <w:r>
          <w:t xml:space="preserve">This is the name of the InflowWind primary input file. It is not used if </w:t>
        </w:r>
      </w:ins>
      <w:ins w:id="344" w:author="Bonnie Jonkman" w:date="2015-04-24T10:26:00Z">
        <w:r w:rsidRPr="00F77353">
          <w:rPr>
            <w:b/>
            <w:rPrChange w:id="345" w:author="Bonnie Jonkman" w:date="2015-04-24T10:26:00Z">
              <w:rPr/>
            </w:rPrChange>
          </w:rPr>
          <w:t>Comp</w:t>
        </w:r>
        <w:r>
          <w:rPr>
            <w:b/>
          </w:rPr>
          <w:t>Inflow</w:t>
        </w:r>
        <w:r>
          <w:t> = 0.</w:t>
        </w:r>
      </w:ins>
    </w:p>
    <w:p w14:paraId="2164B3BE" w14:textId="77777777" w:rsidR="001D3CFF" w:rsidRDefault="001D3CFF" w:rsidP="00AD1B9B">
      <w:pPr>
        <w:pStyle w:val="Heading4"/>
      </w:pPr>
      <w:r>
        <w:lastRenderedPageBreak/>
        <w:t>AeroFile: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r>
        <w:t>ServoFile: Name of file containing control and electrical-drive input parameters [-]</w:t>
      </w:r>
    </w:p>
    <w:p w14:paraId="2164B3C1" w14:textId="3C112D1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CompServo</w:t>
      </w:r>
      <w:ins w:id="346" w:author="Bonnie Jonkman" w:date="2015-04-24T10:26:00Z">
        <w:r w:rsidR="00F77353">
          <w:t> = </w:t>
        </w:r>
      </w:ins>
      <w:del w:id="347"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2" w14:textId="77777777" w:rsidR="001336DD" w:rsidRDefault="001336DD" w:rsidP="00AD1B9B">
      <w:pPr>
        <w:pStyle w:val="Heading4"/>
      </w:pPr>
      <w:r>
        <w:t>HydroFile: Name of file containing hydrodynamic input parameters [-]</w:t>
      </w:r>
    </w:p>
    <w:p w14:paraId="2164B3C3" w14:textId="33E936D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CompHydro</w:t>
      </w:r>
      <w:ins w:id="348" w:author="Bonnie Jonkman" w:date="2015-04-24T10:26:00Z">
        <w:r w:rsidR="00F77353">
          <w:t> = </w:t>
        </w:r>
      </w:ins>
      <w:del w:id="349" w:author="Bonnie Jonkman" w:date="2015-04-24T10:26:00Z">
        <w:r w:rsidR="002C16F5" w:rsidDel="00F77353">
          <w:rPr>
            <w:b/>
          </w:rPr>
          <w:delText xml:space="preserve"> </w:delText>
        </w:r>
        <w:r w:rsidR="002C16F5" w:rsidRPr="002C16F5" w:rsidDel="00F77353">
          <w:delText xml:space="preserve">= </w:delText>
        </w:r>
      </w:del>
      <w:r w:rsidR="0002006B">
        <w:t>0</w:t>
      </w:r>
      <w:r w:rsidR="002C16F5" w:rsidRPr="002C16F5">
        <w:t>.</w:t>
      </w:r>
    </w:p>
    <w:p w14:paraId="2164B3C4" w14:textId="77777777" w:rsidR="001336DD" w:rsidRDefault="001336DD" w:rsidP="00AD1B9B">
      <w:pPr>
        <w:pStyle w:val="Heading4"/>
      </w:pPr>
      <w:r>
        <w:t xml:space="preserve">SubFile: Name of file containing </w:t>
      </w:r>
      <w:r w:rsidR="0047266F">
        <w:t>sub-structural</w:t>
      </w:r>
      <w:r>
        <w:t xml:space="preserve"> input parameters [-]</w:t>
      </w:r>
    </w:p>
    <w:p w14:paraId="2164B3C5" w14:textId="0EC8D16E"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CompSub</w:t>
      </w:r>
      <w:ins w:id="350" w:author="Bonnie Jonkman" w:date="2015-04-24T10:26:00Z">
        <w:r w:rsidR="00F77353">
          <w:t> = </w:t>
        </w:r>
      </w:ins>
      <w:del w:id="351" w:author="Bonnie Jonkman" w:date="2015-04-24T10:26:00Z">
        <w:r w:rsidR="009D29B6" w:rsidDel="00F77353">
          <w:rPr>
            <w:b/>
          </w:rPr>
          <w:delText xml:space="preserve"> </w:delText>
        </w:r>
        <w:r w:rsidR="009D29B6" w:rsidRPr="002C16F5" w:rsidDel="00F77353">
          <w:delText xml:space="preserve">= </w:delText>
        </w:r>
      </w:del>
      <w:r w:rsidR="0002006B">
        <w:t>0</w:t>
      </w:r>
      <w:r w:rsidR="009D29B6" w:rsidRPr="002C16F5">
        <w:t>.</w:t>
      </w:r>
    </w:p>
    <w:p w14:paraId="2164B3C6" w14:textId="77777777" w:rsidR="00C22E8D" w:rsidRDefault="00C22E8D" w:rsidP="00AD1B9B">
      <w:pPr>
        <w:pStyle w:val="Heading4"/>
      </w:pPr>
      <w:r>
        <w:t>MooringFile: Name of file containing mooring system input parameters [-]</w:t>
      </w:r>
    </w:p>
    <w:p w14:paraId="2164B3C7" w14:textId="20DB8CFF" w:rsidR="00C22E8D" w:rsidRPr="00B76B55" w:rsidRDefault="00C22E8D" w:rsidP="00C22E8D">
      <w:r>
        <w:t>This is the name of the MAP</w:t>
      </w:r>
      <w:r w:rsidR="00DD7DF7">
        <w:t>++</w:t>
      </w:r>
      <w:r>
        <w:t xml:space="preserve"> (</w:t>
      </w:r>
      <w:r w:rsidRPr="00C22E8D">
        <w:rPr>
          <w:b/>
        </w:rPr>
        <w:t>CompMooring</w:t>
      </w:r>
      <w:ins w:id="352" w:author="Bonnie Jonkman" w:date="2015-04-24T10:26:00Z">
        <w:r w:rsidR="00F77353">
          <w:t> = </w:t>
        </w:r>
      </w:ins>
      <w:del w:id="353" w:author="Bonnie Jonkman" w:date="2015-04-24T10:26:00Z">
        <w:r w:rsidDel="00F77353">
          <w:delText xml:space="preserve"> = </w:delText>
        </w:r>
      </w:del>
      <w:r>
        <w:t>1)</w:t>
      </w:r>
      <w:r w:rsidR="00DD7DF7">
        <w:t>,</w:t>
      </w:r>
      <w:r>
        <w:t xml:space="preserve"> FEAMooring (</w:t>
      </w:r>
      <w:r w:rsidRPr="00C22E8D">
        <w:rPr>
          <w:b/>
        </w:rPr>
        <w:t>CompMooring</w:t>
      </w:r>
      <w:ins w:id="354" w:author="Bonnie Jonkman" w:date="2015-04-24T10:26:00Z">
        <w:r w:rsidR="00F77353">
          <w:t> = </w:t>
        </w:r>
      </w:ins>
      <w:del w:id="355" w:author="Bonnie Jonkman" w:date="2015-04-24T10:26:00Z">
        <w:r w:rsidDel="00F77353">
          <w:delText xml:space="preserve"> = </w:delText>
        </w:r>
      </w:del>
      <w:r>
        <w:t>2)</w:t>
      </w:r>
      <w:r w:rsidR="00DD7DF7">
        <w:t>, or MoorDyn (</w:t>
      </w:r>
      <w:r w:rsidR="00DD7DF7" w:rsidRPr="00C22E8D">
        <w:rPr>
          <w:b/>
        </w:rPr>
        <w:t>CompMooring</w:t>
      </w:r>
      <w:ins w:id="356" w:author="Bonnie Jonkman" w:date="2015-04-24T10:26:00Z">
        <w:r w:rsidR="00F77353">
          <w:t> = </w:t>
        </w:r>
      </w:ins>
      <w:del w:id="357" w:author="Bonnie Jonkman" w:date="2015-04-24T10:26:00Z">
        <w:r w:rsidR="00DD7DF7" w:rsidDel="00F77353">
          <w:delText xml:space="preserve"> = </w:delText>
        </w:r>
      </w:del>
      <w:r w:rsidR="00DD7DF7">
        <w:t>3)</w:t>
      </w:r>
      <w:r>
        <w:t xml:space="preserve"> </w:t>
      </w:r>
      <w:r w:rsidR="00EE4134">
        <w:t xml:space="preserve">primary </w:t>
      </w:r>
      <w:r>
        <w:t xml:space="preserve">input file. It is </w:t>
      </w:r>
      <w:r w:rsidR="001A778F">
        <w:t>not used</w:t>
      </w:r>
      <w:r>
        <w:t xml:space="preserve"> if </w:t>
      </w:r>
      <w:r>
        <w:rPr>
          <w:b/>
        </w:rPr>
        <w:t>CompMooring</w:t>
      </w:r>
      <w:ins w:id="358" w:author="Bonnie Jonkman" w:date="2015-04-24T10:26:00Z">
        <w:r w:rsidR="00F77353">
          <w:t> = </w:t>
        </w:r>
      </w:ins>
      <w:del w:id="359" w:author="Bonnie Jonkman" w:date="2015-04-24T10:26:00Z">
        <w:r w:rsidDel="00F77353">
          <w:rPr>
            <w:b/>
          </w:rPr>
          <w:delText xml:space="preserve"> </w:delText>
        </w:r>
        <w:r w:rsidR="001A778F" w:rsidDel="00F77353">
          <w:rPr>
            <w:b/>
          </w:rPr>
          <w:delText>=</w:delText>
        </w:r>
        <w:r w:rsidRPr="002C16F5" w:rsidDel="00F77353">
          <w:delText xml:space="preserve"> </w:delText>
        </w:r>
      </w:del>
      <w:r>
        <w:t>0</w:t>
      </w:r>
      <w:r w:rsidRPr="002C16F5">
        <w:t>.</w:t>
      </w:r>
    </w:p>
    <w:p w14:paraId="2164B3C8" w14:textId="77777777" w:rsidR="00EB34CB" w:rsidRDefault="00EB34CB" w:rsidP="00AD1B9B">
      <w:pPr>
        <w:pStyle w:val="Heading4"/>
      </w:pPr>
      <w:r>
        <w:t>IceFile: Name of file containing ice input parameters [-]</w:t>
      </w:r>
    </w:p>
    <w:p w14:paraId="2164B3C9" w14:textId="5BB789D2" w:rsidR="00EB34CB" w:rsidRPr="00B76B55" w:rsidRDefault="00EB34CB" w:rsidP="00EB34CB">
      <w:r>
        <w:t>This is the name of the IceFloe (</w:t>
      </w:r>
      <w:r w:rsidRPr="00C22E8D">
        <w:rPr>
          <w:b/>
        </w:rPr>
        <w:t>Comp</w:t>
      </w:r>
      <w:r>
        <w:rPr>
          <w:b/>
        </w:rPr>
        <w:t>Ice</w:t>
      </w:r>
      <w:ins w:id="360" w:author="Bonnie Jonkman" w:date="2015-04-24T10:26:00Z">
        <w:r w:rsidR="00F77353">
          <w:t> = </w:t>
        </w:r>
      </w:ins>
      <w:del w:id="361" w:author="Bonnie Jonkman" w:date="2015-04-24T10:26:00Z">
        <w:r w:rsidDel="00F77353">
          <w:rPr>
            <w:b/>
          </w:rPr>
          <w:delText xml:space="preserve"> </w:delText>
        </w:r>
        <w:r w:rsidDel="00F77353">
          <w:delText xml:space="preserve">= </w:delText>
        </w:r>
      </w:del>
      <w:r>
        <w:t>1) or IceDyn (</w:t>
      </w:r>
      <w:r w:rsidRPr="00C22E8D">
        <w:rPr>
          <w:b/>
        </w:rPr>
        <w:t>Comp</w:t>
      </w:r>
      <w:r>
        <w:rPr>
          <w:b/>
        </w:rPr>
        <w:t>Ice</w:t>
      </w:r>
      <w:ins w:id="362" w:author="Bonnie Jonkman" w:date="2015-04-24T10:27:00Z">
        <w:r w:rsidR="00F77353">
          <w:t> = </w:t>
        </w:r>
      </w:ins>
      <w:del w:id="363" w:author="Bonnie Jonkman" w:date="2015-04-24T10:27:00Z">
        <w:r w:rsidDel="00F77353">
          <w:delText xml:space="preserve"> = </w:delText>
        </w:r>
      </w:del>
      <w:r>
        <w:t xml:space="preserve">2) </w:t>
      </w:r>
      <w:r w:rsidR="00EE4134">
        <w:t xml:space="preserve">primary </w:t>
      </w:r>
      <w:r>
        <w:t xml:space="preserve">input file. It is not used if </w:t>
      </w:r>
      <w:r w:rsidRPr="00C22E8D">
        <w:rPr>
          <w:b/>
        </w:rPr>
        <w:t>Comp</w:t>
      </w:r>
      <w:r>
        <w:rPr>
          <w:b/>
        </w:rPr>
        <w:t>Ice</w:t>
      </w:r>
      <w:ins w:id="364" w:author="Bonnie Jonkman" w:date="2015-04-24T10:27:00Z">
        <w:r w:rsidR="00F77353">
          <w:t> = </w:t>
        </w:r>
      </w:ins>
      <w:del w:id="365" w:author="Bonnie Jonkman" w:date="2015-04-24T10:27:00Z">
        <w:r w:rsidDel="00F77353">
          <w:delText> </w:delText>
        </w:r>
        <w:r w:rsidDel="00F77353">
          <w:rPr>
            <w:b/>
          </w:rPr>
          <w:delText>=</w:delText>
        </w:r>
        <w:r w:rsidDel="00F77353">
          <w:delText> </w:delText>
        </w:r>
      </w:del>
      <w:r>
        <w:t>0</w:t>
      </w:r>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366"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r>
        <w:t xml:space="preserve">SumPrint: </w:t>
      </w:r>
      <w:r w:rsidR="00066DFD">
        <w:t>Print summary data to “&lt;RootName&gt;.sum” [T/F]</w:t>
      </w:r>
    </w:p>
    <w:p w14:paraId="2164B3CD" w14:textId="77777777"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14:paraId="2164B3CE" w14:textId="77777777" w:rsidR="00616C1F" w:rsidRDefault="00616C1F" w:rsidP="00AD1B9B">
      <w:pPr>
        <w:pStyle w:val="Heading4"/>
      </w:pPr>
      <w:r>
        <w:t>SttsTime: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367" w:author="Bonnie Jonkman" w:date="2015-04-15T13:32:00Z"/>
        </w:rPr>
      </w:pPr>
      <w:ins w:id="368" w:author="Bonnie Jonkman" w:date="2015-04-15T13:32:00Z">
        <w:r>
          <w:t xml:space="preserve">ChkptTime: </w:t>
        </w:r>
        <w:r w:rsidRPr="00E33AF0">
          <w:t>Amount of time between creating checkpoint files for potential restart</w:t>
        </w:r>
        <w:r>
          <w:t xml:space="preserve"> [s]</w:t>
        </w:r>
      </w:ins>
    </w:p>
    <w:p w14:paraId="7B46DDB5" w14:textId="639C4FE7" w:rsidR="00E33AF0" w:rsidRDefault="00E33AF0" w:rsidP="00AD1B9B">
      <w:pPr>
        <w:rPr>
          <w:ins w:id="369" w:author="Bonnie Jonkman" w:date="2015-04-15T13:35:00Z"/>
        </w:rPr>
      </w:pPr>
      <w:ins w:id="370" w:author="Bonnie Jonkman" w:date="2015-04-15T13:35:00Z">
        <w:r>
          <w:t xml:space="preserve">This input determines how frequently checkpoint files should be written. Checkpoint files are used for restart capability; short simulations should set </w:t>
        </w:r>
        <w:r w:rsidRPr="00AD1B9B">
          <w:rPr>
            <w:b/>
          </w:rPr>
          <w:t>ChkptTime</w:t>
        </w:r>
        <w:r>
          <w:t xml:space="preserve"> to be larger than the simulation time, </w:t>
        </w:r>
        <w:r w:rsidRPr="00AD1B9B">
          <w:rPr>
            <w:b/>
          </w:rPr>
          <w:t>TMax</w:t>
        </w:r>
        <w:r>
          <w:t>.</w:t>
        </w:r>
      </w:ins>
      <w:ins w:id="371" w:author="Bonnie Jonkman" w:date="2015-04-15T13:43:00Z">
        <w:r w:rsidR="00053AB0">
          <w:t xml:space="preserve"> For more information on checkpoint files and restart</w:t>
        </w:r>
        <w:r w:rsidR="00603778">
          <w:t xml:space="preserve"> capability in FAST, see section, “</w:t>
        </w:r>
      </w:ins>
      <w:ins w:id="372" w:author="Bonnie Jonkman" w:date="2015-04-15T13:44:00Z">
        <w:r w:rsidR="00603778">
          <w:fldChar w:fldCharType="begin"/>
        </w:r>
        <w:r w:rsidR="00603778">
          <w:instrText xml:space="preserve"> REF _Ref416868785 \h </w:instrText>
        </w:r>
      </w:ins>
      <w:r w:rsidR="00603778">
        <w:fldChar w:fldCharType="separate"/>
      </w:r>
      <w:ins w:id="373" w:author="Bonnie Jonkman" w:date="2015-04-22T12:48:00Z">
        <w:r w:rsidR="008462CD">
          <w:t>Checkpoint Files (Restart Capability)</w:t>
        </w:r>
      </w:ins>
      <w:ins w:id="374" w:author="Bonnie Jonkman" w:date="2015-04-15T13:44:00Z">
        <w:r w:rsidR="00603778">
          <w:fldChar w:fldCharType="end"/>
        </w:r>
      </w:ins>
      <w:ins w:id="375" w:author="Bonnie Jonkman" w:date="2015-04-15T13:43:00Z">
        <w:r w:rsidR="00603778">
          <w:t>” in the document.</w:t>
        </w:r>
      </w:ins>
    </w:p>
    <w:p w14:paraId="2164B3D1" w14:textId="77777777" w:rsidR="00C84D03" w:rsidRDefault="00C84D03" w:rsidP="00AD1B9B">
      <w:pPr>
        <w:pStyle w:val="Heading4"/>
      </w:pPr>
      <w:r>
        <w:lastRenderedPageBreak/>
        <w:t>DT_Out: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14:paraId="2164B3D3" w14:textId="77777777" w:rsidR="00E371BB" w:rsidRDefault="00E371BB" w:rsidP="00AD1B9B">
      <w:pPr>
        <w:pStyle w:val="Heading4"/>
      </w:pPr>
      <w:r>
        <w:t>TStart: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14:paraId="2164B3D5" w14:textId="77777777" w:rsidR="007C61F5" w:rsidRDefault="007C61F5" w:rsidP="00AD1B9B">
      <w:pPr>
        <w:pStyle w:val="Heading4"/>
      </w:pPr>
      <w:r>
        <w:t xml:space="preserve">OutFileFmt: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14:paraId="2164B3DA" w14:textId="77777777" w:rsidR="00441220" w:rsidRDefault="00441220" w:rsidP="00AD1B9B">
      <w:pPr>
        <w:pStyle w:val="Heading4"/>
      </w:pPr>
      <w:r>
        <w:t>TabDelim: Use tab delimiters in text tabular output file? [T/F]</w:t>
      </w:r>
    </w:p>
    <w:p w14:paraId="2164B3DB" w14:textId="77777777"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14:paraId="2164B3DC" w14:textId="77777777" w:rsidR="00AB6BDA" w:rsidRDefault="00AB6BDA" w:rsidP="00AD1B9B">
      <w:pPr>
        <w:pStyle w:val="Heading4"/>
      </w:pPr>
      <w:r>
        <w:t>OutFmt: Format used for text tabular output, excluding the time channel [-]</w:t>
      </w:r>
    </w:p>
    <w:p w14:paraId="2164B3DD" w14:textId="77777777"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14:paraId="2164B3DE" w14:textId="77777777"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14:paraId="71CCFC02" w14:textId="2CCE53FE" w:rsidR="00053AB0" w:rsidRDefault="00053AB0" w:rsidP="00241AB7">
      <w:pPr>
        <w:pStyle w:val="Heading2"/>
        <w:rPr>
          <w:ins w:id="376" w:author="Bonnie Jonkman" w:date="2015-04-15T13:42:00Z"/>
        </w:rPr>
      </w:pPr>
      <w:bookmarkStart w:id="377" w:name="_Ref416868785"/>
      <w:bookmarkStart w:id="378" w:name="_Toc417470261"/>
      <w:ins w:id="379" w:author="Bonnie Jonkman" w:date="2015-04-15T13:42:00Z">
        <w:r>
          <w:t>Checkpoint Files (Restart Capability)</w:t>
        </w:r>
        <w:bookmarkEnd w:id="377"/>
        <w:bookmarkEnd w:id="378"/>
      </w:ins>
    </w:p>
    <w:p w14:paraId="27576A51" w14:textId="77777777" w:rsidR="00053AB0" w:rsidRDefault="00053AB0" w:rsidP="00053AB0">
      <w:pPr>
        <w:rPr>
          <w:ins w:id="380" w:author="Bonnie Jonkman" w:date="2015-04-15T13:52:00Z"/>
        </w:rPr>
      </w:pPr>
      <w:ins w:id="381"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382" w:author="Bonnie Jonkman" w:date="2015-04-15T13:52:00Z"/>
        </w:rPr>
      </w:pPr>
      <w:ins w:id="383" w:author="Bonnie Jonkman" w:date="2015-04-15T13:52:00Z">
        <w:r>
          <w:lastRenderedPageBreak/>
          <w:t xml:space="preserve">If you generate a checkpoint file, </w:t>
        </w:r>
      </w:ins>
      <w:ins w:id="384"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385" w:author="Bonnie Jonkman" w:date="2015-04-15T13:54:00Z"/>
        </w:rPr>
      </w:pPr>
      <w:ins w:id="386" w:author="Bonnie Jonkman" w:date="2015-04-15T13:52:00Z">
        <w:r>
          <w:t>Any Bladed-style DLL used for control</w:t>
        </w:r>
      </w:ins>
      <w:ins w:id="387" w:author="Bonnie Jonkman" w:date="2015-04-15T13:53:00Z">
        <w:r>
          <w:t xml:space="preserve"> must </w:t>
        </w:r>
        <w:r w:rsidR="00C66AA9">
          <w:t xml:space="preserve">be modified for checkpoint/restart capability. We </w:t>
        </w:r>
      </w:ins>
      <w:ins w:id="388" w:author="Bonnie Jonkman" w:date="2015-04-15T13:54:00Z">
        <w:r w:rsidR="00C66AA9">
          <w:t>have made these modifications to the DLL</w:t>
        </w:r>
      </w:ins>
      <w:ins w:id="389" w:author="Bonnie Jonkman" w:date="2015-04-15T14:00:00Z">
        <w:r w:rsidR="00C66AA9">
          <w:t xml:space="preserve"> </w:t>
        </w:r>
        <w:r w:rsidR="00C66AA9" w:rsidRPr="00241AB7">
          <w:rPr>
            <w:highlight w:val="yellow"/>
          </w:rPr>
          <w:t>(reference BLADED manual here?)</w:t>
        </w:r>
      </w:ins>
      <w:ins w:id="390" w:author="Bonnie Jonkman" w:date="2015-04-15T13:54:00Z">
        <w:r w:rsidR="00C66AA9">
          <w:t>:</w:t>
        </w:r>
      </w:ins>
    </w:p>
    <w:p w14:paraId="49CBC356" w14:textId="09D4744B" w:rsidR="00C66AA9" w:rsidRDefault="00C66AA9" w:rsidP="00241AB7">
      <w:pPr>
        <w:pStyle w:val="ListParagraph"/>
        <w:numPr>
          <w:ilvl w:val="1"/>
          <w:numId w:val="29"/>
        </w:numPr>
        <w:rPr>
          <w:ins w:id="391" w:author="Bonnie Jonkman" w:date="2015-04-15T13:56:00Z"/>
        </w:rPr>
      </w:pPr>
      <w:ins w:id="392" w:author="Bonnie Jonkman" w:date="2015-04-15T13:55:00Z">
        <w:r>
          <w:t xml:space="preserve">When record 1 of the </w:t>
        </w:r>
      </w:ins>
      <w:ins w:id="393" w:author="Bonnie Jonkman" w:date="2015-04-15T13:57:00Z">
        <w:r>
          <w:t>“DATA” (</w:t>
        </w:r>
      </w:ins>
      <w:ins w:id="394" w:author="Bonnie Jonkman" w:date="2015-04-15T13:55:00Z">
        <w:r>
          <w:t>avrSwap</w:t>
        </w:r>
      </w:ins>
      <w:ins w:id="395" w:author="Bonnie Jonkman" w:date="2015-04-15T13:57:00Z">
        <w:r>
          <w:t>)</w:t>
        </w:r>
      </w:ins>
      <w:ins w:id="396" w:author="Bonnie Jonkman" w:date="2015-04-15T13:55:00Z">
        <w:r>
          <w:t xml:space="preserve"> array is </w:t>
        </w:r>
      </w:ins>
      <w:ins w:id="397" w:author="Bonnie Jonkman" w:date="2015-04-15T13:57:00Z">
        <w:r>
          <w:t>–</w:t>
        </w:r>
      </w:ins>
      <w:ins w:id="398" w:author="Bonnie Jonkman" w:date="2015-04-15T13:55:00Z">
        <w:r>
          <w:t xml:space="preserve">8, the DLL should create a checkpoint file. The file must be named according to the file name passed in </w:t>
        </w:r>
      </w:ins>
      <w:ins w:id="399" w:author="Bonnie Jonkman" w:date="2015-04-15T13:56:00Z">
        <w:r>
          <w:t xml:space="preserve">argument “INFILE” for this call. </w:t>
        </w:r>
      </w:ins>
      <w:ins w:id="400" w:author="Bonnie Jonkman" w:date="2015-04-15T13:57:00Z">
        <w:r>
          <w:t xml:space="preserve">This file must contain all static </w:t>
        </w:r>
      </w:ins>
      <w:ins w:id="401" w:author="Bonnie Jonkman" w:date="2015-04-15T13:58:00Z">
        <w:r>
          <w:t>data</w:t>
        </w:r>
      </w:ins>
      <w:ins w:id="402" w:author="Bonnie Jonkman" w:date="2015-04-15T13:57:00Z">
        <w:r>
          <w:t xml:space="preserve"> in the DLL that </w:t>
        </w:r>
      </w:ins>
      <w:ins w:id="403" w:author="Bonnie Jonkman" w:date="2015-04-15T13:58:00Z">
        <w:r>
          <w:t>is</w:t>
        </w:r>
      </w:ins>
      <w:ins w:id="404" w:author="Bonnie Jonkman" w:date="2015-04-15T13:57:00Z">
        <w:r>
          <w:t xml:space="preserve"> necessary to </w:t>
        </w:r>
      </w:ins>
      <w:ins w:id="405"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406" w:author="Bonnie Jonkman" w:date="2015-04-22T13:50:00Z"/>
        </w:rPr>
      </w:pPr>
      <w:ins w:id="407" w:author="Bonnie Jonkman" w:date="2015-04-15T13:57:00Z">
        <w:r>
          <w:t xml:space="preserve">When record 1 of the “DATA” (avrSwap) array is –9, the DLL should </w:t>
        </w:r>
      </w:ins>
      <w:ins w:id="408" w:author="Bonnie Jonkman" w:date="2015-04-15T13:58:00Z">
        <w:r>
          <w:t xml:space="preserve">read the </w:t>
        </w:r>
      </w:ins>
      <w:ins w:id="409" w:author="Bonnie Jonkman" w:date="2015-04-15T13:57:00Z">
        <w:r>
          <w:t>checkpoint file</w:t>
        </w:r>
      </w:ins>
      <w:ins w:id="410" w:author="Bonnie Jonkman" w:date="2015-04-15T13:58:00Z">
        <w:r>
          <w:t xml:space="preserve"> whose named is specified in the </w:t>
        </w:r>
      </w:ins>
      <w:ins w:id="411" w:author="Bonnie Jonkman" w:date="2015-04-15T13:59:00Z">
        <w:r>
          <w:t>argument</w:t>
        </w:r>
      </w:ins>
      <w:ins w:id="412" w:author="Bonnie Jonkman" w:date="2015-04-15T13:58:00Z">
        <w:r>
          <w:t xml:space="preserve"> </w:t>
        </w:r>
      </w:ins>
      <w:ins w:id="413" w:author="Bonnie Jonkman" w:date="2015-04-15T13:59:00Z">
        <w:r>
          <w:t xml:space="preserve">“INFILE”. The data from this file should be used to set the values of any static variables contained in the DLL so that the simulation can continue </w:t>
        </w:r>
      </w:ins>
      <w:ins w:id="414" w:author="Bonnie Jonkman" w:date="2015-04-15T14:00:00Z">
        <w:r>
          <w:t>from that point.</w:t>
        </w:r>
      </w:ins>
    </w:p>
    <w:p w14:paraId="24A2D95F" w14:textId="48C6224C" w:rsidR="000D703D" w:rsidRDefault="000D703D" w:rsidP="000D703D">
      <w:pPr>
        <w:pStyle w:val="ListParagraph"/>
        <w:numPr>
          <w:ilvl w:val="1"/>
          <w:numId w:val="29"/>
        </w:numPr>
        <w:rPr>
          <w:ins w:id="415" w:author="Bonnie Jonkman" w:date="2015-04-22T13:50:00Z"/>
        </w:rPr>
      </w:pPr>
      <w:ins w:id="416" w:author="Bonnie Jonkman" w:date="2015-04-22T13:51:00Z">
        <w:r>
          <w:t>Source files that have been modified for this change are in the &lt;FAST8&gt;\</w:t>
        </w:r>
        <w:r w:rsidRPr="000D703D">
          <w:t>CertTest\5MW_Baseline\ServoData\Source</w:t>
        </w:r>
        <w:r>
          <w:t xml:space="preserve"> folder.</w:t>
        </w:r>
      </w:ins>
    </w:p>
    <w:p w14:paraId="42F901C8" w14:textId="03DE9EC9" w:rsidR="00C955A4" w:rsidRDefault="00C955A4" w:rsidP="00241AB7">
      <w:pPr>
        <w:pStyle w:val="ListParagraph"/>
        <w:numPr>
          <w:ilvl w:val="0"/>
          <w:numId w:val="29"/>
        </w:numPr>
        <w:rPr>
          <w:ins w:id="417" w:author="Bonnie Jonkman" w:date="2015-04-15T14:04:00Z"/>
        </w:rPr>
      </w:pPr>
      <w:commentRangeStart w:id="418"/>
      <w:ins w:id="419" w:author="Bonnie Jonkman" w:date="2015-04-15T14:01:00Z">
        <w:r>
          <w:t>Any files that were open when the checkpoint file was created will not be open on restart.</w:t>
        </w:r>
      </w:ins>
      <w:commentRangeEnd w:id="418"/>
      <w:ins w:id="420" w:author="Bonnie Jonkman" w:date="2015-04-21T10:32:00Z">
        <w:r w:rsidR="00241AB7">
          <w:rPr>
            <w:rStyle w:val="CommentReference"/>
          </w:rPr>
          <w:commentReference w:id="418"/>
        </w:r>
      </w:ins>
      <w:ins w:id="421" w:author="Bonnie Jonkman" w:date="2015-04-15T14:01:00Z">
        <w:r>
          <w:t xml:space="preserve"> </w:t>
        </w:r>
      </w:ins>
      <w:ins w:id="422" w:author="Bonnie Jonkman" w:date="2015-04-15T14:03:00Z">
        <w:r w:rsidR="00176F14">
          <w:t>We recommend you use only binary output files when starting from checkpoint</w:t>
        </w:r>
      </w:ins>
      <w:ins w:id="423" w:author="Bonnie Jonkman" w:date="2015-04-15T14:04:00Z">
        <w:r w:rsidR="00176F14">
          <w:t xml:space="preserve"> files.</w:t>
        </w:r>
      </w:ins>
    </w:p>
    <w:p w14:paraId="0E7E2E9C" w14:textId="0FFAB969" w:rsidR="00176F14" w:rsidRDefault="00176F14" w:rsidP="00241AB7">
      <w:pPr>
        <w:pStyle w:val="ListParagraph"/>
        <w:numPr>
          <w:ilvl w:val="0"/>
          <w:numId w:val="29"/>
        </w:numPr>
        <w:rPr>
          <w:ins w:id="424" w:author="Bonnie Jonkman" w:date="2015-04-15T19:40:00Z"/>
        </w:rPr>
      </w:pPr>
      <w:ins w:id="425" w:author="Bonnie Jonkman" w:date="2015-04-15T14:04:00Z">
        <w:r>
          <w:t>The user-defined control routines are not available for checkpoint restart.</w:t>
        </w:r>
      </w:ins>
      <w:ins w:id="426" w:author="Bonnie Jonkman" w:date="2015-04-21T10:35:00Z">
        <w:r w:rsidR="00976EEE">
          <w:t xml:space="preserve"> (</w:t>
        </w:r>
      </w:ins>
      <w:ins w:id="427" w:author="Bonnie Jonkman" w:date="2015-04-21T10:36:00Z">
        <w:r w:rsidR="00976EEE">
          <w:t xml:space="preserve">i.e., </w:t>
        </w:r>
      </w:ins>
      <w:ins w:id="428" w:author="Bonnie Jonkman" w:date="2015-04-21T10:35:00Z">
        <w:r w:rsidR="00976EEE">
          <w:t>CertTests 11-13</w:t>
        </w:r>
      </w:ins>
      <w:ins w:id="429" w:author="Bonnie Jonkman" w:date="2015-04-21T10:36:00Z">
        <w:r w:rsidR="00976EEE">
          <w:t xml:space="preserve"> won’t work</w:t>
        </w:r>
      </w:ins>
      <w:ins w:id="430" w:author="Bonnie Jonkman" w:date="2015-04-21T10:35:00Z">
        <w:r w:rsidR="00976EEE">
          <w:t>)</w:t>
        </w:r>
      </w:ins>
    </w:p>
    <w:p w14:paraId="22D23146" w14:textId="120996EF" w:rsidR="00B77EA5" w:rsidRDefault="00241AB7" w:rsidP="00241AB7">
      <w:pPr>
        <w:pStyle w:val="ListParagraph"/>
        <w:numPr>
          <w:ilvl w:val="0"/>
          <w:numId w:val="29"/>
        </w:numPr>
        <w:rPr>
          <w:ins w:id="431" w:author="Bonnie Jonkman" w:date="2015-04-22T19:52:00Z"/>
        </w:rPr>
      </w:pPr>
      <w:ins w:id="432" w:author="Bonnie Jonkman" w:date="2015-04-21T10:33:00Z">
        <w:r>
          <w:t>If we use MUMPS (later): will need to write routines to pack/unpack the data</w:t>
        </w:r>
      </w:ins>
    </w:p>
    <w:p w14:paraId="1FCCB3B7" w14:textId="45967866" w:rsidR="00C07F3C" w:rsidRPr="00E33AF0" w:rsidRDefault="00C07F3C" w:rsidP="00241AB7">
      <w:pPr>
        <w:pStyle w:val="ListParagraph"/>
        <w:numPr>
          <w:ilvl w:val="0"/>
          <w:numId w:val="29"/>
        </w:numPr>
        <w:rPr>
          <w:ins w:id="433" w:author="Bonnie Jonkman" w:date="2015-04-15T13:42:00Z"/>
        </w:rPr>
      </w:pPr>
      <w:ins w:id="434" w:author="Bonnie Jonkman" w:date="2015-04-22T19:52:00Z">
        <w:r>
          <w:t>Sibling mesh relationships are not maintained.</w:t>
        </w:r>
      </w:ins>
    </w:p>
    <w:p w14:paraId="2164B3FA" w14:textId="43890D1E" w:rsidR="00CA74B5" w:rsidRDefault="00CA74B5" w:rsidP="00992CCA">
      <w:pPr>
        <w:pStyle w:val="Heading1"/>
      </w:pPr>
      <w:bookmarkStart w:id="435" w:name="_Ref352670793"/>
      <w:bookmarkStart w:id="436" w:name="_Toc417470262"/>
      <w:bookmarkEnd w:id="327"/>
      <w:r>
        <w:t>Converting to FAST v8.</w:t>
      </w:r>
      <w:del w:id="437" w:author="Bonnie Jonkman" w:date="2015-06-11T14:13:00Z">
        <w:r w:rsidR="00035EC8" w:rsidDel="00673035">
          <w:delText>10</w:delText>
        </w:r>
      </w:del>
      <w:ins w:id="438" w:author="Bonnie Jonkman" w:date="2015-06-11T14:13:00Z">
        <w:r w:rsidR="00673035">
          <w:t>12</w:t>
        </w:r>
      </w:ins>
      <w:r>
        <w:t>.x</w:t>
      </w:r>
      <w:bookmarkEnd w:id="435"/>
      <w:bookmarkEnd w:id="436"/>
    </w:p>
    <w:p w14:paraId="40A75BFB" w14:textId="04FF8B65" w:rsidR="001143AF" w:rsidRDefault="001143AF" w:rsidP="00214A47">
      <w:r>
        <w:t>You can find example up-to-date input files in the FAST v8.1</w:t>
      </w:r>
      <w:del w:id="439" w:author="Bonnie Jonkman" w:date="2015-06-11T14:13:00Z">
        <w:r w:rsidDel="006945E9">
          <w:delText>0</w:delText>
        </w:r>
      </w:del>
      <w:ins w:id="440" w:author="Bonnie Jonkman" w:date="2015-06-11T14:13:00Z">
        <w:r w:rsidR="006945E9">
          <w:t>2</w:t>
        </w:r>
      </w:ins>
      <w:r>
        <w:t>.00a-bjj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41" w:name="_Toc417470263"/>
      <w:r>
        <w:t>Summary of Changes to Inputs</w:t>
      </w:r>
      <w:bookmarkEnd w:id="441"/>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44EF2C4F" w:rsidR="00E33AF0" w:rsidRDefault="00E33AF0" w:rsidP="00E33AF0">
      <w:pPr>
        <w:pStyle w:val="Heading3"/>
        <w:rPr>
          <w:ins w:id="442" w:author="Bonnie Jonkman" w:date="2015-04-15T13:36:00Z"/>
        </w:rPr>
      </w:pPr>
      <w:ins w:id="443" w:author="Bonnie Jonkman" w:date="2015-04-15T13:36:00Z">
        <w:r>
          <w:t>Changes in FAST v8.1</w:t>
        </w:r>
      </w:ins>
      <w:ins w:id="444" w:author="Bonnie Jonkman" w:date="2015-06-06T16:58:00Z">
        <w:r w:rsidR="00B52163">
          <w:t>2</w:t>
        </w:r>
      </w:ins>
      <w:ins w:id="445" w:author="Bonnie Jonkman" w:date="2015-04-15T13:36:00Z">
        <w:r>
          <w:t>.00a-bjj</w:t>
        </w:r>
      </w:ins>
    </w:p>
    <w:p w14:paraId="460A43EF" w14:textId="12DD0E41" w:rsidR="00E33AF0" w:rsidRDefault="00E33AF0" w:rsidP="00AD1B9B">
      <w:pPr>
        <w:pStyle w:val="ListParagraph"/>
        <w:numPr>
          <w:ilvl w:val="0"/>
          <w:numId w:val="28"/>
        </w:numPr>
        <w:rPr>
          <w:ins w:id="446" w:author="Bonnie Jonkman" w:date="2015-04-24T10:04:00Z"/>
        </w:rPr>
      </w:pPr>
      <w:ins w:id="447" w:author="Bonnie Jonkman" w:date="2015-04-15T13:37:00Z">
        <w:r w:rsidRPr="00053AB0">
          <w:rPr>
            <w:b/>
          </w:rPr>
          <w:t>ChkptTime</w:t>
        </w:r>
        <w:r>
          <w:t xml:space="preserve"> was added to the primary FAST input file.</w:t>
        </w:r>
      </w:ins>
    </w:p>
    <w:p w14:paraId="31750CD6" w14:textId="2300AD02" w:rsidR="00437347" w:rsidRDefault="00437347" w:rsidP="00437347">
      <w:pPr>
        <w:pStyle w:val="ListParagraph"/>
        <w:numPr>
          <w:ilvl w:val="0"/>
          <w:numId w:val="28"/>
        </w:numPr>
        <w:rPr>
          <w:ins w:id="448" w:author="Bonnie Jonkman" w:date="2015-04-24T10:06:00Z"/>
        </w:rPr>
      </w:pPr>
      <w:ins w:id="449" w:author="Bonnie Jonkman" w:date="2015-04-24T10:05:00Z">
        <w:r>
          <w:t>The AeroDyn v14 input file does not contain the name of the InflowWind file</w:t>
        </w:r>
      </w:ins>
      <w:ins w:id="450" w:author="Bonnie Jonkman" w:date="2015-06-06T16:59:00Z">
        <w:r w:rsidR="00B52163">
          <w:t>. I removed the SI variable as well as HubHt and WindFile. I also added an additional header line.</w:t>
        </w:r>
      </w:ins>
    </w:p>
    <w:p w14:paraId="09874E67" w14:textId="26D776F3" w:rsidR="00437347" w:rsidRDefault="00437347" w:rsidP="00437347">
      <w:pPr>
        <w:pStyle w:val="ListParagraph"/>
        <w:numPr>
          <w:ilvl w:val="0"/>
          <w:numId w:val="28"/>
        </w:numPr>
        <w:rPr>
          <w:ins w:id="451" w:author="Bonnie Jonkman" w:date="2015-04-24T10:06:00Z"/>
        </w:rPr>
      </w:pPr>
      <w:ins w:id="452" w:author="Bonnie Jonkman" w:date="2015-04-24T10:06:00Z">
        <w:r>
          <w:t>InflowWind has its own input file</w:t>
        </w:r>
      </w:ins>
    </w:p>
    <w:p w14:paraId="0DC40948" w14:textId="77777777" w:rsidR="00B003CF" w:rsidRPr="00322B65" w:rsidRDefault="00B003CF" w:rsidP="00B003CF">
      <w:pPr>
        <w:pStyle w:val="ListParagraph"/>
        <w:numPr>
          <w:ilvl w:val="0"/>
          <w:numId w:val="28"/>
        </w:numPr>
        <w:rPr>
          <w:ins w:id="453" w:author="Bonnie Jonkman" w:date="2015-04-24T10:06:00Z"/>
        </w:rPr>
      </w:pPr>
      <w:ins w:id="454" w:author="Bonnie Jonkman" w:date="2015-04-24T10:06:00Z">
        <w:r>
          <w:rPr>
            <w:b/>
          </w:rPr>
          <w:t>CompInflow</w:t>
        </w:r>
        <w:r w:rsidRPr="00437347">
          <w:t xml:space="preserve"> and </w:t>
        </w:r>
        <w:r>
          <w:rPr>
            <w:b/>
          </w:rPr>
          <w:t>InflowFile</w:t>
        </w:r>
        <w:r w:rsidRPr="00437347">
          <w:t xml:space="preserve"> were add</w:t>
        </w:r>
        <w:r>
          <w:t>ed</w:t>
        </w:r>
        <w:r w:rsidRPr="00437347">
          <w:t xml:space="preserve"> t</w:t>
        </w:r>
        <w:r>
          <w:t>o the primary FAST input file.</w:t>
        </w:r>
      </w:ins>
    </w:p>
    <w:p w14:paraId="4B44141A" w14:textId="2683A293" w:rsidR="00B003CF" w:rsidRPr="00E33AF0" w:rsidRDefault="00B52163" w:rsidP="00437347">
      <w:pPr>
        <w:pStyle w:val="ListParagraph"/>
        <w:numPr>
          <w:ilvl w:val="0"/>
          <w:numId w:val="28"/>
        </w:numPr>
        <w:rPr>
          <w:ins w:id="455" w:author="Bonnie Jonkman" w:date="2015-04-15T13:36:00Z"/>
        </w:rPr>
      </w:pPr>
      <w:ins w:id="456" w:author="Bonnie Jonkman" w:date="2015-06-06T16:58:00Z">
        <w:r>
          <w:t>AeroMod = 2 is a new option, which allows the user to choose AeroDyn v15.</w:t>
        </w:r>
      </w:ins>
    </w:p>
    <w:p w14:paraId="2164B400" w14:textId="5E4F7D42" w:rsidR="005A2B54" w:rsidRDefault="005A2B54" w:rsidP="005A2B54">
      <w:pPr>
        <w:pStyle w:val="Heading3"/>
      </w:pPr>
      <w:r>
        <w:lastRenderedPageBreak/>
        <w:t>Changes in FAST v8.10.00a-bjj</w:t>
      </w:r>
    </w:p>
    <w:p w14:paraId="2164B401" w14:textId="3675D2D5" w:rsidR="00D540B3" w:rsidRDefault="005A2B54" w:rsidP="001A4C06">
      <w:r>
        <w:t xml:space="preserve">The primary input file of FAST v8.10.00a-bjj </w:t>
      </w:r>
      <w:r w:rsidR="00100AB0">
        <w:t>is the same as that of FAST v8.09.00a-bjj</w:t>
      </w:r>
      <w:r w:rsidR="00D540B3">
        <w:t>, however</w:t>
      </w:r>
      <w:r w:rsidR="00280B19">
        <w:t xml:space="preserve"> the code accepts an additional option for </w:t>
      </w:r>
      <w:r w:rsidR="00280B19" w:rsidRPr="00280B19">
        <w:rPr>
          <w:b/>
        </w:rPr>
        <w:t>CompMooring</w:t>
      </w:r>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r w:rsidR="0064763A" w:rsidRPr="001A4C06">
        <w:rPr>
          <w:b/>
        </w:rPr>
        <w:t>CompNTMD</w:t>
      </w:r>
      <w:r w:rsidR="0064763A">
        <w:t xml:space="preserve"> and </w:t>
      </w:r>
      <w:r w:rsidR="0064763A" w:rsidRPr="001A4C06">
        <w:rPr>
          <w:b/>
        </w:rPr>
        <w:t>NTMD</w:t>
      </w:r>
      <w:r w:rsidRPr="001A4C06">
        <w:rPr>
          <w:b/>
        </w:rPr>
        <w:t>f</w:t>
      </w:r>
      <w:r w:rsidR="0064763A" w:rsidRPr="001A4C06">
        <w:rPr>
          <w:b/>
        </w:rPr>
        <w:t>ile</w:t>
      </w:r>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r w:rsidR="00C9142A">
        <w:rPr>
          <w:b/>
        </w:rPr>
        <w:t>PCMode</w:t>
      </w:r>
      <w:r w:rsidR="00C9142A">
        <w:t xml:space="preserve">, </w:t>
      </w:r>
      <w:r w:rsidR="00C9142A">
        <w:rPr>
          <w:b/>
        </w:rPr>
        <w:t>VSContrl</w:t>
      </w:r>
      <w:r w:rsidR="00C9142A">
        <w:t xml:space="preserve">, </w:t>
      </w:r>
      <w:r w:rsidR="00C9142A">
        <w:rPr>
          <w:b/>
        </w:rPr>
        <w:t>GenModel</w:t>
      </w:r>
      <w:r w:rsidR="00C9142A">
        <w:t xml:space="preserve">, </w:t>
      </w:r>
      <w:r w:rsidR="00C9142A">
        <w:rPr>
          <w:b/>
        </w:rPr>
        <w:t>HSSBrMode</w:t>
      </w:r>
      <w:r w:rsidR="00C9142A">
        <w:t xml:space="preserve">, and </w:t>
      </w:r>
      <w:r w:rsidR="00C9142A">
        <w:rPr>
          <w:b/>
        </w:rPr>
        <w:t>YCMode</w:t>
      </w:r>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The HSSBrTq output from ServoDyn has been renamed HSSBrTqC (high speed shaft torque command). This output was renamed to avoid confusion with the new HSSBrTq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newtons (N) instead of kilonewtons (kN)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r w:rsidRPr="00BE4686">
              <w:rPr>
                <w:b w:val="0"/>
              </w:rPr>
              <w:t>ADFile</w:t>
            </w:r>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r w:rsidRPr="00BE4686">
              <w:rPr>
                <w:b w:val="0"/>
              </w:rPr>
              <w:t>SrvDFile</w:t>
            </w:r>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r w:rsidRPr="00BE4686">
              <w:rPr>
                <w:b w:val="0"/>
              </w:rPr>
              <w:t>HDFile</w:t>
            </w:r>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r w:rsidRPr="00BE4686">
              <w:rPr>
                <w:b w:val="0"/>
              </w:rPr>
              <w:t>SDFile</w:t>
            </w:r>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r w:rsidRPr="00BE4686">
              <w:rPr>
                <w:b w:val="0"/>
              </w:rPr>
              <w:t>MAPFile</w:t>
            </w:r>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r w:rsidRPr="00BE4686">
              <w:rPr>
                <w:b w:val="0"/>
              </w:rPr>
              <w:lastRenderedPageBreak/>
              <w:t>CompMAP</w:t>
            </w:r>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14:paraId="2164B443" w14:textId="77777777"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14:paraId="2164B446" w14:textId="77777777"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14:paraId="2164B447" w14:textId="77777777"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14:paraId="2164B448" w14:textId="77777777"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14:paraId="2164B449" w14:textId="77777777"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14:paraId="2164B44C" w14:textId="77777777"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lastRenderedPageBreak/>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457" w:name="_Ref391845139"/>
      <w:bookmarkStart w:id="458" w:name="_Ref391845887"/>
      <w:bookmarkStart w:id="459" w:name="_Toc417470264"/>
      <w:r>
        <w:t xml:space="preserve">MATLAB </w:t>
      </w:r>
      <w:r w:rsidR="00583AAD">
        <w:t>Conversion Script</w:t>
      </w:r>
      <w:bookmarkEnd w:id="457"/>
      <w:r w:rsidR="00F1616B">
        <w:t>s</w:t>
      </w:r>
      <w:bookmarkEnd w:id="458"/>
      <w:bookmarkEnd w:id="459"/>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Utilities\SimulationToolbox\ConvertFASTVersions</w:t>
      </w:r>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r>
        <w:t>FASTSimulationToolbox = '</w:t>
      </w:r>
      <w:r w:rsidRPr="002C779E">
        <w:rPr>
          <w:color w:val="4F81BD" w:themeColor="accent1"/>
        </w:rPr>
        <w:t>C:\Users\bjonkman\FAST\UtilityCodes\SimulationToolbox</w:t>
      </w:r>
      <w:r>
        <w:t>';</w:t>
      </w:r>
    </w:p>
    <w:p w14:paraId="2164B456" w14:textId="77777777" w:rsidR="00F35ABA" w:rsidRDefault="00F35ABA" w:rsidP="00F35ABA">
      <w:pPr>
        <w:pStyle w:val="SourceCode"/>
      </w:pPr>
      <w:r>
        <w:t>addpath( genpath( FASTSimulationToolbox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460"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461"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462"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14:paraId="2164B463" w14:textId="77777777" w:rsidR="00DC2532" w:rsidRDefault="00DC2532" w:rsidP="00DC2532">
      <w:pPr>
        <w:pStyle w:val="Heading4"/>
      </w:pPr>
      <w:r>
        <w:lastRenderedPageBreak/>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r>
        <w:t>9</w:t>
      </w:r>
      <w:r w:rsidRPr="00583013">
        <w:t>to</w:t>
      </w:r>
      <w:r>
        <w:t>10</w:t>
      </w:r>
      <w:r w:rsidRPr="00583013">
        <w:t>(</w:t>
      </w:r>
      <w:r>
        <w:t xml:space="preserve"> </w:t>
      </w:r>
      <w:r w:rsidRPr="00583013">
        <w:t>inputfile,</w:t>
      </w:r>
      <w:r>
        <w:t xml:space="preserve"> </w:t>
      </w:r>
      <w:r w:rsidRPr="00583013">
        <w:t>newDir</w:t>
      </w:r>
      <w:r>
        <w:t xml:space="preserve"> </w:t>
      </w:r>
      <w:r w:rsidRPr="00583013">
        <w:t>);</w:t>
      </w:r>
    </w:p>
    <w:p w14:paraId="2164B466" w14:textId="2063D3E2" w:rsidR="000E1CA2" w:rsidRDefault="000E1CA2" w:rsidP="00805E93">
      <w:pPr>
        <w:rPr>
          <w:ins w:id="463" w:author="Bonnie Jonkman" w:date="2015-06-06T17:00:00Z"/>
        </w:rPr>
      </w:pPr>
      <w:r>
        <w:t xml:space="preserve">This script </w:t>
      </w:r>
      <w:r w:rsidRPr="00805E93">
        <w:rPr>
          <w:i/>
        </w:rPr>
        <w:t xml:space="preserve">does </w:t>
      </w:r>
      <w:r w:rsidR="00805E93" w:rsidRPr="00805E93">
        <w:rPr>
          <w:i/>
        </w:rPr>
        <w:t>not</w:t>
      </w:r>
      <w:r w:rsidR="00805E93">
        <w:t xml:space="preserve"> </w:t>
      </w:r>
      <w:r>
        <w:t>change the MAP input files, and it does not rename ServoDyn’s old “HSSBrTq” output to “HSSBrTqC”. You will have to make those changes by hand.</w:t>
      </w:r>
    </w:p>
    <w:p w14:paraId="284CA08F" w14:textId="3C6EC029" w:rsidR="00713A12" w:rsidRDefault="00713A12" w:rsidP="00713A12">
      <w:pPr>
        <w:pStyle w:val="Heading4"/>
        <w:rPr>
          <w:ins w:id="464" w:author="Bonnie Jonkman" w:date="2015-06-06T17:00:00Z"/>
        </w:rPr>
      </w:pPr>
      <w:ins w:id="465" w:author="Bonnie Jonkman" w:date="2015-06-06T17:00:00Z">
        <w:r>
          <w:t>Convert from FAST v8.10.00a-bjj to FAST v8.12.00a-bjj</w:t>
        </w:r>
      </w:ins>
    </w:p>
    <w:p w14:paraId="1EB8628C" w14:textId="6DD9B931" w:rsidR="00713A12" w:rsidRDefault="00713A12" w:rsidP="00713A12">
      <w:pPr>
        <w:rPr>
          <w:ins w:id="466" w:author="Bonnie Jonkman" w:date="2015-06-06T17:00:00Z"/>
        </w:rPr>
      </w:pPr>
      <w:ins w:id="467" w:author="Bonnie Jonkman" w:date="2015-06-06T17:00:00Z">
        <w:r>
          <w:t xml:space="preserve">You can call </w:t>
        </w:r>
        <w:r w:rsidRPr="006B028F">
          <w:rPr>
            <w:b/>
          </w:rPr>
          <w:t>ConvertFAST8_</w:t>
        </w:r>
        <w:r>
          <w:rPr>
            <w:b/>
          </w:rPr>
          <w:t>10</w:t>
        </w:r>
        <w:r w:rsidRPr="006B028F">
          <w:rPr>
            <w:b/>
          </w:rPr>
          <w:t>to</w:t>
        </w:r>
        <w:r>
          <w:rPr>
            <w:b/>
          </w:rPr>
          <w:t>12</w:t>
        </w:r>
        <w:r>
          <w:t xml:space="preserve"> to convert the FAST v8.10.x files for use with FAST v8.12.x:</w:t>
        </w:r>
      </w:ins>
    </w:p>
    <w:p w14:paraId="22A94B1C" w14:textId="457965C8" w:rsidR="00713A12" w:rsidRDefault="00713A12" w:rsidP="00713A12">
      <w:pPr>
        <w:pStyle w:val="SourceCode"/>
        <w:rPr>
          <w:ins w:id="468" w:author="Bonnie Jonkman" w:date="2015-06-06T17:00:00Z"/>
        </w:rPr>
      </w:pPr>
      <w:ins w:id="469" w:author="Bonnie Jonkman" w:date="2015-06-06T17:00:00Z">
        <w:r w:rsidRPr="00583013">
          <w:t>ConvertFAST8_</w:t>
        </w:r>
      </w:ins>
      <w:ins w:id="470" w:author="Bonnie Jonkman" w:date="2015-06-06T17:01:00Z">
        <w:r>
          <w:t>10</w:t>
        </w:r>
      </w:ins>
      <w:ins w:id="471" w:author="Bonnie Jonkman" w:date="2015-06-06T17:00:00Z">
        <w:r w:rsidRPr="00583013">
          <w:t>to</w:t>
        </w:r>
        <w:r>
          <w:t>1</w:t>
        </w:r>
      </w:ins>
      <w:ins w:id="472" w:author="Bonnie Jonkman" w:date="2015-06-06T17:01:00Z">
        <w:r>
          <w:t>2</w:t>
        </w:r>
      </w:ins>
      <w:ins w:id="473" w:author="Bonnie Jonkman" w:date="2015-06-06T17:00:00Z">
        <w:r w:rsidRPr="00583013">
          <w:t>(</w:t>
        </w:r>
        <w:r>
          <w:t xml:space="preserve"> </w:t>
        </w:r>
        <w:r w:rsidRPr="00583013">
          <w:t>inputfile,</w:t>
        </w:r>
        <w:r>
          <w:t xml:space="preserve"> </w:t>
        </w:r>
        <w:r w:rsidRPr="00583013">
          <w:t>newDir</w:t>
        </w:r>
        <w:r>
          <w:t xml:space="preserve"> </w:t>
        </w:r>
        <w:r w:rsidRPr="00583013">
          <w:t>);</w:t>
        </w:r>
      </w:ins>
    </w:p>
    <w:p w14:paraId="67B1BA80" w14:textId="3009FED1" w:rsidR="00713A12" w:rsidRPr="00CA4ADB" w:rsidRDefault="00713A12" w:rsidP="00805E93">
      <w:ins w:id="474" w:author="Bonnie Jonkman" w:date="2015-06-06T17:00:00Z">
        <w:r>
          <w:t xml:space="preserve">This script </w:t>
        </w:r>
      </w:ins>
      <w:ins w:id="475" w:author="Bonnie Jonkman" w:date="2015-06-06T17:01:00Z">
        <w:r>
          <w:t>attempts to modify the AeroDyn v14 input files</w:t>
        </w:r>
      </w:ins>
      <w:ins w:id="476" w:author="Bonnie Jonkman" w:date="2015-06-06T17:02:00Z">
        <w:r>
          <w:t xml:space="preserve"> and create new InflowWind files</w:t>
        </w:r>
      </w:ins>
      <w:ins w:id="477" w:author="Bonnie Jonkman" w:date="2015-06-06T17:01:00Z">
        <w:r>
          <w:t xml:space="preserve">; however, due to some unique features of AeroDyn v14’s input file, some changes may have to be made by hand (particularly if the file uses multiple </w:t>
        </w:r>
      </w:ins>
      <w:ins w:id="478" w:author="Bonnie Jonkman" w:date="2015-06-06T17:02:00Z">
        <w:r>
          <w:t>Reynolds</w:t>
        </w:r>
      </w:ins>
      <w:ins w:id="479" w:author="Bonnie Jonkman" w:date="2015-06-06T17:01:00Z">
        <w:r>
          <w:t xml:space="preserve"> </w:t>
        </w:r>
      </w:ins>
      <w:ins w:id="480" w:author="Bonnie Jonkman" w:date="2015-06-06T17:02:00Z">
        <w:r>
          <w:t>numbers.)</w:t>
        </w:r>
      </w:ins>
      <w:ins w:id="481" w:author="Bonnie Jonkman" w:date="2015-06-06T17:00:00Z">
        <w:r>
          <w:t>.</w:t>
        </w:r>
      </w:ins>
      <w:ins w:id="482" w:author="Bonnie Jonkman" w:date="2015-06-06T17:02:00Z">
        <w:r>
          <w:t xml:space="preserve"> Also, the</w:t>
        </w:r>
      </w:ins>
      <w:ins w:id="483" w:author="Bonnie Jonkman" w:date="2015-06-06T17:03:00Z">
        <w:r>
          <w:t>re are some instances when the script fails to identify the wind file type (e.g. when a file has a .wnd extension but isn’t a full-field wind file)</w:t>
        </w:r>
      </w:ins>
      <w:ins w:id="484" w:author="Bonnie Jonkman" w:date="2015-06-06T17:04:00Z">
        <w:r>
          <w:t>; these files may have to be modified by hand. The script does not attempt to create AeroDyn v15 input files or BeamDyn input files.</w:t>
        </w:r>
      </w:ins>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r w:rsidRPr="00D36AEB">
        <w:t>ConvertFAST7to8(inputfile,newDir);</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14:paraId="2164B46E" w14:textId="77777777"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14:paraId="2164B46F" w14:textId="77777777" w:rsidR="003D4251" w:rsidRDefault="003D4251" w:rsidP="003D4251">
      <w:r>
        <w:lastRenderedPageBreak/>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r w:rsidRPr="00D36AEB">
        <w:t>ConvertFAST7to8(oldFSTName, newDir, YawManRat, PitManRat, usedBladedDLL)</w:t>
      </w:r>
    </w:p>
    <w:p w14:paraId="2164B47C" w14:textId="2E88CA11" w:rsidR="0051119D" w:rsidRDefault="007F152F" w:rsidP="00992CCA">
      <w:pPr>
        <w:pStyle w:val="Heading1"/>
      </w:pPr>
      <w:bookmarkStart w:id="485" w:name="_Toc417470265"/>
      <w:r>
        <w:t>Running FAST</w:t>
      </w:r>
      <w:bookmarkEnd w:id="485"/>
    </w:p>
    <w:p w14:paraId="2164B47D" w14:textId="4AA02CCB" w:rsidR="0051119D" w:rsidRDefault="0051119D" w:rsidP="0051119D">
      <w:pPr>
        <w:rPr>
          <w:ins w:id="486" w:author="Bonnie Jonkman" w:date="2015-04-21T10:38:00Z"/>
        </w:rPr>
      </w:pPr>
      <w:r>
        <w:t>FAST v8.</w:t>
      </w:r>
      <w:r w:rsidR="00DC6859">
        <w:t>1</w:t>
      </w:r>
      <w:del w:id="487" w:author="Bonnie Jonkman" w:date="2015-06-06T17:04:00Z">
        <w:r w:rsidR="00DC6859" w:rsidDel="00112CFA">
          <w:delText>0</w:delText>
        </w:r>
      </w:del>
      <w:ins w:id="488" w:author="Bonnie Jonkman" w:date="2015-06-06T17:05:00Z">
        <w:r w:rsidR="00112CFA">
          <w:t>2</w:t>
        </w:r>
      </w:ins>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489" w:name="_Toc417470266"/>
      <w:ins w:id="490" w:author="Bonnie Jonkman" w:date="2015-04-21T10:39:00Z">
        <w:r>
          <w:t>Normal Simulation: Starting FAST from an input file</w:t>
        </w:r>
      </w:ins>
      <w:bookmarkEnd w:id="489"/>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&lt;name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14:paraId="2164B481" w14:textId="77777777" w:rsidR="00DC658B" w:rsidRDefault="00DC658B" w:rsidP="007D7E91">
      <w:pPr>
        <w:pStyle w:val="SourceCode"/>
      </w:pPr>
      <w:r>
        <w:t>C:\&gt;cd FileLocation</w:t>
      </w:r>
    </w:p>
    <w:p w14:paraId="2164B482" w14:textId="77777777" w:rsidR="00DC658B" w:rsidRDefault="00DC658B" w:rsidP="007D7E91">
      <w:pPr>
        <w:pStyle w:val="SourceCode"/>
      </w:pPr>
      <w:r>
        <w:t>C:\FileLocation&gt; FAST</w:t>
      </w:r>
      <w:r w:rsidR="007D7E91">
        <w:t>_Win32</w:t>
      </w:r>
      <w:r>
        <w:t xml:space="preserve"> Input.fst</w:t>
      </w:r>
    </w:p>
    <w:p w14:paraId="2164B483" w14:textId="77777777" w:rsidR="00DC658B" w:rsidRDefault="00DC658B" w:rsidP="00DC658B">
      <w:r>
        <w:t>The syntax is the same for different input files. Simply change “Input.fst” to whatever input file you want.</w:t>
      </w:r>
    </w:p>
    <w:p w14:paraId="2164B484" w14:textId="77777777" w:rsidR="00DC658B" w:rsidRDefault="00DC658B" w:rsidP="00DC658B">
      <w:pPr>
        <w:rPr>
          <w:ins w:id="491"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492" w:author="Bonnie Jonkman" w:date="2015-04-15T13:45:00Z"/>
        </w:rPr>
      </w:pPr>
      <w:bookmarkStart w:id="493" w:name="_Toc417470267"/>
      <w:ins w:id="494" w:author="Bonnie Jonkman" w:date="2015-04-15T13:45:00Z">
        <w:r>
          <w:t>Restart: Starting FAST from a checkpoint file</w:t>
        </w:r>
        <w:bookmarkEnd w:id="493"/>
      </w:ins>
    </w:p>
    <w:p w14:paraId="79502EA7" w14:textId="471B0375" w:rsidR="00D520E7" w:rsidRDefault="00D520E7">
      <w:pPr>
        <w:rPr>
          <w:ins w:id="495" w:author="Bonnie Jonkman" w:date="2015-04-15T13:46:00Z"/>
        </w:rPr>
      </w:pPr>
      <w:ins w:id="496" w:author="Bonnie Jonkman" w:date="2015-04-15T13:45:00Z">
        <w:r>
          <w:t>If FAST generated a checkpoint file, but did not run to completion, the simulation may be restarted using th</w:t>
        </w:r>
      </w:ins>
      <w:ins w:id="497" w:author="Bonnie Jonkman" w:date="2015-04-15T13:46:00Z">
        <w:r>
          <w:t>is</w:t>
        </w:r>
      </w:ins>
      <w:ins w:id="498" w:author="Bonnie Jonkman" w:date="2015-04-15T13:45:00Z">
        <w:r>
          <w:t xml:space="preserve"> syntax</w:t>
        </w:r>
      </w:ins>
      <w:ins w:id="499" w:author="Bonnie Jonkman" w:date="2015-04-15T13:48:00Z">
        <w:r>
          <w:t xml:space="preserve"> from a Windows command prompt</w:t>
        </w:r>
      </w:ins>
      <w:ins w:id="500" w:author="Bonnie Jonkman" w:date="2015-04-15T13:46:00Z">
        <w:r>
          <w:t>:</w:t>
        </w:r>
      </w:ins>
    </w:p>
    <w:p w14:paraId="3DEB5E8D" w14:textId="4F05EE92" w:rsidR="00D520E7" w:rsidRDefault="00D520E7" w:rsidP="00D520E7">
      <w:pPr>
        <w:pStyle w:val="SourceCode"/>
        <w:rPr>
          <w:ins w:id="501" w:author="Bonnie Jonkman" w:date="2015-04-15T13:46:00Z"/>
        </w:rPr>
      </w:pPr>
      <w:ins w:id="502" w:author="Bonnie Jonkman" w:date="2015-04-15T13:46:00Z">
        <w:r>
          <w:t xml:space="preserve">&lt;name of FAST executable with or without extension&gt; -restart &lt;Rootname of </w:t>
        </w:r>
      </w:ins>
      <w:ins w:id="503" w:author="Bonnie Jonkman" w:date="2015-04-15T13:47:00Z">
        <w:r>
          <w:t xml:space="preserve">checkpoint </w:t>
        </w:r>
      </w:ins>
      <w:ins w:id="504" w:author="Bonnie Jonkman" w:date="2015-04-15T13:46:00Z">
        <w:r>
          <w:t>file</w:t>
        </w:r>
      </w:ins>
      <w:ins w:id="505" w:author="Bonnie Jonkman" w:date="2015-04-15T13:47:00Z">
        <w:r>
          <w:t>,</w:t>
        </w:r>
      </w:ins>
      <w:ins w:id="506" w:author="Bonnie Jonkman" w:date="2015-04-15T13:46:00Z">
        <w:r>
          <w:t xml:space="preserve"> with</w:t>
        </w:r>
      </w:ins>
      <w:ins w:id="507" w:author="Bonnie Jonkman" w:date="2015-04-15T13:47:00Z">
        <w:r>
          <w:t>out</w:t>
        </w:r>
      </w:ins>
      <w:ins w:id="508" w:author="Bonnie Jonkman" w:date="2015-04-15T13:46:00Z">
        <w:r>
          <w:t xml:space="preserve"> extension&gt;</w:t>
        </w:r>
      </w:ins>
    </w:p>
    <w:p w14:paraId="65425CB4" w14:textId="1DF91DC8" w:rsidR="00D520E7" w:rsidRDefault="00D520E7" w:rsidP="00D520E7">
      <w:pPr>
        <w:rPr>
          <w:ins w:id="509" w:author="Bonnie Jonkman" w:date="2015-04-15T13:49:00Z"/>
        </w:rPr>
      </w:pPr>
      <w:ins w:id="510" w:author="Bonnie Jonkman" w:date="2015-04-15T13:47:00Z">
        <w:r w:rsidRPr="00204924">
          <w:rPr>
            <w:highlight w:val="yellow"/>
          </w:rPr>
          <w:t>Fix this:</w:t>
        </w:r>
        <w:r>
          <w:t xml:space="preserve"> The checkpoint file uses the rootname because if the DLL has been updated with checkpoint/restart capability, it will have written a separate checkpoint file.</w:t>
        </w:r>
      </w:ins>
    </w:p>
    <w:p w14:paraId="175BAD51" w14:textId="5B673ADF" w:rsidR="00174830" w:rsidRDefault="00174830" w:rsidP="00D520E7">
      <w:pPr>
        <w:rPr>
          <w:ins w:id="511" w:author="Bonnie Jonkman" w:date="2015-04-15T13:49:00Z"/>
        </w:rPr>
      </w:pPr>
      <w:ins w:id="512" w:author="Bonnie Jonkman" w:date="2015-04-15T13:49:00Z">
        <w:r>
          <w:t>FAST does not read the input files again after restart.</w:t>
        </w:r>
      </w:ins>
      <w:ins w:id="513" w:author="Bonnie Jonkman" w:date="2015-04-21T10:29:00Z">
        <w:r w:rsidR="00A24410">
          <w:t xml:space="preserve"> However, if a Bladed-style DLL is used for control, </w:t>
        </w:r>
      </w:ins>
      <w:ins w:id="514" w:author="Bonnie Jonkman" w:date="2015-04-21T10:31:00Z">
        <w:r w:rsidR="00A24410">
          <w:t>the DLL</w:t>
        </w:r>
      </w:ins>
      <w:ins w:id="515" w:author="Bonnie Jonkman" w:date="2015-04-21T10:29:00Z">
        <w:r w:rsidR="00A24410">
          <w:t xml:space="preserve"> will be reloaded </w:t>
        </w:r>
      </w:ins>
      <w:ins w:id="516" w:author="Bonnie Jonkman" w:date="2015-04-21T10:31:00Z">
        <w:r w:rsidR="00A24410">
          <w:t xml:space="preserve">on restart </w:t>
        </w:r>
      </w:ins>
      <w:ins w:id="517" w:author="Bonnie Jonkman" w:date="2015-04-21T10:29:00Z">
        <w:r w:rsidR="00A24410">
          <w:t xml:space="preserve">using the stored name of the DLL file. </w:t>
        </w:r>
      </w:ins>
      <w:ins w:id="518" w:author="Bonnie Jonkman" w:date="2015-04-22T12:25:00Z">
        <w:r w:rsidR="00204924">
          <w:t>Thus, i</w:t>
        </w:r>
      </w:ins>
      <w:ins w:id="519"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520" w:author="Bonnie Jonkman" w:date="2015-04-22T12:28:00Z"/>
        </w:rPr>
      </w:pPr>
      <w:ins w:id="521" w:author="Bonnie Jonkman" w:date="2015-04-15T13:49:00Z">
        <w:r>
          <w:lastRenderedPageBreak/>
          <w:t xml:space="preserve">FAST should be </w:t>
        </w:r>
      </w:ins>
      <w:ins w:id="522" w:author="Bonnie Jonkman" w:date="2015-04-15T13:50:00Z">
        <w:r>
          <w:t xml:space="preserve">restarted </w:t>
        </w:r>
      </w:ins>
      <w:ins w:id="523" w:author="Bonnie Jonkman" w:date="2015-04-15T13:49:00Z">
        <w:r>
          <w:t>from the same directory</w:t>
        </w:r>
      </w:ins>
      <w:ins w:id="524" w:author="Bonnie Jonkman" w:date="2015-04-15T13:50:00Z">
        <w:r>
          <w:t xml:space="preserve"> it w</w:t>
        </w:r>
        <w:r w:rsidR="00C955A4">
          <w:t>as originally run in (RootName</w:t>
        </w:r>
        <w:r>
          <w:t xml:space="preserve"> may be used later in the code, particularly for new checkpoint files that generated</w:t>
        </w:r>
      </w:ins>
      <w:ins w:id="525" w:author="Bonnie Jonkman" w:date="2015-04-15T14:02:00Z">
        <w:r w:rsidR="00C955A4">
          <w:t>.</w:t>
        </w:r>
      </w:ins>
      <w:ins w:id="526" w:author="Bonnie Jonkman" w:date="2015-04-15T13:50:00Z">
        <w:r>
          <w:t>)</w:t>
        </w:r>
      </w:ins>
    </w:p>
    <w:p w14:paraId="03DA7B48" w14:textId="77777777" w:rsidR="00204924" w:rsidRDefault="00204924" w:rsidP="009B7C07">
      <w:pPr>
        <w:pStyle w:val="Heading2"/>
      </w:pPr>
      <w:bookmarkStart w:id="527" w:name="_Toc417470268"/>
      <w:r>
        <w:t>Modeling Tips</w:t>
      </w:r>
      <w:bookmarkEnd w:id="527"/>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r w:rsidRPr="00B20DF4">
        <w:rPr>
          <w:b/>
        </w:rPr>
        <w:t>NumCrctn</w:t>
      </w:r>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r w:rsidRPr="009B51A8">
        <w:rPr>
          <w:b/>
        </w:rPr>
        <w:t>InterpOrder</w:t>
      </w:r>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r w:rsidRPr="00280B19">
        <w:rPr>
          <w:b/>
        </w:rPr>
        <w:t>UJacSclFact.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528" w:name="_Ref417469673"/>
      <w:bookmarkStart w:id="529" w:name="_Ref417469763"/>
      <w:bookmarkStart w:id="530" w:name="_Ref417470230"/>
      <w:bookmarkStart w:id="531" w:name="_Toc417470269"/>
      <w:r>
        <w:t>Certification Tests</w:t>
      </w:r>
      <w:bookmarkEnd w:id="528"/>
      <w:bookmarkEnd w:id="529"/>
      <w:bookmarkEnd w:id="530"/>
      <w:bookmarkEnd w:id="531"/>
    </w:p>
    <w:p w14:paraId="6CF21032" w14:textId="40115829" w:rsidR="00B55CAB" w:rsidRDefault="009B7C07" w:rsidP="00B55CAB">
      <w:r>
        <w:fldChar w:fldCharType="begin"/>
      </w:r>
      <w:r>
        <w:instrText xml:space="preserve"> REF _Ref417469358 \h </w:instrText>
      </w:r>
      <w:r>
        <w:fldChar w:fldCharType="separate"/>
      </w:r>
      <w:ins w:id="532" w:author="Bonnie Jonkman" w:date="2015-04-22T12:48:00Z">
        <w:r w:rsidR="008462CD">
          <w:t xml:space="preserve">Table </w:t>
        </w:r>
        <w:r w:rsidR="008462CD">
          <w:rPr>
            <w:noProof/>
          </w:rPr>
          <w:t>3</w:t>
        </w:r>
      </w:ins>
      <w:del w:id="533" w:author="Bonnie Jonkman" w:date="2015-04-22T12:46:00Z">
        <w:r w:rsidDel="00DB55A3">
          <w:delText xml:space="preserve">Table </w:delText>
        </w:r>
        <w:r w:rsidDel="00DB55A3">
          <w:rPr>
            <w:noProof/>
          </w:rPr>
          <w:delText>3</w:delText>
        </w:r>
      </w:del>
      <w:r>
        <w:fldChar w:fldCharType="end"/>
      </w:r>
      <w:del w:id="534"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122CCB1B" w:rsidR="00B55CAB" w:rsidRDefault="00B55CAB" w:rsidP="00B55CAB">
      <w:pPr>
        <w:pStyle w:val="Caption"/>
        <w:keepNext/>
        <w:jc w:val="center"/>
      </w:pPr>
      <w:bookmarkStart w:id="535" w:name="_Ref417469358"/>
      <w:r>
        <w:t xml:space="preserve">Table </w:t>
      </w:r>
      <w:fldSimple w:instr=" SEQ Table \* ARABIC ">
        <w:r w:rsidR="008462CD">
          <w:rPr>
            <w:noProof/>
          </w:rPr>
          <w:t>3</w:t>
        </w:r>
      </w:fldSimple>
      <w:bookmarkEnd w:id="535"/>
      <w:r>
        <w:t>: Certification Tests Distributed with FAST v8.1</w:t>
      </w:r>
      <w:del w:id="536" w:author="Bonnie Jonkman" w:date="2015-06-06T17:05:00Z">
        <w:r w:rsidDel="00112CFA">
          <w:delText>0</w:delText>
        </w:r>
      </w:del>
      <w:ins w:id="537" w:author="Bonnie Jonkman" w:date="2015-06-06T17:05:00Z">
        <w:r w:rsidR="00112CFA">
          <w:t>2</w:t>
        </w:r>
      </w:ins>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77777777" w:rsidR="00B55CAB" w:rsidRPr="00071BEF" w:rsidRDefault="00B55CAB" w:rsidP="00EA0D40">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lastRenderedPageBreak/>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538" w:name="_Ref417470012"/>
      <w:bookmarkStart w:id="539" w:name="_Toc417470270"/>
      <w:r>
        <w:t>Compiling</w:t>
      </w:r>
      <w:bookmarkEnd w:id="538"/>
      <w:r w:rsidR="001165AB">
        <w:t xml:space="preserve"> FAST</w:t>
      </w:r>
      <w:bookmarkEnd w:id="539"/>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(renamed with “_dev” to prevent overwriting the executables created by NREL and distributed with FAST).</w:t>
      </w:r>
    </w:p>
    <w:p w14:paraId="03E8380D" w14:textId="77777777" w:rsidR="00204924" w:rsidRDefault="00204924" w:rsidP="00204924">
      <w:pPr>
        <w:pStyle w:val="ListParagraph"/>
        <w:numPr>
          <w:ilvl w:val="0"/>
          <w:numId w:val="12"/>
        </w:numPr>
      </w:pPr>
      <w:r>
        <w:t>A Windows® batch script that can be run from your Intel Fortran Command Prompt Window, with very little (if any) modification. This batch file creates executables named “FAST_iwin32.exe” and “FAST_iwin64.exe” in the &lt;FAST8&gt;\bin folder. We recommend you use the Visual Studio project instead of this batch script.</w:t>
      </w:r>
    </w:p>
    <w:p w14:paraId="7EBB09E2" w14:textId="01AB4626" w:rsidR="00204924" w:rsidRDefault="00204924" w:rsidP="00204924">
      <w:pPr>
        <w:pStyle w:val="ListParagraph"/>
        <w:numPr>
          <w:ilvl w:val="0"/>
          <w:numId w:val="12"/>
        </w:numPr>
      </w:pPr>
      <w:r>
        <w:t xml:space="preserve">A </w:t>
      </w:r>
      <w:r w:rsidRPr="00EA3ECC">
        <w:rPr>
          <w:i/>
        </w:rPr>
        <w:t>makefile</w:t>
      </w:r>
      <w:r>
        <w:t xml:space="preserve"> for gfortran with</w:t>
      </w:r>
      <w:del w:id="546" w:author="Bonnie Jonkman" w:date="2015-06-11T14:08:00Z">
        <w:r w:rsidDel="00A037C3">
          <w:delText xml:space="preserve"> (most of) the</w:delText>
        </w:r>
      </w:del>
      <w:r>
        <w:t xml:space="preserve"> settings to create “FAST_gwin32.exe” and “FAST_gwin64.exe” in the &lt;FAST8&gt;\bin folder. To run this on Windows, you will need to install binaries of the LAPACK libraries. Please see “CompilingInstructions_FASTv8.pdf” for details. This </w:t>
      </w:r>
      <w:r w:rsidRPr="00EA3ECC">
        <w:rPr>
          <w:i/>
        </w:rPr>
        <w:t>makefile</w:t>
      </w:r>
      <w:r>
        <w:t xml:space="preserve"> has been tested </w:t>
      </w:r>
      <w:del w:id="547" w:author="Bonnie Jonkman" w:date="2015-06-11T14:08:00Z">
        <w:r w:rsidDel="00A037C3">
          <w:delText xml:space="preserve">only </w:delText>
        </w:r>
      </w:del>
      <w:r>
        <w:t>on Windows</w:t>
      </w:r>
      <w:ins w:id="548" w:author="Bonnie Jonkman" w:date="2015-06-11T14:08:00Z">
        <w:r w:rsidR="00A037C3">
          <w:t xml:space="preserve"> and Mac</w:t>
        </w:r>
      </w:ins>
      <w:r>
        <w:t>.</w:t>
      </w:r>
      <w:ins w:id="549" w:author="Bonnie Jonkman" w:date="2015-06-11T14:09:00Z">
        <w:r w:rsidR="00A037C3">
          <w:t xml:space="preserve"> Non-Windows users will also have </w:t>
        </w:r>
      </w:ins>
      <w:del w:id="550" w:author="Bonnie Jonkman" w:date="2015-06-11T14:08:00Z">
        <w:r w:rsidDel="00A037C3">
          <w:delText xml:space="preserve"> Also note that offshore models do not run with the gfortran executables (land-based models do).</w:delText>
        </w:r>
      </w:del>
      <w:ins w:id="551" w:author="Bonnie Jonkman" w:date="2015-06-11T14:09:00Z">
        <w:r w:rsidR="00A037C3">
          <w:t xml:space="preserve">to obtain the MAP.so </w:t>
        </w:r>
      </w:ins>
      <w:ins w:id="552" w:author="Bonnie Jonkman" w:date="2015-06-11T14:10:00Z">
        <w:r w:rsidR="00A037C3">
          <w:t xml:space="preserve">library </w:t>
        </w:r>
      </w:ins>
      <w:ins w:id="553" w:author="Bonnie Jonkman" w:date="2015-06-11T14:09:00Z">
        <w:r w:rsidR="00A037C3">
          <w:t xml:space="preserve">and Registry </w:t>
        </w:r>
      </w:ins>
      <w:ins w:id="554" w:author="Bonnie Jonkman" w:date="2015-06-11T14:10:00Z">
        <w:r w:rsidR="00A037C3">
          <w:t>executable program to use with this makefile.</w:t>
        </w:r>
      </w:ins>
    </w:p>
    <w:p w14:paraId="68772806" w14:textId="77777777" w:rsidR="00204924" w:rsidRDefault="00204924" w:rsidP="00204924">
      <w:r>
        <w:lastRenderedPageBreak/>
        <w:t xml:space="preserve">All of these tools for compiling are set up to compile and link with the appropriate settings, though you may have to modify the </w:t>
      </w:r>
      <w:r w:rsidRPr="00EA3ECC">
        <w:rPr>
          <w:i/>
        </w:rPr>
        <w:t>makefile</w:t>
      </w:r>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Intel® Visual Fortran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555" w:name="_Ref413700469"/>
      <w:bookmarkStart w:id="556" w:name="_Toc417470271"/>
      <w:r>
        <w:t>FAST v8 Interface to Simulink</w:t>
      </w:r>
      <w:bookmarkEnd w:id="555"/>
      <w:bookmarkEnd w:id="556"/>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14:paraId="2164B487" w14:textId="77777777" w:rsidR="00CD44DA" w:rsidRDefault="00CD44DA" w:rsidP="00CD44DA">
      <w:pPr>
        <w:pStyle w:val="Heading2"/>
      </w:pPr>
      <w:bookmarkStart w:id="557" w:name="_Toc417470272"/>
      <w:bookmarkStart w:id="558" w:name="_Ref412115319"/>
      <w:r>
        <w:t>Major Changes Between the FAST v7 and v8 Interfaces to Simulink</w:t>
      </w:r>
      <w:bookmarkEnd w:id="557"/>
    </w:p>
    <w:p w14:paraId="3FA1C408" w14:textId="5FE1E34B" w:rsidR="00CA094B" w:rsidRDefault="00CA094B" w:rsidP="00805E93">
      <w:r>
        <w:t xml:space="preserve">For </w:t>
      </w:r>
      <w:del w:id="559" w:author="Bonnie Jonkman" w:date="2015-04-15T13:49:00Z">
        <w:r w:rsidDel="00E226D9">
          <w:delText xml:space="preserve">those </w:delText>
        </w:r>
      </w:del>
      <w:ins w:id="560"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MATLAB no longer reads the FAST input file, so Read_FAST_Input.m and Simsetup.m are no longer part of the FAST archive.</w:t>
      </w:r>
    </w:p>
    <w:p w14:paraId="2164B48A" w14:textId="77777777" w:rsidR="00985CF5" w:rsidRPr="00CD44DA" w:rsidRDefault="00985CF5" w:rsidP="00985CF5">
      <w:pPr>
        <w:pStyle w:val="ListParagraph"/>
        <w:numPr>
          <w:ilvl w:val="0"/>
          <w:numId w:val="26"/>
        </w:numPr>
      </w:pPr>
      <w:r>
        <w:t>FAST_SFunc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(ElastoDyn’s </w:t>
      </w:r>
      <w:r w:rsidR="00DE4D91" w:rsidRPr="00805E93">
        <w:rPr>
          <w:b/>
        </w:rPr>
        <w:t>IPDefl</w:t>
      </w:r>
      <w:r w:rsidR="00DE4D91">
        <w:rPr>
          <w:i/>
        </w:rPr>
        <w:t xml:space="preserve">, </w:t>
      </w:r>
      <w:r w:rsidR="00DE4D91" w:rsidRPr="00805E93">
        <w:rPr>
          <w:b/>
        </w:rPr>
        <w:t>OopDefl</w:t>
      </w:r>
      <w:r w:rsidR="00DE4D91">
        <w:rPr>
          <w:i/>
        </w:rPr>
        <w:t xml:space="preserve">, </w:t>
      </w:r>
      <w:r w:rsidR="00DE4D91" w:rsidRPr="00805E93">
        <w:rPr>
          <w:b/>
        </w:rPr>
        <w:t>TTDspFA</w:t>
      </w:r>
      <w:r w:rsidR="00DE4D91">
        <w:rPr>
          <w:i/>
        </w:rPr>
        <w:t xml:space="preserve">, </w:t>
      </w:r>
      <w:r w:rsidR="00DE4D91" w:rsidRPr="00DE4D91">
        <w:t>and</w:t>
      </w:r>
      <w:r w:rsidR="00DE4D91">
        <w:rPr>
          <w:i/>
        </w:rPr>
        <w:t xml:space="preserve"> </w:t>
      </w:r>
      <w:r w:rsidR="00DE4D91" w:rsidRPr="00805E93">
        <w:rPr>
          <w:b/>
        </w:rPr>
        <w:t>TTDspSS</w:t>
      </w:r>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r>
        <w:t xml:space="preserve">ServoDyn’s </w:t>
      </w:r>
      <w:r w:rsidRPr="00805E93">
        <w:rPr>
          <w:b/>
        </w:rPr>
        <w:t>TPCOn</w:t>
      </w:r>
      <w:r>
        <w:t xml:space="preserve">, </w:t>
      </w:r>
      <w:r w:rsidRPr="00805E93">
        <w:rPr>
          <w:b/>
        </w:rPr>
        <w:t>TYCOn</w:t>
      </w:r>
      <w:r>
        <w:t xml:space="preserve">, and </w:t>
      </w:r>
      <w:r w:rsidRPr="00805E93">
        <w:rPr>
          <w:b/>
        </w:rPr>
        <w:t>TimGenOn</w:t>
      </w:r>
      <w:r>
        <w:t xml:space="preserve"> variables need not be zero.</w:t>
      </w:r>
    </w:p>
    <w:p w14:paraId="2164B48D" w14:textId="77777777" w:rsidR="00730F88" w:rsidRDefault="00730F88" w:rsidP="00730F88">
      <w:pPr>
        <w:pStyle w:val="ListParagraph"/>
        <w:numPr>
          <w:ilvl w:val="0"/>
          <w:numId w:val="26"/>
        </w:numPr>
      </w:pPr>
      <w:r w:rsidRPr="00805E93">
        <w:t xml:space="preserve">ServoDyn’s </w:t>
      </w:r>
      <w:r w:rsidRPr="00805E93">
        <w:rPr>
          <w:b/>
        </w:rPr>
        <w:t>TimGenOf</w:t>
      </w:r>
      <w:r>
        <w:t xml:space="preserve"> variable need not be larger than </w:t>
      </w:r>
      <w:r w:rsidRPr="00805E93">
        <w:rPr>
          <w:b/>
        </w:rPr>
        <w:t>TMax</w:t>
      </w:r>
      <w:r>
        <w:t>.</w:t>
      </w:r>
    </w:p>
    <w:p w14:paraId="2164B48E" w14:textId="77777777" w:rsidR="00730F88" w:rsidRDefault="00730F88" w:rsidP="00730F88">
      <w:pPr>
        <w:pStyle w:val="ListParagraph"/>
        <w:numPr>
          <w:ilvl w:val="0"/>
          <w:numId w:val="26"/>
        </w:numPr>
      </w:pPr>
      <w:r>
        <w:t xml:space="preserve">ServoDyn’s </w:t>
      </w:r>
      <w:r w:rsidRPr="00805E93">
        <w:rPr>
          <w:b/>
        </w:rPr>
        <w:t>GenTiStr</w:t>
      </w:r>
      <w:r>
        <w:t xml:space="preserve"> and </w:t>
      </w:r>
      <w:r w:rsidRPr="00805E93">
        <w:rPr>
          <w:b/>
        </w:rPr>
        <w:t>GenTiStp</w:t>
      </w:r>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has been added as an input to FAST_SFunc from Simulink.</w:t>
      </w:r>
    </w:p>
    <w:p w14:paraId="2164B490" w14:textId="77777777" w:rsidR="00D0774B" w:rsidRDefault="00D0774B" w:rsidP="003F0FFD">
      <w:pPr>
        <w:pStyle w:val="Heading2"/>
      </w:pPr>
      <w:bookmarkStart w:id="561" w:name="_Toc417470273"/>
      <w:r>
        <w:t>Definition of the FAST v8 Interface to Simulink</w:t>
      </w:r>
      <w:bookmarkEnd w:id="558"/>
      <w:bookmarkEnd w:id="561"/>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15373F" w:rsidRPr="00CF75BB" w:rsidRDefault="0015373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15373F" w:rsidRPr="00CF75BB" w:rsidRDefault="0015373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15373F" w:rsidRPr="00CF75BB" w:rsidRDefault="0015373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15373F" w:rsidRPr="00CF75BB" w:rsidRDefault="0015373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15373F" w:rsidRPr="00CF75BB" w:rsidRDefault="0015373F"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15373F" w:rsidRPr="00CF75BB" w:rsidRDefault="0015373F"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15373F" w:rsidRPr="00CF75BB" w:rsidRDefault="0015373F"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15373F" w:rsidRPr="00CF75BB" w:rsidRDefault="0015373F"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562" w:name="_Ref412536543"/>
      <w:r>
        <w:t xml:space="preserve">Figure </w:t>
      </w:r>
      <w:fldSimple w:instr=" SEQ Figure \* ARABIC ">
        <w:r w:rsidR="008462CD">
          <w:rPr>
            <w:noProof/>
          </w:rPr>
          <w:t>5</w:t>
        </w:r>
      </w:fldSimple>
      <w:bookmarkEnd w:id="562"/>
      <w:r>
        <w:t>: Libraries in the FAST - Simulink Interface</w:t>
      </w:r>
    </w:p>
    <w:p w14:paraId="2164B494" w14:textId="77777777" w:rsidR="006D62BD" w:rsidRPr="006D62BD" w:rsidRDefault="006D62BD" w:rsidP="00653C1F">
      <w:r>
        <w:t>Please note that because this interface uses static variables, there can be only one instance of the FAST_SFunc mex file in any instance of MATLAB (i.e., you cannot run two different models simultaneously).</w:t>
      </w:r>
    </w:p>
    <w:p w14:paraId="2164B495" w14:textId="77777777" w:rsidR="00D0774B" w:rsidRDefault="00D0774B" w:rsidP="003F0FFD">
      <w:pPr>
        <w:pStyle w:val="Heading3"/>
      </w:pPr>
      <w:bookmarkStart w:id="563" w:name="_Ref411514591"/>
      <w:r>
        <w:t>S-Function Parameters</w:t>
      </w:r>
      <w:bookmarkEnd w:id="563"/>
    </w:p>
    <w:p w14:paraId="2164B496" w14:textId="193D22B3" w:rsidR="00D0774B" w:rsidRDefault="00CA094B" w:rsidP="00D0774B">
      <w:r>
        <w:t xml:space="preserve">The </w:t>
      </w:r>
      <w:r w:rsidR="00D0774B">
        <w:t>FAST_SFunc</w:t>
      </w:r>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FAST_SFunc Block Parameters</w:t>
      </w:r>
    </w:p>
    <w:p w14:paraId="2164B499" w14:textId="77777777" w:rsidR="00D0774B" w:rsidRDefault="00D0774B" w:rsidP="003F0FFD">
      <w:pPr>
        <w:pStyle w:val="Heading4"/>
      </w:pPr>
      <w:r>
        <w:t>FAST_InputFileName</w:t>
      </w:r>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r w:rsidRPr="00805E93">
        <w:rPr>
          <w:b/>
        </w:rPr>
        <w:t>FAST_InputFileName</w:t>
      </w:r>
      <w:r>
        <w:t>.</w:t>
      </w:r>
    </w:p>
    <w:p w14:paraId="2164B49B" w14:textId="77777777" w:rsidR="00D0774B" w:rsidRPr="00810027" w:rsidRDefault="00D0774B" w:rsidP="003F0FFD">
      <w:pPr>
        <w:pStyle w:val="Heading4"/>
      </w:pPr>
      <w:r>
        <w:t>TMax</w:t>
      </w:r>
    </w:p>
    <w:p w14:paraId="2164B49C" w14:textId="77777777" w:rsidR="008233CD" w:rsidRDefault="008233CD" w:rsidP="00D0774B">
      <w:r>
        <w:t xml:space="preserve">The second parameter is a double-precision real value called </w:t>
      </w:r>
      <w:r w:rsidRPr="00805E93">
        <w:rPr>
          <w:b/>
        </w:rPr>
        <w:t>TMax</w:t>
      </w:r>
      <w:r>
        <w:t xml:space="preserve">. </w:t>
      </w:r>
      <w:r w:rsidR="00CA0AA7">
        <w:t xml:space="preserve">This </w:t>
      </w:r>
      <w:r w:rsidR="00CA0AA7" w:rsidRPr="00805E93">
        <w:rPr>
          <w:b/>
        </w:rPr>
        <w:t>TMax</w:t>
      </w:r>
      <w:r w:rsidR="00CA0AA7">
        <w:t xml:space="preserve"> is used in place of the </w:t>
      </w:r>
      <w:r w:rsidR="00CA0AA7" w:rsidRPr="00805E93">
        <w:rPr>
          <w:b/>
        </w:rPr>
        <w:t>TMax</w:t>
      </w:r>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will be used by the FAST modules</w:t>
      </w:r>
      <w:r w:rsidR="008233CD">
        <w:t xml:space="preserve"> (e.g., HydroDyn’s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r w:rsidRPr="00805E93">
        <w:rPr>
          <w:b/>
        </w:rPr>
        <w:t>TMax</w:t>
      </w:r>
      <w:r>
        <w:t xml:space="preserve"> in the FAST v8 primary input file is larger than the one in Simulink, the </w:t>
      </w:r>
      <w:r w:rsidRPr="00805E93">
        <w:rPr>
          <w:b/>
        </w:rPr>
        <w:t>TMax</w:t>
      </w:r>
      <w:r>
        <w:t xml:space="preserve"> </w:t>
      </w:r>
      <w:r w:rsidR="00CA094B">
        <w:t xml:space="preserve">from the primary input file </w:t>
      </w:r>
      <w:r>
        <w:t xml:space="preserve">will be used to allocate space for the binary output file (if </w:t>
      </w:r>
      <w:r w:rsidR="007C0572" w:rsidRPr="00805E93">
        <w:rPr>
          <w:b/>
        </w:rPr>
        <w:t>OutFileFmt</w:t>
      </w:r>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Using TMax to specify simulation end time in Simulink</w:t>
      </w:r>
    </w:p>
    <w:p w14:paraId="2164B4A1" w14:textId="77777777" w:rsidR="00D0774B" w:rsidRPr="00810027" w:rsidRDefault="00D0774B" w:rsidP="003F0FFD">
      <w:pPr>
        <w:pStyle w:val="Heading4"/>
      </w:pPr>
      <w:r>
        <w:t>NumAdditionalInputs</w:t>
      </w:r>
    </w:p>
    <w:p w14:paraId="2164B4A2" w14:textId="19890D7A" w:rsidR="00D0774B" w:rsidRDefault="006A4CEA" w:rsidP="00D0774B">
      <w:r>
        <w:t>T</w:t>
      </w:r>
      <w:r w:rsidR="00D0774B">
        <w:t>he third parameter sent to the S-Function block</w:t>
      </w:r>
      <w:r>
        <w:t xml:space="preserve"> is </w:t>
      </w:r>
      <w:r w:rsidRPr="00805E93">
        <w:rPr>
          <w:b/>
        </w:rPr>
        <w:t>NumAdditionalInputs</w:t>
      </w:r>
      <w:r w:rsidR="00D0774B">
        <w:t xml:space="preserve">. Currently, </w:t>
      </w:r>
      <w:r w:rsidR="00D0774B" w:rsidRPr="00805E93">
        <w:rPr>
          <w:b/>
        </w:rPr>
        <w:t>NumAdditionalInputs</w:t>
      </w:r>
      <w:r w:rsidR="00D0774B">
        <w:rPr>
          <w:i/>
        </w:rPr>
        <w:t xml:space="preserve"> </w:t>
      </w:r>
      <w:r w:rsidR="00D0774B">
        <w:t>is 0 for most cases.</w:t>
      </w:r>
      <w:r w:rsidR="00805E93">
        <w:rPr>
          <w:rStyle w:val="FootnoteReference"/>
        </w:rPr>
        <w:footnoteReference w:id="11"/>
      </w:r>
    </w:p>
    <w:p w14:paraId="2164B4A4" w14:textId="77777777" w:rsidR="00D0774B" w:rsidRDefault="00D720E0" w:rsidP="003F0FFD">
      <w:pPr>
        <w:pStyle w:val="Heading3"/>
      </w:pPr>
      <w:bookmarkStart w:id="564" w:name="_Ref412806082"/>
      <w:r>
        <w:t xml:space="preserve">S-Function </w:t>
      </w:r>
      <w:r w:rsidR="00D0774B">
        <w:t>Inputs</w:t>
      </w:r>
      <w:bookmarkEnd w:id="564"/>
    </w:p>
    <w:p w14:paraId="2164B4A5" w14:textId="77777777" w:rsidR="00D0774B" w:rsidRPr="00810027" w:rsidRDefault="00D0774B" w:rsidP="00D0774B">
      <w:r>
        <w:t xml:space="preserve">The inputs to the FAST S-Function are values in an array of size </w:t>
      </w:r>
      <w:r w:rsidR="00FE259D">
        <w:t xml:space="preserve">8 </w:t>
      </w:r>
      <w:r>
        <w:t xml:space="preserve">+ </w:t>
      </w:r>
      <w:r w:rsidRPr="00805E93">
        <w:rPr>
          <w:b/>
        </w:rPr>
        <w:t>NumAdditionalInputs</w:t>
      </w:r>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r w:rsidR="00775774" w:rsidRPr="00805E93">
        <w:rPr>
          <w:b/>
        </w:rPr>
        <w:t>NumAdditionalInputs</w:t>
      </w:r>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805E93">
        <w:rPr>
          <w:b/>
        </w:rPr>
        <w:t>PCMode</w:t>
      </w:r>
      <w:r>
        <w:t xml:space="preserve">, </w:t>
      </w:r>
      <w:r w:rsidRPr="00805E93">
        <w:rPr>
          <w:b/>
        </w:rPr>
        <w:t>VSContrl</w:t>
      </w:r>
      <w:r>
        <w:t xml:space="preserve">, </w:t>
      </w:r>
      <w:r w:rsidRPr="00805E93">
        <w:rPr>
          <w:b/>
        </w:rPr>
        <w:t>YCMode</w:t>
      </w:r>
      <w:r w:rsidR="00FE259D">
        <w:rPr>
          <w:i/>
        </w:rPr>
        <w:t>,</w:t>
      </w:r>
      <w:r w:rsidR="00FE259D" w:rsidRPr="00FE259D">
        <w:t xml:space="preserve"> </w:t>
      </w:r>
      <w:r w:rsidR="00FE259D">
        <w:t xml:space="preserve">and </w:t>
      </w:r>
      <w:r w:rsidR="00FE259D" w:rsidRPr="00805E93">
        <w:rPr>
          <w:b/>
        </w:rPr>
        <w:t>HSSBrMode</w:t>
      </w:r>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sidRPr="00AD1DBB">
        <w:rPr>
          <w:b/>
        </w:rPr>
        <w:t>DT_Out</w:t>
      </w:r>
      <w:r w:rsidR="00D56818">
        <w:t xml:space="preserve"> parameter. </w:t>
      </w:r>
      <w:r>
        <w:t xml:space="preserve">These </w:t>
      </w:r>
      <w:r w:rsidR="00D56818">
        <w:t xml:space="preserve">outputs </w:t>
      </w:r>
      <w:r>
        <w:t xml:space="preserve">are the channels defined in module </w:t>
      </w:r>
      <w:r w:rsidRPr="00AD1DBB">
        <w:rPr>
          <w:b/>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565" w:name="_Ref415562525"/>
      <w:r>
        <w:t xml:space="preserve">S-Function </w:t>
      </w:r>
      <w:r w:rsidR="00D0774B">
        <w:t>States</w:t>
      </w:r>
      <w:bookmarkEnd w:id="565"/>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66" w:name="_Toc417470274"/>
      <w:r>
        <w:t>Converting FAST v7 Simulink Models to FAST v8</w:t>
      </w:r>
      <w:bookmarkEnd w:id="566"/>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r w:rsidRPr="00AD1DBB">
        <w:rPr>
          <w:b/>
        </w:rPr>
        <w:t>NumBl</w:t>
      </w:r>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FAST_SFunc</w:t>
      </w:r>
      <w:r>
        <w:t>, so the solver may be changed to FixedStepDiscrete.</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r w:rsidRPr="00653C1F">
        <w:rPr>
          <w:i/>
        </w:rPr>
        <w:t>qdot</w:t>
      </w:r>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AD1DBB">
        <w:t>SimSetup.m</w:t>
      </w:r>
      <w:r w:rsidR="008F632E">
        <w:t xml:space="preserve"> and </w:t>
      </w:r>
      <w:r w:rsidRPr="00AD1DBB">
        <w:t>Read_FAST_Input.m</w:t>
      </w:r>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r w:rsidRPr="00AD1DBB">
        <w:rPr>
          <w:b/>
        </w:rPr>
        <w:t>OutList</w:t>
      </w:r>
      <w:r>
        <w:t xml:space="preserve">, and </w:t>
      </w:r>
      <w:r w:rsidRPr="00AD1DBB">
        <w:rPr>
          <w:b/>
        </w:rPr>
        <w:t>DT</w:t>
      </w:r>
      <w:r>
        <w:t xml:space="preserve"> in the </w:t>
      </w:r>
      <w:r w:rsidR="00AE3A86">
        <w:t xml:space="preserve">MATLAB </w:t>
      </w:r>
      <w:r>
        <w:t xml:space="preserve">workspace. </w:t>
      </w:r>
      <w:r w:rsidRPr="00AD1DBB">
        <w:rPr>
          <w:b/>
        </w:rPr>
        <w:t>OutList</w:t>
      </w:r>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FAST_SFunc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8CA58B7" w:rsidR="00D0774B" w:rsidRPr="00EC786F" w:rsidRDefault="00D0774B" w:rsidP="00D0774B">
      <w:r>
        <w:t xml:space="preserve">Depending on the model, you may have to set </w:t>
      </w:r>
      <w:r w:rsidRPr="00AD1DBB">
        <w:rPr>
          <w:b/>
        </w:rPr>
        <w:t>DT</w:t>
      </w:r>
      <w:r>
        <w:t xml:space="preserve"> and </w:t>
      </w:r>
      <w:r w:rsidRPr="00AD1DBB">
        <w:rPr>
          <w:b/>
        </w:rPr>
        <w:t>OutList</w:t>
      </w:r>
      <w:r>
        <w:t xml:space="preserve"> prior to running your Simulink model. The two sample models included in the FAST archive do not require this step, but </w:t>
      </w:r>
      <w:r w:rsidR="00C47D84">
        <w:t xml:space="preserve">it may be required for </w:t>
      </w:r>
      <w:r>
        <w:t xml:space="preserve">more complicated models; this is because the FAST_SFunc block may not be initialized before Simulink checks </w:t>
      </w:r>
      <w:r w:rsidR="00792AB8">
        <w:t>whether</w:t>
      </w:r>
      <w:r>
        <w:t xml:space="preserve"> other blocks are valid. </w:t>
      </w:r>
      <w:r w:rsidRPr="00AD1DBB">
        <w:rPr>
          <w:b/>
        </w:rPr>
        <w:t>OutList</w:t>
      </w:r>
      <w:r w:rsidRPr="00B0353E">
        <w:rPr>
          <w:i/>
        </w:rPr>
        <w:t xml:space="preserve"> </w:t>
      </w:r>
      <w:r>
        <w:t xml:space="preserve">and </w:t>
      </w:r>
      <w:r w:rsidRPr="00AD1DBB">
        <w:rPr>
          <w:b/>
        </w:rPr>
        <w:t>DT</w:t>
      </w:r>
      <w:r>
        <w:t xml:space="preserve"> will be overwritten before FAST_SFunc calculates any output, so they do not necessarily have to be correct when initialized; they just have to exist</w:t>
      </w:r>
      <w:r w:rsidR="00E64C2D">
        <w:t xml:space="preserve"> so that the rest of the model can be evaluated</w:t>
      </w:r>
      <w:r>
        <w:t>.</w:t>
      </w:r>
      <w:ins w:id="567" w:author="Bonnie Jonkman" w:date="2015-06-08T14:03:00Z">
        <w:r w:rsidR="00C235A0">
          <w:t xml:space="preserve"> </w:t>
        </w:r>
        <w:r w:rsidR="00C235A0" w:rsidRPr="00C235A0">
          <w:rPr>
            <w:highlight w:val="yellow"/>
            <w:rPrChange w:id="568" w:author="Bonnie Jonkman" w:date="2015-06-08T14:05:00Z">
              <w:rPr/>
            </w:rPrChange>
          </w:rPr>
          <w:t>NOTE: ADP</w:t>
        </w:r>
      </w:ins>
      <w:ins w:id="569" w:author="Bonnie Jonkman" w:date="2015-06-08T14:04:00Z">
        <w:r w:rsidR="00C235A0" w:rsidRPr="00C235A0">
          <w:rPr>
            <w:highlight w:val="yellow"/>
            <w:rPrChange w:id="570" w:author="Bonnie Jonkman" w:date="2015-06-08T14:05:00Z">
              <w:rPr/>
            </w:rPrChange>
          </w:rPr>
          <w:t xml:space="preserve">’s model requires OutList to be exact before calling FAST_SFunc at initialization; the expression blocks are not getting </w:t>
        </w:r>
      </w:ins>
      <w:ins w:id="571" w:author="Bonnie Jonkman" w:date="2015-07-09T10:55:00Z">
        <w:r w:rsidR="000869ED">
          <w:rPr>
            <w:highlight w:val="yellow"/>
          </w:rPr>
          <w:t xml:space="preserve">completely </w:t>
        </w:r>
      </w:ins>
      <w:ins w:id="572" w:author="Bonnie Jonkman" w:date="2015-06-08T14:04:00Z">
        <w:r w:rsidR="00C235A0" w:rsidRPr="00C235A0">
          <w:rPr>
            <w:highlight w:val="yellow"/>
            <w:rPrChange w:id="573" w:author="Bonnie Jonkman" w:date="2015-06-08T14:05:00Z">
              <w:rPr/>
            </w:rPrChange>
          </w:rPr>
          <w:t>reevaluated during the model’s execution</w:t>
        </w:r>
      </w:ins>
      <w:ins w:id="574" w:author="Bonnie Jonkman" w:date="2015-07-09T10:55:00Z">
        <w:r w:rsidR="000869ED">
          <w:rPr>
            <w:highlight w:val="yellow"/>
          </w:rPr>
          <w:t xml:space="preserve"> (it reevaluates the u [input], but does not reevaluate the expression for the index. </w:t>
        </w:r>
        <w:proofErr w:type="gramStart"/>
        <w:r w:rsidR="000869ED">
          <w:rPr>
            <w:highlight w:val="yellow"/>
          </w:rPr>
          <w:t>Strange)</w:t>
        </w:r>
      </w:ins>
      <w:ins w:id="575" w:author="Bonnie Jonkman" w:date="2015-06-08T14:04:00Z">
        <w:r w:rsidR="00C235A0" w:rsidRPr="00C235A0">
          <w:rPr>
            <w:highlight w:val="yellow"/>
            <w:rPrChange w:id="576" w:author="Bonnie Jonkman" w:date="2015-06-08T14:05:00Z">
              <w:rPr/>
            </w:rPrChange>
          </w:rPr>
          <w:t>.</w:t>
        </w:r>
      </w:ins>
      <w:proofErr w:type="gramEnd"/>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77" w:name="_Toc417470275"/>
      <w:r>
        <w:t>Running FAST in Simulink</w:t>
      </w:r>
      <w:bookmarkEnd w:id="577"/>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lastRenderedPageBreak/>
        <w:t>Sample Simulink Models for FAST v8</w:t>
      </w:r>
    </w:p>
    <w:p w14:paraId="2164B4CB" w14:textId="77777777" w:rsidR="00D0774B" w:rsidRDefault="00D0774B" w:rsidP="00D0774B">
      <w:commentRangeStart w:id="578"/>
      <w:r>
        <w:t>Two sample models for running FAST v8 with Simulink</w:t>
      </w:r>
      <w:commentRangeEnd w:id="578"/>
      <w:r w:rsidR="00A76DE9">
        <w:rPr>
          <w:rStyle w:val="CommentReference"/>
        </w:rPr>
        <w:commentReference w:id="578"/>
      </w:r>
      <w:r>
        <w:t xml:space="preserve">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14:paraId="2164B4CC" w14:textId="77777777" w:rsidR="003F0FFD" w:rsidRDefault="003F0FFD" w:rsidP="00BC064B">
      <w:pPr>
        <w:pStyle w:val="Heading4"/>
      </w:pPr>
      <w:r>
        <w:t>OpenLoop</w:t>
      </w:r>
    </w:p>
    <w:p w14:paraId="2164B4CD" w14:textId="77777777" w:rsidR="00703CA6" w:rsidRDefault="00703CA6" w:rsidP="00BC064B">
      <w:r>
        <w:t>The OpenLoop sample model contains the FAST S-Function block and constant open</w:t>
      </w:r>
      <w:r w:rsidR="00792AB8">
        <w:t>-</w:t>
      </w:r>
      <w:r>
        <w:t>loop control input blocks.</w:t>
      </w:r>
    </w:p>
    <w:p w14:paraId="2164B4CE" w14:textId="77777777"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OpenLoop.mdl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79" w:name="_Toc417470276"/>
      <w:r>
        <w:t xml:space="preserve">Compiling </w:t>
      </w:r>
      <w:r w:rsidR="008509E5">
        <w:t xml:space="preserve">FAST </w:t>
      </w:r>
      <w:r>
        <w:t>for Simulink</w:t>
      </w:r>
      <w:bookmarkEnd w:id="579"/>
    </w:p>
    <w:p w14:paraId="2164B4D8" w14:textId="7E1690EB" w:rsidR="005B630C" w:rsidRPr="005B630C" w:rsidRDefault="005B630C" w:rsidP="001B3FFF">
      <w:r>
        <w:t>The S-Function (mex)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you may have to compile FAST_SFunc, but you should not have to recompile the FAST_Library dll.</w:t>
      </w:r>
    </w:p>
    <w:p w14:paraId="2164B4D9" w14:textId="77777777" w:rsidR="00D0774B" w:rsidRDefault="00D0774B" w:rsidP="003F0FFD">
      <w:pPr>
        <w:pStyle w:val="Heading3"/>
      </w:pPr>
      <w:r>
        <w:t>FAST_Library</w:t>
      </w:r>
    </w:p>
    <w:p w14:paraId="2164B4DA" w14:textId="77777777"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14:paraId="2164B4DB" w14:textId="42CC9959" w:rsidR="00955CA5" w:rsidRDefault="00F00B79" w:rsidP="0027571D">
      <w:r>
        <w:t>Compiling the FAST library is very similar to compiling the stand-alone version of FAST v8</w:t>
      </w:r>
      <w:r w:rsidR="00063365">
        <w:t>, which is described in the “</w:t>
      </w:r>
      <w:ins w:id="580" w:author="Bonnie Jonkman" w:date="2015-04-22T12:44:00Z">
        <w:r w:rsidR="001165AB">
          <w:fldChar w:fldCharType="begin"/>
        </w:r>
        <w:r w:rsidR="001165AB">
          <w:instrText xml:space="preserve"> REF _Ref417470012 \h </w:instrText>
        </w:r>
      </w:ins>
      <w:r w:rsidR="001165AB">
        <w:fldChar w:fldCharType="separate"/>
      </w:r>
      <w:ins w:id="581" w:author="Bonnie Jonkman" w:date="2015-04-22T12:49:00Z">
        <w:r w:rsidR="008462CD">
          <w:t>Compiling</w:t>
        </w:r>
      </w:ins>
      <w:ins w:id="582" w:author="Bonnie Jonkman" w:date="2015-04-22T12:44:00Z">
        <w:r w:rsidR="001165AB">
          <w:fldChar w:fldCharType="end"/>
        </w:r>
      </w:ins>
      <w:del w:id="583" w:author="Bonnie Jonkman" w:date="2015-04-22T12:47:00Z">
        <w:r w:rsidR="00063365" w:rsidDel="00406E21">
          <w:fldChar w:fldCharType="begin"/>
        </w:r>
        <w:r w:rsidR="00063365" w:rsidDel="00406E21">
          <w:delInstrText xml:space="preserve"> REF _Ref412121277 \h </w:delInstrText>
        </w:r>
      </w:del>
      <w:del w:id="584" w:author="Bonnie Jonkman" w:date="2015-04-22T12:33:00Z">
        <w:r w:rsidR="003A2ABC" w:rsidDel="009B7C07">
          <w:delInstrText>Compiling</w:delInstrText>
        </w:r>
      </w:del>
      <w:del w:id="585"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Preprocessor directives for FAST_Library</w:t>
      </w:r>
    </w:p>
    <w:p w14:paraId="2164B4E7" w14:textId="77777777" w:rsidR="00D0774B" w:rsidRDefault="00D0774B" w:rsidP="003F0FFD">
      <w:pPr>
        <w:pStyle w:val="Heading3"/>
      </w:pPr>
      <w:r>
        <w:t>FAST_SFunc</w:t>
      </w:r>
    </w:p>
    <w:p w14:paraId="2164B4E8" w14:textId="77777777"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14:paraId="2164B4EE" w14:textId="77777777" w:rsidR="003F6633" w:rsidRDefault="003F6633" w:rsidP="003F6633">
      <w:r>
        <w:t xml:space="preserve">These commands are specified in the </w:t>
      </w:r>
      <w:r w:rsidR="00DC6859">
        <w:t>&lt;FAST8&gt;/</w:t>
      </w:r>
      <w:r>
        <w:t>Simulink/Source/create_FAST_SFunc.m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14:paraId="2164B4F0" w14:textId="77777777" w:rsidR="00F00B79" w:rsidRDefault="00F00B79" w:rsidP="003F6633">
      <w:r>
        <w:lastRenderedPageBreak/>
        <w:t>Because FAST_SFunc.c passes the input</w:t>
      </w:r>
      <w:r w:rsidR="00DC6859">
        <w:t xml:space="preserve"> and </w:t>
      </w:r>
      <w:r>
        <w:t xml:space="preserve">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14:paraId="3A7BDB36" w14:textId="77777777" w:rsidR="006E3D24" w:rsidRDefault="006E3D24" w:rsidP="006E3D24">
      <w:pPr>
        <w:pStyle w:val="Heading1"/>
      </w:pPr>
      <w:bookmarkStart w:id="586" w:name="_Toc417470277"/>
      <w:r>
        <w:t>Future Work</w:t>
      </w:r>
      <w:bookmarkEnd w:id="586"/>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Upgrade ElastoDyn and AeroDyn to have distinct discretization schemes for the blades and tower (currently ElastoDyn uses AeroDyn’s blade discretization and AeroDyn uses ElastoDyn’s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587" w:name="_Toc417470278"/>
      <w:r>
        <w:t>Feedback</w:t>
      </w:r>
      <w:bookmarkEnd w:id="587"/>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58399E0B" w:rsidR="00452E60" w:rsidRDefault="006D7B34" w:rsidP="007D7E91">
      <w:pPr>
        <w:pStyle w:val="Heading1"/>
      </w:pPr>
      <w:bookmarkStart w:id="588" w:name="_Ref392062682"/>
      <w:bookmarkStart w:id="589" w:name="_Toc41747027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w:t>
      </w:r>
      <w:del w:id="590" w:author="Bonnie Jonkman" w:date="2015-06-06T17:07:00Z">
        <w:r w:rsidR="005408C3" w:rsidDel="00B70C62">
          <w:delText>1</w:delText>
        </w:r>
      </w:del>
      <w:ins w:id="591" w:author="Bonnie Jonkman" w:date="2015-06-06T17:07:00Z">
        <w:r w:rsidR="00B70C62">
          <w:t>2</w:t>
        </w:r>
      </w:ins>
      <w:r w:rsidR="00B859C9">
        <w:t xml:space="preserve">.* </w:t>
      </w:r>
      <w:r w:rsidR="00992CCA">
        <w:t>Input File</w:t>
      </w:r>
      <w:bookmarkEnd w:id="588"/>
      <w:bookmarkEnd w:id="589"/>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5DAE727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592" w:author="Bonnie Jonkman" w:date="2015-06-06T17:07:00Z">
                              <w:r w:rsidDel="00B70C62">
                                <w:rPr>
                                  <w:rFonts w:ascii="Courier New" w:hAnsi="Courier New" w:cs="Courier New"/>
                                  <w:sz w:val="15"/>
                                  <w:szCs w:val="15"/>
                                </w:rPr>
                                <w:delText>0</w:delText>
                              </w:r>
                            </w:del>
                            <w:ins w:id="593"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5373F" w:rsidRDefault="0015373F" w:rsidP="001017C7">
                            <w:pPr>
                              <w:spacing w:after="0" w:line="240" w:lineRule="auto"/>
                              <w:rPr>
                                <w:ins w:id="594" w:author="Bonnie Jonkman" w:date="2015-06-06T17:08:00Z"/>
                                <w:rFonts w:ascii="Courier New" w:hAnsi="Courier New" w:cs="Courier New"/>
                                <w:sz w:val="15"/>
                                <w:szCs w:val="15"/>
                              </w:rPr>
                            </w:pPr>
                            <w:ins w:id="595"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596"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597"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98"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59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0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5373F" w:rsidRDefault="0015373F" w:rsidP="001017C7">
                            <w:pPr>
                              <w:spacing w:after="0" w:line="240" w:lineRule="auto"/>
                              <w:rPr>
                                <w:ins w:id="601" w:author="Bonnie Jonkman" w:date="2015-06-06T17:09:00Z"/>
                                <w:rFonts w:ascii="Courier New" w:hAnsi="Courier New" w:cs="Courier New"/>
                                <w:sz w:val="15"/>
                                <w:szCs w:val="15"/>
                              </w:rPr>
                            </w:pPr>
                            <w:ins w:id="602" w:author="Bonnie Jonkman" w:date="2015-06-06T17:08:00Z">
                              <w:r w:rsidRPr="0016770E">
                                <w:rPr>
                                  <w:rFonts w:ascii="Courier New" w:hAnsi="Courier New" w:cs="Courier New"/>
                                  <w:sz w:val="15"/>
                                  <w:szCs w:val="15"/>
                                </w:rPr>
                                <w:t>"</w:t>
                              </w:r>
                            </w:ins>
                            <w:ins w:id="603"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04"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05" w:author="Bonnie Jonkman" w:date="2015-06-06T17:11:00Z">
                              <w:r>
                                <w:rPr>
                                  <w:rFonts w:ascii="Courier New" w:hAnsi="Courier New" w:cs="Courier New"/>
                                  <w:sz w:val="15"/>
                                  <w:szCs w:val="15"/>
                                </w:rPr>
                                <w:t xml:space="preserve"> </w:t>
                              </w:r>
                            </w:ins>
                            <w:ins w:id="606"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07"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08"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09"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10"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11"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12"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5373F" w:rsidRDefault="0015373F" w:rsidP="001017C7">
                            <w:pPr>
                              <w:spacing w:after="0" w:line="240" w:lineRule="auto"/>
                              <w:rPr>
                                <w:ins w:id="613"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5373F" w:rsidRPr="00C914B8" w:rsidRDefault="0015373F" w:rsidP="001017C7">
                            <w:pPr>
                              <w:spacing w:after="0" w:line="240" w:lineRule="auto"/>
                              <w:rPr>
                                <w:rFonts w:ascii="Courier New" w:hAnsi="Courier New" w:cs="Courier New"/>
                                <w:sz w:val="15"/>
                                <w:szCs w:val="15"/>
                              </w:rPr>
                            </w:pPr>
                            <w:ins w:id="614" w:author="Bonnie Jonkman" w:date="2015-04-22T10:27:00Z">
                              <w:r w:rsidRPr="005408C3">
                                <w:rPr>
                                  <w:rFonts w:ascii="Courier New" w:hAnsi="Courier New" w:cs="Courier New"/>
                                  <w:sz w:val="15"/>
                                  <w:szCs w:val="15"/>
                                </w:rPr>
                                <w:t xml:space="preserve"> </w:t>
                              </w:r>
                            </w:ins>
                            <w:ins w:id="615" w:author="Bonnie Jonkman" w:date="2015-04-22T10:28:00Z">
                              <w:r>
                                <w:rPr>
                                  <w:rFonts w:ascii="Courier New" w:hAnsi="Courier New" w:cs="Courier New"/>
                                  <w:sz w:val="15"/>
                                  <w:szCs w:val="15"/>
                                </w:rPr>
                                <w:t xml:space="preserve"> </w:t>
                              </w:r>
                            </w:ins>
                            <w:ins w:id="616"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5DAE727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w:t>
                      </w:r>
                      <w:del w:id="617" w:author="Bonnie Jonkman" w:date="2015-06-06T17:07:00Z">
                        <w:r w:rsidDel="00B70C62">
                          <w:rPr>
                            <w:rFonts w:ascii="Courier New" w:hAnsi="Courier New" w:cs="Courier New"/>
                            <w:sz w:val="15"/>
                            <w:szCs w:val="15"/>
                          </w:rPr>
                          <w:delText>0</w:delText>
                        </w:r>
                      </w:del>
                      <w:ins w:id="618" w:author="Bonnie Jonkman" w:date="2015-06-06T17:07:00Z">
                        <w:r>
                          <w:rPr>
                            <w:rFonts w:ascii="Courier New" w:hAnsi="Courier New" w:cs="Courier New"/>
                            <w:sz w:val="15"/>
                            <w:szCs w:val="15"/>
                          </w:rPr>
                          <w:t>2</w:t>
                        </w:r>
                      </w:ins>
                      <w:r w:rsidRPr="00C914B8">
                        <w:rPr>
                          <w:rFonts w:ascii="Courier New" w:hAnsi="Courier New" w:cs="Courier New"/>
                          <w:sz w:val="15"/>
                          <w:szCs w:val="15"/>
                        </w:rPr>
                        <w:t>.* INPUT FILE ------------------------------------------------</w:t>
                      </w:r>
                    </w:p>
                    <w:p w14:paraId="2164B57C"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5E7E3498" w:rsidR="0015373F" w:rsidRDefault="0015373F" w:rsidP="001017C7">
                      <w:pPr>
                        <w:spacing w:after="0" w:line="240" w:lineRule="auto"/>
                        <w:rPr>
                          <w:ins w:id="619" w:author="Bonnie Jonkman" w:date="2015-06-06T17:08:00Z"/>
                          <w:rFonts w:ascii="Courier New" w:hAnsi="Courier New" w:cs="Courier New"/>
                          <w:sz w:val="15"/>
                          <w:szCs w:val="15"/>
                        </w:rPr>
                      </w:pPr>
                      <w:ins w:id="620" w:author="Bonnie Jonkman" w:date="2015-06-06T17:08:00Z">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 1=InflowWind}</w:t>
                        </w:r>
                      </w:ins>
                    </w:p>
                    <w:p w14:paraId="2164B588" w14:textId="609C1DF5"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ins w:id="621" w:author="Bonnie Jonkman" w:date="2015-06-06T17:07:00Z">
                        <w:r>
                          <w:rPr>
                            <w:rFonts w:ascii="Courier New" w:hAnsi="Courier New" w:cs="Courier New"/>
                            <w:sz w:val="15"/>
                            <w:szCs w:val="15"/>
                          </w:rPr>
                          <w:t xml:space="preserve"> v14; 2=AeroDyn v15</w:t>
                        </w:r>
                      </w:ins>
                      <w:r w:rsidRPr="00C914B8">
                        <w:rPr>
                          <w:rFonts w:ascii="Courier New" w:hAnsi="Courier New" w:cs="Courier New"/>
                          <w:sz w:val="15"/>
                          <w:szCs w:val="15"/>
                        </w:rPr>
                        <w:t>}</w:t>
                      </w:r>
                    </w:p>
                    <w:p w14:paraId="2164B589"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ins w:id="622"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3"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2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15373F" w:rsidRDefault="0015373F" w:rsidP="001017C7">
                      <w:pPr>
                        <w:spacing w:after="0" w:line="240" w:lineRule="auto"/>
                        <w:rPr>
                          <w:ins w:id="626" w:author="Bonnie Jonkman" w:date="2015-06-06T17:09:00Z"/>
                          <w:rFonts w:ascii="Courier New" w:hAnsi="Courier New" w:cs="Courier New"/>
                          <w:sz w:val="15"/>
                          <w:szCs w:val="15"/>
                        </w:rPr>
                      </w:pPr>
                      <w:ins w:id="627" w:author="Bonnie Jonkman" w:date="2015-06-06T17:08:00Z">
                        <w:r w:rsidRPr="0016770E">
                          <w:rPr>
                            <w:rFonts w:ascii="Courier New" w:hAnsi="Courier New" w:cs="Courier New"/>
                            <w:sz w:val="15"/>
                            <w:szCs w:val="15"/>
                          </w:rPr>
                          <w:t>"</w:t>
                        </w:r>
                      </w:ins>
                      <w:ins w:id="628" w:author="Bonnie Jonkman" w:date="2015-06-06T17:09:00Z">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ins>
                      <w:ins w:id="629" w:author="Bonnie Jonkman" w:date="2015-06-06T17:08:00Z">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ins>
                      <w:ins w:id="630" w:author="Bonnie Jonkman" w:date="2015-06-06T17:11:00Z">
                        <w:r>
                          <w:rPr>
                            <w:rFonts w:ascii="Courier New" w:hAnsi="Courier New" w:cs="Courier New"/>
                            <w:sz w:val="15"/>
                            <w:szCs w:val="15"/>
                          </w:rPr>
                          <w:t xml:space="preserve"> </w:t>
                        </w:r>
                      </w:ins>
                      <w:ins w:id="631" w:author="Bonnie Jonkman" w:date="2015-06-06T17:08:00Z">
                        <w:r w:rsidRPr="0016770E">
                          <w:rPr>
                            <w:rFonts w:ascii="Courier New" w:hAnsi="Courier New" w:cs="Courier New"/>
                            <w:sz w:val="15"/>
                            <w:szCs w:val="15"/>
                          </w:rPr>
                          <w:t xml:space="preserve">- Name of file containing inflow wind input parameters (quoted string) </w:t>
                        </w:r>
                      </w:ins>
                    </w:p>
                    <w:p w14:paraId="2164B595" w14:textId="52294F64"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ins w:id="632"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ins w:id="633"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ins w:id="634"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ins w:id="635" w:author="Bonnie Jonkman" w:date="2015-06-06T17:11:00Z">
                        <w:r>
                          <w:rPr>
                            <w:rFonts w:ascii="Courier New" w:hAnsi="Courier New" w:cs="Courier New"/>
                            <w:sz w:val="15"/>
                            <w:szCs w:val="15"/>
                          </w:rPr>
                          <w:t xml:space="preserve"> </w:t>
                        </w:r>
                      </w:ins>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6"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ins w:id="637" w:author="Bonnie Jonkman" w:date="2015-06-06T17:11:00Z">
                        <w:r>
                          <w:rPr>
                            <w:rFonts w:ascii="Courier New" w:hAnsi="Courier New" w:cs="Courier New"/>
                            <w:sz w:val="15"/>
                            <w:szCs w:val="15"/>
                          </w:rPr>
                          <w:t xml:space="preserve"> </w:t>
                        </w:r>
                      </w:ins>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15373F" w:rsidRDefault="0015373F" w:rsidP="001017C7">
                      <w:pPr>
                        <w:spacing w:after="0" w:line="240" w:lineRule="auto"/>
                        <w:rPr>
                          <w:ins w:id="638"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15373F" w:rsidRPr="00C914B8" w:rsidRDefault="0015373F" w:rsidP="001017C7">
                      <w:pPr>
                        <w:spacing w:after="0" w:line="240" w:lineRule="auto"/>
                        <w:rPr>
                          <w:rFonts w:ascii="Courier New" w:hAnsi="Courier New" w:cs="Courier New"/>
                          <w:sz w:val="15"/>
                          <w:szCs w:val="15"/>
                        </w:rPr>
                      </w:pPr>
                      <w:ins w:id="639" w:author="Bonnie Jonkman" w:date="2015-04-22T10:27:00Z">
                        <w:r w:rsidRPr="005408C3">
                          <w:rPr>
                            <w:rFonts w:ascii="Courier New" w:hAnsi="Courier New" w:cs="Courier New"/>
                            <w:sz w:val="15"/>
                            <w:szCs w:val="15"/>
                          </w:rPr>
                          <w:t xml:space="preserve"> </w:t>
                        </w:r>
                      </w:ins>
                      <w:ins w:id="640" w:author="Bonnie Jonkman" w:date="2015-04-22T10:28:00Z">
                        <w:r>
                          <w:rPr>
                            <w:rFonts w:ascii="Courier New" w:hAnsi="Courier New" w:cs="Courier New"/>
                            <w:sz w:val="15"/>
                            <w:szCs w:val="15"/>
                          </w:rPr>
                          <w:t xml:space="preserve"> </w:t>
                        </w:r>
                      </w:ins>
                      <w:ins w:id="641"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15373F" w:rsidRPr="00C914B8" w:rsidRDefault="0015373F"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25AB4200"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del w:id="642" w:author="Bonnie Jonkman" w:date="2015-06-06T17:11:00Z">
        <w:r w:rsidR="006F3B17" w:rsidDel="00295D8A">
          <w:delText>1</w:delText>
        </w:r>
      </w:del>
      <w:ins w:id="643" w:author="Bonnie Jonkman" w:date="2015-06-06T17:11:00Z">
        <w:r w:rsidR="00295D8A">
          <w:t>2</w:t>
        </w:r>
      </w:ins>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8" w:author="Bonnie Jonkman" w:date="2015-04-21T10:35:00Z" w:initials="BJJ">
    <w:p w14:paraId="7DF51F37" w14:textId="08391C91" w:rsidR="0015373F" w:rsidRDefault="0015373F">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578" w:author="Bonnie Jonkman" w:date="2015-04-21T10:37:00Z" w:initials="BJJ">
    <w:p w14:paraId="4C1DFA4C" w14:textId="3DF685DE" w:rsidR="0015373F" w:rsidRDefault="0015373F">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4D6CB0" w14:textId="77777777" w:rsidR="006843D7" w:rsidRDefault="006843D7" w:rsidP="0032059E">
      <w:pPr>
        <w:spacing w:after="0" w:line="240" w:lineRule="auto"/>
      </w:pPr>
      <w:r>
        <w:separator/>
      </w:r>
    </w:p>
  </w:endnote>
  <w:endnote w:type="continuationSeparator" w:id="0">
    <w:p w14:paraId="01D63FED" w14:textId="77777777" w:rsidR="006843D7" w:rsidRDefault="006843D7"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15373F" w:rsidRPr="006228F7" w:rsidRDefault="0015373F" w:rsidP="008A0C65">
    <w:pPr>
      <w:pStyle w:val="Footer"/>
      <w:jc w:val="center"/>
    </w:pPr>
    <w:r>
      <w:fldChar w:fldCharType="begin"/>
    </w:r>
    <w:r>
      <w:instrText xml:space="preserve"> PAGE  \* Arabic  \* MERGEFORMAT </w:instrText>
    </w:r>
    <w:r>
      <w:fldChar w:fldCharType="separate"/>
    </w:r>
    <w:r w:rsidR="008E706F">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C6C02F" w14:textId="77777777" w:rsidR="006843D7" w:rsidRDefault="006843D7" w:rsidP="0032059E">
      <w:pPr>
        <w:spacing w:after="0" w:line="240" w:lineRule="auto"/>
      </w:pPr>
      <w:r>
        <w:separator/>
      </w:r>
    </w:p>
  </w:footnote>
  <w:footnote w:type="continuationSeparator" w:id="0">
    <w:p w14:paraId="01873141" w14:textId="77777777" w:rsidR="006843D7" w:rsidRDefault="006843D7" w:rsidP="0032059E">
      <w:pPr>
        <w:spacing w:after="0" w:line="240" w:lineRule="auto"/>
      </w:pPr>
      <w:r>
        <w:continuationSeparator/>
      </w:r>
    </w:p>
  </w:footnote>
  <w:footnote w:id="1">
    <w:p w14:paraId="2164B56D" w14:textId="77777777" w:rsidR="0015373F" w:rsidRDefault="0015373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15373F" w:rsidRDefault="0015373F">
      <w:pPr>
        <w:pStyle w:val="FootnoteText"/>
      </w:pPr>
      <w:r>
        <w:rPr>
          <w:rStyle w:val="FootnoteReference"/>
        </w:rPr>
        <w:footnoteRef/>
      </w:r>
      <w:r>
        <w:t xml:space="preserve"> These steps must be integer multiples of the structural time step.</w:t>
      </w:r>
    </w:p>
  </w:footnote>
  <w:footnote w:id="3">
    <w:p w14:paraId="2164B56F" w14:textId="77777777" w:rsidR="0015373F" w:rsidRDefault="0015373F"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15373F" w:rsidRDefault="0015373F">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15373F" w:rsidDel="00A037C3" w:rsidRDefault="0015373F" w:rsidP="008F3D10">
      <w:pPr>
        <w:pStyle w:val="FootnoteText"/>
        <w:rPr>
          <w:del w:id="212" w:author="Bonnie Jonkman" w:date="2015-06-11T14:07:00Z"/>
        </w:rPr>
      </w:pPr>
      <w:del w:id="213" w:author="Bonnie Jonkman" w:date="2015-06-11T14:07:00Z">
        <w:r w:rsidDel="00A037C3">
          <w:rPr>
            <w:rStyle w:val="FootnoteReference"/>
          </w:rPr>
          <w:footnoteRef/>
        </w:r>
        <w:r w:rsidDel="00A037C3">
          <w:delText xml:space="preserve"> The FAST v8.10 source code can be compiled using gfortran, however the offshore cases do not run with this compiled executable. We are working to find the problem and fix it.</w:delText>
        </w:r>
      </w:del>
    </w:p>
  </w:footnote>
  <w:footnote w:id="6">
    <w:p w14:paraId="68D236BA" w14:textId="77777777" w:rsidR="0015373F" w:rsidRDefault="0015373F" w:rsidP="004106F7">
      <w:pPr>
        <w:pStyle w:val="FootnoteText"/>
        <w:rPr>
          <w:ins w:id="295" w:author="Bonnie Jonkman" w:date="2015-07-09T12:38:00Z"/>
        </w:rPr>
      </w:pPr>
      <w:ins w:id="296" w:author="Bonnie Jonkman" w:date="2015-07-09T12:38:00Z">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ins>
    </w:p>
  </w:footnote>
  <w:footnote w:id="7">
    <w:p w14:paraId="2164B573" w14:textId="77777777" w:rsidR="0015373F" w:rsidRDefault="0015373F"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15373F" w:rsidRDefault="0015373F">
      <w:pPr>
        <w:pStyle w:val="FootnoteText"/>
      </w:pPr>
      <w:r>
        <w:rPr>
          <w:rStyle w:val="FootnoteReference"/>
        </w:rPr>
        <w:footnoteRef/>
      </w:r>
      <w:r>
        <w:t xml:space="preserve"> Note that the LabVIEW interface for FAST v8 has not yet been developed.</w:t>
      </w:r>
    </w:p>
  </w:footnote>
  <w:footnote w:id="9">
    <w:p w14:paraId="2164B575" w14:textId="77777777" w:rsidR="0015373F" w:rsidRDefault="0015373F"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15373F" w:rsidRDefault="0015373F" w:rsidP="00204924">
      <w:pPr>
        <w:pStyle w:val="FootnoteText"/>
        <w:rPr>
          <w:ins w:id="540" w:author="Bonnie Jonkman" w:date="2015-04-22T12:29:00Z"/>
        </w:rPr>
      </w:pPr>
      <w:ins w:id="541" w:author="Bonnie Jonkman" w:date="2015-04-22T12:29:00Z">
        <w:r>
          <w:rPr>
            <w:rStyle w:val="FootnoteReference"/>
          </w:rPr>
          <w:footnoteRef/>
        </w:r>
        <w:r>
          <w:t xml:space="preserve"> If you are using</w:t>
        </w:r>
      </w:ins>
      <w:ins w:id="542" w:author="Bonnie Jonkman" w:date="2015-04-22T12:41:00Z">
        <w:r>
          <w:t xml:space="preserve"> a 2015 or later version of</w:t>
        </w:r>
      </w:ins>
      <w:ins w:id="543" w:author="Bonnie Jonkman" w:date="2015-04-22T12:29:00Z">
        <w:r>
          <w:t xml:space="preserve"> </w:t>
        </w:r>
      </w:ins>
      <w:ins w:id="544" w:author="Bonnie Jonkman" w:date="2015-04-22T12:41:00Z">
        <w:r>
          <w:t>Intel Fortran</w:t>
        </w:r>
      </w:ins>
      <w:ins w:id="545"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15373F" w:rsidRDefault="0015373F">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770F8"/>
    <w:rsid w:val="00081318"/>
    <w:rsid w:val="000869ED"/>
    <w:rsid w:val="00086C75"/>
    <w:rsid w:val="00095694"/>
    <w:rsid w:val="000973B8"/>
    <w:rsid w:val="000A7AE6"/>
    <w:rsid w:val="000B268A"/>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2CFA"/>
    <w:rsid w:val="001143AF"/>
    <w:rsid w:val="001165AB"/>
    <w:rsid w:val="00123745"/>
    <w:rsid w:val="001336DD"/>
    <w:rsid w:val="001421BE"/>
    <w:rsid w:val="00143736"/>
    <w:rsid w:val="00143EBA"/>
    <w:rsid w:val="001479F4"/>
    <w:rsid w:val="0015373F"/>
    <w:rsid w:val="00160D02"/>
    <w:rsid w:val="0016100B"/>
    <w:rsid w:val="0016770E"/>
    <w:rsid w:val="00174830"/>
    <w:rsid w:val="0017590F"/>
    <w:rsid w:val="00176884"/>
    <w:rsid w:val="00176F14"/>
    <w:rsid w:val="00182565"/>
    <w:rsid w:val="001847A2"/>
    <w:rsid w:val="0018499D"/>
    <w:rsid w:val="00185772"/>
    <w:rsid w:val="0018640E"/>
    <w:rsid w:val="0018732B"/>
    <w:rsid w:val="00195D86"/>
    <w:rsid w:val="001A0C92"/>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0E9"/>
    <w:rsid w:val="0027790F"/>
    <w:rsid w:val="00277AD8"/>
    <w:rsid w:val="00280B19"/>
    <w:rsid w:val="002827E8"/>
    <w:rsid w:val="00290622"/>
    <w:rsid w:val="00294041"/>
    <w:rsid w:val="00295D8A"/>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06F7"/>
    <w:rsid w:val="00411B3A"/>
    <w:rsid w:val="0041287D"/>
    <w:rsid w:val="00413886"/>
    <w:rsid w:val="00413D42"/>
    <w:rsid w:val="00420A63"/>
    <w:rsid w:val="004212D7"/>
    <w:rsid w:val="00423985"/>
    <w:rsid w:val="00424574"/>
    <w:rsid w:val="0042493B"/>
    <w:rsid w:val="00425D37"/>
    <w:rsid w:val="00426882"/>
    <w:rsid w:val="00431649"/>
    <w:rsid w:val="00435832"/>
    <w:rsid w:val="00437347"/>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16DF"/>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73035"/>
    <w:rsid w:val="006843D7"/>
    <w:rsid w:val="00685372"/>
    <w:rsid w:val="00686170"/>
    <w:rsid w:val="00690150"/>
    <w:rsid w:val="006945E9"/>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3A12"/>
    <w:rsid w:val="00715AAA"/>
    <w:rsid w:val="007163E7"/>
    <w:rsid w:val="00717098"/>
    <w:rsid w:val="007231E1"/>
    <w:rsid w:val="007255E7"/>
    <w:rsid w:val="00725E3F"/>
    <w:rsid w:val="007260CD"/>
    <w:rsid w:val="00730F88"/>
    <w:rsid w:val="00733232"/>
    <w:rsid w:val="007354EA"/>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502A"/>
    <w:rsid w:val="007F665B"/>
    <w:rsid w:val="00800315"/>
    <w:rsid w:val="00802342"/>
    <w:rsid w:val="00805E93"/>
    <w:rsid w:val="0080639F"/>
    <w:rsid w:val="0080762B"/>
    <w:rsid w:val="00813432"/>
    <w:rsid w:val="00814DDB"/>
    <w:rsid w:val="008204F5"/>
    <w:rsid w:val="008233CD"/>
    <w:rsid w:val="00825D8B"/>
    <w:rsid w:val="008274A4"/>
    <w:rsid w:val="00830652"/>
    <w:rsid w:val="008307EF"/>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06F"/>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037C3"/>
    <w:rsid w:val="00A10B4F"/>
    <w:rsid w:val="00A1232C"/>
    <w:rsid w:val="00A12679"/>
    <w:rsid w:val="00A16467"/>
    <w:rsid w:val="00A24410"/>
    <w:rsid w:val="00A337F1"/>
    <w:rsid w:val="00A36E2F"/>
    <w:rsid w:val="00A50E15"/>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3CF"/>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163"/>
    <w:rsid w:val="00B52DBD"/>
    <w:rsid w:val="00B55CAB"/>
    <w:rsid w:val="00B63F27"/>
    <w:rsid w:val="00B65334"/>
    <w:rsid w:val="00B66C86"/>
    <w:rsid w:val="00B67678"/>
    <w:rsid w:val="00B7075F"/>
    <w:rsid w:val="00B70C62"/>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07F3C"/>
    <w:rsid w:val="00C13750"/>
    <w:rsid w:val="00C16357"/>
    <w:rsid w:val="00C17402"/>
    <w:rsid w:val="00C2209D"/>
    <w:rsid w:val="00C22E8D"/>
    <w:rsid w:val="00C22F9B"/>
    <w:rsid w:val="00C235A0"/>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04D5"/>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3A7A"/>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3A79"/>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0A19"/>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0828"/>
    <w:rsid w:val="00E56F1A"/>
    <w:rsid w:val="00E64C2D"/>
    <w:rsid w:val="00E7032A"/>
    <w:rsid w:val="00E7113A"/>
    <w:rsid w:val="00E72DCC"/>
    <w:rsid w:val="00E759ED"/>
    <w:rsid w:val="00E76264"/>
    <w:rsid w:val="00E821C7"/>
    <w:rsid w:val="00E841BB"/>
    <w:rsid w:val="00E8645F"/>
    <w:rsid w:val="00E86BFC"/>
    <w:rsid w:val="00E90E09"/>
    <w:rsid w:val="00E92541"/>
    <w:rsid w:val="00EA0D40"/>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2E64"/>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77353"/>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 w:val="00FE7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FA027-1932-4962-A751-215057A89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40359</TotalTime>
  <Pages>1</Pages>
  <Words>12459</Words>
  <Characters>59431</Characters>
  <Application>Microsoft Office Word</Application>
  <DocSecurity>0</DocSecurity>
  <Lines>2583</Lines>
  <Paragraphs>1597</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70293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98</cp:revision>
  <dcterms:created xsi:type="dcterms:W3CDTF">2015-03-31T13:08:00Z</dcterms:created>
  <dcterms:modified xsi:type="dcterms:W3CDTF">2015-07-23T15:56:00Z</dcterms:modified>
</cp:coreProperties>
</file>