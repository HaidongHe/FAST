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2CA48864" w:rsidR="00CA74B5" w:rsidRDefault="00322393" w:rsidP="00CA74B5">
      <w:pPr>
        <w:pStyle w:val="Subtitle"/>
      </w:pPr>
      <w:del w:id="3" w:author="Bonnie Jonkman" w:date="2015-08-18T12:20:00Z">
        <w:r w:rsidDel="009A1356">
          <w:delText>April</w:delText>
        </w:r>
        <w:r w:rsidR="002A6E11" w:rsidDel="009A1356">
          <w:delText xml:space="preserve"> </w:delText>
        </w:r>
      </w:del>
      <w:ins w:id="4" w:author="Bonnie Jonkman" w:date="2015-08-18T12:20:00Z">
        <w:r w:rsidR="009A1356">
          <w:t xml:space="preserve">August </w:t>
        </w:r>
      </w:ins>
      <w:r w:rsidR="002A6E11">
        <w:t>1</w:t>
      </w:r>
      <w:ins w:id="5" w:author="Bonnie Jonkman" w:date="2015-08-18T12:20:00Z">
        <w:r w:rsidR="009A1356">
          <w:t>8</w:t>
        </w:r>
      </w:ins>
      <w:r w:rsidR="00F45A49">
        <w:t xml:space="preserve">, </w:t>
      </w:r>
      <w:proofErr w:type="gramStart"/>
      <w:r w:rsidR="00F45A49">
        <w:t>201</w:t>
      </w:r>
      <w:r w:rsidR="002A6E11">
        <w:t>5</w:t>
      </w:r>
      <w:ins w:id="6" w:author="Bonnie Jonkman" w:date="2015-08-18T12:20:00Z">
        <w:r w:rsidR="009A1356">
          <w:t xml:space="preserve">  -</w:t>
        </w:r>
        <w:proofErr w:type="gramEnd"/>
        <w:r w:rsidR="009A1356">
          <w:t xml:space="preserve"> DRAFT VERSION</w:t>
        </w:r>
      </w:ins>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7" w:name="_Toc427740958"/>
      <w:r>
        <w:lastRenderedPageBreak/>
        <w:t>Table of Contents</w:t>
      </w:r>
      <w:bookmarkEnd w:id="7"/>
    </w:p>
    <w:p w14:paraId="2D7B4829" w14:textId="77777777" w:rsidR="004E202C" w:rsidRDefault="006C131B">
      <w:pPr>
        <w:pStyle w:val="TOC1"/>
        <w:tabs>
          <w:tab w:val="right" w:leader="dot" w:pos="9350"/>
        </w:tabs>
        <w:rPr>
          <w:ins w:id="8" w:author="Bonnie Jonkman" w:date="2015-08-19T09:47:00Z"/>
          <w:rFonts w:eastAsiaTheme="minorEastAsia"/>
          <w:noProof/>
        </w:rPr>
      </w:pPr>
      <w:r>
        <w:fldChar w:fldCharType="begin"/>
      </w:r>
      <w:r>
        <w:instrText xml:space="preserve"> TOC \o "1-2" \h \z \u </w:instrText>
      </w:r>
      <w:r>
        <w:fldChar w:fldCharType="separate"/>
      </w:r>
      <w:ins w:id="9" w:author="Bonnie Jonkman" w:date="2015-08-19T09:47:00Z">
        <w:r w:rsidR="004E202C" w:rsidRPr="008042BB">
          <w:rPr>
            <w:rStyle w:val="Hyperlink"/>
            <w:noProof/>
          </w:rPr>
          <w:fldChar w:fldCharType="begin"/>
        </w:r>
        <w:r w:rsidR="004E202C" w:rsidRPr="008042BB">
          <w:rPr>
            <w:rStyle w:val="Hyperlink"/>
            <w:noProof/>
          </w:rPr>
          <w:instrText xml:space="preserve"> </w:instrText>
        </w:r>
        <w:r w:rsidR="004E202C">
          <w:rPr>
            <w:noProof/>
          </w:rPr>
          <w:instrText>HYPERLINK \l "_Toc427740958"</w:instrText>
        </w:r>
        <w:r w:rsidR="004E202C" w:rsidRPr="008042BB">
          <w:rPr>
            <w:rStyle w:val="Hyperlink"/>
            <w:noProof/>
          </w:rPr>
          <w:instrText xml:space="preserve"> </w:instrText>
        </w:r>
        <w:r w:rsidR="004E202C" w:rsidRPr="008042BB">
          <w:rPr>
            <w:rStyle w:val="Hyperlink"/>
            <w:noProof/>
          </w:rPr>
          <w:fldChar w:fldCharType="separate"/>
        </w:r>
        <w:r w:rsidR="004E202C" w:rsidRPr="008042BB">
          <w:rPr>
            <w:rStyle w:val="Hyperlink"/>
            <w:noProof/>
          </w:rPr>
          <w:t>Table of Contents</w:t>
        </w:r>
        <w:r w:rsidR="004E202C">
          <w:rPr>
            <w:noProof/>
            <w:webHidden/>
          </w:rPr>
          <w:tab/>
        </w:r>
        <w:r w:rsidR="004E202C">
          <w:rPr>
            <w:noProof/>
            <w:webHidden/>
          </w:rPr>
          <w:fldChar w:fldCharType="begin"/>
        </w:r>
        <w:r w:rsidR="004E202C">
          <w:rPr>
            <w:noProof/>
            <w:webHidden/>
          </w:rPr>
          <w:instrText xml:space="preserve"> PAGEREF _Toc427740958 \h </w:instrText>
        </w:r>
      </w:ins>
      <w:r w:rsidR="004E202C">
        <w:rPr>
          <w:noProof/>
          <w:webHidden/>
        </w:rPr>
      </w:r>
      <w:r w:rsidR="004E202C">
        <w:rPr>
          <w:noProof/>
          <w:webHidden/>
        </w:rPr>
        <w:fldChar w:fldCharType="separate"/>
      </w:r>
      <w:ins w:id="10" w:author="Bonnie Jonkman" w:date="2015-08-19T09:47:00Z">
        <w:r w:rsidR="004E202C">
          <w:rPr>
            <w:noProof/>
            <w:webHidden/>
          </w:rPr>
          <w:t>2</w:t>
        </w:r>
        <w:r w:rsidR="004E202C">
          <w:rPr>
            <w:noProof/>
            <w:webHidden/>
          </w:rPr>
          <w:fldChar w:fldCharType="end"/>
        </w:r>
        <w:r w:rsidR="004E202C" w:rsidRPr="008042BB">
          <w:rPr>
            <w:rStyle w:val="Hyperlink"/>
            <w:noProof/>
          </w:rPr>
          <w:fldChar w:fldCharType="end"/>
        </w:r>
      </w:ins>
    </w:p>
    <w:p w14:paraId="6D8C1D37" w14:textId="77777777" w:rsidR="004E202C" w:rsidRDefault="004E202C">
      <w:pPr>
        <w:pStyle w:val="TOC1"/>
        <w:tabs>
          <w:tab w:val="right" w:leader="dot" w:pos="9350"/>
        </w:tabs>
        <w:rPr>
          <w:ins w:id="11" w:author="Bonnie Jonkman" w:date="2015-08-19T09:47:00Z"/>
          <w:rFonts w:eastAsiaTheme="minorEastAsia"/>
          <w:noProof/>
        </w:rPr>
      </w:pPr>
      <w:ins w:id="1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"_Toc427740959"</w:instrText>
        </w:r>
        <w:r w:rsidRPr="008042BB">
          <w:rPr>
            <w:rStyle w:val="Hyperlink"/>
            <w:noProof/>
          </w:rPr>
          <w:instrText xml:space="preserve"> </w:instrText>
        </w:r>
        <w:r w:rsidRPr="008042BB">
          <w:rPr>
            <w:rStyle w:val="Hyperlink"/>
            <w:noProof/>
          </w:rPr>
          <w:fldChar w:fldCharType="separate"/>
        </w:r>
        <w:r w:rsidRPr="008042BB">
          <w:rPr>
            <w:rStyle w:val="Hyperlink"/>
            <w:noProof/>
          </w:rPr>
          <w:t>Introduction</w:t>
        </w:r>
        <w:r>
          <w:rPr>
            <w:noProof/>
            <w:webHidden/>
          </w:rPr>
          <w:tab/>
        </w:r>
        <w:r>
          <w:rPr>
            <w:noProof/>
            <w:webHidden/>
          </w:rPr>
          <w:fldChar w:fldCharType="begin"/>
        </w:r>
        <w:r>
          <w:rPr>
            <w:noProof/>
            <w:webHidden/>
          </w:rPr>
          <w:instrText xml:space="preserve"> PAGEREF _Toc427740959 \h </w:instrText>
        </w:r>
      </w:ins>
      <w:r>
        <w:rPr>
          <w:noProof/>
          <w:webHidden/>
        </w:rPr>
      </w:r>
      <w:r>
        <w:rPr>
          <w:noProof/>
          <w:webHidden/>
        </w:rPr>
        <w:fldChar w:fldCharType="separate"/>
      </w:r>
      <w:ins w:id="13" w:author="Bonnie Jonkman" w:date="2015-08-19T09:47:00Z">
        <w:r>
          <w:rPr>
            <w:noProof/>
            <w:webHidden/>
          </w:rPr>
          <w:t>3</w:t>
        </w:r>
        <w:r>
          <w:rPr>
            <w:noProof/>
            <w:webHidden/>
          </w:rPr>
          <w:fldChar w:fldCharType="end"/>
        </w:r>
        <w:r w:rsidRPr="008042BB">
          <w:rPr>
            <w:rStyle w:val="Hyperlink"/>
            <w:noProof/>
          </w:rPr>
          <w:fldChar w:fldCharType="end"/>
        </w:r>
      </w:ins>
    </w:p>
    <w:p w14:paraId="3349BC65" w14:textId="77777777" w:rsidR="004E202C" w:rsidRDefault="004E202C">
      <w:pPr>
        <w:pStyle w:val="TOC1"/>
        <w:tabs>
          <w:tab w:val="right" w:leader="dot" w:pos="9350"/>
        </w:tabs>
        <w:rPr>
          <w:ins w:id="14" w:author="Bonnie Jonkman" w:date="2015-08-19T09:47:00Z"/>
          <w:rFonts w:eastAsiaTheme="minorEastAsia"/>
          <w:noProof/>
        </w:rPr>
      </w:pPr>
      <w:ins w:id="1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in FAST</w:t>
        </w:r>
        <w:r>
          <w:rPr>
            <w:noProof/>
            <w:webHidden/>
          </w:rPr>
          <w:tab/>
        </w:r>
        <w:r>
          <w:rPr>
            <w:noProof/>
            <w:webHidden/>
          </w:rPr>
          <w:fldChar w:fldCharType="begin"/>
        </w:r>
        <w:r>
          <w:rPr>
            <w:noProof/>
            <w:webHidden/>
          </w:rPr>
          <w:instrText xml:space="preserve"> PAGEREF _Toc427740960 \h </w:instrText>
        </w:r>
      </w:ins>
      <w:r>
        <w:rPr>
          <w:noProof/>
          <w:webHidden/>
        </w:rPr>
      </w:r>
      <w:r>
        <w:rPr>
          <w:noProof/>
          <w:webHidden/>
        </w:rPr>
        <w:fldChar w:fldCharType="separate"/>
      </w:r>
      <w:ins w:id="16" w:author="Bonnie Jonkman" w:date="2015-08-19T09:47:00Z">
        <w:r>
          <w:rPr>
            <w:noProof/>
            <w:webHidden/>
          </w:rPr>
          <w:t>8</w:t>
        </w:r>
        <w:r>
          <w:rPr>
            <w:noProof/>
            <w:webHidden/>
          </w:rPr>
          <w:fldChar w:fldCharType="end"/>
        </w:r>
        <w:r w:rsidRPr="008042BB">
          <w:rPr>
            <w:rStyle w:val="Hyperlink"/>
            <w:noProof/>
          </w:rPr>
          <w:fldChar w:fldCharType="end"/>
        </w:r>
      </w:ins>
    </w:p>
    <w:p w14:paraId="2ECD3A72" w14:textId="77777777" w:rsidR="004E202C" w:rsidRDefault="004E202C">
      <w:pPr>
        <w:pStyle w:val="TOC2"/>
        <w:tabs>
          <w:tab w:val="right" w:leader="dot" w:pos="9350"/>
        </w:tabs>
        <w:rPr>
          <w:ins w:id="17" w:author="Bonnie Jonkman" w:date="2015-08-19T09:47:00Z"/>
          <w:rFonts w:eastAsiaTheme="minorEastAsia"/>
          <w:noProof/>
        </w:rPr>
      </w:pPr>
      <w:ins w:id="1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"_Toc427740961"</w:instrText>
        </w:r>
        <w:r w:rsidRPr="008042BB">
          <w:rPr>
            <w:rStyle w:val="Hyperlink"/>
            <w:noProof/>
          </w:rPr>
          <w:instrText xml:space="preserve"> </w:instrText>
        </w:r>
        <w:r w:rsidRPr="008042BB">
          <w:rPr>
            <w:rStyle w:val="Hyperlink"/>
            <w:noProof/>
          </w:rPr>
          <w:fldChar w:fldCharType="separate"/>
        </w:r>
        <w:r w:rsidRPr="008042BB">
          <w:rPr>
            <w:rStyle w:val="Hyperlink"/>
            <w:noProof/>
          </w:rPr>
          <w:t>v8.12.00a-bjj</w:t>
        </w:r>
        <w:r>
          <w:rPr>
            <w:noProof/>
            <w:webHidden/>
          </w:rPr>
          <w:tab/>
        </w:r>
        <w:r>
          <w:rPr>
            <w:noProof/>
            <w:webHidden/>
          </w:rPr>
          <w:fldChar w:fldCharType="begin"/>
        </w:r>
        <w:r>
          <w:rPr>
            <w:noProof/>
            <w:webHidden/>
          </w:rPr>
          <w:instrText xml:space="preserve"> PAGEREF _Toc427740961 \h </w:instrText>
        </w:r>
      </w:ins>
      <w:r>
        <w:rPr>
          <w:noProof/>
          <w:webHidden/>
        </w:rPr>
      </w:r>
      <w:r>
        <w:rPr>
          <w:noProof/>
          <w:webHidden/>
        </w:rPr>
        <w:fldChar w:fldCharType="separate"/>
      </w:r>
      <w:ins w:id="19" w:author="Bonnie Jonkman" w:date="2015-08-19T09:47:00Z">
        <w:r>
          <w:rPr>
            <w:noProof/>
            <w:webHidden/>
          </w:rPr>
          <w:t>8</w:t>
        </w:r>
        <w:r>
          <w:rPr>
            <w:noProof/>
            <w:webHidden/>
          </w:rPr>
          <w:fldChar w:fldCharType="end"/>
        </w:r>
        <w:r w:rsidRPr="008042BB">
          <w:rPr>
            <w:rStyle w:val="Hyperlink"/>
            <w:noProof/>
          </w:rPr>
          <w:fldChar w:fldCharType="end"/>
        </w:r>
      </w:ins>
    </w:p>
    <w:p w14:paraId="1247F365" w14:textId="77777777" w:rsidR="004E202C" w:rsidRDefault="004E202C">
      <w:pPr>
        <w:pStyle w:val="TOC2"/>
        <w:tabs>
          <w:tab w:val="right" w:leader="dot" w:pos="9350"/>
        </w:tabs>
        <w:rPr>
          <w:ins w:id="20" w:author="Bonnie Jonkman" w:date="2015-08-19T09:47:00Z"/>
          <w:rFonts w:eastAsiaTheme="minorEastAsia"/>
          <w:noProof/>
        </w:rPr>
      </w:pPr>
      <w:ins w:id="2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"_Toc427740962"</w:instrText>
        </w:r>
        <w:r w:rsidRPr="008042BB">
          <w:rPr>
            <w:rStyle w:val="Hyperlink"/>
            <w:noProof/>
          </w:rPr>
          <w:instrText xml:space="preserve"> </w:instrText>
        </w:r>
        <w:r w:rsidRPr="008042BB">
          <w:rPr>
            <w:rStyle w:val="Hyperlink"/>
            <w:noProof/>
          </w:rPr>
          <w:fldChar w:fldCharType="separate"/>
        </w:r>
        <w:r w:rsidRPr="008042BB">
          <w:rPr>
            <w:rStyle w:val="Hyperlink"/>
            <w:noProof/>
          </w:rPr>
          <w:t>v8.10.00a-bjj</w:t>
        </w:r>
        <w:r>
          <w:rPr>
            <w:noProof/>
            <w:webHidden/>
          </w:rPr>
          <w:tab/>
        </w:r>
        <w:r>
          <w:rPr>
            <w:noProof/>
            <w:webHidden/>
          </w:rPr>
          <w:fldChar w:fldCharType="begin"/>
        </w:r>
        <w:r>
          <w:rPr>
            <w:noProof/>
            <w:webHidden/>
          </w:rPr>
          <w:instrText xml:space="preserve"> PAGEREF _Toc427740962 \h </w:instrText>
        </w:r>
      </w:ins>
      <w:r>
        <w:rPr>
          <w:noProof/>
          <w:webHidden/>
        </w:rPr>
      </w:r>
      <w:r>
        <w:rPr>
          <w:noProof/>
          <w:webHidden/>
        </w:rPr>
        <w:fldChar w:fldCharType="separate"/>
      </w:r>
      <w:ins w:id="22" w:author="Bonnie Jonkman" w:date="2015-08-19T09:47:00Z">
        <w:r>
          <w:rPr>
            <w:noProof/>
            <w:webHidden/>
          </w:rPr>
          <w:t>9</w:t>
        </w:r>
        <w:r>
          <w:rPr>
            <w:noProof/>
            <w:webHidden/>
          </w:rPr>
          <w:fldChar w:fldCharType="end"/>
        </w:r>
        <w:r w:rsidRPr="008042BB">
          <w:rPr>
            <w:rStyle w:val="Hyperlink"/>
            <w:noProof/>
          </w:rPr>
          <w:fldChar w:fldCharType="end"/>
        </w:r>
      </w:ins>
    </w:p>
    <w:p w14:paraId="6D512435" w14:textId="77777777" w:rsidR="004E202C" w:rsidRDefault="004E202C">
      <w:pPr>
        <w:pStyle w:val="TOC2"/>
        <w:tabs>
          <w:tab w:val="right" w:leader="dot" w:pos="9350"/>
        </w:tabs>
        <w:rPr>
          <w:ins w:id="23" w:author="Bonnie Jonkman" w:date="2015-08-19T09:47:00Z"/>
          <w:rFonts w:eastAsiaTheme="minorEastAsia"/>
          <w:noProof/>
        </w:rPr>
      </w:pPr>
      <w:ins w:id="2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"_Toc427740963"</w:instrText>
        </w:r>
        <w:r w:rsidRPr="008042BB">
          <w:rPr>
            <w:rStyle w:val="Hyperlink"/>
            <w:noProof/>
          </w:rPr>
          <w:instrText xml:space="preserve"> </w:instrText>
        </w:r>
        <w:r w:rsidRPr="008042BB">
          <w:rPr>
            <w:rStyle w:val="Hyperlink"/>
            <w:noProof/>
          </w:rPr>
          <w:fldChar w:fldCharType="separate"/>
        </w:r>
        <w:r w:rsidRPr="008042BB">
          <w:rPr>
            <w:rStyle w:val="Hyperlink"/>
            <w:noProof/>
          </w:rPr>
          <w:t>v8.09.00a-bjj</w:t>
        </w:r>
        <w:r>
          <w:rPr>
            <w:noProof/>
            <w:webHidden/>
          </w:rPr>
          <w:tab/>
        </w:r>
        <w:r>
          <w:rPr>
            <w:noProof/>
            <w:webHidden/>
          </w:rPr>
          <w:fldChar w:fldCharType="begin"/>
        </w:r>
        <w:r>
          <w:rPr>
            <w:noProof/>
            <w:webHidden/>
          </w:rPr>
          <w:instrText xml:space="preserve"> PAGEREF _Toc427740963 \h </w:instrText>
        </w:r>
      </w:ins>
      <w:r>
        <w:rPr>
          <w:noProof/>
          <w:webHidden/>
        </w:rPr>
      </w:r>
      <w:r>
        <w:rPr>
          <w:noProof/>
          <w:webHidden/>
        </w:rPr>
        <w:fldChar w:fldCharType="separate"/>
      </w:r>
      <w:ins w:id="25" w:author="Bonnie Jonkman" w:date="2015-08-19T09:47:00Z">
        <w:r>
          <w:rPr>
            <w:noProof/>
            <w:webHidden/>
          </w:rPr>
          <w:t>10</w:t>
        </w:r>
        <w:r>
          <w:rPr>
            <w:noProof/>
            <w:webHidden/>
          </w:rPr>
          <w:fldChar w:fldCharType="end"/>
        </w:r>
        <w:r w:rsidRPr="008042BB">
          <w:rPr>
            <w:rStyle w:val="Hyperlink"/>
            <w:noProof/>
          </w:rPr>
          <w:fldChar w:fldCharType="end"/>
        </w:r>
      </w:ins>
    </w:p>
    <w:p w14:paraId="5CE70023" w14:textId="77777777" w:rsidR="004E202C" w:rsidRDefault="004E202C">
      <w:pPr>
        <w:pStyle w:val="TOC2"/>
        <w:tabs>
          <w:tab w:val="right" w:leader="dot" w:pos="9350"/>
        </w:tabs>
        <w:rPr>
          <w:ins w:id="26" w:author="Bonnie Jonkman" w:date="2015-08-19T09:47:00Z"/>
          <w:rFonts w:eastAsiaTheme="minorEastAsia"/>
          <w:noProof/>
        </w:rPr>
      </w:pPr>
      <w:ins w:id="2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"_Toc427740964"</w:instrText>
        </w:r>
        <w:r w:rsidRPr="008042BB">
          <w:rPr>
            <w:rStyle w:val="Hyperlink"/>
            <w:noProof/>
          </w:rPr>
          <w:instrText xml:space="preserve"> </w:instrText>
        </w:r>
        <w:r w:rsidRPr="008042BB">
          <w:rPr>
            <w:rStyle w:val="Hyperlink"/>
            <w:noProof/>
          </w:rPr>
          <w:fldChar w:fldCharType="separate"/>
        </w:r>
        <w:r w:rsidRPr="008042BB">
          <w:rPr>
            <w:rStyle w:val="Hyperlink"/>
            <w:noProof/>
          </w:rPr>
          <w:t>v8.08.00c-bjj</w:t>
        </w:r>
        <w:r>
          <w:rPr>
            <w:noProof/>
            <w:webHidden/>
          </w:rPr>
          <w:tab/>
        </w:r>
        <w:r>
          <w:rPr>
            <w:noProof/>
            <w:webHidden/>
          </w:rPr>
          <w:fldChar w:fldCharType="begin"/>
        </w:r>
        <w:r>
          <w:rPr>
            <w:noProof/>
            <w:webHidden/>
          </w:rPr>
          <w:instrText xml:space="preserve"> PAGEREF _Toc427740964 \h </w:instrText>
        </w:r>
      </w:ins>
      <w:r>
        <w:rPr>
          <w:noProof/>
          <w:webHidden/>
        </w:rPr>
      </w:r>
      <w:r>
        <w:rPr>
          <w:noProof/>
          <w:webHidden/>
        </w:rPr>
        <w:fldChar w:fldCharType="separate"/>
      </w:r>
      <w:ins w:id="28" w:author="Bonnie Jonkman" w:date="2015-08-19T09:47:00Z">
        <w:r>
          <w:rPr>
            <w:noProof/>
            <w:webHidden/>
          </w:rPr>
          <w:t>10</w:t>
        </w:r>
        <w:r>
          <w:rPr>
            <w:noProof/>
            <w:webHidden/>
          </w:rPr>
          <w:fldChar w:fldCharType="end"/>
        </w:r>
        <w:r w:rsidRPr="008042BB">
          <w:rPr>
            <w:rStyle w:val="Hyperlink"/>
            <w:noProof/>
          </w:rPr>
          <w:fldChar w:fldCharType="end"/>
        </w:r>
      </w:ins>
    </w:p>
    <w:p w14:paraId="24FD145C" w14:textId="77777777" w:rsidR="004E202C" w:rsidRDefault="004E202C">
      <w:pPr>
        <w:pStyle w:val="TOC2"/>
        <w:tabs>
          <w:tab w:val="right" w:leader="dot" w:pos="9350"/>
        </w:tabs>
        <w:rPr>
          <w:ins w:id="29" w:author="Bonnie Jonkman" w:date="2015-08-19T09:47:00Z"/>
          <w:rFonts w:eastAsiaTheme="minorEastAsia"/>
          <w:noProof/>
        </w:rPr>
      </w:pPr>
      <w:ins w:id="3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"_Toc427740965"</w:instrText>
        </w:r>
        <w:r w:rsidRPr="008042BB">
          <w:rPr>
            <w:rStyle w:val="Hyperlink"/>
            <w:noProof/>
          </w:rPr>
          <w:instrText xml:space="preserve"> </w:instrText>
        </w:r>
        <w:r w:rsidRPr="008042BB">
          <w:rPr>
            <w:rStyle w:val="Hyperlink"/>
            <w:noProof/>
          </w:rPr>
          <w:fldChar w:fldCharType="separate"/>
        </w:r>
        <w:r w:rsidRPr="008042BB">
          <w:rPr>
            <w:rStyle w:val="Hyperlink"/>
            <w:noProof/>
          </w:rPr>
          <w:t>v8.03.02b-bjj</w:t>
        </w:r>
        <w:r>
          <w:rPr>
            <w:noProof/>
            <w:webHidden/>
          </w:rPr>
          <w:tab/>
        </w:r>
        <w:r>
          <w:rPr>
            <w:noProof/>
            <w:webHidden/>
          </w:rPr>
          <w:fldChar w:fldCharType="begin"/>
        </w:r>
        <w:r>
          <w:rPr>
            <w:noProof/>
            <w:webHidden/>
          </w:rPr>
          <w:instrText xml:space="preserve"> PAGEREF _Toc427740965 \h </w:instrText>
        </w:r>
      </w:ins>
      <w:r>
        <w:rPr>
          <w:noProof/>
          <w:webHidden/>
        </w:rPr>
      </w:r>
      <w:r>
        <w:rPr>
          <w:noProof/>
          <w:webHidden/>
        </w:rPr>
        <w:fldChar w:fldCharType="separate"/>
      </w:r>
      <w:ins w:id="31" w:author="Bonnie Jonkman" w:date="2015-08-19T09:47:00Z">
        <w:r>
          <w:rPr>
            <w:noProof/>
            <w:webHidden/>
          </w:rPr>
          <w:t>12</w:t>
        </w:r>
        <w:r>
          <w:rPr>
            <w:noProof/>
            <w:webHidden/>
          </w:rPr>
          <w:fldChar w:fldCharType="end"/>
        </w:r>
        <w:r w:rsidRPr="008042BB">
          <w:rPr>
            <w:rStyle w:val="Hyperlink"/>
            <w:noProof/>
          </w:rPr>
          <w:fldChar w:fldCharType="end"/>
        </w:r>
      </w:ins>
    </w:p>
    <w:p w14:paraId="1C02D881" w14:textId="77777777" w:rsidR="004E202C" w:rsidRDefault="004E202C">
      <w:pPr>
        <w:pStyle w:val="TOC1"/>
        <w:tabs>
          <w:tab w:val="right" w:leader="dot" w:pos="9350"/>
        </w:tabs>
        <w:rPr>
          <w:ins w:id="32" w:author="Bonnie Jonkman" w:date="2015-08-19T09:47:00Z"/>
          <w:rFonts w:eastAsiaTheme="minorEastAsia"/>
          <w:noProof/>
        </w:rPr>
      </w:pPr>
      <w:ins w:id="3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"_Toc427740966"</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Input and Output Files</w:t>
        </w:r>
        <w:r>
          <w:rPr>
            <w:noProof/>
            <w:webHidden/>
          </w:rPr>
          <w:tab/>
        </w:r>
        <w:r>
          <w:rPr>
            <w:noProof/>
            <w:webHidden/>
          </w:rPr>
          <w:fldChar w:fldCharType="begin"/>
        </w:r>
        <w:r>
          <w:rPr>
            <w:noProof/>
            <w:webHidden/>
          </w:rPr>
          <w:instrText xml:space="preserve"> PAGEREF _Toc427740966 \h </w:instrText>
        </w:r>
      </w:ins>
      <w:r>
        <w:rPr>
          <w:noProof/>
          <w:webHidden/>
        </w:rPr>
      </w:r>
      <w:r>
        <w:rPr>
          <w:noProof/>
          <w:webHidden/>
        </w:rPr>
        <w:fldChar w:fldCharType="separate"/>
      </w:r>
      <w:ins w:id="34" w:author="Bonnie Jonkman" w:date="2015-08-19T09:47:00Z">
        <w:r>
          <w:rPr>
            <w:noProof/>
            <w:webHidden/>
          </w:rPr>
          <w:t>12</w:t>
        </w:r>
        <w:r>
          <w:rPr>
            <w:noProof/>
            <w:webHidden/>
          </w:rPr>
          <w:fldChar w:fldCharType="end"/>
        </w:r>
        <w:r w:rsidRPr="008042BB">
          <w:rPr>
            <w:rStyle w:val="Hyperlink"/>
            <w:noProof/>
          </w:rPr>
          <w:fldChar w:fldCharType="end"/>
        </w:r>
      </w:ins>
    </w:p>
    <w:p w14:paraId="3438807D" w14:textId="77777777" w:rsidR="004E202C" w:rsidRDefault="004E202C">
      <w:pPr>
        <w:pStyle w:val="TOC2"/>
        <w:tabs>
          <w:tab w:val="right" w:leader="dot" w:pos="9350"/>
        </w:tabs>
        <w:rPr>
          <w:ins w:id="35" w:author="Bonnie Jonkman" w:date="2015-08-19T09:47:00Z"/>
          <w:rFonts w:eastAsiaTheme="minorEastAsia"/>
          <w:noProof/>
        </w:rPr>
      </w:pPr>
      <w:ins w:id="3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"_Toc427740967"</w:instrText>
        </w:r>
        <w:r w:rsidRPr="008042BB">
          <w:rPr>
            <w:rStyle w:val="Hyperlink"/>
            <w:noProof/>
          </w:rPr>
          <w:instrText xml:space="preserve"> </w:instrText>
        </w:r>
        <w:r w:rsidRPr="008042BB">
          <w:rPr>
            <w:rStyle w:val="Hyperlink"/>
            <w:noProof/>
          </w:rPr>
          <w:fldChar w:fldCharType="separate"/>
        </w:r>
        <w:r w:rsidRPr="008042BB">
          <w:rPr>
            <w:rStyle w:val="Hyperlink"/>
            <w:noProof/>
          </w:rPr>
          <w:t>File Naming Conventions</w:t>
        </w:r>
        <w:r>
          <w:rPr>
            <w:noProof/>
            <w:webHidden/>
          </w:rPr>
          <w:tab/>
        </w:r>
        <w:r>
          <w:rPr>
            <w:noProof/>
            <w:webHidden/>
          </w:rPr>
          <w:fldChar w:fldCharType="begin"/>
        </w:r>
        <w:r>
          <w:rPr>
            <w:noProof/>
            <w:webHidden/>
          </w:rPr>
          <w:instrText xml:space="preserve"> PAGEREF _Toc427740967 \h </w:instrText>
        </w:r>
      </w:ins>
      <w:r>
        <w:rPr>
          <w:noProof/>
          <w:webHidden/>
        </w:rPr>
      </w:r>
      <w:r>
        <w:rPr>
          <w:noProof/>
          <w:webHidden/>
        </w:rPr>
        <w:fldChar w:fldCharType="separate"/>
      </w:r>
      <w:ins w:id="37" w:author="Bonnie Jonkman" w:date="2015-08-19T09:47:00Z">
        <w:r>
          <w:rPr>
            <w:noProof/>
            <w:webHidden/>
          </w:rPr>
          <w:t>12</w:t>
        </w:r>
        <w:r>
          <w:rPr>
            <w:noProof/>
            <w:webHidden/>
          </w:rPr>
          <w:fldChar w:fldCharType="end"/>
        </w:r>
        <w:r w:rsidRPr="008042BB">
          <w:rPr>
            <w:rStyle w:val="Hyperlink"/>
            <w:noProof/>
          </w:rPr>
          <w:fldChar w:fldCharType="end"/>
        </w:r>
      </w:ins>
    </w:p>
    <w:p w14:paraId="76A61B04" w14:textId="77777777" w:rsidR="004E202C" w:rsidRDefault="004E202C">
      <w:pPr>
        <w:pStyle w:val="TOC2"/>
        <w:tabs>
          <w:tab w:val="right" w:leader="dot" w:pos="9350"/>
        </w:tabs>
        <w:rPr>
          <w:ins w:id="38" w:author="Bonnie Jonkman" w:date="2015-08-19T09:47:00Z"/>
          <w:rFonts w:eastAsiaTheme="minorEastAsia"/>
          <w:noProof/>
        </w:rPr>
      </w:pPr>
      <w:ins w:id="3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"_Toc427740968"</w:instrText>
        </w:r>
        <w:r w:rsidRPr="008042BB">
          <w:rPr>
            <w:rStyle w:val="Hyperlink"/>
            <w:noProof/>
          </w:rPr>
          <w:instrText xml:space="preserve"> </w:instrText>
        </w:r>
        <w:r w:rsidRPr="008042BB">
          <w:rPr>
            <w:rStyle w:val="Hyperlink"/>
            <w:noProof/>
          </w:rPr>
          <w:fldChar w:fldCharType="separate"/>
        </w:r>
        <w:r w:rsidRPr="008042BB">
          <w:rPr>
            <w:rStyle w:val="Hyperlink"/>
            <w:noProof/>
          </w:rPr>
          <w:t>Variables Specified in the FAST Primary Input File</w:t>
        </w:r>
        <w:r>
          <w:rPr>
            <w:noProof/>
            <w:webHidden/>
          </w:rPr>
          <w:tab/>
        </w:r>
        <w:r>
          <w:rPr>
            <w:noProof/>
            <w:webHidden/>
          </w:rPr>
          <w:fldChar w:fldCharType="begin"/>
        </w:r>
        <w:r>
          <w:rPr>
            <w:noProof/>
            <w:webHidden/>
          </w:rPr>
          <w:instrText xml:space="preserve"> PAGEREF _Toc427740968 \h </w:instrText>
        </w:r>
      </w:ins>
      <w:r>
        <w:rPr>
          <w:noProof/>
          <w:webHidden/>
        </w:rPr>
      </w:r>
      <w:r>
        <w:rPr>
          <w:noProof/>
          <w:webHidden/>
        </w:rPr>
        <w:fldChar w:fldCharType="separate"/>
      </w:r>
      <w:ins w:id="40" w:author="Bonnie Jonkman" w:date="2015-08-19T09:47:00Z">
        <w:r>
          <w:rPr>
            <w:noProof/>
            <w:webHidden/>
          </w:rPr>
          <w:t>15</w:t>
        </w:r>
        <w:r>
          <w:rPr>
            <w:noProof/>
            <w:webHidden/>
          </w:rPr>
          <w:fldChar w:fldCharType="end"/>
        </w:r>
        <w:r w:rsidRPr="008042BB">
          <w:rPr>
            <w:rStyle w:val="Hyperlink"/>
            <w:noProof/>
          </w:rPr>
          <w:fldChar w:fldCharType="end"/>
        </w:r>
      </w:ins>
    </w:p>
    <w:p w14:paraId="5D675FF6" w14:textId="77777777" w:rsidR="004E202C" w:rsidRDefault="004E202C">
      <w:pPr>
        <w:pStyle w:val="TOC2"/>
        <w:tabs>
          <w:tab w:val="right" w:leader="dot" w:pos="9350"/>
        </w:tabs>
        <w:rPr>
          <w:ins w:id="41" w:author="Bonnie Jonkman" w:date="2015-08-19T09:47:00Z"/>
          <w:rFonts w:eastAsiaTheme="minorEastAsia"/>
          <w:noProof/>
        </w:rPr>
      </w:pPr>
      <w:ins w:id="4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"_Toc427740969"</w:instrText>
        </w:r>
        <w:r w:rsidRPr="008042BB">
          <w:rPr>
            <w:rStyle w:val="Hyperlink"/>
            <w:noProof/>
          </w:rPr>
          <w:instrText xml:space="preserve"> </w:instrText>
        </w:r>
        <w:r w:rsidRPr="008042BB">
          <w:rPr>
            <w:rStyle w:val="Hyperlink"/>
            <w:noProof/>
          </w:rPr>
          <w:fldChar w:fldCharType="separate"/>
        </w:r>
        <w:r w:rsidRPr="008042BB">
          <w:rPr>
            <w:rStyle w:val="Hyperlink"/>
            <w:noProof/>
          </w:rPr>
          <w:t>Checkpoint Files (Restart Capability)</w:t>
        </w:r>
        <w:r>
          <w:rPr>
            <w:noProof/>
            <w:webHidden/>
          </w:rPr>
          <w:tab/>
        </w:r>
        <w:r>
          <w:rPr>
            <w:noProof/>
            <w:webHidden/>
          </w:rPr>
          <w:fldChar w:fldCharType="begin"/>
        </w:r>
        <w:r>
          <w:rPr>
            <w:noProof/>
            <w:webHidden/>
          </w:rPr>
          <w:instrText xml:space="preserve"> PAGEREF _Toc427740969 \h </w:instrText>
        </w:r>
      </w:ins>
      <w:r>
        <w:rPr>
          <w:noProof/>
          <w:webHidden/>
        </w:rPr>
      </w:r>
      <w:r>
        <w:rPr>
          <w:noProof/>
          <w:webHidden/>
        </w:rPr>
        <w:fldChar w:fldCharType="separate"/>
      </w:r>
      <w:ins w:id="43" w:author="Bonnie Jonkman" w:date="2015-08-19T09:47:00Z">
        <w:r>
          <w:rPr>
            <w:noProof/>
            <w:webHidden/>
          </w:rPr>
          <w:t>20</w:t>
        </w:r>
        <w:r>
          <w:rPr>
            <w:noProof/>
            <w:webHidden/>
          </w:rPr>
          <w:fldChar w:fldCharType="end"/>
        </w:r>
        <w:r w:rsidRPr="008042BB">
          <w:rPr>
            <w:rStyle w:val="Hyperlink"/>
            <w:noProof/>
          </w:rPr>
          <w:fldChar w:fldCharType="end"/>
        </w:r>
      </w:ins>
    </w:p>
    <w:p w14:paraId="61D955C7" w14:textId="77777777" w:rsidR="004E202C" w:rsidRDefault="004E202C">
      <w:pPr>
        <w:pStyle w:val="TOC1"/>
        <w:tabs>
          <w:tab w:val="right" w:leader="dot" w:pos="9350"/>
        </w:tabs>
        <w:rPr>
          <w:ins w:id="44" w:author="Bonnie Jonkman" w:date="2015-08-19T09:47:00Z"/>
          <w:rFonts w:eastAsiaTheme="minorEastAsia"/>
          <w:noProof/>
        </w:rPr>
      </w:pPr>
      <w:ins w:id="4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"_Toc427740970"</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to FAST v8.12.x</w:t>
        </w:r>
        <w:r>
          <w:rPr>
            <w:noProof/>
            <w:webHidden/>
          </w:rPr>
          <w:tab/>
        </w:r>
        <w:r>
          <w:rPr>
            <w:noProof/>
            <w:webHidden/>
          </w:rPr>
          <w:fldChar w:fldCharType="begin"/>
        </w:r>
        <w:r>
          <w:rPr>
            <w:noProof/>
            <w:webHidden/>
          </w:rPr>
          <w:instrText xml:space="preserve"> PAGEREF _Toc427740970 \h </w:instrText>
        </w:r>
      </w:ins>
      <w:r>
        <w:rPr>
          <w:noProof/>
          <w:webHidden/>
        </w:rPr>
      </w:r>
      <w:r>
        <w:rPr>
          <w:noProof/>
          <w:webHidden/>
        </w:rPr>
        <w:fldChar w:fldCharType="separate"/>
      </w:r>
      <w:ins w:id="46" w:author="Bonnie Jonkman" w:date="2015-08-19T09:47:00Z">
        <w:r>
          <w:rPr>
            <w:noProof/>
            <w:webHidden/>
          </w:rPr>
          <w:t>21</w:t>
        </w:r>
        <w:r>
          <w:rPr>
            <w:noProof/>
            <w:webHidden/>
          </w:rPr>
          <w:fldChar w:fldCharType="end"/>
        </w:r>
        <w:r w:rsidRPr="008042BB">
          <w:rPr>
            <w:rStyle w:val="Hyperlink"/>
            <w:noProof/>
          </w:rPr>
          <w:fldChar w:fldCharType="end"/>
        </w:r>
      </w:ins>
    </w:p>
    <w:p w14:paraId="69BCA555" w14:textId="77777777" w:rsidR="004E202C" w:rsidRDefault="004E202C">
      <w:pPr>
        <w:pStyle w:val="TOC2"/>
        <w:tabs>
          <w:tab w:val="right" w:leader="dot" w:pos="9350"/>
        </w:tabs>
        <w:rPr>
          <w:ins w:id="47" w:author="Bonnie Jonkman" w:date="2015-08-19T09:47:00Z"/>
          <w:rFonts w:eastAsiaTheme="minorEastAsia"/>
          <w:noProof/>
        </w:rPr>
      </w:pPr>
      <w:ins w:id="4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"_Toc427740971"</w:instrText>
        </w:r>
        <w:r w:rsidRPr="008042BB">
          <w:rPr>
            <w:rStyle w:val="Hyperlink"/>
            <w:noProof/>
          </w:rPr>
          <w:instrText xml:space="preserve"> </w:instrText>
        </w:r>
        <w:r w:rsidRPr="008042BB">
          <w:rPr>
            <w:rStyle w:val="Hyperlink"/>
            <w:noProof/>
          </w:rPr>
          <w:fldChar w:fldCharType="separate"/>
        </w:r>
        <w:r w:rsidRPr="008042BB">
          <w:rPr>
            <w:rStyle w:val="Hyperlink"/>
            <w:noProof/>
          </w:rPr>
          <w:t>Summary of Changes to Inputs</w:t>
        </w:r>
        <w:r>
          <w:rPr>
            <w:noProof/>
            <w:webHidden/>
          </w:rPr>
          <w:tab/>
        </w:r>
        <w:r>
          <w:rPr>
            <w:noProof/>
            <w:webHidden/>
          </w:rPr>
          <w:fldChar w:fldCharType="begin"/>
        </w:r>
        <w:r>
          <w:rPr>
            <w:noProof/>
            <w:webHidden/>
          </w:rPr>
          <w:instrText xml:space="preserve"> PAGEREF _Toc427740971 \h </w:instrText>
        </w:r>
      </w:ins>
      <w:r>
        <w:rPr>
          <w:noProof/>
          <w:webHidden/>
        </w:rPr>
      </w:r>
      <w:r>
        <w:rPr>
          <w:noProof/>
          <w:webHidden/>
        </w:rPr>
        <w:fldChar w:fldCharType="separate"/>
      </w:r>
      <w:ins w:id="49" w:author="Bonnie Jonkman" w:date="2015-08-19T09:47:00Z">
        <w:r>
          <w:rPr>
            <w:noProof/>
            <w:webHidden/>
          </w:rPr>
          <w:t>21</w:t>
        </w:r>
        <w:r>
          <w:rPr>
            <w:noProof/>
            <w:webHidden/>
          </w:rPr>
          <w:fldChar w:fldCharType="end"/>
        </w:r>
        <w:r w:rsidRPr="008042BB">
          <w:rPr>
            <w:rStyle w:val="Hyperlink"/>
            <w:noProof/>
          </w:rPr>
          <w:fldChar w:fldCharType="end"/>
        </w:r>
      </w:ins>
    </w:p>
    <w:p w14:paraId="051F9941" w14:textId="77777777" w:rsidR="004E202C" w:rsidRDefault="004E202C">
      <w:pPr>
        <w:pStyle w:val="TOC2"/>
        <w:tabs>
          <w:tab w:val="right" w:leader="dot" w:pos="9350"/>
        </w:tabs>
        <w:rPr>
          <w:ins w:id="50" w:author="Bonnie Jonkman" w:date="2015-08-19T09:47:00Z"/>
          <w:rFonts w:eastAsiaTheme="minorEastAsia"/>
          <w:noProof/>
        </w:rPr>
      </w:pPr>
      <w:ins w:id="5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"_Toc427740972"</w:instrText>
        </w:r>
        <w:r w:rsidRPr="008042BB">
          <w:rPr>
            <w:rStyle w:val="Hyperlink"/>
            <w:noProof/>
          </w:rPr>
          <w:instrText xml:space="preserve"> </w:instrText>
        </w:r>
        <w:r w:rsidRPr="008042BB">
          <w:rPr>
            <w:rStyle w:val="Hyperlink"/>
            <w:noProof/>
          </w:rPr>
          <w:fldChar w:fldCharType="separate"/>
        </w:r>
        <w:r w:rsidRPr="008042BB">
          <w:rPr>
            <w:rStyle w:val="Hyperlink"/>
            <w:noProof/>
          </w:rPr>
          <w:t>MATLAB Conversion Scripts</w:t>
        </w:r>
        <w:r>
          <w:rPr>
            <w:noProof/>
            <w:webHidden/>
          </w:rPr>
          <w:tab/>
        </w:r>
        <w:r>
          <w:rPr>
            <w:noProof/>
            <w:webHidden/>
          </w:rPr>
          <w:fldChar w:fldCharType="begin"/>
        </w:r>
        <w:r>
          <w:rPr>
            <w:noProof/>
            <w:webHidden/>
          </w:rPr>
          <w:instrText xml:space="preserve"> PAGEREF _Toc427740972 \h </w:instrText>
        </w:r>
      </w:ins>
      <w:r>
        <w:rPr>
          <w:noProof/>
          <w:webHidden/>
        </w:rPr>
      </w:r>
      <w:r>
        <w:rPr>
          <w:noProof/>
          <w:webHidden/>
        </w:rPr>
        <w:fldChar w:fldCharType="separate"/>
      </w:r>
      <w:ins w:id="52" w:author="Bonnie Jonkman" w:date="2015-08-19T09:47:00Z">
        <w:r>
          <w:rPr>
            <w:noProof/>
            <w:webHidden/>
          </w:rPr>
          <w:t>24</w:t>
        </w:r>
        <w:r>
          <w:rPr>
            <w:noProof/>
            <w:webHidden/>
          </w:rPr>
          <w:fldChar w:fldCharType="end"/>
        </w:r>
        <w:r w:rsidRPr="008042BB">
          <w:rPr>
            <w:rStyle w:val="Hyperlink"/>
            <w:noProof/>
          </w:rPr>
          <w:fldChar w:fldCharType="end"/>
        </w:r>
      </w:ins>
    </w:p>
    <w:p w14:paraId="28471141" w14:textId="77777777" w:rsidR="004E202C" w:rsidRDefault="004E202C">
      <w:pPr>
        <w:pStyle w:val="TOC1"/>
        <w:tabs>
          <w:tab w:val="right" w:leader="dot" w:pos="9350"/>
        </w:tabs>
        <w:rPr>
          <w:ins w:id="53" w:author="Bonnie Jonkman" w:date="2015-08-19T09:47:00Z"/>
          <w:rFonts w:eastAsiaTheme="minorEastAsia"/>
          <w:noProof/>
        </w:rPr>
      </w:pPr>
      <w:ins w:id="5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w:t>
        </w:r>
        <w:r>
          <w:rPr>
            <w:noProof/>
            <w:webHidden/>
          </w:rPr>
          <w:tab/>
        </w:r>
        <w:r>
          <w:rPr>
            <w:noProof/>
            <w:webHidden/>
          </w:rPr>
          <w:fldChar w:fldCharType="begin"/>
        </w:r>
        <w:r>
          <w:rPr>
            <w:noProof/>
            <w:webHidden/>
          </w:rPr>
          <w:instrText xml:space="preserve"> PAGEREF _Toc427740973 \h </w:instrText>
        </w:r>
      </w:ins>
      <w:r>
        <w:rPr>
          <w:noProof/>
          <w:webHidden/>
        </w:rPr>
      </w:r>
      <w:r>
        <w:rPr>
          <w:noProof/>
          <w:webHidden/>
        </w:rPr>
        <w:fldChar w:fldCharType="separate"/>
      </w:r>
      <w:ins w:id="55" w:author="Bonnie Jonkman" w:date="2015-08-19T09:47:00Z">
        <w:r>
          <w:rPr>
            <w:noProof/>
            <w:webHidden/>
          </w:rPr>
          <w:t>26</w:t>
        </w:r>
        <w:r>
          <w:rPr>
            <w:noProof/>
            <w:webHidden/>
          </w:rPr>
          <w:fldChar w:fldCharType="end"/>
        </w:r>
        <w:r w:rsidRPr="008042BB">
          <w:rPr>
            <w:rStyle w:val="Hyperlink"/>
            <w:noProof/>
          </w:rPr>
          <w:fldChar w:fldCharType="end"/>
        </w:r>
      </w:ins>
    </w:p>
    <w:p w14:paraId="496DBEC2" w14:textId="77777777" w:rsidR="004E202C" w:rsidRDefault="004E202C">
      <w:pPr>
        <w:pStyle w:val="TOC2"/>
        <w:tabs>
          <w:tab w:val="right" w:leader="dot" w:pos="9350"/>
        </w:tabs>
        <w:rPr>
          <w:ins w:id="56" w:author="Bonnie Jonkman" w:date="2015-08-19T09:47:00Z"/>
          <w:rFonts w:eastAsiaTheme="minorEastAsia"/>
          <w:noProof/>
        </w:rPr>
      </w:pPr>
      <w:ins w:id="5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"_Toc427740974"</w:instrText>
        </w:r>
        <w:r w:rsidRPr="008042BB">
          <w:rPr>
            <w:rStyle w:val="Hyperlink"/>
            <w:noProof/>
          </w:rPr>
          <w:instrText xml:space="preserve"> </w:instrText>
        </w:r>
        <w:r w:rsidRPr="008042BB">
          <w:rPr>
            <w:rStyle w:val="Hyperlink"/>
            <w:noProof/>
          </w:rPr>
          <w:fldChar w:fldCharType="separate"/>
        </w:r>
        <w:r w:rsidRPr="008042BB">
          <w:rPr>
            <w:rStyle w:val="Hyperlink"/>
            <w:noProof/>
          </w:rPr>
          <w:t>Normal Simulation: Starting FAST from an input file</w:t>
        </w:r>
        <w:r>
          <w:rPr>
            <w:noProof/>
            <w:webHidden/>
          </w:rPr>
          <w:tab/>
        </w:r>
        <w:r>
          <w:rPr>
            <w:noProof/>
            <w:webHidden/>
          </w:rPr>
          <w:fldChar w:fldCharType="begin"/>
        </w:r>
        <w:r>
          <w:rPr>
            <w:noProof/>
            <w:webHidden/>
          </w:rPr>
          <w:instrText xml:space="preserve"> PAGEREF _Toc427740974 \h </w:instrText>
        </w:r>
      </w:ins>
      <w:r>
        <w:rPr>
          <w:noProof/>
          <w:webHidden/>
        </w:rPr>
      </w:r>
      <w:r>
        <w:rPr>
          <w:noProof/>
          <w:webHidden/>
        </w:rPr>
        <w:fldChar w:fldCharType="separate"/>
      </w:r>
      <w:ins w:id="58" w:author="Bonnie Jonkman" w:date="2015-08-19T09:47:00Z">
        <w:r>
          <w:rPr>
            <w:noProof/>
            <w:webHidden/>
          </w:rPr>
          <w:t>26</w:t>
        </w:r>
        <w:r>
          <w:rPr>
            <w:noProof/>
            <w:webHidden/>
          </w:rPr>
          <w:fldChar w:fldCharType="end"/>
        </w:r>
        <w:r w:rsidRPr="008042BB">
          <w:rPr>
            <w:rStyle w:val="Hyperlink"/>
            <w:noProof/>
          </w:rPr>
          <w:fldChar w:fldCharType="end"/>
        </w:r>
      </w:ins>
    </w:p>
    <w:p w14:paraId="123BF1A5" w14:textId="77777777" w:rsidR="004E202C" w:rsidRDefault="004E202C">
      <w:pPr>
        <w:pStyle w:val="TOC2"/>
        <w:tabs>
          <w:tab w:val="right" w:leader="dot" w:pos="9350"/>
        </w:tabs>
        <w:rPr>
          <w:ins w:id="59" w:author="Bonnie Jonkman" w:date="2015-08-19T09:47:00Z"/>
          <w:rFonts w:eastAsiaTheme="minorEastAsia"/>
          <w:noProof/>
        </w:rPr>
      </w:pPr>
      <w:ins w:id="6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"_Toc427740975"</w:instrText>
        </w:r>
        <w:r w:rsidRPr="008042BB">
          <w:rPr>
            <w:rStyle w:val="Hyperlink"/>
            <w:noProof/>
          </w:rPr>
          <w:instrText xml:space="preserve"> </w:instrText>
        </w:r>
        <w:r w:rsidRPr="008042BB">
          <w:rPr>
            <w:rStyle w:val="Hyperlink"/>
            <w:noProof/>
          </w:rPr>
          <w:fldChar w:fldCharType="separate"/>
        </w:r>
        <w:r w:rsidRPr="008042BB">
          <w:rPr>
            <w:rStyle w:val="Hyperlink"/>
            <w:noProof/>
          </w:rPr>
          <w:t>Restart: Starting FAST from a checkpoint file</w:t>
        </w:r>
        <w:r>
          <w:rPr>
            <w:noProof/>
            <w:webHidden/>
          </w:rPr>
          <w:tab/>
        </w:r>
        <w:r>
          <w:rPr>
            <w:noProof/>
            <w:webHidden/>
          </w:rPr>
          <w:fldChar w:fldCharType="begin"/>
        </w:r>
        <w:r>
          <w:rPr>
            <w:noProof/>
            <w:webHidden/>
          </w:rPr>
          <w:instrText xml:space="preserve"> PAGEREF _Toc427740975 \h </w:instrText>
        </w:r>
      </w:ins>
      <w:r>
        <w:rPr>
          <w:noProof/>
          <w:webHidden/>
        </w:rPr>
      </w:r>
      <w:r>
        <w:rPr>
          <w:noProof/>
          <w:webHidden/>
        </w:rPr>
        <w:fldChar w:fldCharType="separate"/>
      </w:r>
      <w:ins w:id="61" w:author="Bonnie Jonkman" w:date="2015-08-19T09:47:00Z">
        <w:r>
          <w:rPr>
            <w:noProof/>
            <w:webHidden/>
          </w:rPr>
          <w:t>27</w:t>
        </w:r>
        <w:r>
          <w:rPr>
            <w:noProof/>
            <w:webHidden/>
          </w:rPr>
          <w:fldChar w:fldCharType="end"/>
        </w:r>
        <w:r w:rsidRPr="008042BB">
          <w:rPr>
            <w:rStyle w:val="Hyperlink"/>
            <w:noProof/>
          </w:rPr>
          <w:fldChar w:fldCharType="end"/>
        </w:r>
      </w:ins>
    </w:p>
    <w:p w14:paraId="20B20044" w14:textId="77777777" w:rsidR="004E202C" w:rsidRDefault="004E202C">
      <w:pPr>
        <w:pStyle w:val="TOC2"/>
        <w:tabs>
          <w:tab w:val="right" w:leader="dot" w:pos="9350"/>
        </w:tabs>
        <w:rPr>
          <w:ins w:id="62" w:author="Bonnie Jonkman" w:date="2015-08-19T09:47:00Z"/>
          <w:rFonts w:eastAsiaTheme="minorEastAsia"/>
          <w:noProof/>
        </w:rPr>
      </w:pPr>
      <w:ins w:id="6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"_Toc427740976"</w:instrText>
        </w:r>
        <w:r w:rsidRPr="008042BB">
          <w:rPr>
            <w:rStyle w:val="Hyperlink"/>
            <w:noProof/>
          </w:rPr>
          <w:instrText xml:space="preserve"> </w:instrText>
        </w:r>
        <w:r w:rsidRPr="008042BB">
          <w:rPr>
            <w:rStyle w:val="Hyperlink"/>
            <w:noProof/>
          </w:rPr>
          <w:fldChar w:fldCharType="separate"/>
        </w:r>
        <w:r w:rsidRPr="008042BB">
          <w:rPr>
            <w:rStyle w:val="Hyperlink"/>
            <w:noProof/>
          </w:rPr>
          <w:t>Modeling Tips</w:t>
        </w:r>
        <w:r>
          <w:rPr>
            <w:noProof/>
            <w:webHidden/>
          </w:rPr>
          <w:tab/>
        </w:r>
        <w:r>
          <w:rPr>
            <w:noProof/>
            <w:webHidden/>
          </w:rPr>
          <w:fldChar w:fldCharType="begin"/>
        </w:r>
        <w:r>
          <w:rPr>
            <w:noProof/>
            <w:webHidden/>
          </w:rPr>
          <w:instrText xml:space="preserve"> PAGEREF _Toc427740976 \h </w:instrText>
        </w:r>
      </w:ins>
      <w:r>
        <w:rPr>
          <w:noProof/>
          <w:webHidden/>
        </w:rPr>
      </w:r>
      <w:r>
        <w:rPr>
          <w:noProof/>
          <w:webHidden/>
        </w:rPr>
        <w:fldChar w:fldCharType="separate"/>
      </w:r>
      <w:ins w:id="64" w:author="Bonnie Jonkman" w:date="2015-08-19T09:47:00Z">
        <w:r>
          <w:rPr>
            <w:noProof/>
            <w:webHidden/>
          </w:rPr>
          <w:t>27</w:t>
        </w:r>
        <w:r>
          <w:rPr>
            <w:noProof/>
            <w:webHidden/>
          </w:rPr>
          <w:fldChar w:fldCharType="end"/>
        </w:r>
        <w:r w:rsidRPr="008042BB">
          <w:rPr>
            <w:rStyle w:val="Hyperlink"/>
            <w:noProof/>
          </w:rPr>
          <w:fldChar w:fldCharType="end"/>
        </w:r>
      </w:ins>
    </w:p>
    <w:p w14:paraId="67C0E274" w14:textId="77777777" w:rsidR="004E202C" w:rsidRDefault="004E202C">
      <w:pPr>
        <w:pStyle w:val="TOC2"/>
        <w:tabs>
          <w:tab w:val="right" w:leader="dot" w:pos="9350"/>
        </w:tabs>
        <w:rPr>
          <w:ins w:id="65" w:author="Bonnie Jonkman" w:date="2015-08-19T09:47:00Z"/>
          <w:rFonts w:eastAsiaTheme="minorEastAsia"/>
          <w:noProof/>
        </w:rPr>
      </w:pPr>
      <w:ins w:id="6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"_Toc427740977"</w:instrText>
        </w:r>
        <w:r w:rsidRPr="008042BB">
          <w:rPr>
            <w:rStyle w:val="Hyperlink"/>
            <w:noProof/>
          </w:rPr>
          <w:instrText xml:space="preserve"> </w:instrText>
        </w:r>
        <w:r w:rsidRPr="008042BB">
          <w:rPr>
            <w:rStyle w:val="Hyperlink"/>
            <w:noProof/>
          </w:rPr>
          <w:fldChar w:fldCharType="separate"/>
        </w:r>
        <w:r w:rsidRPr="008042BB">
          <w:rPr>
            <w:rStyle w:val="Hyperlink"/>
            <w:noProof/>
          </w:rPr>
          <w:t>Certification Tests</w:t>
        </w:r>
        <w:r>
          <w:rPr>
            <w:noProof/>
            <w:webHidden/>
          </w:rPr>
          <w:tab/>
        </w:r>
        <w:r>
          <w:rPr>
            <w:noProof/>
            <w:webHidden/>
          </w:rPr>
          <w:fldChar w:fldCharType="begin"/>
        </w:r>
        <w:r>
          <w:rPr>
            <w:noProof/>
            <w:webHidden/>
          </w:rPr>
          <w:instrText xml:space="preserve"> PAGEREF _Toc427740977 \h </w:instrText>
        </w:r>
      </w:ins>
      <w:r>
        <w:rPr>
          <w:noProof/>
          <w:webHidden/>
        </w:rPr>
      </w:r>
      <w:r>
        <w:rPr>
          <w:noProof/>
          <w:webHidden/>
        </w:rPr>
        <w:fldChar w:fldCharType="separate"/>
      </w:r>
      <w:ins w:id="67" w:author="Bonnie Jonkman" w:date="2015-08-19T09:47:00Z">
        <w:r>
          <w:rPr>
            <w:noProof/>
            <w:webHidden/>
          </w:rPr>
          <w:t>27</w:t>
        </w:r>
        <w:r>
          <w:rPr>
            <w:noProof/>
            <w:webHidden/>
          </w:rPr>
          <w:fldChar w:fldCharType="end"/>
        </w:r>
        <w:r w:rsidRPr="008042BB">
          <w:rPr>
            <w:rStyle w:val="Hyperlink"/>
            <w:noProof/>
          </w:rPr>
          <w:fldChar w:fldCharType="end"/>
        </w:r>
      </w:ins>
    </w:p>
    <w:p w14:paraId="6DBC6D5B" w14:textId="77777777" w:rsidR="004E202C" w:rsidRDefault="004E202C">
      <w:pPr>
        <w:pStyle w:val="TOC1"/>
        <w:tabs>
          <w:tab w:val="right" w:leader="dot" w:pos="9350"/>
        </w:tabs>
        <w:rPr>
          <w:ins w:id="68" w:author="Bonnie Jonkman" w:date="2015-08-19T09:47:00Z"/>
          <w:rFonts w:eastAsiaTheme="minorEastAsia"/>
          <w:noProof/>
        </w:rPr>
      </w:pPr>
      <w:ins w:id="69"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"_Toc427740978"</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w:t>
        </w:r>
        <w:r>
          <w:rPr>
            <w:noProof/>
            <w:webHidden/>
          </w:rPr>
          <w:tab/>
        </w:r>
        <w:r>
          <w:rPr>
            <w:noProof/>
            <w:webHidden/>
          </w:rPr>
          <w:fldChar w:fldCharType="begin"/>
        </w:r>
        <w:r>
          <w:rPr>
            <w:noProof/>
            <w:webHidden/>
          </w:rPr>
          <w:instrText xml:space="preserve"> PAGEREF _Toc427740978 \h </w:instrText>
        </w:r>
      </w:ins>
      <w:r>
        <w:rPr>
          <w:noProof/>
          <w:webHidden/>
        </w:rPr>
      </w:r>
      <w:r>
        <w:rPr>
          <w:noProof/>
          <w:webHidden/>
        </w:rPr>
        <w:fldChar w:fldCharType="separate"/>
      </w:r>
      <w:ins w:id="70" w:author="Bonnie Jonkman" w:date="2015-08-19T09:47:00Z">
        <w:r>
          <w:rPr>
            <w:noProof/>
            <w:webHidden/>
          </w:rPr>
          <w:t>28</w:t>
        </w:r>
        <w:r>
          <w:rPr>
            <w:noProof/>
            <w:webHidden/>
          </w:rPr>
          <w:fldChar w:fldCharType="end"/>
        </w:r>
        <w:r w:rsidRPr="008042BB">
          <w:rPr>
            <w:rStyle w:val="Hyperlink"/>
            <w:noProof/>
          </w:rPr>
          <w:fldChar w:fldCharType="end"/>
        </w:r>
      </w:ins>
    </w:p>
    <w:p w14:paraId="70BC2781" w14:textId="77777777" w:rsidR="004E202C" w:rsidRDefault="004E202C">
      <w:pPr>
        <w:pStyle w:val="TOC1"/>
        <w:tabs>
          <w:tab w:val="right" w:leader="dot" w:pos="9350"/>
        </w:tabs>
        <w:rPr>
          <w:ins w:id="71" w:author="Bonnie Jonkman" w:date="2015-08-19T09:47:00Z"/>
          <w:rFonts w:eastAsiaTheme="minorEastAsia"/>
          <w:noProof/>
        </w:rPr>
      </w:pPr>
      <w:ins w:id="72"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"_Toc427740979"</w:instrText>
        </w:r>
        <w:r w:rsidRPr="008042BB">
          <w:rPr>
            <w:rStyle w:val="Hyperlink"/>
            <w:noProof/>
          </w:rPr>
          <w:instrText xml:space="preserve"> </w:instrText>
        </w:r>
        <w:r w:rsidRPr="008042BB">
          <w:rPr>
            <w:rStyle w:val="Hyperlink"/>
            <w:noProof/>
          </w:rPr>
          <w:fldChar w:fldCharType="separate"/>
        </w:r>
        <w:r w:rsidRPr="008042BB">
          <w:rPr>
            <w:rStyle w:val="Hyperlink"/>
            <w:noProof/>
          </w:rPr>
          <w:t>FAST v8 Interface to Simulink</w:t>
        </w:r>
        <w:r>
          <w:rPr>
            <w:noProof/>
            <w:webHidden/>
          </w:rPr>
          <w:tab/>
        </w:r>
        <w:r>
          <w:rPr>
            <w:noProof/>
            <w:webHidden/>
          </w:rPr>
          <w:fldChar w:fldCharType="begin"/>
        </w:r>
        <w:r>
          <w:rPr>
            <w:noProof/>
            <w:webHidden/>
          </w:rPr>
          <w:instrText xml:space="preserve"> PAGEREF _Toc427740979 \h </w:instrText>
        </w:r>
      </w:ins>
      <w:r>
        <w:rPr>
          <w:noProof/>
          <w:webHidden/>
        </w:rPr>
      </w:r>
      <w:r>
        <w:rPr>
          <w:noProof/>
          <w:webHidden/>
        </w:rPr>
        <w:fldChar w:fldCharType="separate"/>
      </w:r>
      <w:ins w:id="73" w:author="Bonnie Jonkman" w:date="2015-08-19T09:47:00Z">
        <w:r>
          <w:rPr>
            <w:noProof/>
            <w:webHidden/>
          </w:rPr>
          <w:t>29</w:t>
        </w:r>
        <w:r>
          <w:rPr>
            <w:noProof/>
            <w:webHidden/>
          </w:rPr>
          <w:fldChar w:fldCharType="end"/>
        </w:r>
        <w:r w:rsidRPr="008042BB">
          <w:rPr>
            <w:rStyle w:val="Hyperlink"/>
            <w:noProof/>
          </w:rPr>
          <w:fldChar w:fldCharType="end"/>
        </w:r>
      </w:ins>
    </w:p>
    <w:p w14:paraId="7D446BFB" w14:textId="77777777" w:rsidR="004E202C" w:rsidRDefault="004E202C">
      <w:pPr>
        <w:pStyle w:val="TOC2"/>
        <w:tabs>
          <w:tab w:val="right" w:leader="dot" w:pos="9350"/>
        </w:tabs>
        <w:rPr>
          <w:ins w:id="74" w:author="Bonnie Jonkman" w:date="2015-08-19T09:47:00Z"/>
          <w:rFonts w:eastAsiaTheme="minorEastAsia"/>
          <w:noProof/>
        </w:rPr>
      </w:pPr>
      <w:ins w:id="75"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"_Toc427740980"</w:instrText>
        </w:r>
        <w:r w:rsidRPr="008042BB">
          <w:rPr>
            <w:rStyle w:val="Hyperlink"/>
            <w:noProof/>
          </w:rPr>
          <w:instrText xml:space="preserve"> </w:instrText>
        </w:r>
        <w:r w:rsidRPr="008042BB">
          <w:rPr>
            <w:rStyle w:val="Hyperlink"/>
            <w:noProof/>
          </w:rPr>
          <w:fldChar w:fldCharType="separate"/>
        </w:r>
        <w:r w:rsidRPr="008042BB">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_Toc427740980 \h </w:instrText>
        </w:r>
      </w:ins>
      <w:r>
        <w:rPr>
          <w:noProof/>
          <w:webHidden/>
        </w:rPr>
      </w:r>
      <w:r>
        <w:rPr>
          <w:noProof/>
          <w:webHidden/>
        </w:rPr>
        <w:fldChar w:fldCharType="separate"/>
      </w:r>
      <w:ins w:id="76" w:author="Bonnie Jonkman" w:date="2015-08-19T09:47:00Z">
        <w:r>
          <w:rPr>
            <w:noProof/>
            <w:webHidden/>
          </w:rPr>
          <w:t>29</w:t>
        </w:r>
        <w:r>
          <w:rPr>
            <w:noProof/>
            <w:webHidden/>
          </w:rPr>
          <w:fldChar w:fldCharType="end"/>
        </w:r>
        <w:r w:rsidRPr="008042BB">
          <w:rPr>
            <w:rStyle w:val="Hyperlink"/>
            <w:noProof/>
          </w:rPr>
          <w:fldChar w:fldCharType="end"/>
        </w:r>
      </w:ins>
    </w:p>
    <w:p w14:paraId="44EF8095" w14:textId="77777777" w:rsidR="004E202C" w:rsidRDefault="004E202C">
      <w:pPr>
        <w:pStyle w:val="TOC2"/>
        <w:tabs>
          <w:tab w:val="right" w:leader="dot" w:pos="9350"/>
        </w:tabs>
        <w:rPr>
          <w:ins w:id="77" w:author="Bonnie Jonkman" w:date="2015-08-19T09:47:00Z"/>
          <w:rFonts w:eastAsiaTheme="minorEastAsia"/>
          <w:noProof/>
        </w:rPr>
      </w:pPr>
      <w:ins w:id="78"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"_Toc427740981"</w:instrText>
        </w:r>
        <w:r w:rsidRPr="008042BB">
          <w:rPr>
            <w:rStyle w:val="Hyperlink"/>
            <w:noProof/>
          </w:rPr>
          <w:instrText xml:space="preserve"> </w:instrText>
        </w:r>
        <w:r w:rsidRPr="008042BB">
          <w:rPr>
            <w:rStyle w:val="Hyperlink"/>
            <w:noProof/>
          </w:rPr>
          <w:fldChar w:fldCharType="separate"/>
        </w:r>
        <w:r w:rsidRPr="008042BB">
          <w:rPr>
            <w:rStyle w:val="Hyperlink"/>
            <w:noProof/>
          </w:rPr>
          <w:t>Definition of the FAST v8 Interface to Simulink</w:t>
        </w:r>
        <w:r>
          <w:rPr>
            <w:noProof/>
            <w:webHidden/>
          </w:rPr>
          <w:tab/>
        </w:r>
        <w:r>
          <w:rPr>
            <w:noProof/>
            <w:webHidden/>
          </w:rPr>
          <w:fldChar w:fldCharType="begin"/>
        </w:r>
        <w:r>
          <w:rPr>
            <w:noProof/>
            <w:webHidden/>
          </w:rPr>
          <w:instrText xml:space="preserve"> PAGEREF _Toc427740981 \h </w:instrText>
        </w:r>
      </w:ins>
      <w:r>
        <w:rPr>
          <w:noProof/>
          <w:webHidden/>
        </w:rPr>
      </w:r>
      <w:r>
        <w:rPr>
          <w:noProof/>
          <w:webHidden/>
        </w:rPr>
        <w:fldChar w:fldCharType="separate"/>
      </w:r>
      <w:ins w:id="79" w:author="Bonnie Jonkman" w:date="2015-08-19T09:47:00Z">
        <w:r>
          <w:rPr>
            <w:noProof/>
            <w:webHidden/>
          </w:rPr>
          <w:t>30</w:t>
        </w:r>
        <w:r>
          <w:rPr>
            <w:noProof/>
            <w:webHidden/>
          </w:rPr>
          <w:fldChar w:fldCharType="end"/>
        </w:r>
        <w:r w:rsidRPr="008042BB">
          <w:rPr>
            <w:rStyle w:val="Hyperlink"/>
            <w:noProof/>
          </w:rPr>
          <w:fldChar w:fldCharType="end"/>
        </w:r>
      </w:ins>
    </w:p>
    <w:p w14:paraId="3324AC78" w14:textId="77777777" w:rsidR="004E202C" w:rsidRDefault="004E202C">
      <w:pPr>
        <w:pStyle w:val="TOC2"/>
        <w:tabs>
          <w:tab w:val="right" w:leader="dot" w:pos="9350"/>
        </w:tabs>
        <w:rPr>
          <w:ins w:id="80" w:author="Bonnie Jonkman" w:date="2015-08-19T09:47:00Z"/>
          <w:rFonts w:eastAsiaTheme="minorEastAsia"/>
          <w:noProof/>
        </w:rPr>
      </w:pPr>
      <w:ins w:id="81"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"_Toc427740982"</w:instrText>
        </w:r>
        <w:r w:rsidRPr="008042BB">
          <w:rPr>
            <w:rStyle w:val="Hyperlink"/>
            <w:noProof/>
          </w:rPr>
          <w:instrText xml:space="preserve"> </w:instrText>
        </w:r>
        <w:r w:rsidRPr="008042BB">
          <w:rPr>
            <w:rStyle w:val="Hyperlink"/>
            <w:noProof/>
          </w:rPr>
          <w:fldChar w:fldCharType="separate"/>
        </w:r>
        <w:r w:rsidRPr="008042BB">
          <w:rPr>
            <w:rStyle w:val="Hyperlink"/>
            <w:noProof/>
          </w:rPr>
          <w:t>Converting FAST v7 Simulink Models to FAST v8</w:t>
        </w:r>
        <w:r>
          <w:rPr>
            <w:noProof/>
            <w:webHidden/>
          </w:rPr>
          <w:tab/>
        </w:r>
        <w:r>
          <w:rPr>
            <w:noProof/>
            <w:webHidden/>
          </w:rPr>
          <w:fldChar w:fldCharType="begin"/>
        </w:r>
        <w:r>
          <w:rPr>
            <w:noProof/>
            <w:webHidden/>
          </w:rPr>
          <w:instrText xml:space="preserve"> PAGEREF _Toc427740982 \h </w:instrText>
        </w:r>
      </w:ins>
      <w:r>
        <w:rPr>
          <w:noProof/>
          <w:webHidden/>
        </w:rPr>
      </w:r>
      <w:r>
        <w:rPr>
          <w:noProof/>
          <w:webHidden/>
        </w:rPr>
        <w:fldChar w:fldCharType="separate"/>
      </w:r>
      <w:ins w:id="82" w:author="Bonnie Jonkman" w:date="2015-08-19T09:47:00Z">
        <w:r>
          <w:rPr>
            <w:noProof/>
            <w:webHidden/>
          </w:rPr>
          <w:t>33</w:t>
        </w:r>
        <w:r>
          <w:rPr>
            <w:noProof/>
            <w:webHidden/>
          </w:rPr>
          <w:fldChar w:fldCharType="end"/>
        </w:r>
        <w:r w:rsidRPr="008042BB">
          <w:rPr>
            <w:rStyle w:val="Hyperlink"/>
            <w:noProof/>
          </w:rPr>
          <w:fldChar w:fldCharType="end"/>
        </w:r>
      </w:ins>
    </w:p>
    <w:p w14:paraId="20F9575B" w14:textId="77777777" w:rsidR="004E202C" w:rsidRDefault="004E202C">
      <w:pPr>
        <w:pStyle w:val="TOC2"/>
        <w:tabs>
          <w:tab w:val="right" w:leader="dot" w:pos="9350"/>
        </w:tabs>
        <w:rPr>
          <w:ins w:id="83" w:author="Bonnie Jonkman" w:date="2015-08-19T09:47:00Z"/>
          <w:rFonts w:eastAsiaTheme="minorEastAsia"/>
          <w:noProof/>
        </w:rPr>
      </w:pPr>
      <w:ins w:id="84"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"_Toc427740983"</w:instrText>
        </w:r>
        <w:r w:rsidRPr="008042BB">
          <w:rPr>
            <w:rStyle w:val="Hyperlink"/>
            <w:noProof/>
          </w:rPr>
          <w:instrText xml:space="preserve"> </w:instrText>
        </w:r>
        <w:r w:rsidRPr="008042BB">
          <w:rPr>
            <w:rStyle w:val="Hyperlink"/>
            <w:noProof/>
          </w:rPr>
          <w:fldChar w:fldCharType="separate"/>
        </w:r>
        <w:r w:rsidRPr="008042BB">
          <w:rPr>
            <w:rStyle w:val="Hyperlink"/>
            <w:noProof/>
          </w:rPr>
          <w:t>Running FAST in Simulink</w:t>
        </w:r>
        <w:r>
          <w:rPr>
            <w:noProof/>
            <w:webHidden/>
          </w:rPr>
          <w:tab/>
        </w:r>
        <w:r>
          <w:rPr>
            <w:noProof/>
            <w:webHidden/>
          </w:rPr>
          <w:fldChar w:fldCharType="begin"/>
        </w:r>
        <w:r>
          <w:rPr>
            <w:noProof/>
            <w:webHidden/>
          </w:rPr>
          <w:instrText xml:space="preserve"> PAGEREF _Toc427740983 \h </w:instrText>
        </w:r>
      </w:ins>
      <w:r>
        <w:rPr>
          <w:noProof/>
          <w:webHidden/>
        </w:rPr>
      </w:r>
      <w:r>
        <w:rPr>
          <w:noProof/>
          <w:webHidden/>
        </w:rPr>
        <w:fldChar w:fldCharType="separate"/>
      </w:r>
      <w:ins w:id="85" w:author="Bonnie Jonkman" w:date="2015-08-19T09:47:00Z">
        <w:r>
          <w:rPr>
            <w:noProof/>
            <w:webHidden/>
          </w:rPr>
          <w:t>34</w:t>
        </w:r>
        <w:r>
          <w:rPr>
            <w:noProof/>
            <w:webHidden/>
          </w:rPr>
          <w:fldChar w:fldCharType="end"/>
        </w:r>
        <w:r w:rsidRPr="008042BB">
          <w:rPr>
            <w:rStyle w:val="Hyperlink"/>
            <w:noProof/>
          </w:rPr>
          <w:fldChar w:fldCharType="end"/>
        </w:r>
      </w:ins>
    </w:p>
    <w:p w14:paraId="1898F6C8" w14:textId="77777777" w:rsidR="004E202C" w:rsidRDefault="004E202C">
      <w:pPr>
        <w:pStyle w:val="TOC2"/>
        <w:tabs>
          <w:tab w:val="right" w:leader="dot" w:pos="9350"/>
        </w:tabs>
        <w:rPr>
          <w:ins w:id="86" w:author="Bonnie Jonkman" w:date="2015-08-19T09:47:00Z"/>
          <w:rFonts w:eastAsiaTheme="minorEastAsia"/>
          <w:noProof/>
        </w:rPr>
      </w:pPr>
      <w:ins w:id="87"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"_Toc427740984"</w:instrText>
        </w:r>
        <w:r w:rsidRPr="008042BB">
          <w:rPr>
            <w:rStyle w:val="Hyperlink"/>
            <w:noProof/>
          </w:rPr>
          <w:instrText xml:space="preserve"> </w:instrText>
        </w:r>
        <w:r w:rsidRPr="008042BB">
          <w:rPr>
            <w:rStyle w:val="Hyperlink"/>
            <w:noProof/>
          </w:rPr>
          <w:fldChar w:fldCharType="separate"/>
        </w:r>
        <w:r w:rsidRPr="008042BB">
          <w:rPr>
            <w:rStyle w:val="Hyperlink"/>
            <w:noProof/>
          </w:rPr>
          <w:t>Compiling FAST for Simulink</w:t>
        </w:r>
        <w:r>
          <w:rPr>
            <w:noProof/>
            <w:webHidden/>
          </w:rPr>
          <w:tab/>
        </w:r>
        <w:r>
          <w:rPr>
            <w:noProof/>
            <w:webHidden/>
          </w:rPr>
          <w:fldChar w:fldCharType="begin"/>
        </w:r>
        <w:r>
          <w:rPr>
            <w:noProof/>
            <w:webHidden/>
          </w:rPr>
          <w:instrText xml:space="preserve"> PAGEREF _Toc427740984 \h </w:instrText>
        </w:r>
      </w:ins>
      <w:r>
        <w:rPr>
          <w:noProof/>
          <w:webHidden/>
        </w:rPr>
      </w:r>
      <w:r>
        <w:rPr>
          <w:noProof/>
          <w:webHidden/>
        </w:rPr>
        <w:fldChar w:fldCharType="separate"/>
      </w:r>
      <w:ins w:id="88" w:author="Bonnie Jonkman" w:date="2015-08-19T09:47:00Z">
        <w:r>
          <w:rPr>
            <w:noProof/>
            <w:webHidden/>
          </w:rPr>
          <w:t>36</w:t>
        </w:r>
        <w:r>
          <w:rPr>
            <w:noProof/>
            <w:webHidden/>
          </w:rPr>
          <w:fldChar w:fldCharType="end"/>
        </w:r>
        <w:r w:rsidRPr="008042BB">
          <w:rPr>
            <w:rStyle w:val="Hyperlink"/>
            <w:noProof/>
          </w:rPr>
          <w:fldChar w:fldCharType="end"/>
        </w:r>
      </w:ins>
    </w:p>
    <w:p w14:paraId="3F401D64" w14:textId="77777777" w:rsidR="004E202C" w:rsidRDefault="004E202C">
      <w:pPr>
        <w:pStyle w:val="TOC1"/>
        <w:tabs>
          <w:tab w:val="right" w:leader="dot" w:pos="9350"/>
        </w:tabs>
        <w:rPr>
          <w:ins w:id="89" w:author="Bonnie Jonkman" w:date="2015-08-19T09:47:00Z"/>
          <w:rFonts w:eastAsiaTheme="minorEastAsia"/>
          <w:noProof/>
        </w:rPr>
      </w:pPr>
      <w:ins w:id="90"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"_Toc427740985"</w:instrText>
        </w:r>
        <w:r w:rsidRPr="008042BB">
          <w:rPr>
            <w:rStyle w:val="Hyperlink"/>
            <w:noProof/>
          </w:rPr>
          <w:instrText xml:space="preserve"> </w:instrText>
        </w:r>
        <w:r w:rsidRPr="008042BB">
          <w:rPr>
            <w:rStyle w:val="Hyperlink"/>
            <w:noProof/>
          </w:rPr>
          <w:fldChar w:fldCharType="separate"/>
        </w:r>
        <w:r w:rsidRPr="008042BB">
          <w:rPr>
            <w:rStyle w:val="Hyperlink"/>
            <w:noProof/>
          </w:rPr>
          <w:t>Future Work</w:t>
        </w:r>
        <w:r>
          <w:rPr>
            <w:noProof/>
            <w:webHidden/>
          </w:rPr>
          <w:tab/>
        </w:r>
        <w:r>
          <w:rPr>
            <w:noProof/>
            <w:webHidden/>
          </w:rPr>
          <w:fldChar w:fldCharType="begin"/>
        </w:r>
        <w:r>
          <w:rPr>
            <w:noProof/>
            <w:webHidden/>
          </w:rPr>
          <w:instrText xml:space="preserve"> PAGEREF _Toc427740985 \h </w:instrText>
        </w:r>
      </w:ins>
      <w:r>
        <w:rPr>
          <w:noProof/>
          <w:webHidden/>
        </w:rPr>
      </w:r>
      <w:r>
        <w:rPr>
          <w:noProof/>
          <w:webHidden/>
        </w:rPr>
        <w:fldChar w:fldCharType="separate"/>
      </w:r>
      <w:ins w:id="91" w:author="Bonnie Jonkman" w:date="2015-08-19T09:47:00Z">
        <w:r>
          <w:rPr>
            <w:noProof/>
            <w:webHidden/>
          </w:rPr>
          <w:t>39</w:t>
        </w:r>
        <w:r>
          <w:rPr>
            <w:noProof/>
            <w:webHidden/>
          </w:rPr>
          <w:fldChar w:fldCharType="end"/>
        </w:r>
        <w:r w:rsidRPr="008042BB">
          <w:rPr>
            <w:rStyle w:val="Hyperlink"/>
            <w:noProof/>
          </w:rPr>
          <w:fldChar w:fldCharType="end"/>
        </w:r>
      </w:ins>
    </w:p>
    <w:p w14:paraId="19B44ACA" w14:textId="77777777" w:rsidR="004E202C" w:rsidRDefault="004E202C">
      <w:pPr>
        <w:pStyle w:val="TOC1"/>
        <w:tabs>
          <w:tab w:val="right" w:leader="dot" w:pos="9350"/>
        </w:tabs>
        <w:rPr>
          <w:ins w:id="92" w:author="Bonnie Jonkman" w:date="2015-08-19T09:47:00Z"/>
          <w:rFonts w:eastAsiaTheme="minorEastAsia"/>
          <w:noProof/>
        </w:rPr>
      </w:pPr>
      <w:ins w:id="93"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"_Toc427740986"</w:instrText>
        </w:r>
        <w:r w:rsidRPr="008042BB">
          <w:rPr>
            <w:rStyle w:val="Hyperlink"/>
            <w:noProof/>
          </w:rPr>
          <w:instrText xml:space="preserve"> </w:instrText>
        </w:r>
        <w:r w:rsidRPr="008042BB">
          <w:rPr>
            <w:rStyle w:val="Hyperlink"/>
            <w:noProof/>
          </w:rPr>
          <w:fldChar w:fldCharType="separate"/>
        </w:r>
        <w:r w:rsidRPr="008042BB">
          <w:rPr>
            <w:rStyle w:val="Hyperlink"/>
            <w:noProof/>
          </w:rPr>
          <w:t>Feedback</w:t>
        </w:r>
        <w:r>
          <w:rPr>
            <w:noProof/>
            <w:webHidden/>
          </w:rPr>
          <w:tab/>
        </w:r>
        <w:r>
          <w:rPr>
            <w:noProof/>
            <w:webHidden/>
          </w:rPr>
          <w:fldChar w:fldCharType="begin"/>
        </w:r>
        <w:r>
          <w:rPr>
            <w:noProof/>
            <w:webHidden/>
          </w:rPr>
          <w:instrText xml:space="preserve"> PAGEREF _Toc427740986 \h </w:instrText>
        </w:r>
      </w:ins>
      <w:r>
        <w:rPr>
          <w:noProof/>
          <w:webHidden/>
        </w:rPr>
      </w:r>
      <w:r>
        <w:rPr>
          <w:noProof/>
          <w:webHidden/>
        </w:rPr>
        <w:fldChar w:fldCharType="separate"/>
      </w:r>
      <w:ins w:id="94" w:author="Bonnie Jonkman" w:date="2015-08-19T09:47:00Z">
        <w:r>
          <w:rPr>
            <w:noProof/>
            <w:webHidden/>
          </w:rPr>
          <w:t>39</w:t>
        </w:r>
        <w:r>
          <w:rPr>
            <w:noProof/>
            <w:webHidden/>
          </w:rPr>
          <w:fldChar w:fldCharType="end"/>
        </w:r>
        <w:r w:rsidRPr="008042BB">
          <w:rPr>
            <w:rStyle w:val="Hyperlink"/>
            <w:noProof/>
          </w:rPr>
          <w:fldChar w:fldCharType="end"/>
        </w:r>
      </w:ins>
    </w:p>
    <w:p w14:paraId="34A5E978" w14:textId="77777777" w:rsidR="004E202C" w:rsidRDefault="004E202C">
      <w:pPr>
        <w:pStyle w:val="TOC1"/>
        <w:tabs>
          <w:tab w:val="right" w:leader="dot" w:pos="9350"/>
        </w:tabs>
        <w:rPr>
          <w:ins w:id="95" w:author="Bonnie Jonkman" w:date="2015-08-19T09:47:00Z"/>
          <w:rFonts w:eastAsiaTheme="minorEastAsia"/>
          <w:noProof/>
        </w:rPr>
      </w:pPr>
      <w:ins w:id="96" w:author="Bonnie Jonkman" w:date="2015-08-19T09:47:00Z">
        <w:r w:rsidRPr="008042BB">
          <w:rPr>
            <w:rStyle w:val="Hyperlink"/>
            <w:noProof/>
          </w:rPr>
          <w:fldChar w:fldCharType="begin"/>
        </w:r>
        <w:r w:rsidRPr="008042BB">
          <w:rPr>
            <w:rStyle w:val="Hyperlink"/>
            <w:noProof/>
          </w:rPr>
          <w:instrText xml:space="preserve"> </w:instrText>
        </w:r>
        <w:r>
          <w:rPr>
            <w:noProof/>
          </w:rPr>
          <w:instrText>HYPERLINK \l "_Toc427740987"</w:instrText>
        </w:r>
        <w:r w:rsidRPr="008042BB">
          <w:rPr>
            <w:rStyle w:val="Hyperlink"/>
            <w:noProof/>
          </w:rPr>
          <w:instrText xml:space="preserve"> </w:instrText>
        </w:r>
        <w:r w:rsidRPr="008042BB">
          <w:rPr>
            <w:rStyle w:val="Hyperlink"/>
            <w:noProof/>
          </w:rPr>
          <w:fldChar w:fldCharType="separate"/>
        </w:r>
        <w:r w:rsidRPr="008042BB">
          <w:rPr>
            <w:rStyle w:val="Hyperlink"/>
            <w:noProof/>
          </w:rPr>
          <w:t>Appendix A: Example FAST v8.12.* Input File</w:t>
        </w:r>
        <w:r>
          <w:rPr>
            <w:noProof/>
            <w:webHidden/>
          </w:rPr>
          <w:tab/>
        </w:r>
        <w:r>
          <w:rPr>
            <w:noProof/>
            <w:webHidden/>
          </w:rPr>
          <w:fldChar w:fldCharType="begin"/>
        </w:r>
        <w:r>
          <w:rPr>
            <w:noProof/>
            <w:webHidden/>
          </w:rPr>
          <w:instrText xml:space="preserve"> PAGEREF _Toc427740987 \h </w:instrText>
        </w:r>
      </w:ins>
      <w:r>
        <w:rPr>
          <w:noProof/>
          <w:webHidden/>
        </w:rPr>
      </w:r>
      <w:r>
        <w:rPr>
          <w:noProof/>
          <w:webHidden/>
        </w:rPr>
        <w:fldChar w:fldCharType="separate"/>
      </w:r>
      <w:ins w:id="97" w:author="Bonnie Jonkman" w:date="2015-08-19T09:47:00Z">
        <w:r>
          <w:rPr>
            <w:noProof/>
            <w:webHidden/>
          </w:rPr>
          <w:t>40</w:t>
        </w:r>
        <w:r>
          <w:rPr>
            <w:noProof/>
            <w:webHidden/>
          </w:rPr>
          <w:fldChar w:fldCharType="end"/>
        </w:r>
        <w:r w:rsidRPr="008042BB">
          <w:rPr>
            <w:rStyle w:val="Hyperlink"/>
            <w:noProof/>
          </w:rPr>
          <w:fldChar w:fldCharType="end"/>
        </w:r>
      </w:ins>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98" w:name="_Toc427740959"/>
      <w:r>
        <w:lastRenderedPageBreak/>
        <w:t>Introduction</w:t>
      </w:r>
      <w:bookmarkEnd w:id="98"/>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99" w:name="_Ref368594244"/>
      <w:r>
        <w:t xml:space="preserve">Figure </w:t>
      </w:r>
      <w:fldSimple w:instr=" SEQ Figure \* ARABIC ">
        <w:r w:rsidR="008462CD">
          <w:rPr>
            <w:noProof/>
          </w:rPr>
          <w:t>1</w:t>
        </w:r>
      </w:fldSimple>
      <w:bookmarkEnd w:id="99"/>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5pt;height:244.1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504339038" r:id="rId14"/>
        </w:object>
      </w:r>
    </w:p>
    <w:p w14:paraId="2164B0DD" w14:textId="77777777" w:rsidR="000D16ED" w:rsidRDefault="000D16ED" w:rsidP="000D16ED">
      <w:pPr>
        <w:pStyle w:val="Caption"/>
        <w:jc w:val="center"/>
      </w:pPr>
      <w:bookmarkStart w:id="100" w:name="_Ref368606255"/>
      <w:r>
        <w:t xml:space="preserve">Figure </w:t>
      </w:r>
      <w:fldSimple w:instr=" SEQ Figure \* ARABIC ">
        <w:r w:rsidR="008462CD">
          <w:rPr>
            <w:noProof/>
          </w:rPr>
          <w:t>2</w:t>
        </w:r>
      </w:fldSimple>
      <w:bookmarkEnd w:id="100"/>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01" w:name="_Ref368606394"/>
      <w:r>
        <w:t xml:space="preserve">Figure </w:t>
      </w:r>
      <w:fldSimple w:instr=" SEQ Figure \* ARABIC ">
        <w:r w:rsidR="008462CD">
          <w:rPr>
            <w:noProof/>
          </w:rPr>
          <w:t>3</w:t>
        </w:r>
      </w:fldSimple>
      <w:bookmarkEnd w:id="101"/>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02" w:name="_Ref368603146"/>
      <w:r>
        <w:lastRenderedPageBreak/>
        <w:t xml:space="preserve">Table </w:t>
      </w:r>
      <w:fldSimple w:instr=" SEQ Table \* ARABIC ">
        <w:r w:rsidR="008462CD">
          <w:rPr>
            <w:noProof/>
          </w:rPr>
          <w:t>1</w:t>
        </w:r>
      </w:fldSimple>
      <w:bookmarkEnd w:id="102"/>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03" w:author="Bonnie Jonkman" w:date="2015-06-11T14:13:00Z">
              <w:r w:rsidR="001A5D50" w:rsidDel="00F22E64">
                <w:rPr>
                  <w:rFonts w:ascii="Calibri" w:eastAsia="Times New Roman" w:hAnsi="Calibri" w:cs="Times New Roman"/>
                  <w:b/>
                  <w:bCs/>
                  <w:color w:val="000000"/>
                </w:rPr>
                <w:delText>10</w:delText>
              </w:r>
            </w:del>
            <w:ins w:id="104"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05"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06" w:author="Bonnie Jonkman" w:date="2015-04-24T10:08:00Z"/>
                <w:rFonts w:ascii="Calibri" w:eastAsia="Times New Roman" w:hAnsi="Calibri" w:cs="Times New Roman"/>
              </w:rPr>
            </w:pPr>
            <w:ins w:id="107" w:author="Bonnie Jonkman" w:date="2015-04-24T10:08:00Z">
              <w:r w:rsidRPr="0032059E">
                <w:rPr>
                  <w:rFonts w:ascii="Calibri" w:eastAsia="Times New Roman" w:hAnsi="Calibri" w:cs="Times New Roman"/>
                </w:rPr>
                <w:t xml:space="preserve">•  </w:t>
              </w:r>
            </w:ins>
            <w:ins w:id="108"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09" w:author="Bonnie Jonkman" w:date="2015-04-24T10:08:00Z"/>
                <w:rFonts w:ascii="Wingdings" w:eastAsia="Times New Roman" w:hAnsi="Wingdings" w:cs="Times New Roman"/>
              </w:rPr>
            </w:pPr>
            <w:ins w:id="110"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11" w:author="Bonnie Jonkman" w:date="2015-04-24T10:08:00Z"/>
                <w:rFonts w:ascii="Calibri" w:eastAsia="Times New Roman" w:hAnsi="Calibri" w:cs="Times New Roman"/>
              </w:rPr>
            </w:pPr>
            <w:ins w:id="112"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13"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14" w:author="Bonnie Jonkman" w:date="2015-07-09T12:41:00Z"/>
                <w:rFonts w:ascii="Calibri" w:eastAsia="Times New Roman" w:hAnsi="Calibri" w:cs="Times New Roman"/>
              </w:rPr>
            </w:pPr>
            <w:ins w:id="115"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16" w:author="Bonnie Jonkman" w:date="2015-07-09T12:41:00Z"/>
                <w:rFonts w:ascii="Wingdings" w:eastAsia="Times New Roman" w:hAnsi="Wingdings" w:cs="Times New Roman"/>
              </w:rPr>
            </w:pPr>
            <w:ins w:id="117"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18" w:author="Bonnie Jonkman" w:date="2015-07-09T12:41:00Z"/>
                <w:rFonts w:ascii="Calibri" w:eastAsia="Times New Roman" w:hAnsi="Calibri" w:cs="Times New Roman"/>
              </w:rPr>
            </w:pPr>
            <w:ins w:id="119"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0" w:author="Bonnie Jonkman" w:date="2015-06-11T14:13:00Z">
              <w:r w:rsidDel="00F22E64">
                <w:rPr>
                  <w:rFonts w:ascii="Calibri" w:eastAsia="Times New Roman" w:hAnsi="Calibri" w:cs="Times New Roman"/>
                  <w:b/>
                  <w:bCs/>
                  <w:color w:val="000000"/>
                </w:rPr>
                <w:delText>10</w:delText>
              </w:r>
            </w:del>
            <w:ins w:id="121"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22" w:author="Bonnie Jonkman" w:date="2015-06-11T14:13:00Z">
              <w:r w:rsidR="001A5D50" w:rsidDel="00F22E64">
                <w:rPr>
                  <w:rFonts w:ascii="Calibri" w:eastAsia="Times New Roman" w:hAnsi="Calibri" w:cs="Times New Roman"/>
                  <w:b/>
                  <w:bCs/>
                  <w:color w:val="000000"/>
                </w:rPr>
                <w:delText>10</w:delText>
              </w:r>
            </w:del>
            <w:ins w:id="123"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24" w:author="Bonnie Jonkman" w:date="2015-06-11T14:13:00Z">
              <w:r w:rsidR="001A5D50" w:rsidDel="00F22E64">
                <w:rPr>
                  <w:rFonts w:ascii="Calibri" w:eastAsia="Times New Roman" w:hAnsi="Calibri" w:cs="Times New Roman"/>
                  <w:b/>
                  <w:bCs/>
                  <w:color w:val="000000"/>
                </w:rPr>
                <w:delText>10</w:delText>
              </w:r>
            </w:del>
            <w:ins w:id="125"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26" w:author="Bonnie Jonkman" w:date="2015-04-22T12:35:00Z">
              <w:r w:rsidR="001A5D50" w:rsidDel="009B7C07">
                <w:rPr>
                  <w:rFonts w:ascii="Calibri" w:eastAsia="Times New Roman" w:hAnsi="Calibri" w:cs="Times New Roman"/>
                  <w:b/>
                  <w:bCs/>
                  <w:color w:val="000000"/>
                </w:rPr>
                <w:delText>0</w:delText>
              </w:r>
            </w:del>
            <w:ins w:id="127"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28"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29" w:author="Bonnie Jonkman" w:date="2015-04-22T12:35:00Z"/>
                <w:rFonts w:ascii="Calibri" w:eastAsia="Times New Roman" w:hAnsi="Calibri" w:cs="Times New Roman"/>
                <w:color w:val="000000"/>
              </w:rPr>
            </w:pPr>
            <w:ins w:id="130"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31" w:author="Bonnie Jonkman" w:date="2015-04-22T12:35:00Z"/>
                <w:rFonts w:ascii="Wingdings" w:eastAsia="Times New Roman" w:hAnsi="Wingdings" w:cs="Times New Roman"/>
                <w:color w:val="000000"/>
              </w:rPr>
            </w:pPr>
            <w:ins w:id="132"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33" w:author="Bonnie Jonkman" w:date="2015-04-22T12:35:00Z"/>
                <w:rFonts w:ascii="Wingdings" w:eastAsia="Times New Roman" w:hAnsi="Wingdings" w:cs="Times New Roman"/>
              </w:rPr>
            </w:pPr>
            <w:ins w:id="134"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135"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138" w:author="Bonnie Jonkman" w:date="2015-04-15T12:42:00Z"/>
        </w:rPr>
      </w:pPr>
      <w:bookmarkStart w:id="139" w:name="_Ref412116144"/>
      <w:bookmarkStart w:id="140" w:name="_Toc427740960"/>
      <w:r>
        <w:t>Major changes</w:t>
      </w:r>
      <w:r w:rsidR="008274A4">
        <w:t xml:space="preserve"> in FAST</w:t>
      </w:r>
      <w:bookmarkEnd w:id="139"/>
      <w:bookmarkEnd w:id="140"/>
    </w:p>
    <w:p w14:paraId="7FB9A931" w14:textId="7F56270E" w:rsidR="00B92E37" w:rsidRDefault="00B92E37" w:rsidP="00B92E37">
      <w:pPr>
        <w:pStyle w:val="Heading2"/>
        <w:rPr>
          <w:ins w:id="141" w:author="Bonnie Jonkman" w:date="2015-04-15T12:42:00Z"/>
        </w:rPr>
      </w:pPr>
      <w:bookmarkStart w:id="142" w:name="_Toc427740961"/>
      <w:proofErr w:type="gramStart"/>
      <w:ins w:id="143" w:author="Bonnie Jonkman" w:date="2015-04-15T12:42:00Z">
        <w:r>
          <w:t>v8.1</w:t>
        </w:r>
      </w:ins>
      <w:ins w:id="144" w:author="Bonnie Jonkman" w:date="2015-06-06T16:56:00Z">
        <w:r w:rsidR="001A0C92">
          <w:t>2</w:t>
        </w:r>
      </w:ins>
      <w:ins w:id="145" w:author="Bonnie Jonkman" w:date="2015-04-15T12:42:00Z">
        <w:r>
          <w:t>.00a-bjj</w:t>
        </w:r>
        <w:bookmarkEnd w:id="142"/>
        <w:proofErr w:type="gramEnd"/>
      </w:ins>
    </w:p>
    <w:p w14:paraId="31E3881B" w14:textId="740E23AA" w:rsidR="00B92E37" w:rsidRDefault="00B92E37" w:rsidP="00B92E37">
      <w:pPr>
        <w:pStyle w:val="ListParagraph"/>
        <w:numPr>
          <w:ilvl w:val="0"/>
          <w:numId w:val="6"/>
        </w:numPr>
        <w:rPr>
          <w:ins w:id="146" w:author="Bonnie Jonkman" w:date="2015-04-24T10:07:00Z"/>
        </w:rPr>
      </w:pPr>
      <w:ins w:id="147" w:author="Bonnie Jonkman" w:date="2015-04-15T12:43:00Z">
        <w:r>
          <w:t>We added checkpoint-restart capability.</w:t>
        </w:r>
      </w:ins>
    </w:p>
    <w:p w14:paraId="08A5DF33" w14:textId="5E705EBF" w:rsidR="00DF0A19" w:rsidRDefault="00DF0A19" w:rsidP="00B92E37">
      <w:pPr>
        <w:pStyle w:val="ListParagraph"/>
        <w:numPr>
          <w:ilvl w:val="0"/>
          <w:numId w:val="6"/>
        </w:numPr>
        <w:rPr>
          <w:ins w:id="148" w:author="Bonnie Jonkman" w:date="2015-08-18T12:18:00Z"/>
        </w:rPr>
      </w:pPr>
      <w:ins w:id="149" w:author="Bonnie Jonkman" w:date="2015-04-24T10:07:00Z">
        <w:r>
          <w:t>InflowWind now has its own input file and is a module in the FAST glue code instead of a submodule in AeroDyn.</w:t>
        </w:r>
      </w:ins>
    </w:p>
    <w:p w14:paraId="04099543" w14:textId="3B48F201" w:rsidR="00BE1CEA" w:rsidRDefault="00BE1CEA" w:rsidP="00B92E37">
      <w:pPr>
        <w:pStyle w:val="ListParagraph"/>
        <w:numPr>
          <w:ilvl w:val="0"/>
          <w:numId w:val="6"/>
        </w:numPr>
        <w:rPr>
          <w:ins w:id="150" w:author="Bonnie Jonkman" w:date="2015-08-18T12:18:00Z"/>
        </w:rPr>
      </w:pPr>
      <w:ins w:id="151" w:author="Bonnie Jonkman" w:date="2015-08-18T12:18:00Z">
        <w:r>
          <w:t>Added HAWC-format wind files to InflowWind</w:t>
        </w:r>
      </w:ins>
    </w:p>
    <w:p w14:paraId="7EAFD9F1" w14:textId="5195605F" w:rsidR="00BE1CEA" w:rsidRDefault="00BE1CEA" w:rsidP="00B92E37">
      <w:pPr>
        <w:pStyle w:val="ListParagraph"/>
        <w:numPr>
          <w:ilvl w:val="0"/>
          <w:numId w:val="6"/>
        </w:numPr>
        <w:rPr>
          <w:ins w:id="152" w:author="Bonnie Jonkman" w:date="2015-06-06T16:56:00Z"/>
        </w:rPr>
      </w:pPr>
      <w:ins w:id="153" w:author="Bonnie Jonkman" w:date="2015-08-18T12:18:00Z">
        <w:r>
          <w:t xml:space="preserve">Added integrations for </w:t>
        </w:r>
      </w:ins>
      <w:ins w:id="154" w:author="Bonnie Jonkman" w:date="2015-08-18T12:19:00Z">
        <w:r>
          <w:t xml:space="preserve">the </w:t>
        </w:r>
      </w:ins>
      <w:ins w:id="155" w:author="Bonnie Jonkman" w:date="2015-08-18T12:18:00Z">
        <w:r>
          <w:t>FAST v8-OpenFOAM interface</w:t>
        </w:r>
      </w:ins>
    </w:p>
    <w:p w14:paraId="27254C28" w14:textId="5F3FF6B0" w:rsidR="001A0C92" w:rsidRDefault="001A0C92" w:rsidP="00B92E37">
      <w:pPr>
        <w:pStyle w:val="ListParagraph"/>
        <w:numPr>
          <w:ilvl w:val="0"/>
          <w:numId w:val="6"/>
        </w:numPr>
        <w:rPr>
          <w:ins w:id="156" w:author="Bonnie Jonkman" w:date="2015-08-04T13:58:00Z"/>
        </w:rPr>
      </w:pPr>
      <w:ins w:id="157" w:author="Bonnie Jonkman" w:date="2015-06-06T16:56:00Z">
        <w:r>
          <w:t>We added AeroDyn v15 in addition to AeroDyn 14. We will remove AeroDyn v14 after AeroDyn v15</w:t>
        </w:r>
      </w:ins>
      <w:ins w:id="158" w:author="Bonnie Jonkman" w:date="2015-06-06T16:57:00Z">
        <w:r>
          <w:t xml:space="preserve"> is deemed a suitable replacement</w:t>
        </w:r>
      </w:ins>
      <w:ins w:id="159" w:author="Bonnie Jonkman" w:date="2015-06-06T16:58:00Z">
        <w:r>
          <w:t xml:space="preserve"> for it</w:t>
        </w:r>
      </w:ins>
      <w:ins w:id="160" w:author="Bonnie Jonkman" w:date="2015-06-06T16:56:00Z">
        <w:r>
          <w:t>.</w:t>
        </w:r>
      </w:ins>
    </w:p>
    <w:p w14:paraId="592A9D3E" w14:textId="2DEC3564" w:rsidR="005D2AF6" w:rsidRDefault="004E202C">
      <w:pPr>
        <w:pStyle w:val="ListParagraph"/>
        <w:numPr>
          <w:ilvl w:val="1"/>
          <w:numId w:val="6"/>
        </w:numPr>
        <w:rPr>
          <w:ins w:id="161" w:author="Bonnie Jonkman" w:date="2015-06-11T14:10:00Z"/>
        </w:rPr>
        <w:pPrChange w:id="162" w:author="Bonnie Jonkman" w:date="2015-08-04T13:58:00Z">
          <w:pPr>
            <w:pStyle w:val="ListParagraph"/>
            <w:numPr>
              <w:numId w:val="6"/>
            </w:numPr>
            <w:ind w:left="1080" w:hanging="720"/>
          </w:pPr>
        </w:pPrChange>
      </w:pPr>
      <w:ins w:id="163" w:author="Bonnie Jonkman" w:date="2015-08-19T09:49:00Z">
        <w:r>
          <w:t>Some text here</w:t>
        </w:r>
      </w:ins>
      <w:ins w:id="164" w:author="Bonnie Jonkman" w:date="2015-08-04T13:58:00Z">
        <w:r w:rsidR="005D2AF6">
          <w:t xml:space="preserve"> about the pitch axis in ElastoDyn not being used with AeroDyn 15…</w:t>
        </w:r>
      </w:ins>
    </w:p>
    <w:p w14:paraId="00BEF436" w14:textId="27B216F1" w:rsidR="008307EF" w:rsidRDefault="008307EF" w:rsidP="00B92E37">
      <w:pPr>
        <w:pStyle w:val="ListParagraph"/>
        <w:numPr>
          <w:ilvl w:val="0"/>
          <w:numId w:val="6"/>
        </w:numPr>
        <w:rPr>
          <w:ins w:id="165" w:author="Bonnie Jonkman" w:date="2015-06-11T14:11:00Z"/>
        </w:rPr>
      </w:pPr>
      <w:ins w:id="166"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167" w:author="Bonnie Jonkman" w:date="2015-06-11T14:13:00Z"/>
        </w:rPr>
      </w:pPr>
      <w:ins w:id="168" w:author="Bonnie Jonkman" w:date="2015-06-11T14:11:00Z">
        <w:r>
          <w:t>BeamDyn</w:t>
        </w:r>
      </w:ins>
    </w:p>
    <w:p w14:paraId="088DD154" w14:textId="43A446A7" w:rsidR="00E50828" w:rsidRDefault="00E50828" w:rsidP="00B92E37">
      <w:pPr>
        <w:pStyle w:val="ListParagraph"/>
        <w:numPr>
          <w:ilvl w:val="0"/>
          <w:numId w:val="6"/>
        </w:numPr>
        <w:rPr>
          <w:ins w:id="169" w:author="Bonnie Jonkman" w:date="2015-04-15T12:43:00Z"/>
        </w:rPr>
      </w:pPr>
      <w:proofErr w:type="spellStart"/>
      <w:ins w:id="170" w:author="Bonnie Jonkman" w:date="2015-06-11T14:13:00Z">
        <w:r>
          <w:t>MoorDyn</w:t>
        </w:r>
        <w:proofErr w:type="spellEnd"/>
        <w:r>
          <w:t xml:space="preserve"> validated</w:t>
        </w:r>
      </w:ins>
    </w:p>
    <w:p w14:paraId="6BAFDADF" w14:textId="59C9087B" w:rsidR="004106F7" w:rsidRDefault="004E202C" w:rsidP="004106F7">
      <w:pPr>
        <w:pStyle w:val="ListParagraph"/>
        <w:numPr>
          <w:ilvl w:val="0"/>
          <w:numId w:val="6"/>
        </w:numPr>
        <w:rPr>
          <w:ins w:id="171" w:author="Bonnie Jonkman" w:date="2015-08-25T10:54:00Z"/>
        </w:rPr>
      </w:pPr>
      <w:ins w:id="172" w:author="Bonnie Jonkman" w:date="2015-08-19T09:49:00Z">
        <w:r>
          <w:t>FAST v8 officially released under the Apache 2.0 license.</w:t>
        </w:r>
      </w:ins>
    </w:p>
    <w:p w14:paraId="4C753456" w14:textId="03B147CE" w:rsidR="005F1369" w:rsidRDefault="005F1369" w:rsidP="004106F7">
      <w:pPr>
        <w:pStyle w:val="ListParagraph"/>
        <w:numPr>
          <w:ilvl w:val="0"/>
          <w:numId w:val="6"/>
        </w:numPr>
        <w:rPr>
          <w:ins w:id="173" w:author="Bonnie Jonkman" w:date="2015-09-09T11:10:00Z"/>
        </w:rPr>
      </w:pPr>
      <w:ins w:id="174" w:author="Bonnie Jonkman" w:date="2015-08-25T10:54:00Z">
        <w:r>
          <w:t>Compile script (with Bladed control interface) tested on Mac</w:t>
        </w:r>
      </w:ins>
      <w:ins w:id="175" w:author="Bonnie Jonkman" w:date="2015-08-25T10:55:00Z">
        <w:r w:rsidR="00E70C46">
          <w:t xml:space="preserve"> OSX</w:t>
        </w:r>
      </w:ins>
    </w:p>
    <w:p w14:paraId="0AA666C8" w14:textId="2CC1C2AD" w:rsidR="00A77B6C" w:rsidRDefault="00A77B6C" w:rsidP="004106F7">
      <w:pPr>
        <w:pStyle w:val="ListParagraph"/>
        <w:numPr>
          <w:ilvl w:val="0"/>
          <w:numId w:val="6"/>
        </w:numPr>
        <w:rPr>
          <w:ins w:id="176" w:author="Bonnie Jonkman" w:date="2015-09-21T11:10:00Z"/>
        </w:rPr>
      </w:pPr>
      <w:ins w:id="177" w:author="Bonnie Jonkman" w:date="2015-09-09T11:10:00Z">
        <w:r>
          <w:lastRenderedPageBreak/>
          <w:t xml:space="preserve">Added </w:t>
        </w:r>
        <w:proofErr w:type="spellStart"/>
        <w:r>
          <w:t>OrcaFlex</w:t>
        </w:r>
        <w:proofErr w:type="spellEnd"/>
        <w:r>
          <w:t xml:space="preserve"> interface</w:t>
        </w:r>
      </w:ins>
    </w:p>
    <w:p w14:paraId="2A5BDB99" w14:textId="18C22AB3" w:rsidR="00EC5EFC" w:rsidRDefault="00EC5EFC" w:rsidP="004106F7">
      <w:pPr>
        <w:pStyle w:val="ListParagraph"/>
        <w:numPr>
          <w:ilvl w:val="0"/>
          <w:numId w:val="6"/>
        </w:numPr>
        <w:rPr>
          <w:ins w:id="178" w:author="Bonnie Jonkman" w:date="2015-09-21T11:10:00Z"/>
        </w:rPr>
      </w:pPr>
      <w:ins w:id="179" w:author="Bonnie Jonkman" w:date="2015-09-21T11:10:00Z">
        <w:r>
          <w:t>Added first-order blade-pitch filter for ServoDyn Bladed interface DLL</w:t>
        </w:r>
      </w:ins>
    </w:p>
    <w:p w14:paraId="21044963" w14:textId="77777777" w:rsidR="00EC5EFC" w:rsidRDefault="00EC5EFC" w:rsidP="004106F7">
      <w:pPr>
        <w:pStyle w:val="ListParagraph"/>
        <w:numPr>
          <w:ilvl w:val="0"/>
          <w:numId w:val="6"/>
        </w:numPr>
      </w:pPr>
    </w:p>
    <w:p w14:paraId="546C8C5B" w14:textId="236F273A" w:rsidR="004106F7" w:rsidRDefault="004106F7" w:rsidP="0015373F">
      <w:pPr>
        <w:pStyle w:val="Caption"/>
        <w:keepNext/>
        <w:ind w:left="360"/>
        <w:jc w:val="center"/>
      </w:pPr>
      <w:r>
        <w:t xml:space="preserve">Table </w:t>
      </w:r>
      <w:fldSimple w:instr=" SEQ Table \* ARABIC ">
        <w:r>
          <w:rPr>
            <w:noProof/>
          </w:rPr>
          <w:t>2</w:t>
        </w:r>
      </w:fldSimple>
      <w:r>
        <w:t>: Components in FAST v8.12.00a-bjj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80" w:author="Bonnie Jonkman" w:date="2015-07-09T12:39:00Z">
                  <w:rPr/>
                </w:rPrChange>
              </w:rPr>
            </w:pPr>
            <w:r w:rsidRPr="004106F7">
              <w:rPr>
                <w:highlight w:val="yellow"/>
                <w:rPrChange w:id="181"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203B81" w:rsidRDefault="004106F7" w:rsidP="0015373F">
            <w:pPr>
              <w:rPr>
                <w:b w:val="0"/>
              </w:rPr>
            </w:pPr>
            <w:r w:rsidRPr="00203B81">
              <w:rPr>
                <w:b w:val="0"/>
                <w:rPrChange w:id="182" w:author="Bonnie Jonkman" w:date="2015-09-21T11:11:00Z">
                  <w:rPr/>
                </w:rPrChange>
              </w:rPr>
              <w:t>BeamDyn</w:t>
            </w:r>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183" w:author="Bonnie Jonkman" w:date="2015-07-09T12:39: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BD</w:t>
            </w:r>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r>
              <w:rPr>
                <w:b w:val="0"/>
              </w:rPr>
              <w:t>14</w:t>
            </w:r>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184" w:author="Bonnie Jonkman" w:date="2015-07-09T12:39:00Z">
                  <w:rPr/>
                </w:rPrChange>
              </w:rPr>
            </w:pPr>
            <w:r w:rsidRPr="004106F7">
              <w:rPr>
                <w:highlight w:val="yellow"/>
                <w:rPrChange w:id="185"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C308E8" w:rsidRDefault="004106F7" w:rsidP="0015373F">
            <w:pPr>
              <w:rPr>
                <w:b w:val="0"/>
              </w:rPr>
            </w:pPr>
            <w:r>
              <w:rPr>
                <w:b w:val="0"/>
              </w:rPr>
              <w:t>AeroDyn</w:t>
            </w:r>
          </w:p>
        </w:tc>
        <w:tc>
          <w:tcPr>
            <w:tcW w:w="2421" w:type="dxa"/>
          </w:tcPr>
          <w:p w14:paraId="627467C3" w14:textId="35CC3A1D" w:rsidR="004106F7" w:rsidRPr="00C308E8" w:rsidRDefault="00C308E8" w:rsidP="0015373F">
            <w:pPr>
              <w:cnfStyle w:val="000000100000" w:firstRow="0" w:lastRow="0" w:firstColumn="0" w:lastColumn="0" w:oddVBand="0" w:evenVBand="0" w:oddHBand="1" w:evenHBand="0" w:firstRowFirstColumn="0" w:firstRowLastColumn="0" w:lastRowFirstColumn="0" w:lastRowLastColumn="0"/>
            </w:pPr>
            <w:r w:rsidRPr="00C308E8">
              <w:rPr>
                <w:rPrChange w:id="186" w:author="Bonnie Jonkman" w:date="2015-09-21T11:08:00Z">
                  <w:rPr>
                    <w:highlight w:val="yellow"/>
                  </w:rPr>
                </w:rPrChange>
              </w:rPr>
              <w:t>v</w:t>
            </w:r>
            <w:r w:rsidR="004106F7" w:rsidRPr="00C308E8">
              <w:t>15.00.00a-bjj</w:t>
            </w:r>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AD</w:t>
            </w:r>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bookmarkStart w:id="187" w:name="_GoBack"/>
            <w:bookmarkEnd w:id="187"/>
          </w:p>
        </w:tc>
        <w:tc>
          <w:tcPr>
            <w:tcW w:w="2421" w:type="dxa"/>
          </w:tcPr>
          <w:p w14:paraId="641CA16D" w14:textId="76DE3E87"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188" w:author="Bonnie Jonkman" w:date="2015-07-09T12:39:00Z">
                  <w:rPr/>
                </w:rPrChange>
              </w:rPr>
            </w:pPr>
            <w:r w:rsidRPr="004106F7">
              <w:rPr>
                <w:highlight w:val="yellow"/>
                <w:rPrChange w:id="189" w:author="Bonnie Jonkman" w:date="2015-07-09T12:39:00Z">
                  <w:rPr/>
                </w:rPrChange>
              </w:rPr>
              <w:t>v</w:t>
            </w:r>
            <w:ins w:id="190" w:author="Bonnie Jonkman" w:date="2015-07-09T12:39:00Z">
              <w:r w:rsidRPr="004106F7">
                <w:rPr>
                  <w:highlight w:val="yellow"/>
                  <w:rPrChange w:id="191" w:author="Bonnie Jonkman" w:date="2015-07-09T12:39:00Z">
                    <w:rPr/>
                  </w:rPrChange>
                </w:rPr>
                <w:t>3</w:t>
              </w:r>
            </w:ins>
            <w:r w:rsidRPr="004106F7">
              <w:rPr>
                <w:highlight w:val="yellow"/>
                <w:rPrChange w:id="192" w:author="Bonnie Jonkman" w:date="2015-07-09T12:39:00Z">
                  <w:rPr/>
                </w:rPrChange>
              </w:rPr>
              <w:t>.0</w:t>
            </w:r>
            <w:del w:id="193" w:author="Bonnie Jonkman" w:date="2015-07-09T12:39:00Z">
              <w:r w:rsidRPr="004106F7" w:rsidDel="004106F7">
                <w:rPr>
                  <w:highlight w:val="yellow"/>
                  <w:rPrChange w:id="194" w:author="Bonnie Jonkman" w:date="2015-07-09T12:39:00Z">
                    <w:rPr/>
                  </w:rPrChange>
                </w:rPr>
                <w:delText>1</w:delText>
              </w:r>
            </w:del>
            <w:ins w:id="195" w:author="Bonnie Jonkman" w:date="2015-07-09T12:39:00Z">
              <w:r w:rsidRPr="004106F7">
                <w:rPr>
                  <w:highlight w:val="yellow"/>
                  <w:rPrChange w:id="196" w:author="Bonnie Jonkman" w:date="2015-07-09T12:39:00Z">
                    <w:rPr/>
                  </w:rPrChange>
                </w:rPr>
                <w:t>0</w:t>
              </w:r>
            </w:ins>
            <w:r w:rsidRPr="004106F7">
              <w:rPr>
                <w:highlight w:val="yellow"/>
                <w:rPrChange w:id="197"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198" w:author="Bonnie Jonkman" w:date="2015-07-09T12:39:00Z">
                  <w:rPr/>
                </w:rPrChange>
              </w:rPr>
            </w:pPr>
            <w:r w:rsidRPr="004106F7">
              <w:rPr>
                <w:highlight w:val="yellow"/>
                <w:rPrChange w:id="199"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23FBF2B9" w:rsidR="004106F7" w:rsidRPr="00B06A04" w:rsidRDefault="004106F7" w:rsidP="00B06A04">
            <w:pPr>
              <w:cnfStyle w:val="000000000000" w:firstRow="0" w:lastRow="0" w:firstColumn="0" w:lastColumn="0" w:oddVBand="0" w:evenVBand="0" w:oddHBand="0" w:evenHBand="0" w:firstRowFirstColumn="0" w:firstRowLastColumn="0" w:lastRowFirstColumn="0" w:lastRowLastColumn="0"/>
              <w:rPr>
                <w:rPrChange w:id="200" w:author="Bonnie Jonkman" w:date="2015-09-21T11:08:00Z">
                  <w:rPr>
                    <w:highlight w:val="yellow"/>
                  </w:rPr>
                </w:rPrChange>
              </w:rPr>
            </w:pPr>
            <w:r w:rsidRPr="00B06A04">
              <w:t>v1.00.0</w:t>
            </w:r>
            <w:del w:id="201" w:author="Bonnie Jonkman" w:date="2015-09-21T11:07:00Z">
              <w:r w:rsidRPr="00C308E8" w:rsidDel="00B06A04">
                <w:delText>0</w:delText>
              </w:r>
            </w:del>
            <w:ins w:id="202" w:author="Bonnie Jonkman" w:date="2015-09-21T11:07:00Z">
              <w:r w:rsidR="00B06A04" w:rsidRPr="00B06A04">
                <w:rPr>
                  <w:rPrChange w:id="203" w:author="Bonnie Jonkman" w:date="2015-09-21T11:08:00Z">
                    <w:rPr>
                      <w:highlight w:val="yellow"/>
                    </w:rPr>
                  </w:rPrChange>
                </w:rPr>
                <w:t>1</w:t>
              </w:r>
            </w:ins>
            <w:r w:rsidRPr="00B06A04">
              <w:t>-wgl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04" w:author="Bonnie Jonkman" w:date="2015-07-09T12:39:00Z">
                  <w:rPr/>
                </w:rPrChange>
              </w:rPr>
            </w:pPr>
            <w:r w:rsidRPr="004106F7">
              <w:rPr>
                <w:highlight w:val="yellow"/>
                <w:rPrChange w:id="205"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06" w:author="Bonnie Jonkman" w:date="2015-07-09T12:39:00Z">
                  <w:rPr/>
                </w:rPrChange>
              </w:rPr>
            </w:pPr>
            <w:r w:rsidRPr="004106F7">
              <w:rPr>
                <w:highlight w:val="yellow"/>
                <w:rPrChange w:id="207"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08"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09" w:author="Bonnie Jonkman" w:date="2015-07-09T12:39:00Z">
                  <w:rPr/>
                </w:rPrChange>
              </w:rPr>
            </w:pPr>
            <w:r w:rsidRPr="004106F7">
              <w:rPr>
                <w:highlight w:val="yellow"/>
                <w:rPrChange w:id="210"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11" w:author="Bonnie Jonkman" w:date="2015-07-09T12:39:00Z">
                  <w:rPr/>
                </w:rPrChange>
              </w:rPr>
            </w:pPr>
            <w:r w:rsidRPr="004106F7">
              <w:rPr>
                <w:highlight w:val="yellow"/>
                <w:rPrChange w:id="212"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13" w:author="Bonnie Jonkman" w:date="2015-07-09T12:39:00Z">
                  <w:rPr/>
                </w:rPrChange>
              </w:rPr>
            </w:pPr>
            <w:r w:rsidRPr="004106F7">
              <w:rPr>
                <w:highlight w:val="yellow"/>
                <w:rPrChange w:id="214"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15"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16"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19" w:author="Bonnie Jonkman" w:date="2015-07-09T12:43:00Z">
                  <w:rPr/>
                </w:rPrChange>
              </w:rPr>
            </w:pPr>
            <w:r w:rsidRPr="0015373F">
              <w:rPr>
                <w:highlight w:val="yellow"/>
                <w:rPrChange w:id="220"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2490700A" w:rsidR="004106F7" w:rsidRDefault="004106F7" w:rsidP="0015373F">
            <w:pPr>
              <w:cnfStyle w:val="000000000000" w:firstRow="0" w:lastRow="0" w:firstColumn="0" w:lastColumn="0" w:oddVBand="0" w:evenVBand="0" w:oddHBand="0" w:evenHBand="0" w:firstRowFirstColumn="0" w:firstRowLastColumn="0" w:lastRowFirstColumn="0" w:lastRowLastColumn="0"/>
            </w:pPr>
            <w:r>
              <w:t>v3.</w:t>
            </w:r>
            <w:del w:id="221" w:author="Bonnie Jonkman" w:date="2015-08-21T11:33:00Z">
              <w:r w:rsidDel="000E55B7">
                <w:delText>3</w:delText>
              </w:r>
            </w:del>
            <w:ins w:id="222" w:author="Bonnie Jonkman" w:date="2015-08-21T11:33:00Z">
              <w:r w:rsidR="000E55B7">
                <w:t>4.1</w:t>
              </w:r>
            </w:ins>
            <w:r>
              <w:t xml:space="preserve">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23"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224" w:author="Bonnie Jonkman" w:date="2015-07-09T12:43:00Z"/>
                <w:b w:val="0"/>
                <w:rPrChange w:id="225" w:author="Bonnie Jonkman" w:date="2015-07-09T12:43:00Z">
                  <w:rPr>
                    <w:ins w:id="226" w:author="Bonnie Jonkman" w:date="2015-07-09T12:43:00Z"/>
                  </w:rPr>
                </w:rPrChange>
              </w:rPr>
            </w:pPr>
            <w:proofErr w:type="spellStart"/>
            <w:ins w:id="227" w:author="Bonnie Jonkman" w:date="2015-07-09T12:43:00Z">
              <w:r w:rsidRPr="0015373F">
                <w:t>FitPack</w:t>
              </w:r>
              <w:proofErr w:type="spellEnd"/>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228" w:author="Bonnie Jonkman" w:date="2015-07-09T12:43:00Z"/>
              </w:rPr>
            </w:pPr>
          </w:p>
        </w:tc>
      </w:tr>
    </w:tbl>
    <w:p w14:paraId="7342E82F" w14:textId="0CCAD070" w:rsidR="004106F7" w:rsidRPr="00066FEC" w:rsidDel="0015373F" w:rsidRDefault="004106F7">
      <w:pPr>
        <w:pStyle w:val="ListParagraph"/>
        <w:ind w:left="1080"/>
        <w:rPr>
          <w:del w:id="229" w:author="Bonnie Jonkman" w:date="2015-07-09T12:43:00Z"/>
        </w:rPr>
        <w:pPrChange w:id="230" w:author="Bonnie Jonkman" w:date="2015-07-09T12:42:00Z">
          <w:pPr>
            <w:pStyle w:val="ListParagraph"/>
            <w:numPr>
              <w:numId w:val="6"/>
            </w:numPr>
            <w:ind w:left="1080" w:hanging="720"/>
          </w:pPr>
        </w:pPrChange>
      </w:pPr>
    </w:p>
    <w:p w14:paraId="6F19D8BD" w14:textId="77777777" w:rsidR="00B92E37" w:rsidRPr="00B92E37" w:rsidRDefault="00B92E37">
      <w:pPr>
        <w:pPrChange w:id="231" w:author="Bonnie Jonkman" w:date="2015-04-15T12:42:00Z">
          <w:pPr>
            <w:pStyle w:val="Heading1"/>
          </w:pPr>
        </w:pPrChange>
      </w:pPr>
    </w:p>
    <w:p w14:paraId="2164B221" w14:textId="77777777" w:rsidR="00176884" w:rsidRDefault="00176884" w:rsidP="00176884">
      <w:pPr>
        <w:pStyle w:val="Heading2"/>
      </w:pPr>
      <w:bookmarkStart w:id="232" w:name="_Toc427740962"/>
      <w:proofErr w:type="gramStart"/>
      <w:r>
        <w:t>v8.10.00a-bjj</w:t>
      </w:r>
      <w:bookmarkEnd w:id="232"/>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lastRenderedPageBreak/>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233" w:name="_Toc427740963"/>
      <w:proofErr w:type="gramStart"/>
      <w:r>
        <w:t>v8.09.00a-bjj</w:t>
      </w:r>
      <w:bookmarkEnd w:id="233"/>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34" w:name="_Ref412116139"/>
      <w:bookmarkStart w:id="235" w:name="_Toc427740964"/>
      <w:proofErr w:type="gramStart"/>
      <w:r>
        <w:t>v8.08.00c-bjj</w:t>
      </w:r>
      <w:bookmarkEnd w:id="234"/>
      <w:bookmarkEnd w:id="235"/>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lastRenderedPageBreak/>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36" w:name="_Ref391841077"/>
      <w:r w:rsidR="002C1FAC" w:rsidRPr="00AC31AB">
        <w:rPr>
          <w:rStyle w:val="FootnoteReference"/>
          <w:rFonts w:eastAsia="Times New Roman" w:cs="Times New Roman"/>
          <w:color w:val="000000"/>
        </w:rPr>
        <w:footnoteReference w:id="7"/>
      </w:r>
      <w:bookmarkEnd w:id="236"/>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lastRenderedPageBreak/>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37" w:name="_Toc427740965"/>
      <w:proofErr w:type="gramStart"/>
      <w:r>
        <w:t>v8.03.02b-bjj</w:t>
      </w:r>
      <w:bookmarkEnd w:id="237"/>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38" w:name="_Ref415574957"/>
      <w:bookmarkStart w:id="239" w:name="_Toc427740966"/>
      <w:r>
        <w:t>FAST v8 Input and Output Files</w:t>
      </w:r>
      <w:bookmarkEnd w:id="238"/>
      <w:bookmarkEnd w:id="239"/>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40" w:name="_Toc427740967"/>
      <w:r>
        <w:t>File Naming Conventions</w:t>
      </w:r>
      <w:bookmarkEnd w:id="240"/>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r>
      <w:r>
        <w:lastRenderedPageBreak/>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41"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42" w:author="Bonnie Jonkman" w:date="2015-04-15T12:43:00Z"/>
              </w:rPr>
            </w:pPr>
            <w:proofErr w:type="spellStart"/>
            <w:ins w:id="243"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44" w:author="Bonnie Jonkman" w:date="2015-04-15T12:43:00Z"/>
              </w:rPr>
            </w:pPr>
            <w:ins w:id="245" w:author="Bonnie Jonkman" w:date="2015-04-15T12:43:00Z">
              <w:r>
                <w:t>Checkpoint files for restart capability</w:t>
              </w:r>
            </w:ins>
          </w:p>
        </w:tc>
      </w:tr>
    </w:tbl>
    <w:p w14:paraId="7F40DAF3" w14:textId="77777777" w:rsidR="00604402" w:rsidRDefault="00604402" w:rsidP="00256CFF"/>
    <w:p w14:paraId="1CBD4875" w14:textId="6961F18C" w:rsidR="00DE7C4D" w:rsidRDefault="00DE7C4D" w:rsidP="00256CFF">
      <w:pPr>
        <w:rPr>
          <w:ins w:id="246" w:author="Bonnie Jonkman" w:date="2015-08-18T11:35:00Z"/>
        </w:rPr>
      </w:pPr>
      <w:ins w:id="247" w:author="Bonnie Jonkman" w:date="2015-08-18T11:35:00Z">
        <w:r>
          <w:t xml:space="preserve">The checkpoint files will also be modified to indicate at which time step they were generated. </w:t>
        </w:r>
      </w:ins>
      <w:ins w:id="248" w:author="Bonnie Jonkman" w:date="2015-08-18T11:36:00Z">
        <w:r>
          <w:t xml:space="preserve">They are </w:t>
        </w:r>
      </w:ins>
      <w:ins w:id="249" w:author="Bonnie Jonkman" w:date="2015-08-18T11:37:00Z">
        <w:r>
          <w:t>i</w:t>
        </w:r>
      </w:ins>
      <w:ins w:id="250" w:author="Bonnie Jonkman" w:date="2015-08-18T11:36:00Z">
        <w:r>
          <w:t>n the form &lt;</w:t>
        </w:r>
        <w:proofErr w:type="spellStart"/>
        <w:r>
          <w:t>RootName</w:t>
        </w:r>
        <w:proofErr w:type="spellEnd"/>
        <w:r>
          <w:t>&gt;.&lt;</w:t>
        </w:r>
        <w:proofErr w:type="spellStart"/>
        <w:r>
          <w:t>timeStep</w:t>
        </w:r>
        <w:proofErr w:type="spellEnd"/>
        <w:r>
          <w:t>&gt;.</w:t>
        </w:r>
        <w:proofErr w:type="spellStart"/>
        <w:r>
          <w:t>chkp</w:t>
        </w:r>
      </w:ins>
      <w:proofErr w:type="spellEnd"/>
      <w:ins w:id="251" w:author="Bonnie Jonkman" w:date="2015-08-18T11:37:00Z">
        <w:r w:rsidR="008551F9">
          <w:t xml:space="preserve"> and &lt;</w:t>
        </w:r>
        <w:proofErr w:type="spellStart"/>
        <w:r w:rsidR="008551F9">
          <w:t>RootName</w:t>
        </w:r>
        <w:proofErr w:type="spellEnd"/>
        <w:r w:rsidR="008551F9">
          <w:t>&gt;.&lt;</w:t>
        </w:r>
        <w:proofErr w:type="spellStart"/>
        <w:r w:rsidR="008551F9">
          <w:t>timeStep</w:t>
        </w:r>
        <w:proofErr w:type="spellEnd"/>
        <w:r w:rsidR="008551F9">
          <w:t>&gt;.</w:t>
        </w:r>
        <w:proofErr w:type="spellStart"/>
        <w:r w:rsidR="008551F9">
          <w:t>dll.chkp</w:t>
        </w:r>
        <w:proofErr w:type="spellEnd"/>
        <w:r w:rsidR="008551F9">
          <w:t xml:space="preserve"> (an extension for the Bladed-style DLLs)</w:t>
        </w:r>
      </w:ins>
      <w:ins w:id="252" w:author="Bonnie Jonkman" w:date="2015-08-18T11:36:00Z">
        <w:r>
          <w:t>.</w:t>
        </w:r>
      </w:ins>
    </w:p>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53" w:name="_Ref352753427"/>
      <w:r>
        <w:t xml:space="preserve">Figure </w:t>
      </w:r>
      <w:fldSimple w:instr=" SEQ Figure \* ARABIC ">
        <w:r w:rsidR="008462CD">
          <w:rPr>
            <w:noProof/>
          </w:rPr>
          <w:t>4</w:t>
        </w:r>
      </w:fldSimple>
      <w:bookmarkEnd w:id="253"/>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54" w:name="_Ref391883796"/>
      <w:bookmarkStart w:id="255" w:name="_Toc427740968"/>
      <w:bookmarkStart w:id="256" w:name="_Ref352702959"/>
      <w:r>
        <w:lastRenderedPageBreak/>
        <w:t xml:space="preserve">Variables Specified in the </w:t>
      </w:r>
      <w:r w:rsidR="007A051E">
        <w:t>FAST Primary Input File</w:t>
      </w:r>
      <w:bookmarkEnd w:id="254"/>
      <w:bookmarkEnd w:id="255"/>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2D3A3DC6"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w:t>
      </w:r>
      <w:del w:id="257" w:author="Bonnie Jonkman" w:date="2015-09-09T12:00:00Z">
        <w:r w:rsidDel="00D578AC">
          <w:delText xml:space="preserve"> </w:delText>
        </w:r>
        <w:r w:rsidR="00845AC5" w:rsidRPr="00CF0284" w:rsidDel="00D578AC">
          <w:rPr>
            <w:b/>
            <w:i/>
          </w:rPr>
          <w:delText>CompElast</w:delText>
        </w:r>
        <w:r w:rsidR="00845AC5" w:rsidDel="00D578AC">
          <w:rPr>
            <w:i/>
          </w:rPr>
          <w:delText xml:space="preserve"> = 2</w:delText>
        </w:r>
        <w:r w:rsidDel="00D578AC">
          <w:rPr>
            <w:i/>
          </w:rPr>
          <w:delText xml:space="preserve"> is currently disabled</w:delText>
        </w:r>
        <w:r w:rsidR="00845AC5" w:rsidDel="00D578AC">
          <w:rPr>
            <w:i/>
          </w:rPr>
          <w:delText>; i</w:delText>
        </w:r>
        <w:r w:rsidDel="00D578AC">
          <w:rPr>
            <w:i/>
          </w:rPr>
          <w:delText>t will be implemented when BeamDyn is integrated into FAST.</w:delText>
        </w:r>
      </w:del>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58" w:author="Bonnie Jonkman" w:date="2015-04-24T10:24:00Z"/>
        </w:rPr>
      </w:pPr>
      <w:proofErr w:type="spellStart"/>
      <w:ins w:id="259" w:author="Bonnie Jonkman" w:date="2015-04-24T10:24:00Z">
        <w:r>
          <w:t>CompInflow</w:t>
        </w:r>
        <w:proofErr w:type="spellEnd"/>
        <w:r>
          <w:t xml:space="preserve">: Compute </w:t>
        </w:r>
        <w:r w:rsidR="00FE74AB">
          <w:t>inflow wind velocities</w:t>
        </w:r>
        <w:r>
          <w:t xml:space="preserve"> [0 or 1]</w:t>
        </w:r>
      </w:ins>
    </w:p>
    <w:p w14:paraId="67180EF5" w14:textId="20A269FF" w:rsidR="00EA0D40" w:rsidRDefault="00EA0D40" w:rsidP="00EA0D40">
      <w:pPr>
        <w:rPr>
          <w:ins w:id="260" w:author="Bonnie Jonkman" w:date="2015-04-24T10:24:00Z"/>
        </w:rPr>
      </w:pPr>
      <w:ins w:id="261" w:author="Bonnie Jonkman" w:date="2015-04-24T10:24:00Z">
        <w:r>
          <w:t xml:space="preserve">0: </w:t>
        </w:r>
      </w:ins>
      <w:ins w:id="262" w:author="Bonnie Jonkman" w:date="2015-04-24T10:25:00Z">
        <w:r w:rsidR="00FE74AB">
          <w:t xml:space="preserve">Use still air </w:t>
        </w:r>
      </w:ins>
      <w:ins w:id="263" w:author="Bonnie Jonkman" w:date="2015-04-24T10:24:00Z">
        <w:r>
          <w:br/>
          <w:t xml:space="preserve">1: Use </w:t>
        </w:r>
      </w:ins>
      <w:ins w:id="264" w:author="Bonnie Jonkman" w:date="2015-04-24T10:25:00Z">
        <w:r w:rsidR="00FE74AB">
          <w:t>InflowW</w:t>
        </w:r>
      </w:ins>
      <w:ins w:id="265" w:author="Bonnie Jonkman" w:date="2015-09-09T12:00:00Z">
        <w:r w:rsidR="00A1183D">
          <w:t>i</w:t>
        </w:r>
      </w:ins>
      <w:ins w:id="266" w:author="Bonnie Jonkman" w:date="2015-04-24T10:25:00Z">
        <w:r w:rsidR="00FE74AB">
          <w:t xml:space="preserve">nd </w:t>
        </w:r>
      </w:ins>
      <w:ins w:id="267" w:author="Bonnie Jonkman" w:date="2015-04-24T10:24:00Z">
        <w:r>
          <w:t xml:space="preserve">for </w:t>
        </w:r>
      </w:ins>
      <w:ins w:id="268" w:author="Bonnie Jonkman" w:date="2015-04-24T10:25:00Z">
        <w:r w:rsidR="00FE74AB">
          <w:t>inflow wind conditions</w:t>
        </w:r>
      </w:ins>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ins w:id="269" w:author="Bonnie Jonkman" w:date="2015-06-06T17:06:00Z">
        <w:r w:rsidR="00D73A79">
          <w:t xml:space="preserve"> v14</w:t>
        </w:r>
      </w:ins>
      <w:r w:rsidR="00845AC5">
        <w:t xml:space="preserve"> for aerodynamic loads</w:t>
      </w:r>
      <w:ins w:id="270" w:author="Bonnie Jonkman" w:date="2015-06-06T17:06:00Z">
        <w:r w:rsidR="00D73A79">
          <w:br/>
          <w:t>2: Use AeroDyn v15 for aerodynamic loads</w:t>
        </w:r>
      </w:ins>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lastRenderedPageBreak/>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987F04B"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del w:id="271" w:author="Bonnie Jonkman" w:date="2015-09-09T11:58:00Z">
        <w:r w:rsidDel="00375A11">
          <w:delText xml:space="preserve">or </w:delText>
        </w:r>
      </w:del>
      <w:r w:rsidR="00450382">
        <w:t>2</w:t>
      </w:r>
      <w:ins w:id="272" w:author="Bonnie Jonkman" w:date="2015-09-09T11:58:00Z">
        <w:r w:rsidR="00375A11">
          <w:t>, 3, or 4</w:t>
        </w:r>
      </w:ins>
      <w:r>
        <w:t>]</w:t>
      </w:r>
    </w:p>
    <w:p w14:paraId="2164B3AB" w14:textId="3620B8A2" w:rsidR="00EF174A" w:rsidRDefault="00EF174A" w:rsidP="00EF174A">
      <w:proofErr w:type="gramStart"/>
      <w:r>
        <w:t>0</w:t>
      </w:r>
      <w:proofErr w:type="gramEnd"/>
      <w:r>
        <w:t xml:space="preserve">: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ins w:id="273" w:author="Bonnie Jonkman" w:date="2015-09-09T11:57:00Z">
        <w:r w:rsidR="00130962">
          <w:br/>
          <w:t xml:space="preserve">4: Use interface with </w:t>
        </w:r>
        <w:proofErr w:type="spellStart"/>
        <w:r w:rsidR="00130962">
          <w:t>OrcaFlex</w:t>
        </w:r>
        <w:proofErr w:type="spellEnd"/>
        <w:r w:rsidR="00130962">
          <w:t xml:space="preserve"> to model a mooring system</w:t>
        </w:r>
      </w:ins>
    </w:p>
    <w:p w14:paraId="2164B3AC" w14:textId="39151C13" w:rsidR="00450382" w:rsidDel="00130962" w:rsidRDefault="00450382" w:rsidP="00EF174A">
      <w:pPr>
        <w:rPr>
          <w:del w:id="274" w:author="Bonnie Jonkman" w:date="2015-09-09T11:58:00Z"/>
        </w:rPr>
      </w:pPr>
      <w:del w:id="275" w:author="Bonnie Jonkman" w:date="2015-09-09T11:58:00Z">
        <w:r w:rsidDel="00130962">
          <w:delText xml:space="preserve">Note that </w:delText>
        </w:r>
        <w:r w:rsidR="000E4597" w:rsidDel="00130962">
          <w:delText xml:space="preserve">MoorDyn </w:delText>
        </w:r>
        <w:r w:rsidDel="00130962">
          <w:delText>is not complete</w:delText>
        </w:r>
        <w:r w:rsidR="00845AC5" w:rsidDel="00130962">
          <w:delText xml:space="preserve"> in FAST v8.</w:delText>
        </w:r>
        <w:r w:rsidR="000E4597" w:rsidDel="00130962">
          <w:delText>10</w:delText>
        </w:r>
        <w:r w:rsidR="00845AC5" w:rsidDel="00130962">
          <w:delText>.00</w:delText>
        </w:r>
        <w:r w:rsidR="00207908" w:rsidDel="00130962">
          <w:delText>a</w:delText>
        </w:r>
        <w:r w:rsidR="00FE538B" w:rsidDel="00130962">
          <w:delText>-bjj</w:delText>
        </w:r>
        <w:r w:rsidDel="00130962">
          <w:delText>.</w:delText>
        </w:r>
      </w:del>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52A7761F" w:rsidR="00450382" w:rsidDel="00375A11" w:rsidRDefault="00450382" w:rsidP="00450382">
      <w:pPr>
        <w:rPr>
          <w:del w:id="276" w:author="Bonnie Jonkman" w:date="2015-09-09T11:58:00Z"/>
        </w:rPr>
      </w:pPr>
      <w:del w:id="277" w:author="Bonnie Jonkman" w:date="2015-09-09T11:58:00Z">
        <w:r w:rsidDel="00375A11">
          <w:delText>Note that IceDyn is not complete</w:delText>
        </w:r>
        <w:r w:rsidR="00845AC5" w:rsidDel="00375A11">
          <w:delText xml:space="preserve"> in FAST v8.</w:delText>
        </w:r>
        <w:r w:rsidR="000E4597" w:rsidDel="00375A11">
          <w:delText>10</w:delText>
        </w:r>
        <w:r w:rsidR="00845AC5" w:rsidDel="00375A11">
          <w:delText>.00</w:delText>
        </w:r>
        <w:r w:rsidR="00207908" w:rsidDel="00375A11">
          <w:delText>a</w:delText>
        </w:r>
        <w:r w:rsidR="00FE538B" w:rsidDel="00375A11">
          <w:delText>-bjj</w:delText>
        </w:r>
        <w:r w:rsidDel="00375A11">
          <w:delText>.</w:delText>
        </w:r>
      </w:del>
    </w:p>
    <w:p w14:paraId="2164B3B0" w14:textId="2E1B3B3B" w:rsidR="00450382" w:rsidDel="00D378EB" w:rsidRDefault="00450382" w:rsidP="00AD1B9B">
      <w:pPr>
        <w:pStyle w:val="Heading4"/>
        <w:rPr>
          <w:del w:id="278" w:author="Bonnie Jonkman" w:date="2015-09-09T11:58:00Z"/>
        </w:rPr>
      </w:pPr>
      <w:del w:id="279" w:author="Bonnie Jonkman" w:date="2015-09-09T11:58:00Z">
        <w:r w:rsidDel="00D378EB">
          <w:delText>CompUserPtfmLd: Compute additional platform loading [T/F]</w:delText>
        </w:r>
      </w:del>
    </w:p>
    <w:p w14:paraId="2164B3B1" w14:textId="088B8F7F" w:rsidR="00EF174A" w:rsidDel="00D378EB" w:rsidRDefault="00450382" w:rsidP="00460C71">
      <w:pPr>
        <w:rPr>
          <w:del w:id="280" w:author="Bonnie Jonkman" w:date="2015-09-09T11:58:00Z"/>
        </w:rPr>
      </w:pPr>
      <w:del w:id="281" w:author="Bonnie Jonkman" w:date="2015-09-09T11:58:00Z">
        <w:r w:rsidDel="00D378EB">
          <w:delText>This feature is currently disabled.</w:delText>
        </w:r>
      </w:del>
    </w:p>
    <w:p w14:paraId="2164B3B2" w14:textId="6D0CB8CD" w:rsidR="00450382" w:rsidDel="00D378EB" w:rsidRDefault="00450382" w:rsidP="00AD1B9B">
      <w:pPr>
        <w:pStyle w:val="Heading4"/>
        <w:rPr>
          <w:del w:id="282" w:author="Bonnie Jonkman" w:date="2015-09-09T11:58:00Z"/>
        </w:rPr>
      </w:pPr>
      <w:del w:id="283" w:author="Bonnie Jonkman" w:date="2015-09-09T11:58:00Z">
        <w:r w:rsidDel="00D378EB">
          <w:delText>CompUserTwrLd: Compute additional tower loading [T/F]</w:delText>
        </w:r>
      </w:del>
    </w:p>
    <w:p w14:paraId="2164B3B3" w14:textId="1C1A7D1F" w:rsidR="00450382" w:rsidDel="00D378EB" w:rsidRDefault="00450382" w:rsidP="00450382">
      <w:pPr>
        <w:rPr>
          <w:del w:id="284" w:author="Bonnie Jonkman" w:date="2015-09-09T11:58:00Z"/>
        </w:rPr>
      </w:pPr>
      <w:del w:id="285" w:author="Bonnie Jonkman" w:date="2015-09-09T11:58:00Z">
        <w:r w:rsidDel="00D378EB">
          <w:delText>This feature is currently disabled.</w:delText>
        </w:r>
      </w:del>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86" w:author="Bonnie Jonkman" w:date="2015-04-24T10:25:00Z"/>
        </w:rPr>
      </w:pPr>
      <w:proofErr w:type="spellStart"/>
      <w:ins w:id="287" w:author="Bonnie Jonkman" w:date="2015-04-24T10:25:00Z">
        <w:r>
          <w:t>InflowFile</w:t>
        </w:r>
        <w:proofErr w:type="spellEnd"/>
        <w:r>
          <w:t>: Name of file containing inflow wind input parameters [-]</w:t>
        </w:r>
      </w:ins>
    </w:p>
    <w:p w14:paraId="30322D59" w14:textId="0FFB06FE" w:rsidR="00F77353" w:rsidRPr="001A0C92" w:rsidRDefault="00F77353">
      <w:pPr>
        <w:rPr>
          <w:ins w:id="288" w:author="Bonnie Jonkman" w:date="2015-04-24T10:25:00Z"/>
        </w:rPr>
        <w:pPrChange w:id="289" w:author="Bonnie Jonkman" w:date="2015-04-24T10:25:00Z">
          <w:pPr>
            <w:pStyle w:val="Heading4"/>
          </w:pPr>
        </w:pPrChange>
      </w:pPr>
      <w:ins w:id="290" w:author="Bonnie Jonkman" w:date="2015-04-24T10:25:00Z">
        <w:r>
          <w:t xml:space="preserve">This is the name of the InflowWind primary input file. It is not used if </w:t>
        </w:r>
      </w:ins>
      <w:proofErr w:type="spellStart"/>
      <w:ins w:id="291" w:author="Bonnie Jonkman" w:date="2015-04-24T10:26:00Z">
        <w:r w:rsidRPr="00F77353">
          <w:rPr>
            <w:b/>
            <w:rPrChange w:id="292" w:author="Bonnie Jonkman" w:date="2015-04-24T10:26:00Z">
              <w:rPr/>
            </w:rPrChange>
          </w:rPr>
          <w:t>Comp</w:t>
        </w:r>
        <w:r>
          <w:rPr>
            <w:b/>
          </w:rPr>
          <w:t>Inflow</w:t>
        </w:r>
        <w:proofErr w:type="spellEnd"/>
        <w:r>
          <w:t> = </w:t>
        </w:r>
        <w:proofErr w:type="gramStart"/>
        <w:r>
          <w:t>0</w:t>
        </w:r>
        <w:proofErr w:type="gramEnd"/>
        <w:r>
          <w:t>.</w:t>
        </w:r>
      </w:ins>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ins w:id="293" w:author="Bonnie Jonkman" w:date="2015-04-24T10:26:00Z">
        <w:r w:rsidR="00F77353">
          <w:t> = </w:t>
        </w:r>
      </w:ins>
      <w:del w:id="294"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ins w:id="295" w:author="Bonnie Jonkman" w:date="2015-04-24T10:26:00Z">
        <w:r w:rsidR="00F77353">
          <w:t> = </w:t>
        </w:r>
      </w:ins>
      <w:del w:id="296" w:author="Bonnie Jonkman" w:date="2015-04-24T10:26:00Z">
        <w:r w:rsidR="002C16F5" w:rsidDel="00F77353">
          <w:rPr>
            <w:b/>
          </w:rPr>
          <w:delText xml:space="preserve"> </w:delText>
        </w:r>
        <w:r w:rsidR="002C16F5" w:rsidRPr="002C16F5" w:rsidDel="00F77353">
          <w:delText xml:space="preserve">= </w:delText>
        </w:r>
      </w:del>
      <w:proofErr w:type="gramStart"/>
      <w:r w:rsidR="0002006B">
        <w:t>0</w:t>
      </w:r>
      <w:proofErr w:type="gramEnd"/>
      <w:r w:rsidR="002C16F5" w:rsidRPr="002C16F5">
        <w:t>.</w:t>
      </w:r>
    </w:p>
    <w:p w14:paraId="2164B3C4" w14:textId="77777777" w:rsidR="001336DD" w:rsidRDefault="001336DD" w:rsidP="00AD1B9B">
      <w:pPr>
        <w:pStyle w:val="Heading4"/>
      </w:pPr>
      <w:proofErr w:type="spellStart"/>
      <w:r>
        <w:lastRenderedPageBreak/>
        <w:t>SubFile</w:t>
      </w:r>
      <w:proofErr w:type="spellEnd"/>
      <w:r>
        <w:t xml:space="preserv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ins w:id="297" w:author="Bonnie Jonkman" w:date="2015-04-24T10:26:00Z">
        <w:r w:rsidR="00F77353">
          <w:t> = </w:t>
        </w:r>
      </w:ins>
      <w:del w:id="298" w:author="Bonnie Jonkman" w:date="2015-04-24T10:26:00Z">
        <w:r w:rsidR="009D29B6" w:rsidDel="00F77353">
          <w:rPr>
            <w:b/>
          </w:rPr>
          <w:delText xml:space="preserve"> </w:delText>
        </w:r>
        <w:r w:rsidR="009D29B6" w:rsidRPr="002C16F5" w:rsidDel="00F77353">
          <w:delText xml:space="preserve">= </w:delText>
        </w:r>
      </w:del>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F95783D" w:rsidR="00C22E8D" w:rsidRPr="00B76B55" w:rsidRDefault="00C22E8D" w:rsidP="00C22E8D">
      <w:r>
        <w:t>This is the name of the MAP</w:t>
      </w:r>
      <w:r w:rsidR="00DD7DF7">
        <w:t>++</w:t>
      </w:r>
      <w:r>
        <w:t xml:space="preserve"> (</w:t>
      </w:r>
      <w:proofErr w:type="spellStart"/>
      <w:r w:rsidRPr="00C22E8D">
        <w:rPr>
          <w:b/>
        </w:rPr>
        <w:t>CompMooring</w:t>
      </w:r>
      <w:proofErr w:type="spellEnd"/>
      <w:ins w:id="299" w:author="Bonnie Jonkman" w:date="2015-04-24T10:26:00Z">
        <w:r w:rsidR="00F77353">
          <w:t> = </w:t>
        </w:r>
      </w:ins>
      <w:del w:id="300" w:author="Bonnie Jonkman" w:date="2015-04-24T10:26:00Z">
        <w:r w:rsidDel="00F77353">
          <w:delText xml:space="preserve"> = </w:delText>
        </w:r>
      </w:del>
      <w:r>
        <w:t>1)</w:t>
      </w:r>
      <w:r w:rsidR="00DD7DF7">
        <w:t>,</w:t>
      </w:r>
      <w:r>
        <w:t xml:space="preserve"> FEAMooring (</w:t>
      </w:r>
      <w:proofErr w:type="spellStart"/>
      <w:r w:rsidRPr="00C22E8D">
        <w:rPr>
          <w:b/>
        </w:rPr>
        <w:t>CompMooring</w:t>
      </w:r>
      <w:proofErr w:type="spellEnd"/>
      <w:ins w:id="301" w:author="Bonnie Jonkman" w:date="2015-04-24T10:26:00Z">
        <w:r w:rsidR="00F77353">
          <w:t> = </w:t>
        </w:r>
      </w:ins>
      <w:del w:id="302" w:author="Bonnie Jonkman" w:date="2015-04-24T10:26:00Z">
        <w:r w:rsidDel="00F77353">
          <w:delText xml:space="preserve"> = </w:delText>
        </w:r>
      </w:del>
      <w:r>
        <w:t>2)</w:t>
      </w:r>
      <w:r w:rsidR="00DD7DF7">
        <w:t xml:space="preserve">, </w:t>
      </w:r>
      <w:del w:id="303" w:author="Bonnie Jonkman" w:date="2015-09-09T11:58:00Z">
        <w:r w:rsidR="00DD7DF7" w:rsidDel="0037777E">
          <w:delText xml:space="preserve">or </w:delText>
        </w:r>
      </w:del>
      <w:proofErr w:type="spellStart"/>
      <w:r w:rsidR="00DD7DF7">
        <w:t>MoorDyn</w:t>
      </w:r>
      <w:proofErr w:type="spellEnd"/>
      <w:r w:rsidR="00DD7DF7">
        <w:t xml:space="preserve"> (</w:t>
      </w:r>
      <w:proofErr w:type="spellStart"/>
      <w:r w:rsidR="00DD7DF7" w:rsidRPr="00C22E8D">
        <w:rPr>
          <w:b/>
        </w:rPr>
        <w:t>CompMooring</w:t>
      </w:r>
      <w:proofErr w:type="spellEnd"/>
      <w:ins w:id="304" w:author="Bonnie Jonkman" w:date="2015-04-24T10:26:00Z">
        <w:r w:rsidR="00F77353">
          <w:t> = </w:t>
        </w:r>
      </w:ins>
      <w:del w:id="305" w:author="Bonnie Jonkman" w:date="2015-04-24T10:26:00Z">
        <w:r w:rsidR="00DD7DF7" w:rsidDel="00F77353">
          <w:delText xml:space="preserve"> = </w:delText>
        </w:r>
      </w:del>
      <w:r w:rsidR="00DD7DF7">
        <w:t>3)</w:t>
      </w:r>
      <w:r>
        <w:t xml:space="preserve"> </w:t>
      </w:r>
      <w:ins w:id="306" w:author="Bonnie Jonkman" w:date="2015-09-09T11:58:00Z">
        <w:r w:rsidR="0037777E">
          <w:t xml:space="preserve">or </w:t>
        </w:r>
        <w:proofErr w:type="spellStart"/>
        <w:r w:rsidR="0037777E">
          <w:t>OrcaFlex</w:t>
        </w:r>
        <w:proofErr w:type="spellEnd"/>
        <w:r w:rsidR="0037777E">
          <w:t xml:space="preserve"> Interface (</w:t>
        </w:r>
      </w:ins>
      <w:proofErr w:type="spellStart"/>
      <w:ins w:id="307" w:author="Bonnie Jonkman" w:date="2015-09-09T11:59:00Z">
        <w:r w:rsidR="0037777E">
          <w:rPr>
            <w:b/>
          </w:rPr>
          <w:t>CompMooring</w:t>
        </w:r>
        <w:proofErr w:type="spellEnd"/>
        <w:r w:rsidR="0037777E">
          <w:t xml:space="preserve"> = 4) </w:t>
        </w:r>
      </w:ins>
      <w:r w:rsidR="00EE4134">
        <w:t xml:space="preserve">primary </w:t>
      </w:r>
      <w:r>
        <w:t xml:space="preserve">input file. It is </w:t>
      </w:r>
      <w:r w:rsidR="001A778F">
        <w:t>not used</w:t>
      </w:r>
      <w:r>
        <w:t xml:space="preserve"> if </w:t>
      </w:r>
      <w:proofErr w:type="spellStart"/>
      <w:r>
        <w:rPr>
          <w:b/>
        </w:rPr>
        <w:t>CompMooring</w:t>
      </w:r>
      <w:proofErr w:type="spellEnd"/>
      <w:ins w:id="308" w:author="Bonnie Jonkman" w:date="2015-04-24T10:26:00Z">
        <w:r w:rsidR="00F77353">
          <w:t> = </w:t>
        </w:r>
      </w:ins>
      <w:del w:id="309" w:author="Bonnie Jonkman" w:date="2015-04-24T10:26:00Z">
        <w:r w:rsidDel="00F77353">
          <w:rPr>
            <w:b/>
          </w:rPr>
          <w:delText xml:space="preserve"> </w:delText>
        </w:r>
        <w:r w:rsidR="001A778F" w:rsidDel="00F77353">
          <w:rPr>
            <w:b/>
          </w:rPr>
          <w:delText>=</w:delText>
        </w:r>
        <w:r w:rsidRPr="002C16F5" w:rsidDel="00F77353">
          <w:delText xml:space="preserve"> </w:delText>
        </w:r>
      </w:del>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5BB789D2" w:rsidR="00EB34CB" w:rsidRPr="00B76B55" w:rsidRDefault="00EB34CB" w:rsidP="00EB34CB">
      <w:r>
        <w:t>This is the name of the IceFloe (</w:t>
      </w:r>
      <w:proofErr w:type="spellStart"/>
      <w:r w:rsidRPr="00C22E8D">
        <w:rPr>
          <w:b/>
        </w:rPr>
        <w:t>Comp</w:t>
      </w:r>
      <w:r>
        <w:rPr>
          <w:b/>
        </w:rPr>
        <w:t>Ice</w:t>
      </w:r>
      <w:proofErr w:type="spellEnd"/>
      <w:ins w:id="310" w:author="Bonnie Jonkman" w:date="2015-04-24T10:26:00Z">
        <w:r w:rsidR="00F77353">
          <w:t> = </w:t>
        </w:r>
      </w:ins>
      <w:del w:id="311" w:author="Bonnie Jonkman" w:date="2015-04-24T10:26:00Z">
        <w:r w:rsidDel="00F77353">
          <w:rPr>
            <w:b/>
          </w:rPr>
          <w:delText xml:space="preserve"> </w:delText>
        </w:r>
        <w:r w:rsidDel="00F77353">
          <w:delText xml:space="preserve">= </w:delText>
        </w:r>
      </w:del>
      <w:r>
        <w:t>1) or IceDyn (</w:t>
      </w:r>
      <w:proofErr w:type="spellStart"/>
      <w:r w:rsidRPr="00C22E8D">
        <w:rPr>
          <w:b/>
        </w:rPr>
        <w:t>Comp</w:t>
      </w:r>
      <w:r>
        <w:rPr>
          <w:b/>
        </w:rPr>
        <w:t>Ice</w:t>
      </w:r>
      <w:proofErr w:type="spellEnd"/>
      <w:ins w:id="312" w:author="Bonnie Jonkman" w:date="2015-04-24T10:27:00Z">
        <w:r w:rsidR="00F77353">
          <w:t> = </w:t>
        </w:r>
      </w:ins>
      <w:del w:id="313" w:author="Bonnie Jonkman" w:date="2015-04-24T10:27:00Z">
        <w:r w:rsidDel="00F77353">
          <w:delText xml:space="preserve"> = </w:delText>
        </w:r>
      </w:del>
      <w:r>
        <w:t xml:space="preserve">2) </w:t>
      </w:r>
      <w:r w:rsidR="00EE4134">
        <w:t xml:space="preserve">primary </w:t>
      </w:r>
      <w:r>
        <w:t xml:space="preserve">input file. It is not used if </w:t>
      </w:r>
      <w:proofErr w:type="spellStart"/>
      <w:r w:rsidRPr="00C22E8D">
        <w:rPr>
          <w:b/>
        </w:rPr>
        <w:t>Comp</w:t>
      </w:r>
      <w:r>
        <w:rPr>
          <w:b/>
        </w:rPr>
        <w:t>Ice</w:t>
      </w:r>
      <w:proofErr w:type="spellEnd"/>
      <w:ins w:id="314" w:author="Bonnie Jonkman" w:date="2015-04-24T10:27:00Z">
        <w:r w:rsidR="00F77353">
          <w:t> = </w:t>
        </w:r>
      </w:ins>
      <w:del w:id="315" w:author="Bonnie Jonkman" w:date="2015-04-24T10:27:00Z">
        <w:r w:rsidDel="00F77353">
          <w:delText> </w:delText>
        </w:r>
        <w:r w:rsidDel="00F77353">
          <w:rPr>
            <w:b/>
          </w:rPr>
          <w:delText>=</w:delText>
        </w:r>
        <w:r w:rsidDel="00F77353">
          <w:delText> </w:delText>
        </w:r>
      </w:del>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16"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17" w:author="Bonnie Jonkman" w:date="2015-04-15T13:32:00Z"/>
        </w:rPr>
      </w:pPr>
      <w:proofErr w:type="spellStart"/>
      <w:ins w:id="318"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716092D8" w:rsidR="00E33AF0" w:rsidRDefault="00E33AF0" w:rsidP="00AD1B9B">
      <w:pPr>
        <w:rPr>
          <w:ins w:id="319" w:author="Bonnie Jonkman" w:date="2015-04-15T13:35:00Z"/>
        </w:rPr>
      </w:pPr>
      <w:ins w:id="320" w:author="Bonnie Jonkman" w:date="2015-04-15T13:35:00Z">
        <w:r>
          <w:t xml:space="preserve">This input determines how frequently checkpoint files should be written. Checkpoint files are used for restart capability; </w:t>
        </w:r>
      </w:ins>
      <w:ins w:id="321" w:author="Bonnie Jonkman" w:date="2015-08-25T11:45:00Z">
        <w:r w:rsidR="001B7F07">
          <w:t xml:space="preserve">we recommend that </w:t>
        </w:r>
      </w:ins>
      <w:ins w:id="322" w:author="Bonnie Jonkman" w:date="2015-04-15T13:35:00Z">
        <w:r>
          <w:t xml:space="preserve">short simulations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323" w:author="Bonnie Jonkman" w:date="2015-04-15T13:43:00Z">
        <w:r w:rsidR="00053AB0">
          <w:t xml:space="preserve"> For more information on checkpoint files and restart</w:t>
        </w:r>
        <w:r w:rsidR="00603778">
          <w:t xml:space="preserve"> capability in FAST, see section, “</w:t>
        </w:r>
      </w:ins>
      <w:ins w:id="324" w:author="Bonnie Jonkman" w:date="2015-04-15T13:44:00Z">
        <w:r w:rsidR="00603778">
          <w:fldChar w:fldCharType="begin"/>
        </w:r>
        <w:r w:rsidR="00603778">
          <w:instrText xml:space="preserve"> REF _Ref416868785 \h </w:instrText>
        </w:r>
      </w:ins>
      <w:r w:rsidR="00603778">
        <w:fldChar w:fldCharType="separate"/>
      </w:r>
      <w:ins w:id="325" w:author="Bonnie Jonkman" w:date="2015-04-22T12:48:00Z">
        <w:r w:rsidR="008462CD">
          <w:t>Checkpoint Files (Restart Capability)</w:t>
        </w:r>
      </w:ins>
      <w:ins w:id="326" w:author="Bonnie Jonkman" w:date="2015-04-15T13:44:00Z">
        <w:r w:rsidR="00603778">
          <w:fldChar w:fldCharType="end"/>
        </w:r>
      </w:ins>
      <w:ins w:id="327" w:author="Bonnie Jonkman" w:date="2015-04-15T13:43:00Z">
        <w:r w:rsidR="00603778">
          <w:t>” in the document.</w:t>
        </w:r>
      </w:ins>
      <w:ins w:id="328" w:author="Bonnie Jonkman" w:date="2015-08-25T11:43:00Z">
        <w:r w:rsidR="001B7F07">
          <w:t xml:space="preserve"> This value is ignored in the FAST-Simulink interface (</w:t>
        </w:r>
      </w:ins>
      <w:ins w:id="329" w:author="Bonnie Jonkman" w:date="2015-08-25T11:45:00Z">
        <w:r w:rsidR="009630E5">
          <w:t xml:space="preserve">or </w:t>
        </w:r>
      </w:ins>
      <w:ins w:id="330" w:author="Bonnie Jonkman" w:date="2015-08-25T11:43:00Z">
        <w:r w:rsidR="001B7F07">
          <w:t>any code that uses FAST compiled as a library).</w:t>
        </w:r>
      </w:ins>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ins w:id="331" w:author="Bonnie Jonkman" w:date="2015-08-18T12:24:00Z">
        <w:r w:rsidR="005D3EE2" w:rsidRPr="005D3EE2">
          <w:t xml:space="preserve"> Alternatively,</w:t>
        </w:r>
      </w:ins>
      <w:ins w:id="332" w:author="Bonnie Jonkman" w:date="2015-08-18T12:25:00Z">
        <w:r w:rsidR="005D3EE2">
          <w:t xml:space="preserve"> </w:t>
        </w:r>
        <w:proofErr w:type="spellStart"/>
        <w:r w:rsidR="005D3EE2" w:rsidRPr="00A63FD7">
          <w:rPr>
            <w:b/>
          </w:rPr>
          <w:t>DT_Out</w:t>
        </w:r>
        <w:proofErr w:type="spellEnd"/>
        <w:r w:rsidR="005D3EE2">
          <w:t xml:space="preserve"> can be entered as</w:t>
        </w:r>
      </w:ins>
      <w:ins w:id="333" w:author="Bonnie Jonkman" w:date="2015-08-18T12:24:00Z">
        <w:r w:rsidR="005D3EE2" w:rsidRPr="005D3EE2">
          <w:t xml:space="preserve"> the string “default”, which will set </w:t>
        </w:r>
        <w:proofErr w:type="spellStart"/>
        <w:r w:rsidR="005D3EE2">
          <w:rPr>
            <w:b/>
          </w:rPr>
          <w:t>DT_Out</w:t>
        </w:r>
      </w:ins>
      <w:proofErr w:type="spellEnd"/>
      <w:ins w:id="334" w:author="Bonnie Jonkman" w:date="2015-08-18T12:25:00Z">
        <w:r w:rsidR="005D3EE2" w:rsidRPr="005D3EE2">
          <w:t> </w:t>
        </w:r>
      </w:ins>
      <w:ins w:id="335" w:author="Bonnie Jonkman" w:date="2015-08-18T12:24:00Z">
        <w:r w:rsidR="005D3EE2" w:rsidRPr="005D3EE2">
          <w:t>=</w:t>
        </w:r>
      </w:ins>
      <w:ins w:id="336" w:author="Bonnie Jonkman" w:date="2015-08-18T12:25:00Z">
        <w:r w:rsidR="005D3EE2" w:rsidRPr="005D3EE2">
          <w:t> </w:t>
        </w:r>
      </w:ins>
      <w:ins w:id="337" w:author="Bonnie Jonkman" w:date="2015-08-18T12:24:00Z">
        <w:r w:rsidR="005D3EE2">
          <w:rPr>
            <w:b/>
          </w:rPr>
          <w:t>DT</w:t>
        </w:r>
        <w:r w:rsidR="005D3EE2" w:rsidRPr="005D3EE2">
          <w:t>.</w:t>
        </w:r>
      </w:ins>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lastRenderedPageBreak/>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338" w:author="Bonnie Jonkman" w:date="2015-04-15T13:42:00Z"/>
        </w:rPr>
      </w:pPr>
      <w:bookmarkStart w:id="339" w:name="_Ref416868785"/>
      <w:bookmarkStart w:id="340" w:name="_Toc427740969"/>
      <w:ins w:id="341" w:author="Bonnie Jonkman" w:date="2015-04-15T13:42:00Z">
        <w:r>
          <w:t>Checkpoint Files (Restart Capability)</w:t>
        </w:r>
        <w:bookmarkEnd w:id="339"/>
        <w:bookmarkEnd w:id="340"/>
      </w:ins>
    </w:p>
    <w:p w14:paraId="6C1CE3C1" w14:textId="77777777" w:rsidR="001B7F07" w:rsidRDefault="00053AB0" w:rsidP="00053AB0">
      <w:pPr>
        <w:rPr>
          <w:ins w:id="342" w:author="Bonnie Jonkman" w:date="2015-08-25T11:43:00Z"/>
        </w:rPr>
      </w:pPr>
      <w:ins w:id="343"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ins w:id="344" w:author="Bonnie Jonkman" w:date="2015-08-25T11:42:00Z">
        <w:r w:rsidR="001B7F07">
          <w:t xml:space="preserve"> </w:t>
        </w:r>
      </w:ins>
    </w:p>
    <w:p w14:paraId="27576A51" w14:textId="2B5A49D7" w:rsidR="00053AB0" w:rsidRDefault="001B7F07" w:rsidP="00053AB0">
      <w:pPr>
        <w:rPr>
          <w:ins w:id="345" w:author="Bonnie Jonkman" w:date="2015-04-15T13:52:00Z"/>
        </w:rPr>
      </w:pPr>
      <w:ins w:id="346" w:author="Bonnie Jonkman" w:date="2015-08-25T11:42:00Z">
        <w:r>
          <w:t>Checkpoint capability has not been added to the FAST-Simulink interface.</w:t>
        </w:r>
      </w:ins>
    </w:p>
    <w:p w14:paraId="6F85F628" w14:textId="5D3BF1EA" w:rsidR="00CF6546" w:rsidRDefault="00CF6546" w:rsidP="00053AB0">
      <w:pPr>
        <w:rPr>
          <w:ins w:id="347" w:author="Bonnie Jonkman" w:date="2015-04-15T13:52:00Z"/>
        </w:rPr>
      </w:pPr>
      <w:ins w:id="348" w:author="Bonnie Jonkman" w:date="2015-04-15T13:52:00Z">
        <w:r>
          <w:t xml:space="preserve">If you generate a checkpoint file, </w:t>
        </w:r>
      </w:ins>
      <w:ins w:id="349"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50" w:author="Bonnie Jonkman" w:date="2015-04-15T13:54:00Z"/>
        </w:rPr>
      </w:pPr>
      <w:ins w:id="351" w:author="Bonnie Jonkman" w:date="2015-04-15T13:52:00Z">
        <w:r>
          <w:t>Any Bladed-style DLL used for control</w:t>
        </w:r>
      </w:ins>
      <w:ins w:id="352" w:author="Bonnie Jonkman" w:date="2015-04-15T13:53:00Z">
        <w:r>
          <w:t xml:space="preserve"> must </w:t>
        </w:r>
        <w:r w:rsidR="00C66AA9">
          <w:t xml:space="preserve">be modified for checkpoint/restart capability. We </w:t>
        </w:r>
      </w:ins>
      <w:ins w:id="353" w:author="Bonnie Jonkman" w:date="2015-04-15T13:54:00Z">
        <w:r w:rsidR="00C66AA9">
          <w:t>have made these modifications to the DLL</w:t>
        </w:r>
      </w:ins>
      <w:ins w:id="354" w:author="Bonnie Jonkman" w:date="2015-04-15T14:00:00Z">
        <w:r w:rsidR="00C66AA9">
          <w:t xml:space="preserve"> </w:t>
        </w:r>
        <w:r w:rsidR="00C66AA9" w:rsidRPr="00241AB7">
          <w:rPr>
            <w:highlight w:val="yellow"/>
          </w:rPr>
          <w:t>(reference BLADED manual here?)</w:t>
        </w:r>
      </w:ins>
      <w:ins w:id="355" w:author="Bonnie Jonkman" w:date="2015-04-15T13:54:00Z">
        <w:r w:rsidR="00C66AA9">
          <w:t>:</w:t>
        </w:r>
      </w:ins>
    </w:p>
    <w:p w14:paraId="49CBC356" w14:textId="09D4744B" w:rsidR="00C66AA9" w:rsidRDefault="00C66AA9" w:rsidP="00241AB7">
      <w:pPr>
        <w:pStyle w:val="ListParagraph"/>
        <w:numPr>
          <w:ilvl w:val="1"/>
          <w:numId w:val="29"/>
        </w:numPr>
        <w:rPr>
          <w:ins w:id="356" w:author="Bonnie Jonkman" w:date="2015-04-15T13:56:00Z"/>
        </w:rPr>
      </w:pPr>
      <w:ins w:id="357" w:author="Bonnie Jonkman" w:date="2015-04-15T13:55:00Z">
        <w:r>
          <w:t xml:space="preserve">When record </w:t>
        </w:r>
        <w:proofErr w:type="gramStart"/>
        <w:r>
          <w:t>1</w:t>
        </w:r>
        <w:proofErr w:type="gramEnd"/>
        <w:r>
          <w:t xml:space="preserve"> of the </w:t>
        </w:r>
      </w:ins>
      <w:ins w:id="358" w:author="Bonnie Jonkman" w:date="2015-04-15T13:57:00Z">
        <w:r>
          <w:t>“DATA” (</w:t>
        </w:r>
      </w:ins>
      <w:proofErr w:type="spellStart"/>
      <w:ins w:id="359" w:author="Bonnie Jonkman" w:date="2015-04-15T13:55:00Z">
        <w:r>
          <w:t>avrSwap</w:t>
        </w:r>
      </w:ins>
      <w:proofErr w:type="spellEnd"/>
      <w:ins w:id="360" w:author="Bonnie Jonkman" w:date="2015-04-15T13:57:00Z">
        <w:r>
          <w:t>)</w:t>
        </w:r>
      </w:ins>
      <w:ins w:id="361" w:author="Bonnie Jonkman" w:date="2015-04-15T13:55:00Z">
        <w:r>
          <w:t xml:space="preserve"> array is </w:t>
        </w:r>
      </w:ins>
      <w:ins w:id="362" w:author="Bonnie Jonkman" w:date="2015-04-15T13:57:00Z">
        <w:r>
          <w:t>–</w:t>
        </w:r>
      </w:ins>
      <w:ins w:id="363" w:author="Bonnie Jonkman" w:date="2015-04-15T13:55:00Z">
        <w:r>
          <w:t xml:space="preserve">8, the DLL should create a checkpoint file. The file must be named according to the file name passed in </w:t>
        </w:r>
      </w:ins>
      <w:ins w:id="364" w:author="Bonnie Jonkman" w:date="2015-04-15T13:56:00Z">
        <w:r>
          <w:t xml:space="preserve">argument “INFILE” for </w:t>
        </w:r>
        <w:r>
          <w:lastRenderedPageBreak/>
          <w:t xml:space="preserve">this call. </w:t>
        </w:r>
      </w:ins>
      <w:ins w:id="365" w:author="Bonnie Jonkman" w:date="2015-04-15T13:57:00Z">
        <w:r>
          <w:t xml:space="preserve">This file must contain all static </w:t>
        </w:r>
      </w:ins>
      <w:ins w:id="366" w:author="Bonnie Jonkman" w:date="2015-04-15T13:58:00Z">
        <w:r>
          <w:t>data</w:t>
        </w:r>
      </w:ins>
      <w:ins w:id="367" w:author="Bonnie Jonkman" w:date="2015-04-15T13:57:00Z">
        <w:r>
          <w:t xml:space="preserve"> in the DLL that </w:t>
        </w:r>
      </w:ins>
      <w:ins w:id="368" w:author="Bonnie Jonkman" w:date="2015-04-15T13:58:00Z">
        <w:r>
          <w:t>is</w:t>
        </w:r>
      </w:ins>
      <w:ins w:id="369" w:author="Bonnie Jonkman" w:date="2015-04-15T13:57:00Z">
        <w:r>
          <w:t xml:space="preserve"> necessary to </w:t>
        </w:r>
      </w:ins>
      <w:ins w:id="370"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71" w:author="Bonnie Jonkman" w:date="2015-04-22T13:50:00Z"/>
        </w:rPr>
      </w:pPr>
      <w:ins w:id="372"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373" w:author="Bonnie Jonkman" w:date="2015-04-15T13:58:00Z">
        <w:r>
          <w:t xml:space="preserve">read the </w:t>
        </w:r>
      </w:ins>
      <w:ins w:id="374" w:author="Bonnie Jonkman" w:date="2015-04-15T13:57:00Z">
        <w:r>
          <w:t>checkpoint file</w:t>
        </w:r>
      </w:ins>
      <w:ins w:id="375" w:author="Bonnie Jonkman" w:date="2015-04-15T13:58:00Z">
        <w:r>
          <w:t xml:space="preserve"> whose named is specified in the </w:t>
        </w:r>
      </w:ins>
      <w:ins w:id="376" w:author="Bonnie Jonkman" w:date="2015-04-15T13:59:00Z">
        <w:r>
          <w:t>argument</w:t>
        </w:r>
      </w:ins>
      <w:ins w:id="377" w:author="Bonnie Jonkman" w:date="2015-04-15T13:58:00Z">
        <w:r>
          <w:t xml:space="preserve"> </w:t>
        </w:r>
      </w:ins>
      <w:ins w:id="378" w:author="Bonnie Jonkman" w:date="2015-04-15T13:59:00Z">
        <w:r>
          <w:t xml:space="preserve">“INFILE”. The data from this file should be used to set the values of any static variables contained in the DLL so that the simulation can continue </w:t>
        </w:r>
      </w:ins>
      <w:ins w:id="379" w:author="Bonnie Jonkman" w:date="2015-04-15T14:00:00Z">
        <w:r>
          <w:t>from that point.</w:t>
        </w:r>
      </w:ins>
    </w:p>
    <w:p w14:paraId="24A2D95F" w14:textId="1CAFBB9D" w:rsidR="000D703D" w:rsidRDefault="000D703D" w:rsidP="000D703D">
      <w:pPr>
        <w:pStyle w:val="ListParagraph"/>
        <w:numPr>
          <w:ilvl w:val="1"/>
          <w:numId w:val="29"/>
        </w:numPr>
        <w:rPr>
          <w:ins w:id="380" w:author="Bonnie Jonkman" w:date="2015-04-22T13:50:00Z"/>
        </w:rPr>
      </w:pPr>
      <w:ins w:id="381" w:author="Bonnie Jonkman" w:date="2015-04-22T13:51:00Z">
        <w:r>
          <w:t>Source files</w:t>
        </w:r>
      </w:ins>
      <w:ins w:id="382" w:author="Bonnie Jonkman" w:date="2015-08-18T11:34:00Z">
        <w:r w:rsidR="00DE7C4D">
          <w:t xml:space="preserve"> to generate the Bladed-style DLL</w:t>
        </w:r>
      </w:ins>
      <w:ins w:id="383" w:author="Bonnie Jonkman" w:date="2015-04-22T13:51:00Z">
        <w:r>
          <w:t xml:space="preserve"> modified for this change are in the &lt;FAST8&gt;\</w:t>
        </w:r>
        <w:r w:rsidRPr="000D703D">
          <w:t>CertTest\5MW_Baseline\</w:t>
        </w:r>
        <w:proofErr w:type="spellStart"/>
        <w:r w:rsidRPr="000D703D">
          <w:t>ServoData</w:t>
        </w:r>
        <w:proofErr w:type="spellEnd"/>
        <w:r w:rsidRPr="000D703D">
          <w:t>\Source</w:t>
        </w:r>
        <w:r>
          <w:t xml:space="preserve"> folder.</w:t>
        </w:r>
      </w:ins>
    </w:p>
    <w:p w14:paraId="42F901C8" w14:textId="03DE9EC9" w:rsidR="00C955A4" w:rsidRDefault="00C955A4" w:rsidP="00241AB7">
      <w:pPr>
        <w:pStyle w:val="ListParagraph"/>
        <w:numPr>
          <w:ilvl w:val="0"/>
          <w:numId w:val="29"/>
        </w:numPr>
        <w:rPr>
          <w:ins w:id="384" w:author="Bonnie Jonkman" w:date="2015-04-15T14:04:00Z"/>
        </w:rPr>
      </w:pPr>
      <w:commentRangeStart w:id="385"/>
      <w:ins w:id="386" w:author="Bonnie Jonkman" w:date="2015-04-15T14:01:00Z">
        <w:r w:rsidRPr="00D044DF">
          <w:rPr>
            <w:b/>
          </w:rPr>
          <w:t>Any files that were open when the checkpoint file was created will not be open on restart.</w:t>
        </w:r>
      </w:ins>
      <w:commentRangeEnd w:id="385"/>
      <w:ins w:id="387" w:author="Bonnie Jonkman" w:date="2015-04-21T10:32:00Z">
        <w:r w:rsidR="00241AB7" w:rsidRPr="00D044DF">
          <w:rPr>
            <w:rStyle w:val="CommentReference"/>
            <w:b/>
          </w:rPr>
          <w:commentReference w:id="385"/>
        </w:r>
      </w:ins>
      <w:ins w:id="388" w:author="Bonnie Jonkman" w:date="2015-04-15T14:01:00Z">
        <w:r>
          <w:t xml:space="preserve"> </w:t>
        </w:r>
      </w:ins>
      <w:ins w:id="389" w:author="Bonnie Jonkman" w:date="2015-04-15T14:03:00Z">
        <w:r w:rsidR="00176F14">
          <w:t>We recommend you use only binary output files when starting from checkpoint</w:t>
        </w:r>
      </w:ins>
      <w:ins w:id="390" w:author="Bonnie Jonkman" w:date="2015-04-15T14:04:00Z">
        <w:r w:rsidR="00176F14">
          <w:t xml:space="preserve"> files.</w:t>
        </w:r>
      </w:ins>
    </w:p>
    <w:p w14:paraId="0E7E2E9C" w14:textId="0FFAB969" w:rsidR="00176F14" w:rsidRDefault="00176F14" w:rsidP="00241AB7">
      <w:pPr>
        <w:pStyle w:val="ListParagraph"/>
        <w:numPr>
          <w:ilvl w:val="0"/>
          <w:numId w:val="29"/>
        </w:numPr>
        <w:rPr>
          <w:ins w:id="391" w:author="Bonnie Jonkman" w:date="2015-04-15T19:40:00Z"/>
        </w:rPr>
      </w:pPr>
      <w:ins w:id="392" w:author="Bonnie Jonkman" w:date="2015-04-15T14:04:00Z">
        <w:r>
          <w:t>The user-defined control routines are not available for checkpoint restart.</w:t>
        </w:r>
      </w:ins>
      <w:ins w:id="393" w:author="Bonnie Jonkman" w:date="2015-04-21T10:35:00Z">
        <w:r w:rsidR="00976EEE">
          <w:t xml:space="preserve"> (</w:t>
        </w:r>
      </w:ins>
      <w:ins w:id="394" w:author="Bonnie Jonkman" w:date="2015-04-21T10:36:00Z">
        <w:r w:rsidR="00976EEE">
          <w:t xml:space="preserve">i.e., </w:t>
        </w:r>
      </w:ins>
      <w:proofErr w:type="spellStart"/>
      <w:ins w:id="395" w:author="Bonnie Jonkman" w:date="2015-04-21T10:35:00Z">
        <w:r w:rsidR="00976EEE">
          <w:t>CertTests</w:t>
        </w:r>
        <w:proofErr w:type="spellEnd"/>
        <w:r w:rsidR="00976EEE">
          <w:t xml:space="preserve"> 11-13</w:t>
        </w:r>
      </w:ins>
      <w:ins w:id="396" w:author="Bonnie Jonkman" w:date="2015-04-21T10:36:00Z">
        <w:r w:rsidR="00976EEE">
          <w:t xml:space="preserve"> won’t work</w:t>
        </w:r>
      </w:ins>
      <w:ins w:id="397" w:author="Bonnie Jonkman" w:date="2015-04-21T10:35:00Z">
        <w:r w:rsidR="00976EEE">
          <w:t>)</w:t>
        </w:r>
      </w:ins>
    </w:p>
    <w:p w14:paraId="22D23146" w14:textId="120996EF" w:rsidR="00B77EA5" w:rsidRDefault="00241AB7" w:rsidP="00241AB7">
      <w:pPr>
        <w:pStyle w:val="ListParagraph"/>
        <w:numPr>
          <w:ilvl w:val="0"/>
          <w:numId w:val="29"/>
        </w:numPr>
        <w:rPr>
          <w:ins w:id="398" w:author="Bonnie Jonkman" w:date="2015-04-22T19:52:00Z"/>
        </w:rPr>
      </w:pPr>
      <w:ins w:id="399"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00" w:author="Bonnie Jonkman" w:date="2015-04-15T13:42:00Z"/>
        </w:rPr>
      </w:pPr>
      <w:ins w:id="401" w:author="Bonnie Jonkman" w:date="2015-04-22T19:52:00Z">
        <w:r>
          <w:t>Sibling mesh relationships are not maintained.</w:t>
        </w:r>
      </w:ins>
    </w:p>
    <w:p w14:paraId="2164B3FA" w14:textId="105C5BD7" w:rsidR="00CA74B5" w:rsidRDefault="00CA74B5" w:rsidP="00992CCA">
      <w:pPr>
        <w:pStyle w:val="Heading1"/>
      </w:pPr>
      <w:bookmarkStart w:id="402" w:name="_Ref352670793"/>
      <w:bookmarkStart w:id="403" w:name="_Toc427740970"/>
      <w:bookmarkEnd w:id="256"/>
      <w:r>
        <w:t>Converting to FAST v8.</w:t>
      </w:r>
      <w:ins w:id="404" w:author="Bonnie Jonkman" w:date="2015-06-11T14:13:00Z">
        <w:r w:rsidR="00673035">
          <w:t>12</w:t>
        </w:r>
      </w:ins>
      <w:r>
        <w:t>.x</w:t>
      </w:r>
      <w:bookmarkEnd w:id="402"/>
      <w:bookmarkEnd w:id="403"/>
    </w:p>
    <w:p w14:paraId="40A75BFB" w14:textId="30A6F6F1" w:rsidR="001143AF" w:rsidRDefault="001143AF" w:rsidP="00214A47">
      <w:r>
        <w:t>You can find example up-to-date input files in the FAST v8.1</w:t>
      </w:r>
      <w:ins w:id="405"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06" w:name="_Toc427740971"/>
      <w:r>
        <w:t>Summary of Changes to Inputs</w:t>
      </w:r>
      <w:bookmarkEnd w:id="406"/>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07" w:author="Bonnie Jonkman" w:date="2015-04-15T13:36:00Z"/>
        </w:rPr>
      </w:pPr>
      <w:ins w:id="408" w:author="Bonnie Jonkman" w:date="2015-04-15T13:36:00Z">
        <w:r>
          <w:t>Changes in FAST v8.1</w:t>
        </w:r>
      </w:ins>
      <w:ins w:id="409" w:author="Bonnie Jonkman" w:date="2015-06-06T16:58:00Z">
        <w:r w:rsidR="00B52163">
          <w:t>2</w:t>
        </w:r>
      </w:ins>
      <w:ins w:id="410" w:author="Bonnie Jonkman" w:date="2015-04-15T13:36:00Z">
        <w:r>
          <w:t>.00a-bjj</w:t>
        </w:r>
      </w:ins>
    </w:p>
    <w:p w14:paraId="720EBFA8" w14:textId="627CB0E7" w:rsidR="00B832A9" w:rsidRDefault="00B832A9" w:rsidP="00B832A9">
      <w:pPr>
        <w:pStyle w:val="ListParagraph"/>
        <w:numPr>
          <w:ilvl w:val="0"/>
          <w:numId w:val="28"/>
        </w:numPr>
        <w:rPr>
          <w:ins w:id="411" w:author="Bonnie Jonkman" w:date="2015-08-19T09:16:00Z"/>
        </w:rPr>
      </w:pPr>
      <w:ins w:id="412" w:author="Bonnie Jonkman" w:date="2015-08-19T09:16:00Z">
        <w:r>
          <w:t xml:space="preserve">The following differences occur in the </w:t>
        </w:r>
      </w:ins>
      <w:ins w:id="413" w:author="Bonnie Jonkman" w:date="2015-08-19T09:17:00Z">
        <w:r w:rsidR="002E48BD">
          <w:t xml:space="preserve">FAST </w:t>
        </w:r>
      </w:ins>
      <w:ins w:id="414" w:author="Bonnie Jonkman" w:date="2015-08-19T09:16:00Z">
        <w:r>
          <w:t>primary input file:</w:t>
        </w:r>
      </w:ins>
    </w:p>
    <w:p w14:paraId="4B44141A" w14:textId="62B68779" w:rsidR="00B003CF" w:rsidRDefault="00B832A9" w:rsidP="005B3D51">
      <w:pPr>
        <w:pStyle w:val="ListParagraph"/>
        <w:numPr>
          <w:ilvl w:val="1"/>
          <w:numId w:val="28"/>
        </w:numPr>
        <w:rPr>
          <w:ins w:id="415" w:author="Bonnie Jonkman" w:date="2015-08-19T09:16:00Z"/>
        </w:rPr>
      </w:pPr>
      <w:proofErr w:type="spellStart"/>
      <w:ins w:id="416" w:author="Bonnie Jonkman" w:date="2015-08-19T09:16:00Z">
        <w:r w:rsidRPr="00053AB0">
          <w:rPr>
            <w:b/>
          </w:rPr>
          <w:t>ChkptTime</w:t>
        </w:r>
        <w:proofErr w:type="spellEnd"/>
        <w:r>
          <w:t xml:space="preserve"> was added to the primary FAST input file.</w:t>
        </w:r>
      </w:ins>
    </w:p>
    <w:p w14:paraId="09AD2C30" w14:textId="14C2D303" w:rsidR="00B832A9" w:rsidRDefault="00B832A9" w:rsidP="005B3D51">
      <w:pPr>
        <w:pStyle w:val="ListParagraph"/>
        <w:numPr>
          <w:ilvl w:val="1"/>
          <w:numId w:val="28"/>
        </w:numPr>
        <w:rPr>
          <w:ins w:id="417" w:author="Bonnie Jonkman" w:date="2015-08-19T09:16:00Z"/>
        </w:rPr>
      </w:pPr>
      <w:proofErr w:type="spellStart"/>
      <w:ins w:id="418" w:author="Bonnie Jonkman" w:date="2015-08-19T09:16:00Z">
        <w:r>
          <w:rPr>
            <w:b/>
          </w:rPr>
          <w:t>CompInflow</w:t>
        </w:r>
        <w:proofErr w:type="spellEnd"/>
        <w:r w:rsidRPr="00437347">
          <w:t xml:space="preserve"> and </w:t>
        </w:r>
        <w:proofErr w:type="spellStart"/>
        <w:r>
          <w:rPr>
            <w:b/>
          </w:rPr>
          <w:t>InflowFile</w:t>
        </w:r>
        <w:proofErr w:type="spellEnd"/>
        <w:r w:rsidRPr="00437347">
          <w:t xml:space="preserve"> were add</w:t>
        </w:r>
        <w:r>
          <w:t>ed</w:t>
        </w:r>
        <w:r w:rsidRPr="00437347">
          <w:t xml:space="preserve"> t</w:t>
        </w:r>
        <w:r>
          <w:t>o the primary FAST input file.</w:t>
        </w:r>
      </w:ins>
      <w:ins w:id="419" w:author="Bonnie Jonkman" w:date="2015-08-19T09:20:00Z">
        <w:r w:rsidR="002E48BD">
          <w:t xml:space="preserve"> The InflowWind module </w:t>
        </w:r>
      </w:ins>
      <w:ins w:id="420" w:author="Bonnie Jonkman" w:date="2015-08-19T09:46:00Z">
        <w:r w:rsidR="005B3D51">
          <w:t xml:space="preserve">now </w:t>
        </w:r>
      </w:ins>
      <w:ins w:id="421" w:author="Bonnie Jonkman" w:date="2015-08-19T09:20:00Z">
        <w:r w:rsidR="002E48BD">
          <w:t>has its own input file</w:t>
        </w:r>
      </w:ins>
      <w:ins w:id="422" w:author="Bonnie Jonkman" w:date="2015-08-19T09:21:00Z">
        <w:r w:rsidR="002E48BD">
          <w:t xml:space="preserve"> (it is no longer part of the AeroDyn module).</w:t>
        </w:r>
      </w:ins>
    </w:p>
    <w:p w14:paraId="2FECF3DA" w14:textId="1EBB1E32" w:rsidR="00B832A9" w:rsidRDefault="00B832A9" w:rsidP="005B3D51">
      <w:pPr>
        <w:pStyle w:val="ListParagraph"/>
        <w:numPr>
          <w:ilvl w:val="1"/>
          <w:numId w:val="28"/>
        </w:numPr>
        <w:rPr>
          <w:ins w:id="423" w:author="Bonnie Jonkman" w:date="2015-09-09T14:55:00Z"/>
        </w:rPr>
      </w:pPr>
      <w:proofErr w:type="spellStart"/>
      <w:ins w:id="424" w:author="Bonnie Jonkman" w:date="2015-08-19T09:16:00Z">
        <w:r w:rsidRPr="005B3D51">
          <w:rPr>
            <w:b/>
          </w:rPr>
          <w:t>AeroMod</w:t>
        </w:r>
      </w:ins>
      <w:proofErr w:type="spellEnd"/>
      <w:ins w:id="425" w:author="Bonnie Jonkman" w:date="2015-08-19T09:17:00Z">
        <w:r>
          <w:rPr>
            <w:b/>
          </w:rPr>
          <w:t> </w:t>
        </w:r>
      </w:ins>
      <w:ins w:id="426" w:author="Bonnie Jonkman" w:date="2015-08-19T09:16:00Z">
        <w:r>
          <w:t>=</w:t>
        </w:r>
      </w:ins>
      <w:ins w:id="427" w:author="Bonnie Jonkman" w:date="2015-08-19T09:17:00Z">
        <w:r>
          <w:t> </w:t>
        </w:r>
      </w:ins>
      <w:proofErr w:type="gramStart"/>
      <w:ins w:id="428" w:author="Bonnie Jonkman" w:date="2015-08-19T09:16:00Z">
        <w:r>
          <w:t>2</w:t>
        </w:r>
        <w:proofErr w:type="gramEnd"/>
        <w:r>
          <w:t xml:space="preserve"> is a new option, which allows the user to choose AeroDyn v15.</w:t>
        </w:r>
      </w:ins>
    </w:p>
    <w:p w14:paraId="0A59CD8F" w14:textId="07FD1340" w:rsidR="00E3399D" w:rsidRDefault="00E3399D" w:rsidP="005B3D51">
      <w:pPr>
        <w:pStyle w:val="ListParagraph"/>
        <w:numPr>
          <w:ilvl w:val="1"/>
          <w:numId w:val="28"/>
        </w:numPr>
        <w:rPr>
          <w:ins w:id="429" w:author="Bonnie Jonkman" w:date="2015-09-09T14:56:00Z"/>
        </w:rPr>
      </w:pPr>
      <w:proofErr w:type="spellStart"/>
      <w:ins w:id="430" w:author="Bonnie Jonkman" w:date="2015-09-09T14:55:00Z">
        <w:r>
          <w:rPr>
            <w:b/>
          </w:rPr>
          <w:t>CompMooring</w:t>
        </w:r>
        <w:proofErr w:type="spellEnd"/>
        <w:r>
          <w:t> = </w:t>
        </w:r>
        <w:proofErr w:type="gramStart"/>
        <w:r>
          <w:t>4</w:t>
        </w:r>
        <w:proofErr w:type="gramEnd"/>
        <w:r>
          <w:t xml:space="preserve"> is a new option, which allows the user to choose the </w:t>
        </w:r>
        <w:proofErr w:type="spellStart"/>
        <w:r>
          <w:t>OrcaFlex</w:t>
        </w:r>
        <w:proofErr w:type="spellEnd"/>
        <w:r>
          <w:t xml:space="preserve"> </w:t>
        </w:r>
      </w:ins>
      <w:ins w:id="431" w:author="Bonnie Jonkman" w:date="2015-09-09T14:56:00Z">
        <w:r>
          <w:t>i</w:t>
        </w:r>
      </w:ins>
      <w:ins w:id="432" w:author="Bonnie Jonkman" w:date="2015-09-09T14:55:00Z">
        <w:r>
          <w:t>nterface</w:t>
        </w:r>
      </w:ins>
      <w:ins w:id="433" w:author="Bonnie Jonkman" w:date="2015-09-09T14:56:00Z">
        <w:r>
          <w:t>.</w:t>
        </w:r>
      </w:ins>
    </w:p>
    <w:p w14:paraId="4CB2F20F" w14:textId="1BEA5B73" w:rsidR="00E3399D" w:rsidRPr="00E3399D" w:rsidRDefault="00E3399D" w:rsidP="005B3D51">
      <w:pPr>
        <w:pStyle w:val="ListParagraph"/>
        <w:numPr>
          <w:ilvl w:val="1"/>
          <w:numId w:val="28"/>
        </w:numPr>
        <w:rPr>
          <w:ins w:id="434" w:author="Bonnie Jonkman" w:date="2015-08-19T09:12:00Z"/>
        </w:rPr>
      </w:pPr>
      <w:ins w:id="435" w:author="Bonnie Jonkman" w:date="2015-09-09T14:56:00Z">
        <w:r w:rsidRPr="00E3399D">
          <w:t>Unused</w:t>
        </w:r>
        <w:r>
          <w:t xml:space="preserve"> variables </w:t>
        </w:r>
        <w:commentRangeStart w:id="436"/>
        <w:proofErr w:type="spellStart"/>
        <w:r>
          <w:rPr>
            <w:b/>
          </w:rPr>
          <w:t>CompUsrPtfmLd</w:t>
        </w:r>
        <w:proofErr w:type="spellEnd"/>
        <w:r>
          <w:t xml:space="preserve"> and </w:t>
        </w:r>
        <w:proofErr w:type="spellStart"/>
        <w:r>
          <w:rPr>
            <w:b/>
          </w:rPr>
          <w:t>CompUsrTwrLd</w:t>
        </w:r>
      </w:ins>
      <w:commentRangeEnd w:id="436"/>
      <w:proofErr w:type="spellEnd"/>
      <w:ins w:id="437" w:author="Bonnie Jonkman" w:date="2015-09-09T14:57:00Z">
        <w:r>
          <w:rPr>
            <w:rStyle w:val="CommentReference"/>
          </w:rPr>
          <w:commentReference w:id="436"/>
        </w:r>
      </w:ins>
      <w:ins w:id="438" w:author="Bonnie Jonkman" w:date="2015-09-09T14:56:00Z">
        <w:r w:rsidRPr="00E3399D">
          <w:t xml:space="preserve"> </w:t>
        </w:r>
      </w:ins>
      <w:ins w:id="439" w:author="Bonnie Jonkman" w:date="2015-09-09T14:57:00Z">
        <w:r w:rsidRPr="00E3399D">
          <w:t>were removed from the file.</w:t>
        </w:r>
      </w:ins>
    </w:p>
    <w:p w14:paraId="0D625EDF" w14:textId="77777777" w:rsidR="00B832A9" w:rsidRDefault="00B832A9" w:rsidP="00B832A9">
      <w:pPr>
        <w:pStyle w:val="ListParagraph"/>
        <w:numPr>
          <w:ilvl w:val="0"/>
          <w:numId w:val="28"/>
        </w:numPr>
        <w:rPr>
          <w:ins w:id="440" w:author="Bonnie Jonkman" w:date="2015-08-19T09:21:00Z"/>
        </w:rPr>
      </w:pPr>
      <w:ins w:id="441" w:author="Bonnie Jonkman" w:date="2015-08-19T09:16:00Z">
        <w:r>
          <w:t>The following differences occur in the primary input file of the ServoDyn module:</w:t>
        </w:r>
      </w:ins>
    </w:p>
    <w:p w14:paraId="244A7745" w14:textId="373A9F63" w:rsidR="00596C1F" w:rsidRDefault="00596C1F" w:rsidP="005B3D51">
      <w:pPr>
        <w:pStyle w:val="ListParagraph"/>
        <w:numPr>
          <w:ilvl w:val="1"/>
          <w:numId w:val="28"/>
        </w:numPr>
        <w:rPr>
          <w:ins w:id="442" w:author="Bonnie Jonkman" w:date="2015-08-19T09:22:00Z"/>
        </w:rPr>
      </w:pPr>
      <w:ins w:id="443" w:author="Bonnie Jonkman" w:date="2015-08-19T09:21:00Z">
        <w:r>
          <w:t xml:space="preserve">The </w:t>
        </w:r>
        <w:proofErr w:type="spellStart"/>
        <w:r w:rsidRPr="005B3D51">
          <w:rPr>
            <w:b/>
          </w:rPr>
          <w:t>DLL_InFile</w:t>
        </w:r>
        <w:proofErr w:type="spellEnd"/>
        <w:r>
          <w:t xml:space="preserve"> variable</w:t>
        </w:r>
      </w:ins>
      <w:ins w:id="444" w:author="Bonnie Jonkman" w:date="2015-08-19T09:22:00Z">
        <w:r>
          <w:t xml:space="preserve"> was added to the input file. Previously, this value was hardcoded to “DISCON.IN” in the ServoDyn source code. This is the name of the input file that gets passed to the Bladed-style DLL when it is used. The DLL may or may not ignore this value.</w:t>
        </w:r>
      </w:ins>
    </w:p>
    <w:p w14:paraId="171261B2" w14:textId="67E0D83D" w:rsidR="00596C1F" w:rsidRDefault="00596C1F" w:rsidP="005B3D51">
      <w:pPr>
        <w:pStyle w:val="ListParagraph"/>
        <w:numPr>
          <w:ilvl w:val="1"/>
          <w:numId w:val="28"/>
        </w:numPr>
        <w:rPr>
          <w:ins w:id="445" w:author="Bonnie Jonkman" w:date="2015-09-21T09:21:00Z"/>
        </w:rPr>
      </w:pPr>
      <w:ins w:id="446" w:author="Bonnie Jonkman" w:date="2015-08-19T09:23:00Z">
        <w:r>
          <w:lastRenderedPageBreak/>
          <w:t xml:space="preserve">The </w:t>
        </w:r>
        <w:r w:rsidRPr="005B3D51">
          <w:rPr>
            <w:b/>
          </w:rPr>
          <w:t xml:space="preserve">DLL_DT </w:t>
        </w:r>
        <w:r>
          <w:t xml:space="preserve">variable was added to the input file. This value (in seconds) must be an integer multiple of the ServoDyn module’s </w:t>
        </w:r>
        <w:r w:rsidRPr="005B3D51">
          <w:rPr>
            <w:b/>
          </w:rPr>
          <w:t>DT</w:t>
        </w:r>
        <w:r>
          <w:t xml:space="preserve"> value. It specifies the time</w:t>
        </w:r>
      </w:ins>
      <w:ins w:id="447" w:author="Bonnie Jonkman" w:date="2015-08-19T09:24:00Z">
        <w:r>
          <w:t xml:space="preserve"> interval</w:t>
        </w:r>
      </w:ins>
      <w:ins w:id="448" w:author="Bonnie Jonkman" w:date="2015-08-19T09:23:00Z">
        <w:r>
          <w:t xml:space="preserve"> </w:t>
        </w:r>
      </w:ins>
      <w:ins w:id="449" w:author="Bonnie Jonkman" w:date="2015-08-19T09:24:00Z">
        <w:r>
          <w:t>at which the Bladed-style DLL is called. The code will use old values until the DLL is called again.</w:t>
        </w:r>
      </w:ins>
    </w:p>
    <w:p w14:paraId="5366C438" w14:textId="25327E41" w:rsidR="0081712B" w:rsidRDefault="0081712B" w:rsidP="005B3D51">
      <w:pPr>
        <w:pStyle w:val="ListParagraph"/>
        <w:numPr>
          <w:ilvl w:val="1"/>
          <w:numId w:val="28"/>
        </w:numPr>
        <w:rPr>
          <w:ins w:id="450" w:author="Bonnie Jonkman" w:date="2015-09-21T09:23:00Z"/>
        </w:rPr>
      </w:pPr>
      <w:ins w:id="451" w:author="Bonnie Jonkman" w:date="2015-09-21T09:21:00Z">
        <w:r>
          <w:t xml:space="preserve">The </w:t>
        </w:r>
        <w:proofErr w:type="spellStart"/>
        <w:r>
          <w:rPr>
            <w:b/>
          </w:rPr>
          <w:t>DLL_Ramp</w:t>
        </w:r>
        <w:proofErr w:type="spellEnd"/>
        <w:r>
          <w:t xml:space="preserve"> variable was added to the input file. This is a logical value that determines if ServoDyn should use a linear ramp to interpolate </w:t>
        </w:r>
      </w:ins>
      <w:ins w:id="452" w:author="Bonnie Jonkman" w:date="2015-09-21T09:22:00Z">
        <w:r>
          <w:t xml:space="preserve">the pitch command </w:t>
        </w:r>
      </w:ins>
      <w:ins w:id="453" w:author="Bonnie Jonkman" w:date="2015-09-21T09:23:00Z">
        <w:r>
          <w:t xml:space="preserve">from the Bladed-style DLL </w:t>
        </w:r>
      </w:ins>
      <w:ins w:id="454" w:author="Bonnie Jonkman" w:date="2015-09-21T09:21:00Z">
        <w:r>
          <w:t xml:space="preserve">between </w:t>
        </w:r>
        <w:r w:rsidRPr="0081712B">
          <w:rPr>
            <w:b/>
            <w:rPrChange w:id="455" w:author="Bonnie Jonkman" w:date="2015-09-21T09:22:00Z">
              <w:rPr/>
            </w:rPrChange>
          </w:rPr>
          <w:t>DLL_DT</w:t>
        </w:r>
        <w:r>
          <w:t xml:space="preserve"> </w:t>
        </w:r>
        <w:proofErr w:type="gramStart"/>
        <w:r>
          <w:t>time</w:t>
        </w:r>
      </w:ins>
      <w:proofErr w:type="gramEnd"/>
      <w:ins w:id="456" w:author="Bonnie Jonkman" w:date="2015-09-21T09:22:00Z">
        <w:r>
          <w:t xml:space="preserve"> steps</w:t>
        </w:r>
      </w:ins>
      <w:ins w:id="457" w:author="Bonnie Jonkman" w:date="2015-09-21T09:23:00Z">
        <w:r>
          <w:t xml:space="preserve"> (instead of a step function)</w:t>
        </w:r>
      </w:ins>
      <w:ins w:id="458" w:author="Bonnie Jonkman" w:date="2015-09-21T09:22:00Z">
        <w:r>
          <w:t xml:space="preserve">. Setting this value to true will result in a time shift of </w:t>
        </w:r>
        <w:r>
          <w:rPr>
            <w:b/>
          </w:rPr>
          <w:t xml:space="preserve">DLL_DT </w:t>
        </w:r>
        <w:r>
          <w:t>seconds.</w:t>
        </w:r>
      </w:ins>
    </w:p>
    <w:p w14:paraId="1D223C30" w14:textId="1CF5F4FE" w:rsidR="0081712B" w:rsidRDefault="0081712B" w:rsidP="005B3D51">
      <w:pPr>
        <w:pStyle w:val="ListParagraph"/>
        <w:numPr>
          <w:ilvl w:val="1"/>
          <w:numId w:val="28"/>
        </w:numPr>
        <w:rPr>
          <w:ins w:id="459" w:author="Bonnie Jonkman" w:date="2015-08-19T09:16:00Z"/>
        </w:rPr>
      </w:pPr>
      <w:ins w:id="460" w:author="Bonnie Jonkman" w:date="2015-09-21T09:23:00Z">
        <w:r>
          <w:t xml:space="preserve">The </w:t>
        </w:r>
        <w:proofErr w:type="spellStart"/>
        <w:r>
          <w:rPr>
            <w:b/>
          </w:rPr>
          <w:t>BPCutoff</w:t>
        </w:r>
        <w:proofErr w:type="spellEnd"/>
        <w:r>
          <w:t xml:space="preserve"> variable was added to the input file. This value (in Hz) is the cutoff</w:t>
        </w:r>
      </w:ins>
      <w:ins w:id="461" w:author="Bonnie Jonkman" w:date="2015-09-21T09:24:00Z">
        <w:r>
          <w:t xml:space="preserve"> frequency for a 1</w:t>
        </w:r>
        <w:r w:rsidRPr="0081712B">
          <w:rPr>
            <w:vertAlign w:val="superscript"/>
            <w:rPrChange w:id="462" w:author="Bonnie Jonkman" w:date="2015-09-21T09:24:00Z">
              <w:rPr/>
            </w:rPrChange>
          </w:rPr>
          <w:t>st</w:t>
        </w:r>
        <w:r>
          <w:t xml:space="preserve">-order low-pass filter applied to the blade pitch command from the Bladed-style DLL. Using a large number will be the same as previous versions that did not implement </w:t>
        </w:r>
      </w:ins>
      <w:ins w:id="463" w:author="Bonnie Jonkman" w:date="2015-09-21T09:25:00Z">
        <w:r>
          <w:t xml:space="preserve">this </w:t>
        </w:r>
      </w:ins>
      <w:ins w:id="464" w:author="Bonnie Jonkman" w:date="2015-09-21T09:24:00Z">
        <w:r>
          <w:t>filter.</w:t>
        </w:r>
      </w:ins>
    </w:p>
    <w:p w14:paraId="7F872DE9" w14:textId="15CD672D" w:rsidR="00B832A9" w:rsidRDefault="00B832A9" w:rsidP="00B832A9">
      <w:pPr>
        <w:pStyle w:val="ListParagraph"/>
        <w:numPr>
          <w:ilvl w:val="0"/>
          <w:numId w:val="28"/>
        </w:numPr>
        <w:rPr>
          <w:ins w:id="465" w:author="Bonnie Jonkman" w:date="2015-08-19T09:15:00Z"/>
        </w:rPr>
      </w:pPr>
      <w:ins w:id="466" w:author="Bonnie Jonkman" w:date="2015-08-19T09:15:00Z">
        <w:r>
          <w:t>The following differences occur in the primary input file of the ElastoDyn module:</w:t>
        </w:r>
      </w:ins>
    </w:p>
    <w:p w14:paraId="16D05983" w14:textId="77777777" w:rsidR="00B832A9" w:rsidRDefault="00B832A9" w:rsidP="005B3D51">
      <w:pPr>
        <w:pStyle w:val="ListParagraph"/>
        <w:numPr>
          <w:ilvl w:val="1"/>
          <w:numId w:val="28"/>
        </w:numPr>
        <w:rPr>
          <w:ins w:id="467" w:author="Bonnie Jonkman" w:date="2015-08-19T09:16:00Z"/>
        </w:rPr>
      </w:pPr>
      <w:proofErr w:type="spellStart"/>
      <w:ins w:id="468" w:author="Bonnie Jonkman" w:date="2015-08-19T09:16:00Z">
        <w:r w:rsidRPr="006B4476">
          <w:rPr>
            <w:b/>
          </w:rPr>
          <w:t>BldNodes</w:t>
        </w:r>
        <w:proofErr w:type="spellEnd"/>
        <w:r w:rsidRPr="003B1214">
          <w:t xml:space="preserve"> </w:t>
        </w:r>
        <w:r>
          <w:t xml:space="preserve">was added to the ElastoDyn input file. This input is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points on the blade root or blade tip.</w:t>
        </w:r>
      </w:ins>
    </w:p>
    <w:p w14:paraId="61CCD54F" w14:textId="159D9C09" w:rsidR="002E48BD" w:rsidRDefault="002E48BD" w:rsidP="002E48BD">
      <w:pPr>
        <w:pStyle w:val="ListParagraph"/>
        <w:numPr>
          <w:ilvl w:val="0"/>
          <w:numId w:val="28"/>
        </w:numPr>
        <w:rPr>
          <w:ins w:id="469" w:author="Bonnie Jonkman" w:date="2015-08-19T09:17:00Z"/>
        </w:rPr>
      </w:pPr>
      <w:ins w:id="470" w:author="Bonnie Jonkman" w:date="2015-08-19T09:17:00Z">
        <w:r>
          <w:t>The following differences occur in the primary input file of the AeroDyn v14 module:</w:t>
        </w:r>
      </w:ins>
    </w:p>
    <w:p w14:paraId="5FB17AED" w14:textId="6BC56050" w:rsidR="002E48BD" w:rsidRDefault="002E48BD" w:rsidP="005B3D51">
      <w:pPr>
        <w:pStyle w:val="ListParagraph"/>
        <w:numPr>
          <w:ilvl w:val="1"/>
          <w:numId w:val="28"/>
        </w:numPr>
        <w:rPr>
          <w:ins w:id="471" w:author="Bonnie Jonkman" w:date="2015-08-19T09:18:00Z"/>
        </w:rPr>
      </w:pPr>
      <w:ins w:id="472" w:author="Bonnie Jonkman" w:date="2015-08-19T09:18:00Z">
        <w:r>
          <w:t xml:space="preserve">The unused </w:t>
        </w:r>
        <w:r w:rsidRPr="005B3D51">
          <w:rPr>
            <w:b/>
          </w:rPr>
          <w:t>SI</w:t>
        </w:r>
      </w:ins>
      <w:ins w:id="473" w:author="Bonnie Jonkman" w:date="2015-08-19T09:19:00Z">
        <w:r>
          <w:rPr>
            <w:b/>
          </w:rPr>
          <w:t xml:space="preserve"> </w:t>
        </w:r>
        <w:r>
          <w:t>variable input line has been removed</w:t>
        </w:r>
      </w:ins>
      <w:ins w:id="474" w:author="Bonnie Jonkman" w:date="2015-08-19T09:18:00Z">
        <w:r>
          <w:t>.</w:t>
        </w:r>
      </w:ins>
    </w:p>
    <w:p w14:paraId="1782B069" w14:textId="76333D04" w:rsidR="002E48BD" w:rsidRDefault="002E48BD" w:rsidP="005B3D51">
      <w:pPr>
        <w:pStyle w:val="ListParagraph"/>
        <w:numPr>
          <w:ilvl w:val="1"/>
          <w:numId w:val="28"/>
        </w:numPr>
        <w:rPr>
          <w:ins w:id="475" w:author="Bonnie Jonkman" w:date="2015-08-19T09:18:00Z"/>
        </w:rPr>
      </w:pPr>
      <w:ins w:id="476" w:author="Bonnie Jonkman" w:date="2015-08-19T09:18:00Z">
        <w:r>
          <w:t xml:space="preserve">The </w:t>
        </w:r>
        <w:proofErr w:type="spellStart"/>
        <w:r w:rsidRPr="005B3D51">
          <w:rPr>
            <w:b/>
          </w:rPr>
          <w:t>HubHt</w:t>
        </w:r>
        <w:proofErr w:type="spellEnd"/>
        <w:r>
          <w:t xml:space="preserve"> variable has been removed</w:t>
        </w:r>
      </w:ins>
      <w:ins w:id="477" w:author="Bonnie Jonkman" w:date="2015-08-19T09:19:00Z">
        <w:r>
          <w:t xml:space="preserve">. It is now </w:t>
        </w:r>
        <w:proofErr w:type="spellStart"/>
        <w:r>
          <w:rPr>
            <w:b/>
          </w:rPr>
          <w:t>RefHt</w:t>
        </w:r>
        <w:proofErr w:type="spellEnd"/>
        <w:r>
          <w:t xml:space="preserve"> in the InflowWind module’s primary input file.</w:t>
        </w:r>
      </w:ins>
    </w:p>
    <w:p w14:paraId="29510800" w14:textId="5514D355" w:rsidR="002E48BD" w:rsidRDefault="002E48BD" w:rsidP="005B3D51">
      <w:pPr>
        <w:pStyle w:val="ListParagraph"/>
        <w:numPr>
          <w:ilvl w:val="1"/>
          <w:numId w:val="28"/>
        </w:numPr>
        <w:rPr>
          <w:ins w:id="478" w:author="Bonnie Jonkman" w:date="2015-08-19T09:18:00Z"/>
        </w:rPr>
      </w:pPr>
      <w:ins w:id="479" w:author="Bonnie Jonkman" w:date="2015-08-19T09:18:00Z">
        <w:r>
          <w:t xml:space="preserve">The </w:t>
        </w:r>
        <w:proofErr w:type="spellStart"/>
        <w:r w:rsidRPr="005B3D51">
          <w:rPr>
            <w:b/>
          </w:rPr>
          <w:t>WindFile</w:t>
        </w:r>
        <w:proofErr w:type="spellEnd"/>
        <w:r>
          <w:t xml:space="preserve"> variable has been removed.</w:t>
        </w:r>
      </w:ins>
      <w:ins w:id="480" w:author="Bonnie Jonkman" w:date="2015-08-19T09:19:00Z">
        <w:r>
          <w:t xml:space="preserve"> This variable is now specified in the InflowWind module’s primary input file.</w:t>
        </w:r>
      </w:ins>
    </w:p>
    <w:p w14:paraId="15ED3CBC" w14:textId="6C4456CC" w:rsidR="002E48BD" w:rsidRPr="00E33AF0" w:rsidRDefault="002E48BD" w:rsidP="005B3D51">
      <w:pPr>
        <w:pStyle w:val="ListParagraph"/>
        <w:numPr>
          <w:ilvl w:val="1"/>
          <w:numId w:val="28"/>
        </w:numPr>
        <w:rPr>
          <w:ins w:id="481" w:author="Bonnie Jonkman" w:date="2015-04-15T13:36:00Z"/>
        </w:rPr>
      </w:pPr>
      <w:ins w:id="482" w:author="Bonnie Jonkman" w:date="2015-08-19T09:18:00Z">
        <w:r>
          <w:t>One additional header line was added.</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lastRenderedPageBreak/>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lastRenderedPageBreak/>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83" w:name="_Ref391845139"/>
      <w:bookmarkStart w:id="484" w:name="_Ref391845887"/>
      <w:bookmarkStart w:id="485" w:name="_Toc427740972"/>
      <w:r>
        <w:t xml:space="preserve">MATLAB </w:t>
      </w:r>
      <w:r w:rsidR="00583AAD">
        <w:t>Conversion Script</w:t>
      </w:r>
      <w:bookmarkEnd w:id="483"/>
      <w:r w:rsidR="00F1616B">
        <w:t>s</w:t>
      </w:r>
      <w:bookmarkEnd w:id="484"/>
      <w:bookmarkEnd w:id="485"/>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lastRenderedPageBreak/>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86"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87"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88"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pPr>
        <w:rPr>
          <w:ins w:id="489" w:author="Bonnie Jonkman" w:date="2015-06-06T17:00:00Z"/>
        </w:rPr>
      </w:pPr>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rPr>
          <w:ins w:id="490" w:author="Bonnie Jonkman" w:date="2015-06-06T17:00:00Z"/>
        </w:rPr>
      </w:pPr>
      <w:ins w:id="491" w:author="Bonnie Jonkman" w:date="2015-06-06T17:00:00Z">
        <w:r>
          <w:t>Convert from FAST v8.10.00a-bjj to FAST v8.12.00a-bjj</w:t>
        </w:r>
      </w:ins>
    </w:p>
    <w:p w14:paraId="1EB8628C" w14:textId="6DD9B931" w:rsidR="00713A12" w:rsidRDefault="00713A12" w:rsidP="00713A12">
      <w:pPr>
        <w:rPr>
          <w:ins w:id="492" w:author="Bonnie Jonkman" w:date="2015-06-06T17:00:00Z"/>
        </w:rPr>
      </w:pPr>
      <w:ins w:id="493"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94" w:author="Bonnie Jonkman" w:date="2015-06-06T17:00:00Z"/>
        </w:rPr>
      </w:pPr>
      <w:ins w:id="495" w:author="Bonnie Jonkman" w:date="2015-06-06T17:00:00Z">
        <w:r w:rsidRPr="00583013">
          <w:t>ConvertFAST8_</w:t>
        </w:r>
      </w:ins>
      <w:proofErr w:type="gramStart"/>
      <w:ins w:id="496" w:author="Bonnie Jonkman" w:date="2015-06-06T17:01:00Z">
        <w:r>
          <w:t>10</w:t>
        </w:r>
      </w:ins>
      <w:ins w:id="497" w:author="Bonnie Jonkman" w:date="2015-06-06T17:00:00Z">
        <w:r w:rsidRPr="00583013">
          <w:t>to</w:t>
        </w:r>
        <w:r>
          <w:t>1</w:t>
        </w:r>
      </w:ins>
      <w:ins w:id="498" w:author="Bonnie Jonkman" w:date="2015-06-06T17:01:00Z">
        <w:r>
          <w:t>2</w:t>
        </w:r>
      </w:ins>
      <w:ins w:id="499" w:author="Bonnie Jonkman" w:date="2015-06-06T17:00:00Z">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ins>
    </w:p>
    <w:p w14:paraId="67B1BA80" w14:textId="3009FED1" w:rsidR="00713A12" w:rsidRPr="00CA4ADB" w:rsidRDefault="00713A12" w:rsidP="00805E93">
      <w:ins w:id="500" w:author="Bonnie Jonkman" w:date="2015-06-06T17:00:00Z">
        <w:r>
          <w:t xml:space="preserve">This script </w:t>
        </w:r>
      </w:ins>
      <w:ins w:id="501" w:author="Bonnie Jonkman" w:date="2015-06-06T17:01:00Z">
        <w:r>
          <w:t>attempts to modify the AeroDyn v14 input files</w:t>
        </w:r>
      </w:ins>
      <w:ins w:id="502" w:author="Bonnie Jonkman" w:date="2015-06-06T17:02:00Z">
        <w:r>
          <w:t xml:space="preserve"> and create new InflowWind files</w:t>
        </w:r>
      </w:ins>
      <w:ins w:id="503" w:author="Bonnie Jonkman" w:date="2015-06-06T17:01:00Z">
        <w:r>
          <w:t xml:space="preserve">; however, due to some unique features of AeroDyn v14’s input file, some changes may have to be made by hand (particularly if the file uses multiple </w:t>
        </w:r>
      </w:ins>
      <w:ins w:id="504" w:author="Bonnie Jonkman" w:date="2015-06-06T17:02:00Z">
        <w:r>
          <w:t>Reynolds</w:t>
        </w:r>
      </w:ins>
      <w:ins w:id="505" w:author="Bonnie Jonkman" w:date="2015-06-06T17:01:00Z">
        <w:r>
          <w:t xml:space="preserve"> </w:t>
        </w:r>
      </w:ins>
      <w:ins w:id="506" w:author="Bonnie Jonkman" w:date="2015-06-06T17:02:00Z">
        <w:r>
          <w:t>numbers.)</w:t>
        </w:r>
      </w:ins>
      <w:ins w:id="507" w:author="Bonnie Jonkman" w:date="2015-06-06T17:00:00Z">
        <w:r>
          <w:t>.</w:t>
        </w:r>
      </w:ins>
      <w:ins w:id="508" w:author="Bonnie Jonkman" w:date="2015-06-06T17:02:00Z">
        <w:r>
          <w:t xml:space="preserve"> Also, the</w:t>
        </w:r>
      </w:ins>
      <w:ins w:id="509" w:author="Bonnie Jonkman" w:date="2015-06-06T17:03:00Z">
        <w:r>
          <w:t xml:space="preserve">re are some instances when the script </w:t>
        </w:r>
        <w:r>
          <w:lastRenderedPageBreak/>
          <w:t>fails to identify the wind file type (e.g. when a file has a .</w:t>
        </w:r>
        <w:proofErr w:type="spellStart"/>
        <w:r>
          <w:t>wnd</w:t>
        </w:r>
        <w:proofErr w:type="spellEnd"/>
        <w:r>
          <w:t xml:space="preserve"> extension but isn’t a full-field wind file)</w:t>
        </w:r>
      </w:ins>
      <w:ins w:id="510"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511" w:name="_Toc427740973"/>
      <w:r>
        <w:t>Running FAST</w:t>
      </w:r>
      <w:bookmarkEnd w:id="511"/>
    </w:p>
    <w:p w14:paraId="2164B47D" w14:textId="4AA02CCB" w:rsidR="0051119D" w:rsidRDefault="0051119D" w:rsidP="0051119D">
      <w:pPr>
        <w:rPr>
          <w:ins w:id="512" w:author="Bonnie Jonkman" w:date="2015-04-21T10:38:00Z"/>
        </w:rPr>
      </w:pPr>
      <w:r>
        <w:t>FAST v8.</w:t>
      </w:r>
      <w:r w:rsidR="00DC6859">
        <w:t>1</w:t>
      </w:r>
      <w:del w:id="513" w:author="Bonnie Jonkman" w:date="2015-06-06T17:04:00Z">
        <w:r w:rsidR="00DC6859" w:rsidDel="00112CFA">
          <w:delText>0</w:delText>
        </w:r>
      </w:del>
      <w:ins w:id="514"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515" w:name="_Toc427740974"/>
      <w:ins w:id="516" w:author="Bonnie Jonkman" w:date="2015-04-21T10:39:00Z">
        <w:r>
          <w:lastRenderedPageBreak/>
          <w:t>Normal Simulation: Starting FAST from an input file</w:t>
        </w:r>
      </w:ins>
      <w:bookmarkEnd w:id="515"/>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517"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518" w:author="Bonnie Jonkman" w:date="2015-04-15T13:45:00Z"/>
        </w:rPr>
      </w:pPr>
      <w:bookmarkStart w:id="519" w:name="_Toc427740975"/>
      <w:ins w:id="520" w:author="Bonnie Jonkman" w:date="2015-04-15T13:45:00Z">
        <w:r>
          <w:t>Restart: Starting FAST from a checkpoint file</w:t>
        </w:r>
        <w:bookmarkEnd w:id="519"/>
      </w:ins>
    </w:p>
    <w:p w14:paraId="79502EA7" w14:textId="471B0375" w:rsidR="00D520E7" w:rsidRDefault="00D520E7">
      <w:pPr>
        <w:rPr>
          <w:ins w:id="521" w:author="Bonnie Jonkman" w:date="2015-04-15T13:46:00Z"/>
        </w:rPr>
      </w:pPr>
      <w:ins w:id="522" w:author="Bonnie Jonkman" w:date="2015-04-15T13:45:00Z">
        <w:r>
          <w:t>If FAST generated a checkpoint file, but did not run to completion, the simulation may be restarted using th</w:t>
        </w:r>
      </w:ins>
      <w:ins w:id="523" w:author="Bonnie Jonkman" w:date="2015-04-15T13:46:00Z">
        <w:r>
          <w:t>is</w:t>
        </w:r>
      </w:ins>
      <w:ins w:id="524" w:author="Bonnie Jonkman" w:date="2015-04-15T13:45:00Z">
        <w:r>
          <w:t xml:space="preserve"> syntax</w:t>
        </w:r>
      </w:ins>
      <w:ins w:id="525" w:author="Bonnie Jonkman" w:date="2015-04-15T13:48:00Z">
        <w:r>
          <w:t xml:space="preserve"> from a Windows command prompt</w:t>
        </w:r>
      </w:ins>
      <w:ins w:id="526" w:author="Bonnie Jonkman" w:date="2015-04-15T13:46:00Z">
        <w:r>
          <w:t>:</w:t>
        </w:r>
      </w:ins>
    </w:p>
    <w:p w14:paraId="3DEB5E8D" w14:textId="20EE5CFC" w:rsidR="00D520E7" w:rsidRDefault="00D520E7" w:rsidP="00D520E7">
      <w:pPr>
        <w:pStyle w:val="SourceCode"/>
        <w:rPr>
          <w:ins w:id="527" w:author="Bonnie Jonkman" w:date="2015-04-15T13:46:00Z"/>
        </w:rPr>
      </w:pPr>
      <w:ins w:id="528"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529" w:author="Bonnie Jonkman" w:date="2015-04-15T13:47:00Z">
        <w:r>
          <w:t xml:space="preserve">checkpoint </w:t>
        </w:r>
      </w:ins>
      <w:ins w:id="530" w:author="Bonnie Jonkman" w:date="2015-04-15T13:46:00Z">
        <w:r>
          <w:t>file with</w:t>
        </w:r>
      </w:ins>
      <w:ins w:id="531" w:author="Bonnie Jonkman" w:date="2015-04-15T13:47:00Z">
        <w:r>
          <w:t>out</w:t>
        </w:r>
      </w:ins>
      <w:ins w:id="532" w:author="Bonnie Jonkman" w:date="2015-04-15T13:46:00Z">
        <w:r>
          <w:t xml:space="preserve"> extension&gt;</w:t>
        </w:r>
      </w:ins>
    </w:p>
    <w:p w14:paraId="65425CB4" w14:textId="1DF91DC8" w:rsidR="00D520E7" w:rsidRDefault="00D520E7" w:rsidP="00D520E7">
      <w:pPr>
        <w:rPr>
          <w:ins w:id="533" w:author="Bonnie Jonkman" w:date="2015-04-15T13:49:00Z"/>
        </w:rPr>
      </w:pPr>
      <w:ins w:id="534"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73DE09D5" w:rsidR="00174830" w:rsidRDefault="009630E5" w:rsidP="00D520E7">
      <w:pPr>
        <w:rPr>
          <w:ins w:id="535" w:author="Bonnie Jonkman" w:date="2015-04-15T13:49:00Z"/>
        </w:rPr>
      </w:pPr>
      <w:ins w:id="536" w:author="Bonnie Jonkman" w:date="2015-08-25T11:46:00Z">
        <w:r>
          <w:t xml:space="preserve">On restart, </w:t>
        </w:r>
      </w:ins>
      <w:ins w:id="537" w:author="Bonnie Jonkman" w:date="2015-04-15T13:49:00Z">
        <w:r w:rsidR="00174830">
          <w:t>FAST does not read the input files again.</w:t>
        </w:r>
      </w:ins>
      <w:ins w:id="538" w:author="Bonnie Jonkman" w:date="2015-04-21T10:29:00Z">
        <w:r w:rsidR="00A24410">
          <w:t xml:space="preserve"> However, if a Bladed-style DLL is used for control, </w:t>
        </w:r>
      </w:ins>
      <w:ins w:id="539" w:author="Bonnie Jonkman" w:date="2015-04-21T10:31:00Z">
        <w:r w:rsidR="00A24410">
          <w:t>the DLL</w:t>
        </w:r>
      </w:ins>
      <w:ins w:id="540" w:author="Bonnie Jonkman" w:date="2015-04-21T10:29:00Z">
        <w:r w:rsidR="00A24410">
          <w:t xml:space="preserve"> will be reloaded </w:t>
        </w:r>
      </w:ins>
      <w:ins w:id="541" w:author="Bonnie Jonkman" w:date="2015-04-21T10:31:00Z">
        <w:r w:rsidR="00A24410">
          <w:t xml:space="preserve">on restart </w:t>
        </w:r>
      </w:ins>
      <w:ins w:id="542" w:author="Bonnie Jonkman" w:date="2015-04-21T10:29:00Z">
        <w:r w:rsidR="00A24410">
          <w:t xml:space="preserve">using the stored name of the DLL file. </w:t>
        </w:r>
      </w:ins>
      <w:ins w:id="543" w:author="Bonnie Jonkman" w:date="2015-04-22T12:25:00Z">
        <w:r w:rsidR="00204924">
          <w:t>Thus, i</w:t>
        </w:r>
      </w:ins>
      <w:ins w:id="544"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45" w:author="Bonnie Jonkman" w:date="2015-04-22T12:28:00Z"/>
        </w:rPr>
      </w:pPr>
      <w:ins w:id="546" w:author="Bonnie Jonkman" w:date="2015-04-15T13:49:00Z">
        <w:r>
          <w:t xml:space="preserve">FAST should be </w:t>
        </w:r>
      </w:ins>
      <w:ins w:id="547" w:author="Bonnie Jonkman" w:date="2015-04-15T13:50:00Z">
        <w:r>
          <w:t xml:space="preserve">restarted </w:t>
        </w:r>
      </w:ins>
      <w:ins w:id="548" w:author="Bonnie Jonkman" w:date="2015-04-15T13:49:00Z">
        <w:r>
          <w:t>from the same directory</w:t>
        </w:r>
      </w:ins>
      <w:ins w:id="549"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550" w:author="Bonnie Jonkman" w:date="2015-04-15T14:02:00Z">
        <w:r w:rsidR="00C955A4">
          <w:t>.</w:t>
        </w:r>
      </w:ins>
      <w:ins w:id="551" w:author="Bonnie Jonkman" w:date="2015-04-15T13:50:00Z">
        <w:r>
          <w:t>)</w:t>
        </w:r>
      </w:ins>
    </w:p>
    <w:p w14:paraId="03DA7B48" w14:textId="77777777" w:rsidR="00204924" w:rsidRDefault="00204924" w:rsidP="009B7C07">
      <w:pPr>
        <w:pStyle w:val="Heading2"/>
      </w:pPr>
      <w:bookmarkStart w:id="552" w:name="_Toc427740976"/>
      <w:r>
        <w:t>Modeling Tips</w:t>
      </w:r>
      <w:bookmarkEnd w:id="552"/>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53" w:name="_Ref417469673"/>
      <w:bookmarkStart w:id="554" w:name="_Ref417469763"/>
      <w:bookmarkStart w:id="555" w:name="_Ref417470230"/>
      <w:bookmarkStart w:id="556" w:name="_Toc427740977"/>
      <w:r>
        <w:lastRenderedPageBreak/>
        <w:t>Certification Tests</w:t>
      </w:r>
      <w:bookmarkEnd w:id="553"/>
      <w:bookmarkEnd w:id="554"/>
      <w:bookmarkEnd w:id="555"/>
      <w:bookmarkEnd w:id="556"/>
    </w:p>
    <w:p w14:paraId="6CF21032" w14:textId="17942E46" w:rsidR="00B55CAB" w:rsidRDefault="009B7C07" w:rsidP="00B55CAB">
      <w:r>
        <w:fldChar w:fldCharType="begin"/>
      </w:r>
      <w:r>
        <w:instrText xml:space="preserve"> REF _Ref417469358 \h </w:instrText>
      </w:r>
      <w:r>
        <w:fldChar w:fldCharType="separate"/>
      </w:r>
      <w:ins w:id="557" w:author="Bonnie Jonkman" w:date="2015-04-22T12:48:00Z">
        <w:r w:rsidR="008462CD">
          <w:t xml:space="preserve">Table </w:t>
        </w:r>
        <w:r w:rsidR="008462CD">
          <w:rPr>
            <w:noProof/>
          </w:rPr>
          <w:t>3</w:t>
        </w:r>
      </w:ins>
      <w:del w:id="558" w:author="Bonnie Jonkman" w:date="2015-04-22T12:46:00Z">
        <w:r w:rsidDel="00DB55A3">
          <w:delText xml:space="preserve">Table </w:delText>
        </w:r>
        <w:r w:rsidDel="00DB55A3">
          <w:rPr>
            <w:noProof/>
          </w:rPr>
          <w:delText>3</w:delText>
        </w:r>
      </w:del>
      <w:r>
        <w:fldChar w:fldCharType="end"/>
      </w:r>
      <w:del w:id="559"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w:t>
      </w:r>
      <w:del w:id="560" w:author="Bonnie Jonkman" w:date="2015-09-17T11:55:00Z">
        <w:r w:rsidR="00B55CAB" w:rsidDel="00146D64">
          <w:delText>5</w:delText>
        </w:r>
      </w:del>
      <w:ins w:id="561" w:author="Bonnie Jonkman" w:date="2015-09-17T11:55:00Z">
        <w:r w:rsidR="00146D64">
          <w:t>6</w:t>
        </w:r>
      </w:ins>
      <w:r w:rsidR="00B55CAB">
        <w:t>) and models available in the FAST CertTest folder:</w:t>
      </w:r>
    </w:p>
    <w:p w14:paraId="1D642F59" w14:textId="122CCB1B" w:rsidR="00B55CAB" w:rsidRDefault="00B55CAB" w:rsidP="00B55CAB">
      <w:pPr>
        <w:pStyle w:val="Caption"/>
        <w:keepNext/>
        <w:jc w:val="center"/>
      </w:pPr>
      <w:bookmarkStart w:id="562" w:name="_Ref417469358"/>
      <w:r>
        <w:t xml:space="preserve">Table </w:t>
      </w:r>
      <w:fldSimple w:instr=" SEQ Table \* ARABIC ">
        <w:r w:rsidR="008462CD">
          <w:rPr>
            <w:noProof/>
          </w:rPr>
          <w:t>3</w:t>
        </w:r>
      </w:fldSimple>
      <w:bookmarkEnd w:id="562"/>
      <w:r>
        <w:t>: Certification Tests Distributed with FAST v8.1</w:t>
      </w:r>
      <w:del w:id="563" w:author="Bonnie Jonkman" w:date="2015-06-06T17:05:00Z">
        <w:r w:rsidDel="00112CFA">
          <w:delText>0</w:delText>
        </w:r>
      </w:del>
      <w:ins w:id="564"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ins w:id="565" w:author="Bonnie Jonkman" w:date="2015-09-17T11:43:00Z"/>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ins w:id="566" w:author="Bonnie Jonkman" w:date="2015-09-17T11:43:00Z"/>
                <w:sz w:val="18"/>
              </w:rPr>
            </w:pPr>
            <w:ins w:id="567" w:author="Bonnie Jonkman" w:date="2015-09-17T11:43:00Z">
              <w:r w:rsidRPr="001F54C9">
                <w:rPr>
                  <w:sz w:val="18"/>
                </w:rPr>
                <w:t>Test26</w:t>
              </w:r>
            </w:ins>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ins w:id="568" w:author="Bonnie Jonkman" w:date="2015-09-17T11:43:00Z"/>
                <w:sz w:val="18"/>
              </w:rPr>
            </w:pPr>
            <w:ins w:id="569" w:author="Bonnie Jonkman" w:date="2015-09-17T11:43:00Z">
              <w:r w:rsidRPr="006E3E44">
                <w:rPr>
                  <w:sz w:val="18"/>
                </w:rPr>
                <w:t>NREL 5 MW - Land-based</w:t>
              </w:r>
              <w:r>
                <w:rPr>
                  <w:sz w:val="18"/>
                </w:rPr>
                <w:t>, with BeamDyn</w:t>
              </w:r>
            </w:ins>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ins w:id="570" w:author="Bonnie Jonkman" w:date="2015-09-17T11:43:00Z"/>
                <w:sz w:val="18"/>
              </w:rPr>
            </w:pPr>
            <w:ins w:id="571" w:author="Bonnie Jonkman" w:date="2015-09-17T11:43:00Z">
              <w:r>
                <w:rPr>
                  <w:sz w:val="18"/>
                </w:rPr>
                <w:t>3</w:t>
              </w:r>
            </w:ins>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ins w:id="572" w:author="Bonnie Jonkman" w:date="2015-09-17T11:43:00Z"/>
                <w:sz w:val="18"/>
              </w:rPr>
            </w:pPr>
            <w:ins w:id="573" w:author="Bonnie Jonkman" w:date="2015-09-17T11:43:00Z">
              <w:r>
                <w:rPr>
                  <w:sz w:val="18"/>
                </w:rPr>
                <w:t>126</w:t>
              </w:r>
            </w:ins>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ins w:id="574" w:author="Bonnie Jonkman" w:date="2015-09-17T11:43:00Z"/>
                <w:sz w:val="18"/>
              </w:rPr>
            </w:pPr>
            <w:ins w:id="575" w:author="Bonnie Jonkman" w:date="2015-09-17T11:44:00Z">
              <w:r>
                <w:rPr>
                  <w:sz w:val="18"/>
                </w:rPr>
                <w:t>5000</w:t>
              </w:r>
            </w:ins>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ins w:id="576" w:author="Bonnie Jonkman" w:date="2015-09-17T11:43:00Z"/>
                <w:sz w:val="18"/>
              </w:rPr>
            </w:pPr>
            <w:ins w:id="577" w:author="Bonnie Jonkman" w:date="2015-09-17T11:44:00Z">
              <w:r>
                <w:rPr>
                  <w:sz w:val="18"/>
                </w:rPr>
                <w:t>The same as Test 18, but using BeamDyn instead of ElastoDyn for the blade dynamics</w:t>
              </w:r>
            </w:ins>
          </w:p>
        </w:tc>
      </w:tr>
    </w:tbl>
    <w:p w14:paraId="441B099E" w14:textId="77777777" w:rsidR="00B55CAB" w:rsidRPr="00EE463C" w:rsidRDefault="00B55CAB" w:rsidP="00204924"/>
    <w:p w14:paraId="0DA72311" w14:textId="0574AF98" w:rsidR="00204924" w:rsidRDefault="00204924" w:rsidP="00204924">
      <w:pPr>
        <w:pStyle w:val="Heading1"/>
      </w:pPr>
      <w:bookmarkStart w:id="578" w:name="_Ref417470012"/>
      <w:bookmarkStart w:id="579" w:name="_Toc427740978"/>
      <w:r>
        <w:t>Compiling</w:t>
      </w:r>
      <w:bookmarkEnd w:id="578"/>
      <w:r w:rsidR="001165AB">
        <w:t xml:space="preserve"> FAST</w:t>
      </w:r>
      <w:bookmarkEnd w:id="579"/>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 xml:space="preserve">Note that if you are running on Windows® and are </w:t>
      </w:r>
      <w:r w:rsidRPr="00805E93">
        <w:rPr>
          <w:b/>
        </w:rPr>
        <w:lastRenderedPageBreak/>
        <w:t>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w:t>
      </w:r>
      <w:del w:id="586"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w:t>
      </w:r>
      <w:del w:id="587" w:author="Bonnie Jonkman" w:date="2015-06-11T14:08:00Z">
        <w:r w:rsidDel="00A037C3">
          <w:delText xml:space="preserve">only </w:delText>
        </w:r>
      </w:del>
      <w:r>
        <w:t>on Windows</w:t>
      </w:r>
      <w:ins w:id="588" w:author="Bonnie Jonkman" w:date="2015-06-11T14:08:00Z">
        <w:r w:rsidR="00A037C3">
          <w:t xml:space="preserve"> and Mac</w:t>
        </w:r>
      </w:ins>
      <w:r>
        <w:t>.</w:t>
      </w:r>
      <w:ins w:id="589" w:author="Bonnie Jonkman" w:date="2015-06-11T14:09:00Z">
        <w:r w:rsidR="00A037C3">
          <w:t xml:space="preserve"> Non-Windows users will also have </w:t>
        </w:r>
      </w:ins>
      <w:del w:id="590" w:author="Bonnie Jonkman" w:date="2015-06-11T14:08:00Z">
        <w:r w:rsidDel="00A037C3">
          <w:delText xml:space="preserve"> Also note that offshore models do not run with the gfortran executables (land-based models do).</w:delText>
        </w:r>
      </w:del>
      <w:ins w:id="591" w:author="Bonnie Jonkman" w:date="2015-06-11T14:09:00Z">
        <w:r w:rsidR="00A037C3">
          <w:t xml:space="preserve">to obtain the MAP.so </w:t>
        </w:r>
      </w:ins>
      <w:ins w:id="592" w:author="Bonnie Jonkman" w:date="2015-06-11T14:10:00Z">
        <w:r w:rsidR="00A037C3">
          <w:t xml:space="preserve">library </w:t>
        </w:r>
      </w:ins>
      <w:ins w:id="593" w:author="Bonnie Jonkman" w:date="2015-06-11T14:09:00Z">
        <w:r w:rsidR="00A037C3">
          <w:t xml:space="preserve">and Registry </w:t>
        </w:r>
      </w:ins>
      <w:ins w:id="594" w:author="Bonnie Jonkman" w:date="2015-06-11T14:10:00Z">
        <w:r w:rsidR="00A037C3">
          <w:t xml:space="preserve">executable program to use with this </w:t>
        </w:r>
        <w:proofErr w:type="spellStart"/>
        <w:r w:rsidR="00A037C3">
          <w:t>makefile</w:t>
        </w:r>
        <w:proofErr w:type="spellEnd"/>
        <w:r w:rsidR="00A037C3">
          <w:t>.</w:t>
        </w:r>
      </w:ins>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95" w:name="_Ref413700469"/>
      <w:bookmarkStart w:id="596" w:name="_Toc427740979"/>
      <w:r>
        <w:t>FAST v8 Interface to Simulink</w:t>
      </w:r>
      <w:bookmarkEnd w:id="595"/>
      <w:bookmarkEnd w:id="596"/>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597" w:name="_Toc427740980"/>
      <w:bookmarkStart w:id="598" w:name="_Ref412115319"/>
      <w:r>
        <w:lastRenderedPageBreak/>
        <w:t xml:space="preserve">Major Changes </w:t>
      </w:r>
      <w:proofErr w:type="gramStart"/>
      <w:r>
        <w:t>Between</w:t>
      </w:r>
      <w:proofErr w:type="gramEnd"/>
      <w:r>
        <w:t xml:space="preserve"> the FAST v7 and v8 Interfaces to Simulink</w:t>
      </w:r>
      <w:bookmarkEnd w:id="597"/>
    </w:p>
    <w:p w14:paraId="3FA1C408" w14:textId="5FE1E34B" w:rsidR="00CA094B" w:rsidRDefault="00CA094B" w:rsidP="00805E93">
      <w:r>
        <w:t xml:space="preserve">For </w:t>
      </w:r>
      <w:del w:id="599" w:author="Bonnie Jonkman" w:date="2015-04-15T13:49:00Z">
        <w:r w:rsidDel="00E226D9">
          <w:delText xml:space="preserve">those </w:delText>
        </w:r>
      </w:del>
      <w:ins w:id="600"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601" w:name="_Toc427740981"/>
      <w:r>
        <w:t>Definition of the FAST v8 Interface to Simulink</w:t>
      </w:r>
      <w:bookmarkEnd w:id="598"/>
      <w:bookmarkEnd w:id="601"/>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1F54C9" w:rsidRPr="00CF75BB" w:rsidRDefault="001F54C9"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1F54C9" w:rsidRPr="00CF75BB" w:rsidRDefault="001F54C9"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1F54C9" w:rsidRPr="00CF75BB" w:rsidRDefault="001F54C9"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1F54C9" w:rsidRPr="00CF75BB" w:rsidRDefault="001F54C9"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1F54C9" w:rsidRPr="00CF75BB" w:rsidRDefault="001F54C9"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1F54C9" w:rsidRPr="00CF75BB" w:rsidRDefault="001F54C9"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1F54C9" w:rsidRPr="00CF75BB" w:rsidRDefault="001F54C9"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1F54C9" w:rsidRPr="00CF75BB" w:rsidRDefault="001F54C9"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602" w:name="_Ref412536543"/>
      <w:r>
        <w:t xml:space="preserve">Figure </w:t>
      </w:r>
      <w:fldSimple w:instr=" SEQ Figure \* ARABIC ">
        <w:r w:rsidR="008462CD">
          <w:rPr>
            <w:noProof/>
          </w:rPr>
          <w:t>5</w:t>
        </w:r>
      </w:fldSimple>
      <w:bookmarkEnd w:id="602"/>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603" w:name="_Ref411514591"/>
      <w:r>
        <w:t>S-Function Parameters</w:t>
      </w:r>
      <w:bookmarkEnd w:id="603"/>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604" w:name="_Ref412806082"/>
      <w:r>
        <w:lastRenderedPageBreak/>
        <w:t xml:space="preserve">S-Function </w:t>
      </w:r>
      <w:r w:rsidR="00D0774B">
        <w:t>Inputs</w:t>
      </w:r>
      <w:bookmarkEnd w:id="604"/>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605" w:name="_Ref415562525"/>
      <w:r>
        <w:t xml:space="preserve">S-Function </w:t>
      </w:r>
      <w:r w:rsidR="00D0774B">
        <w:t>States</w:t>
      </w:r>
      <w:bookmarkEnd w:id="605"/>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606" w:name="_Toc427740982"/>
      <w:r>
        <w:t>Converting FAST v7 Simulink Models to FAST v8</w:t>
      </w:r>
      <w:bookmarkEnd w:id="606"/>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ins w:id="607" w:author="Bonnie Jonkman" w:date="2015-09-17T11:56:00Z">
        <w:r w:rsidR="00146D64">
          <w:t>Converting to FAST v8.12.x</w:t>
        </w:r>
      </w:ins>
      <w:del w:id="608" w:author="Bonnie Jonkman" w:date="2015-09-17T11:56:00Z">
        <w:r w:rsidR="008462CD" w:rsidDel="00146D64">
          <w:delText>Converting to FAST v8.10.x</w:delText>
        </w:r>
      </w:del>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pPr>
        <w:rPr>
          <w:ins w:id="609" w:author="Bonnie Jonkman" w:date="2015-08-03T14:56:00Z"/>
        </w:rPr>
      </w:pPr>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56BF7B9A" w14:textId="3BD8367D" w:rsidR="007B241F" w:rsidRDefault="007B241F" w:rsidP="007B241F">
      <w:ins w:id="610" w:author="Bonnie Jonkman" w:date="2015-08-03T14:56:00Z">
        <w:r>
          <w:t xml:space="preserve">Note that </w:t>
        </w:r>
      </w:ins>
      <w:ins w:id="611" w:author="Bonnie Jonkman" w:date="2015-08-03T14:57:00Z">
        <w:r w:rsidR="00DF7441">
          <w:t>the Simulink interface for FAST v8</w:t>
        </w:r>
      </w:ins>
      <w:ins w:id="612" w:author="Bonnie Jonkman" w:date="2015-08-03T14:58:00Z">
        <w:r w:rsidR="00DF7441">
          <w:t xml:space="preserve"> </w:t>
        </w:r>
      </w:ins>
      <w:ins w:id="613" w:author="Bonnie Jonkman" w:date="2015-08-03T14:56:00Z">
        <w:r>
          <w:t>does not use the initial conditions from Simulink; all initial condition data comes from the FAST library.</w:t>
        </w:r>
      </w:ins>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w:t>
      </w:r>
      <w:r>
        <w:lastRenderedPageBreak/>
        <w:t>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ins w:id="614" w:author="Bonnie Jonkman" w:date="2015-06-08T14:03:00Z">
        <w:r w:rsidR="00C235A0">
          <w:t xml:space="preserve"> </w:t>
        </w:r>
        <w:r w:rsidR="00C235A0" w:rsidRPr="00C235A0">
          <w:rPr>
            <w:highlight w:val="yellow"/>
            <w:rPrChange w:id="615" w:author="Bonnie Jonkman" w:date="2015-06-08T14:05:00Z">
              <w:rPr/>
            </w:rPrChange>
          </w:rPr>
          <w:t>NOTE: ADP</w:t>
        </w:r>
      </w:ins>
      <w:ins w:id="616" w:author="Bonnie Jonkman" w:date="2015-06-08T14:04:00Z">
        <w:r w:rsidR="00C235A0" w:rsidRPr="00C235A0">
          <w:rPr>
            <w:highlight w:val="yellow"/>
            <w:rPrChange w:id="617" w:author="Bonnie Jonkman" w:date="2015-06-08T14:05:00Z">
              <w:rPr/>
            </w:rPrChange>
          </w:rPr>
          <w:t xml:space="preserve">’s model requires </w:t>
        </w:r>
        <w:proofErr w:type="spellStart"/>
        <w:r w:rsidR="00C235A0" w:rsidRPr="00C235A0">
          <w:rPr>
            <w:highlight w:val="yellow"/>
            <w:rPrChange w:id="618" w:author="Bonnie Jonkman" w:date="2015-06-08T14:05:00Z">
              <w:rPr/>
            </w:rPrChange>
          </w:rPr>
          <w:t>OutList</w:t>
        </w:r>
        <w:proofErr w:type="spellEnd"/>
        <w:r w:rsidR="00C235A0" w:rsidRPr="00C235A0">
          <w:rPr>
            <w:highlight w:val="yellow"/>
            <w:rPrChange w:id="619" w:author="Bonnie Jonkman" w:date="2015-06-08T14:05:00Z">
              <w:rPr/>
            </w:rPrChange>
          </w:rPr>
          <w:t xml:space="preserve"> to be exact before calling </w:t>
        </w:r>
        <w:proofErr w:type="spellStart"/>
        <w:r w:rsidR="00C235A0" w:rsidRPr="00C235A0">
          <w:rPr>
            <w:highlight w:val="yellow"/>
            <w:rPrChange w:id="620" w:author="Bonnie Jonkman" w:date="2015-06-08T14:05:00Z">
              <w:rPr/>
            </w:rPrChange>
          </w:rPr>
          <w:t>FAST_SFunc</w:t>
        </w:r>
        <w:proofErr w:type="spellEnd"/>
        <w:r w:rsidR="00C235A0" w:rsidRPr="00C235A0">
          <w:rPr>
            <w:highlight w:val="yellow"/>
            <w:rPrChange w:id="621" w:author="Bonnie Jonkman" w:date="2015-06-08T14:05:00Z">
              <w:rPr/>
            </w:rPrChange>
          </w:rPr>
          <w:t xml:space="preserve"> at initialization; the expression blocks are not getting </w:t>
        </w:r>
      </w:ins>
      <w:ins w:id="622" w:author="Bonnie Jonkman" w:date="2015-07-09T10:55:00Z">
        <w:r w:rsidR="000869ED">
          <w:rPr>
            <w:highlight w:val="yellow"/>
          </w:rPr>
          <w:t xml:space="preserve">completely </w:t>
        </w:r>
      </w:ins>
      <w:ins w:id="623" w:author="Bonnie Jonkman" w:date="2015-06-08T14:04:00Z">
        <w:r w:rsidR="00C235A0" w:rsidRPr="00C235A0">
          <w:rPr>
            <w:highlight w:val="yellow"/>
            <w:rPrChange w:id="624" w:author="Bonnie Jonkman" w:date="2015-06-08T14:05:00Z">
              <w:rPr/>
            </w:rPrChange>
          </w:rPr>
          <w:t>reevaluated during the model’s execution</w:t>
        </w:r>
      </w:ins>
      <w:ins w:id="625"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626" w:author="Bonnie Jonkman" w:date="2015-06-08T14:04:00Z">
        <w:r w:rsidR="00C235A0" w:rsidRPr="00C235A0">
          <w:rPr>
            <w:highlight w:val="yellow"/>
            <w:rPrChange w:id="627"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628" w:name="_Toc427740983"/>
      <w:r>
        <w:t>Running FAST in Simulink</w:t>
      </w:r>
      <w:bookmarkEnd w:id="628"/>
    </w:p>
    <w:p w14:paraId="3F272AF4" w14:textId="6A5059F6"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629"/>
      <w:r>
        <w:t>Two sample models for running FAST v8 with Simulink</w:t>
      </w:r>
      <w:commentRangeEnd w:id="629"/>
      <w:r w:rsidR="00A76DE9">
        <w:rPr>
          <w:rStyle w:val="CommentReference"/>
        </w:rPr>
        <w:commentReference w:id="629"/>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630" w:name="_Toc427740984"/>
      <w:r>
        <w:t xml:space="preserve">Compiling </w:t>
      </w:r>
      <w:r w:rsidR="008509E5">
        <w:t xml:space="preserve">FAST </w:t>
      </w:r>
      <w:r>
        <w:t>for Simulink</w:t>
      </w:r>
      <w:bookmarkEnd w:id="630"/>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631" w:author="Bonnie Jonkman" w:date="2015-04-22T12:44:00Z">
        <w:r w:rsidR="001165AB">
          <w:fldChar w:fldCharType="begin"/>
        </w:r>
        <w:r w:rsidR="001165AB">
          <w:instrText xml:space="preserve"> REF _Ref417470012 \h </w:instrText>
        </w:r>
      </w:ins>
      <w:r w:rsidR="001165AB">
        <w:fldChar w:fldCharType="separate"/>
      </w:r>
      <w:ins w:id="632" w:author="Bonnie Jonkman" w:date="2015-04-22T12:49:00Z">
        <w:r w:rsidR="008462CD">
          <w:t>Compiling</w:t>
        </w:r>
      </w:ins>
      <w:ins w:id="633" w:author="Bonnie Jonkman" w:date="2015-04-22T12:44:00Z">
        <w:r w:rsidR="001165AB">
          <w:fldChar w:fldCharType="end"/>
        </w:r>
      </w:ins>
      <w:del w:id="634" w:author="Bonnie Jonkman" w:date="2015-04-22T12:47:00Z">
        <w:r w:rsidR="00063365" w:rsidDel="00406E21">
          <w:fldChar w:fldCharType="begin"/>
        </w:r>
        <w:r w:rsidR="00063365" w:rsidDel="00406E21">
          <w:delInstrText xml:space="preserve"> REF _Ref412121277 \h </w:delInstrText>
        </w:r>
      </w:del>
      <w:del w:id="635" w:author="Bonnie Jonkman" w:date="2015-04-22T12:33:00Z">
        <w:r w:rsidR="003A2ABC" w:rsidDel="009B7C07">
          <w:delInstrText>Compiling</w:delInstrText>
        </w:r>
      </w:del>
      <w:del w:id="636"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ins w:id="637" w:author="Bonnie Jonkman" w:date="2015-08-18T09:24:00Z">
        <w:r w:rsidR="00084E6D">
          <w:t xml:space="preserve"> header files</w:t>
        </w:r>
      </w:ins>
      <w:r>
        <w:t xml:space="preserve"> </w:t>
      </w:r>
      <w:proofErr w:type="spellStart"/>
      <w:r>
        <w:t>FAST_Library.h</w:t>
      </w:r>
      <w:proofErr w:type="spellEnd"/>
      <w:ins w:id="638" w:author="Bonnie Jonkman" w:date="2015-08-18T09:23:00Z">
        <w:r w:rsidR="00084E6D">
          <w:t xml:space="preserve"> in the </w:t>
        </w:r>
        <w:proofErr w:type="gramStart"/>
        <w:r w:rsidR="00084E6D">
          <w:t>../..</w:t>
        </w:r>
        <w:proofErr w:type="gramEnd"/>
        <w:r w:rsidR="00084E6D">
          <w:t xml:space="preserve">/Source directory and </w:t>
        </w:r>
        <w:proofErr w:type="spellStart"/>
        <w:r w:rsidR="00084E6D">
          <w:t>OpenFOAM_Types.h</w:t>
        </w:r>
      </w:ins>
      <w:proofErr w:type="spellEnd"/>
      <w:ins w:id="639" w:author="Bonnie Jonkman" w:date="2015-08-18T09:24:00Z">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ins>
      <w:r>
        <w:t>) and link it with the FAST_Library_*.lib file</w:t>
      </w:r>
      <w:ins w:id="640" w:author="Bonnie Jonkman" w:date="2015-08-18T09:24:00Z">
        <w:r w:rsidR="00084E6D">
          <w:t xml:space="preserve"> (in the </w:t>
        </w:r>
        <w:proofErr w:type="gramStart"/>
        <w:r w:rsidR="00084E6D">
          <w:t>../..</w:t>
        </w:r>
        <w:proofErr w:type="gramEnd"/>
        <w:r w:rsidR="00084E6D">
          <w:t>/bin directory)</w:t>
        </w:r>
      </w:ins>
      <w:r>
        <w:t xml:space="preserve"> for the appropriate addressing scheme (32- or 64-bits). If you are using a 32-bit Windows® version of </w:t>
      </w:r>
      <w:r w:rsidR="00AE3A86">
        <w:t>MATLAB</w:t>
      </w:r>
      <w:r>
        <w:t xml:space="preserve">, this </w:t>
      </w:r>
      <w:ins w:id="641" w:author="Bonnie Jonkman" w:date="2015-08-18T09:25:00Z">
        <w:r w:rsidR="00084E6D">
          <w:t xml:space="preserve">command </w:t>
        </w:r>
      </w:ins>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642" w:name="_Toc427740985"/>
      <w:r>
        <w:t>Future Work</w:t>
      </w:r>
      <w:bookmarkEnd w:id="642"/>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643" w:name="_Toc427740986"/>
      <w:r>
        <w:t>Feedback</w:t>
      </w:r>
      <w:bookmarkEnd w:id="64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644" w:name="_Ref392062682"/>
      <w:bookmarkStart w:id="645" w:name="_Toc427740987"/>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646" w:author="Bonnie Jonkman" w:date="2015-06-06T17:07:00Z">
        <w:r w:rsidR="005408C3" w:rsidDel="00B70C62">
          <w:delText>1</w:delText>
        </w:r>
      </w:del>
      <w:ins w:id="647" w:author="Bonnie Jonkman" w:date="2015-06-06T17:07:00Z">
        <w:r w:rsidR="00B70C62">
          <w:t>2</w:t>
        </w:r>
      </w:ins>
      <w:r w:rsidR="00B859C9">
        <w:t xml:space="preserve">.* </w:t>
      </w:r>
      <w:r w:rsidR="00992CCA">
        <w:t>Input File</w:t>
      </w:r>
      <w:bookmarkEnd w:id="644"/>
      <w:bookmarkEnd w:id="645"/>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48" w:author="Bonnie Jonkman" w:date="2015-06-06T17:07:00Z">
                              <w:r w:rsidDel="00B70C62">
                                <w:rPr>
                                  <w:rFonts w:ascii="Courier New" w:hAnsi="Courier New" w:cs="Courier New"/>
                                  <w:sz w:val="15"/>
                                  <w:szCs w:val="15"/>
                                </w:rPr>
                                <w:delText>0</w:delText>
                              </w:r>
                            </w:del>
                            <w:ins w:id="649"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1F54C9" w:rsidRDefault="001F54C9" w:rsidP="001017C7">
                            <w:pPr>
                              <w:spacing w:after="0" w:line="240" w:lineRule="auto"/>
                              <w:rPr>
                                <w:ins w:id="650" w:author="Bonnie Jonkman" w:date="2015-06-06T17:08:00Z"/>
                                <w:rFonts w:ascii="Courier New" w:hAnsi="Courier New" w:cs="Courier New"/>
                                <w:sz w:val="15"/>
                                <w:szCs w:val="15"/>
                              </w:rPr>
                            </w:pPr>
                            <w:ins w:id="651"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52"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5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54"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5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5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F54C9" w:rsidRDefault="001F54C9" w:rsidP="001017C7">
                            <w:pPr>
                              <w:spacing w:after="0" w:line="240" w:lineRule="auto"/>
                              <w:rPr>
                                <w:ins w:id="657" w:author="Bonnie Jonkman" w:date="2015-06-06T17:09:00Z"/>
                                <w:rFonts w:ascii="Courier New" w:hAnsi="Courier New" w:cs="Courier New"/>
                                <w:sz w:val="15"/>
                                <w:szCs w:val="15"/>
                              </w:rPr>
                            </w:pPr>
                            <w:ins w:id="658" w:author="Bonnie Jonkman" w:date="2015-06-06T17:08:00Z">
                              <w:r w:rsidRPr="0016770E">
                                <w:rPr>
                                  <w:rFonts w:ascii="Courier New" w:hAnsi="Courier New" w:cs="Courier New"/>
                                  <w:sz w:val="15"/>
                                  <w:szCs w:val="15"/>
                                </w:rPr>
                                <w:t>"</w:t>
                              </w:r>
                            </w:ins>
                            <w:ins w:id="659"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60"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61" w:author="Bonnie Jonkman" w:date="2015-06-06T17:11:00Z">
                              <w:r>
                                <w:rPr>
                                  <w:rFonts w:ascii="Courier New" w:hAnsi="Courier New" w:cs="Courier New"/>
                                  <w:sz w:val="15"/>
                                  <w:szCs w:val="15"/>
                                </w:rPr>
                                <w:t xml:space="preserve"> </w:t>
                              </w:r>
                            </w:ins>
                            <w:ins w:id="662"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6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6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6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66"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6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6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1F54C9" w:rsidRDefault="001F54C9" w:rsidP="001017C7">
                            <w:pPr>
                              <w:spacing w:after="0" w:line="240" w:lineRule="auto"/>
                              <w:rPr>
                                <w:ins w:id="669"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1F54C9" w:rsidRPr="00C914B8" w:rsidRDefault="001F54C9" w:rsidP="001017C7">
                            <w:pPr>
                              <w:spacing w:after="0" w:line="240" w:lineRule="auto"/>
                              <w:rPr>
                                <w:rFonts w:ascii="Courier New" w:hAnsi="Courier New" w:cs="Courier New"/>
                                <w:sz w:val="15"/>
                                <w:szCs w:val="15"/>
                              </w:rPr>
                            </w:pPr>
                            <w:ins w:id="670" w:author="Bonnie Jonkman" w:date="2015-04-22T10:27:00Z">
                              <w:r w:rsidRPr="005408C3">
                                <w:rPr>
                                  <w:rFonts w:ascii="Courier New" w:hAnsi="Courier New" w:cs="Courier New"/>
                                  <w:sz w:val="15"/>
                                  <w:szCs w:val="15"/>
                                </w:rPr>
                                <w:t xml:space="preserve"> </w:t>
                              </w:r>
                            </w:ins>
                            <w:ins w:id="671" w:author="Bonnie Jonkman" w:date="2015-04-22T10:28:00Z">
                              <w:r>
                                <w:rPr>
                                  <w:rFonts w:ascii="Courier New" w:hAnsi="Courier New" w:cs="Courier New"/>
                                  <w:sz w:val="15"/>
                                  <w:szCs w:val="15"/>
                                </w:rPr>
                                <w:t xml:space="preserve"> </w:t>
                              </w:r>
                            </w:ins>
                            <w:ins w:id="672"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73" w:author="Bonnie Jonkman" w:date="2015-06-06T17:07:00Z">
                        <w:r w:rsidDel="00B70C62">
                          <w:rPr>
                            <w:rFonts w:ascii="Courier New" w:hAnsi="Courier New" w:cs="Courier New"/>
                            <w:sz w:val="15"/>
                            <w:szCs w:val="15"/>
                          </w:rPr>
                          <w:delText>0</w:delText>
                        </w:r>
                      </w:del>
                      <w:ins w:id="674"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1F54C9" w:rsidRDefault="001F54C9" w:rsidP="001017C7">
                      <w:pPr>
                        <w:spacing w:after="0" w:line="240" w:lineRule="auto"/>
                        <w:rPr>
                          <w:ins w:id="675" w:author="Bonnie Jonkman" w:date="2015-06-06T17:08:00Z"/>
                          <w:rFonts w:ascii="Courier New" w:hAnsi="Courier New" w:cs="Courier New"/>
                          <w:sz w:val="15"/>
                          <w:szCs w:val="15"/>
                        </w:rPr>
                      </w:pPr>
                      <w:ins w:id="676"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77"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7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79"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8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8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F54C9" w:rsidRDefault="001F54C9" w:rsidP="001017C7">
                      <w:pPr>
                        <w:spacing w:after="0" w:line="240" w:lineRule="auto"/>
                        <w:rPr>
                          <w:ins w:id="682" w:author="Bonnie Jonkman" w:date="2015-06-06T17:09:00Z"/>
                          <w:rFonts w:ascii="Courier New" w:hAnsi="Courier New" w:cs="Courier New"/>
                          <w:sz w:val="15"/>
                          <w:szCs w:val="15"/>
                        </w:rPr>
                      </w:pPr>
                      <w:ins w:id="683" w:author="Bonnie Jonkman" w:date="2015-06-06T17:08:00Z">
                        <w:r w:rsidRPr="0016770E">
                          <w:rPr>
                            <w:rFonts w:ascii="Courier New" w:hAnsi="Courier New" w:cs="Courier New"/>
                            <w:sz w:val="15"/>
                            <w:szCs w:val="15"/>
                          </w:rPr>
                          <w:t>"</w:t>
                        </w:r>
                      </w:ins>
                      <w:ins w:id="684"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85"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86" w:author="Bonnie Jonkman" w:date="2015-06-06T17:11:00Z">
                        <w:r>
                          <w:rPr>
                            <w:rFonts w:ascii="Courier New" w:hAnsi="Courier New" w:cs="Courier New"/>
                            <w:sz w:val="15"/>
                            <w:szCs w:val="15"/>
                          </w:rPr>
                          <w:t xml:space="preserve"> </w:t>
                        </w:r>
                      </w:ins>
                      <w:ins w:id="687"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8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8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9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91"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9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9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1F54C9" w:rsidRDefault="001F54C9" w:rsidP="001017C7">
                      <w:pPr>
                        <w:spacing w:after="0" w:line="240" w:lineRule="auto"/>
                        <w:rPr>
                          <w:ins w:id="694"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1F54C9" w:rsidRPr="00C914B8" w:rsidRDefault="001F54C9" w:rsidP="001017C7">
                      <w:pPr>
                        <w:spacing w:after="0" w:line="240" w:lineRule="auto"/>
                        <w:rPr>
                          <w:rFonts w:ascii="Courier New" w:hAnsi="Courier New" w:cs="Courier New"/>
                          <w:sz w:val="15"/>
                          <w:szCs w:val="15"/>
                        </w:rPr>
                      </w:pPr>
                      <w:ins w:id="695" w:author="Bonnie Jonkman" w:date="2015-04-22T10:27:00Z">
                        <w:r w:rsidRPr="005408C3">
                          <w:rPr>
                            <w:rFonts w:ascii="Courier New" w:hAnsi="Courier New" w:cs="Courier New"/>
                            <w:sz w:val="15"/>
                            <w:szCs w:val="15"/>
                          </w:rPr>
                          <w:t xml:space="preserve"> </w:t>
                        </w:r>
                      </w:ins>
                      <w:ins w:id="696" w:author="Bonnie Jonkman" w:date="2015-04-22T10:28:00Z">
                        <w:r>
                          <w:rPr>
                            <w:rFonts w:ascii="Courier New" w:hAnsi="Courier New" w:cs="Courier New"/>
                            <w:sz w:val="15"/>
                            <w:szCs w:val="15"/>
                          </w:rPr>
                          <w:t xml:space="preserve"> </w:t>
                        </w:r>
                      </w:ins>
                      <w:ins w:id="697"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1F54C9" w:rsidRPr="00C914B8" w:rsidRDefault="001F54C9"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98" w:author="Bonnie Jonkman" w:date="2015-06-06T17:11:00Z">
        <w:r w:rsidR="006F3B17" w:rsidDel="00295D8A">
          <w:delText>1</w:delText>
        </w:r>
      </w:del>
      <w:ins w:id="699"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5" w:author="Bonnie Jonkman" w:date="2015-09-09T14:57:00Z" w:initials="BJJ">
    <w:p w14:paraId="7DF51F37" w14:textId="08391C91" w:rsidR="001F54C9" w:rsidRDefault="001F54C9">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436" w:author="Bonnie Jonkman" w:date="2015-09-09T14:57:00Z" w:initials="BJJ">
    <w:p w14:paraId="4C30047E" w14:textId="302FD246" w:rsidR="001F54C9" w:rsidRDefault="001F54C9">
      <w:pPr>
        <w:pStyle w:val="CommentText"/>
      </w:pPr>
      <w:r>
        <w:rPr>
          <w:rStyle w:val="CommentReference"/>
        </w:rPr>
        <w:annotationRef/>
      </w:r>
      <w:r>
        <w:t>Check spelling of these variables</w:t>
      </w:r>
    </w:p>
  </w:comment>
  <w:comment w:id="629" w:author="Bonnie Jonkman" w:date="2015-09-09T14:57:00Z" w:initials="BJJ">
    <w:p w14:paraId="4C1DFA4C" w14:textId="3DF685DE" w:rsidR="001F54C9" w:rsidRDefault="001F54C9">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19858A" w14:textId="77777777" w:rsidR="0099431E" w:rsidRDefault="0099431E" w:rsidP="0032059E">
      <w:pPr>
        <w:spacing w:after="0" w:line="240" w:lineRule="auto"/>
      </w:pPr>
      <w:r>
        <w:separator/>
      </w:r>
    </w:p>
  </w:endnote>
  <w:endnote w:type="continuationSeparator" w:id="0">
    <w:p w14:paraId="6A62FFA2" w14:textId="77777777" w:rsidR="0099431E" w:rsidRDefault="0099431E"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1F54C9" w:rsidRPr="006228F7" w:rsidRDefault="001F54C9" w:rsidP="008A0C65">
    <w:pPr>
      <w:pStyle w:val="Footer"/>
      <w:jc w:val="center"/>
    </w:pPr>
    <w:r>
      <w:fldChar w:fldCharType="begin"/>
    </w:r>
    <w:r>
      <w:instrText xml:space="preserve"> PAGE  \* Arabic  \* MERGEFORMAT </w:instrText>
    </w:r>
    <w:r>
      <w:fldChar w:fldCharType="separate"/>
    </w:r>
    <w:r w:rsidR="00203B81">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CDDAD2" w14:textId="77777777" w:rsidR="0099431E" w:rsidRDefault="0099431E" w:rsidP="0032059E">
      <w:pPr>
        <w:spacing w:after="0" w:line="240" w:lineRule="auto"/>
      </w:pPr>
      <w:r>
        <w:separator/>
      </w:r>
    </w:p>
  </w:footnote>
  <w:footnote w:type="continuationSeparator" w:id="0">
    <w:p w14:paraId="02380236" w14:textId="77777777" w:rsidR="0099431E" w:rsidRDefault="0099431E" w:rsidP="0032059E">
      <w:pPr>
        <w:spacing w:after="0" w:line="240" w:lineRule="auto"/>
      </w:pPr>
      <w:r>
        <w:continuationSeparator/>
      </w:r>
    </w:p>
  </w:footnote>
  <w:footnote w:id="1">
    <w:p w14:paraId="2164B56D" w14:textId="77777777" w:rsidR="001F54C9" w:rsidRDefault="001F54C9">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1F54C9" w:rsidRDefault="001F54C9">
      <w:pPr>
        <w:pStyle w:val="FootnoteText"/>
      </w:pPr>
      <w:r>
        <w:rPr>
          <w:rStyle w:val="FootnoteReference"/>
        </w:rPr>
        <w:footnoteRef/>
      </w:r>
      <w:r>
        <w:t xml:space="preserve"> These steps must be integer multiples of the structural time step.</w:t>
      </w:r>
    </w:p>
  </w:footnote>
  <w:footnote w:id="3">
    <w:p w14:paraId="2164B56F" w14:textId="77777777" w:rsidR="001F54C9" w:rsidRDefault="001F54C9"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1F54C9" w:rsidRDefault="001F54C9">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1F54C9" w:rsidDel="00A037C3" w:rsidRDefault="001F54C9" w:rsidP="008F3D10">
      <w:pPr>
        <w:pStyle w:val="FootnoteText"/>
        <w:rPr>
          <w:del w:id="136" w:author="Bonnie Jonkman" w:date="2015-06-11T14:07:00Z"/>
        </w:rPr>
      </w:pPr>
      <w:del w:id="137"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1F54C9" w:rsidRDefault="001F54C9" w:rsidP="004106F7">
      <w:pPr>
        <w:pStyle w:val="FootnoteText"/>
        <w:rPr>
          <w:ins w:id="217" w:author="Bonnie Jonkman" w:date="2015-07-09T12:38:00Z"/>
        </w:rPr>
      </w:pPr>
      <w:ins w:id="218"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1F54C9" w:rsidRDefault="001F54C9"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1F54C9" w:rsidRDefault="001F54C9">
      <w:pPr>
        <w:pStyle w:val="FootnoteText"/>
      </w:pPr>
      <w:r>
        <w:rPr>
          <w:rStyle w:val="FootnoteReference"/>
        </w:rPr>
        <w:footnoteRef/>
      </w:r>
      <w:r>
        <w:t xml:space="preserve"> Note that the LabVIEW interface for FAST v8 has not yet been developed.</w:t>
      </w:r>
    </w:p>
  </w:footnote>
  <w:footnote w:id="9">
    <w:p w14:paraId="2164B575" w14:textId="77777777" w:rsidR="001F54C9" w:rsidRDefault="001F54C9"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1F54C9" w:rsidRDefault="001F54C9" w:rsidP="00204924">
      <w:pPr>
        <w:pStyle w:val="FootnoteText"/>
        <w:rPr>
          <w:ins w:id="580" w:author="Bonnie Jonkman" w:date="2015-04-22T12:29:00Z"/>
        </w:rPr>
      </w:pPr>
      <w:ins w:id="581" w:author="Bonnie Jonkman" w:date="2015-04-22T12:29:00Z">
        <w:r>
          <w:rPr>
            <w:rStyle w:val="FootnoteReference"/>
          </w:rPr>
          <w:footnoteRef/>
        </w:r>
        <w:r>
          <w:t xml:space="preserve"> If you are using</w:t>
        </w:r>
      </w:ins>
      <w:ins w:id="582" w:author="Bonnie Jonkman" w:date="2015-04-22T12:41:00Z">
        <w:r>
          <w:t xml:space="preserve"> a 2015 or later version of</w:t>
        </w:r>
      </w:ins>
      <w:ins w:id="583" w:author="Bonnie Jonkman" w:date="2015-04-22T12:29:00Z">
        <w:r>
          <w:t xml:space="preserve"> </w:t>
        </w:r>
      </w:ins>
      <w:ins w:id="584" w:author="Bonnie Jonkman" w:date="2015-04-22T12:41:00Z">
        <w:r>
          <w:t>Intel Fortran</w:t>
        </w:r>
      </w:ins>
      <w:ins w:id="585"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1F54C9" w:rsidRDefault="001F54C9">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78AB"/>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4E6D"/>
    <w:rsid w:val="000869ED"/>
    <w:rsid w:val="00086C75"/>
    <w:rsid w:val="00095694"/>
    <w:rsid w:val="000973B8"/>
    <w:rsid w:val="000A7AE6"/>
    <w:rsid w:val="000B268A"/>
    <w:rsid w:val="000B5913"/>
    <w:rsid w:val="000C417D"/>
    <w:rsid w:val="000D16ED"/>
    <w:rsid w:val="000D2280"/>
    <w:rsid w:val="000D24F9"/>
    <w:rsid w:val="000D2E97"/>
    <w:rsid w:val="000D373D"/>
    <w:rsid w:val="000D4770"/>
    <w:rsid w:val="000D5781"/>
    <w:rsid w:val="000D66E4"/>
    <w:rsid w:val="000D67F1"/>
    <w:rsid w:val="000D703D"/>
    <w:rsid w:val="000E1845"/>
    <w:rsid w:val="000E1CA2"/>
    <w:rsid w:val="000E1D2E"/>
    <w:rsid w:val="000E4597"/>
    <w:rsid w:val="000E55B7"/>
    <w:rsid w:val="000F21F1"/>
    <w:rsid w:val="000F3583"/>
    <w:rsid w:val="00100AB0"/>
    <w:rsid w:val="001017C7"/>
    <w:rsid w:val="0010264A"/>
    <w:rsid w:val="0010612B"/>
    <w:rsid w:val="00112CFA"/>
    <w:rsid w:val="001143AF"/>
    <w:rsid w:val="001165AB"/>
    <w:rsid w:val="00123745"/>
    <w:rsid w:val="00130962"/>
    <w:rsid w:val="001336DD"/>
    <w:rsid w:val="001421BE"/>
    <w:rsid w:val="00143736"/>
    <w:rsid w:val="00143EBA"/>
    <w:rsid w:val="00146D64"/>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B7F07"/>
    <w:rsid w:val="001C051D"/>
    <w:rsid w:val="001C3EEE"/>
    <w:rsid w:val="001C3FE2"/>
    <w:rsid w:val="001C4FB6"/>
    <w:rsid w:val="001C5503"/>
    <w:rsid w:val="001D3CFF"/>
    <w:rsid w:val="001D5646"/>
    <w:rsid w:val="001E2045"/>
    <w:rsid w:val="001E429B"/>
    <w:rsid w:val="001E4B29"/>
    <w:rsid w:val="001F3997"/>
    <w:rsid w:val="001F54C9"/>
    <w:rsid w:val="001F7594"/>
    <w:rsid w:val="00201B27"/>
    <w:rsid w:val="00201C65"/>
    <w:rsid w:val="002034C6"/>
    <w:rsid w:val="00203B81"/>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48BD"/>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5A11"/>
    <w:rsid w:val="00375E3D"/>
    <w:rsid w:val="00376EFF"/>
    <w:rsid w:val="0037777E"/>
    <w:rsid w:val="00382F86"/>
    <w:rsid w:val="0039422C"/>
    <w:rsid w:val="003A2ABC"/>
    <w:rsid w:val="003A36AE"/>
    <w:rsid w:val="003A459F"/>
    <w:rsid w:val="003B1214"/>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E202C"/>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6C1F"/>
    <w:rsid w:val="00597FB7"/>
    <w:rsid w:val="005A19B8"/>
    <w:rsid w:val="005A2B54"/>
    <w:rsid w:val="005A3AA5"/>
    <w:rsid w:val="005B33D7"/>
    <w:rsid w:val="005B3D51"/>
    <w:rsid w:val="005B5316"/>
    <w:rsid w:val="005B630C"/>
    <w:rsid w:val="005B6929"/>
    <w:rsid w:val="005C01C1"/>
    <w:rsid w:val="005C51E0"/>
    <w:rsid w:val="005C5A0C"/>
    <w:rsid w:val="005C697F"/>
    <w:rsid w:val="005D2AF6"/>
    <w:rsid w:val="005D3EE2"/>
    <w:rsid w:val="005D7EC4"/>
    <w:rsid w:val="005F0B16"/>
    <w:rsid w:val="005F1369"/>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556EC"/>
    <w:rsid w:val="00673035"/>
    <w:rsid w:val="006843D7"/>
    <w:rsid w:val="0068491E"/>
    <w:rsid w:val="00685372"/>
    <w:rsid w:val="00686170"/>
    <w:rsid w:val="00690150"/>
    <w:rsid w:val="006945E9"/>
    <w:rsid w:val="00695C19"/>
    <w:rsid w:val="006A280F"/>
    <w:rsid w:val="006A4CEA"/>
    <w:rsid w:val="006A62EC"/>
    <w:rsid w:val="006B028F"/>
    <w:rsid w:val="006C131B"/>
    <w:rsid w:val="006D130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32CA"/>
    <w:rsid w:val="007354EA"/>
    <w:rsid w:val="00740D17"/>
    <w:rsid w:val="00741D30"/>
    <w:rsid w:val="00743E68"/>
    <w:rsid w:val="007441EB"/>
    <w:rsid w:val="00751FAE"/>
    <w:rsid w:val="00752A0E"/>
    <w:rsid w:val="00754E0F"/>
    <w:rsid w:val="007720B4"/>
    <w:rsid w:val="0077211A"/>
    <w:rsid w:val="00775774"/>
    <w:rsid w:val="007764BC"/>
    <w:rsid w:val="00791179"/>
    <w:rsid w:val="00792AB8"/>
    <w:rsid w:val="00794BE0"/>
    <w:rsid w:val="00796008"/>
    <w:rsid w:val="007A051E"/>
    <w:rsid w:val="007A2403"/>
    <w:rsid w:val="007A37F2"/>
    <w:rsid w:val="007A40D8"/>
    <w:rsid w:val="007B0CF4"/>
    <w:rsid w:val="007B241F"/>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1712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551F9"/>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41D9"/>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0E5"/>
    <w:rsid w:val="00963B58"/>
    <w:rsid w:val="00966397"/>
    <w:rsid w:val="009733A8"/>
    <w:rsid w:val="00976EEE"/>
    <w:rsid w:val="00980C9B"/>
    <w:rsid w:val="00985CF5"/>
    <w:rsid w:val="00992CCA"/>
    <w:rsid w:val="0099431E"/>
    <w:rsid w:val="009951B8"/>
    <w:rsid w:val="009A1356"/>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D52E3"/>
    <w:rsid w:val="009E083D"/>
    <w:rsid w:val="009E13A6"/>
    <w:rsid w:val="009F2717"/>
    <w:rsid w:val="009F34BC"/>
    <w:rsid w:val="009F43D1"/>
    <w:rsid w:val="009F7B14"/>
    <w:rsid w:val="00A037C3"/>
    <w:rsid w:val="00A10B4F"/>
    <w:rsid w:val="00A1183D"/>
    <w:rsid w:val="00A1232C"/>
    <w:rsid w:val="00A12679"/>
    <w:rsid w:val="00A16467"/>
    <w:rsid w:val="00A24410"/>
    <w:rsid w:val="00A337F1"/>
    <w:rsid w:val="00A36E2F"/>
    <w:rsid w:val="00A50E15"/>
    <w:rsid w:val="00A57CEC"/>
    <w:rsid w:val="00A611CB"/>
    <w:rsid w:val="00A63833"/>
    <w:rsid w:val="00A63FD7"/>
    <w:rsid w:val="00A670F6"/>
    <w:rsid w:val="00A76DE9"/>
    <w:rsid w:val="00A77B6C"/>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06A04"/>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32A9"/>
    <w:rsid w:val="00B859C9"/>
    <w:rsid w:val="00B92E37"/>
    <w:rsid w:val="00B93212"/>
    <w:rsid w:val="00BA0751"/>
    <w:rsid w:val="00BB43B9"/>
    <w:rsid w:val="00BB51E2"/>
    <w:rsid w:val="00BC064B"/>
    <w:rsid w:val="00BC368A"/>
    <w:rsid w:val="00BD039A"/>
    <w:rsid w:val="00BE1CEA"/>
    <w:rsid w:val="00BE40F1"/>
    <w:rsid w:val="00BE4686"/>
    <w:rsid w:val="00BE7AE8"/>
    <w:rsid w:val="00BF4E3A"/>
    <w:rsid w:val="00C017CD"/>
    <w:rsid w:val="00C020FB"/>
    <w:rsid w:val="00C025CD"/>
    <w:rsid w:val="00C0452B"/>
    <w:rsid w:val="00C07F3C"/>
    <w:rsid w:val="00C13750"/>
    <w:rsid w:val="00C16357"/>
    <w:rsid w:val="00C17402"/>
    <w:rsid w:val="00C2209D"/>
    <w:rsid w:val="00C22E8D"/>
    <w:rsid w:val="00C22F9B"/>
    <w:rsid w:val="00C235A0"/>
    <w:rsid w:val="00C258E0"/>
    <w:rsid w:val="00C308E8"/>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442E"/>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44DF"/>
    <w:rsid w:val="00D07613"/>
    <w:rsid w:val="00D0774B"/>
    <w:rsid w:val="00D172A3"/>
    <w:rsid w:val="00D20C86"/>
    <w:rsid w:val="00D22ED8"/>
    <w:rsid w:val="00D3260C"/>
    <w:rsid w:val="00D33FB9"/>
    <w:rsid w:val="00D34FED"/>
    <w:rsid w:val="00D36AEB"/>
    <w:rsid w:val="00D3756B"/>
    <w:rsid w:val="00D378EB"/>
    <w:rsid w:val="00D37DB1"/>
    <w:rsid w:val="00D37EC2"/>
    <w:rsid w:val="00D520E7"/>
    <w:rsid w:val="00D540B3"/>
    <w:rsid w:val="00D5674B"/>
    <w:rsid w:val="00D56818"/>
    <w:rsid w:val="00D57472"/>
    <w:rsid w:val="00D578AC"/>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E7C4D"/>
    <w:rsid w:val="00DF0A19"/>
    <w:rsid w:val="00DF226E"/>
    <w:rsid w:val="00DF37BC"/>
    <w:rsid w:val="00DF5C8E"/>
    <w:rsid w:val="00DF7441"/>
    <w:rsid w:val="00E003F4"/>
    <w:rsid w:val="00E04013"/>
    <w:rsid w:val="00E07037"/>
    <w:rsid w:val="00E10129"/>
    <w:rsid w:val="00E13EB2"/>
    <w:rsid w:val="00E14436"/>
    <w:rsid w:val="00E17C2E"/>
    <w:rsid w:val="00E20484"/>
    <w:rsid w:val="00E226D9"/>
    <w:rsid w:val="00E22DA9"/>
    <w:rsid w:val="00E254E3"/>
    <w:rsid w:val="00E27744"/>
    <w:rsid w:val="00E3399D"/>
    <w:rsid w:val="00E33AF0"/>
    <w:rsid w:val="00E34664"/>
    <w:rsid w:val="00E371BB"/>
    <w:rsid w:val="00E40658"/>
    <w:rsid w:val="00E40EE5"/>
    <w:rsid w:val="00E41567"/>
    <w:rsid w:val="00E42E58"/>
    <w:rsid w:val="00E50828"/>
    <w:rsid w:val="00E56F1A"/>
    <w:rsid w:val="00E64C2D"/>
    <w:rsid w:val="00E7032A"/>
    <w:rsid w:val="00E70C46"/>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5EFC"/>
    <w:rsid w:val="00EC632B"/>
    <w:rsid w:val="00ED2517"/>
    <w:rsid w:val="00ED3F28"/>
    <w:rsid w:val="00ED5157"/>
    <w:rsid w:val="00EE4134"/>
    <w:rsid w:val="00EE463C"/>
    <w:rsid w:val="00EF132A"/>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3E3F9-4C87-4BEF-AE9C-0F3AC3D91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70720</TotalTime>
  <Pages>40</Pages>
  <Words>11156</Words>
  <Characters>63591</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137</cp:revision>
  <dcterms:created xsi:type="dcterms:W3CDTF">2015-03-31T13:08:00Z</dcterms:created>
  <dcterms:modified xsi:type="dcterms:W3CDTF">2015-09-21T17:11:00Z</dcterms:modified>
</cp:coreProperties>
</file>