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3EBA" w:rsidRDefault="00966397" w:rsidP="005847A9">
      <w:pPr>
        <w:pStyle w:val="Title"/>
      </w:pPr>
      <w:r>
        <w:t>ReadMe File for</w:t>
      </w:r>
      <w:r w:rsidR="00CA74B5">
        <w:t xml:space="preserve"> FAST v8.</w:t>
      </w:r>
      <w:r w:rsidR="002A6E11">
        <w:t>1</w:t>
      </w:r>
      <w:r w:rsidR="005D7EC4">
        <w:t>0</w:t>
      </w:r>
      <w:r w:rsidR="00CA74B5">
        <w:t>.</w:t>
      </w:r>
      <w:r w:rsidR="005D7EC4">
        <w:t>0</w:t>
      </w:r>
      <w:r w:rsidR="00F45A49">
        <w:t>0</w:t>
      </w:r>
      <w:r w:rsidR="00E759ED">
        <w:t>a</w:t>
      </w:r>
      <w:r w:rsidR="005C01C1">
        <w:t>-bjj</w:t>
      </w:r>
    </w:p>
    <w:p w:rsidR="00CA74B5" w:rsidRDefault="00CA74B5" w:rsidP="00CA74B5">
      <w:pPr>
        <w:pStyle w:val="Subtitle"/>
      </w:pPr>
      <w:r>
        <w:t>Bonnie Jonkman</w:t>
      </w:r>
      <w:r w:rsidR="00CA54DC">
        <w:t>, Jason Jonkman</w:t>
      </w:r>
      <w:r>
        <w:br/>
        <w:t>National Renewable Energy Laboratory</w:t>
      </w:r>
      <w:r>
        <w:br/>
      </w:r>
      <w:r w:rsidR="002A6E11">
        <w:t xml:space="preserve">March </w:t>
      </w:r>
      <w:r w:rsidR="00F45A49">
        <w:t>3</w:t>
      </w:r>
      <w:r w:rsidR="002A6E11">
        <w:t>1</w:t>
      </w:r>
      <w:r w:rsidR="00F45A49">
        <w:t>, 201</w:t>
      </w:r>
      <w:r w:rsidR="002A6E11">
        <w:t xml:space="preserve">5 – </w:t>
      </w:r>
      <w:r w:rsidR="002A6E11" w:rsidRPr="00C83AC8">
        <w:rPr>
          <w:highlight w:val="yellow"/>
        </w:rPr>
        <w:t>IN PROGRESS</w:t>
      </w:r>
    </w:p>
    <w:p w:rsidR="006C131B" w:rsidRDefault="006C131B" w:rsidP="006C131B"/>
    <w:p w:rsidR="009E13A6" w:rsidRDefault="006C131B" w:rsidP="00992CCA">
      <w:pPr>
        <w:pStyle w:val="Heading1"/>
      </w:pPr>
      <w:bookmarkStart w:id="0" w:name="_Toc413698667"/>
      <w:r>
        <w:t>Table of Contents</w:t>
      </w:r>
      <w:bookmarkEnd w:id="0"/>
    </w:p>
    <w:p w:rsidR="00317AA0" w:rsidRDefault="006C131B">
      <w:pPr>
        <w:pStyle w:val="TOC1"/>
        <w:tabs>
          <w:tab w:val="right" w:leader="dot" w:pos="9350"/>
        </w:tabs>
        <w:rPr>
          <w:rFonts w:eastAsiaTheme="minorEastAsia"/>
          <w:noProof/>
        </w:rPr>
      </w:pPr>
      <w:r>
        <w:fldChar w:fldCharType="begin"/>
      </w:r>
      <w:r>
        <w:instrText xml:space="preserve"> TOC \o "1-2" \h \z \u </w:instrText>
      </w:r>
      <w:r>
        <w:fldChar w:fldCharType="separate"/>
      </w:r>
      <w:hyperlink w:anchor="_Toc413698667" w:history="1">
        <w:r w:rsidR="00317AA0" w:rsidRPr="004F1209">
          <w:rPr>
            <w:rStyle w:val="Hyperlink"/>
            <w:noProof/>
          </w:rPr>
          <w:t>Table of Contents</w:t>
        </w:r>
        <w:r w:rsidR="00317AA0">
          <w:rPr>
            <w:noProof/>
            <w:webHidden/>
          </w:rPr>
          <w:tab/>
        </w:r>
        <w:r w:rsidR="00317AA0">
          <w:rPr>
            <w:noProof/>
            <w:webHidden/>
          </w:rPr>
          <w:fldChar w:fldCharType="begin"/>
        </w:r>
        <w:r w:rsidR="00317AA0">
          <w:rPr>
            <w:noProof/>
            <w:webHidden/>
          </w:rPr>
          <w:instrText xml:space="preserve"> PAGEREF _Toc413698667 \h </w:instrText>
        </w:r>
        <w:r w:rsidR="00317AA0">
          <w:rPr>
            <w:noProof/>
            <w:webHidden/>
          </w:rPr>
        </w:r>
        <w:r w:rsidR="00317AA0">
          <w:rPr>
            <w:noProof/>
            <w:webHidden/>
          </w:rPr>
          <w:fldChar w:fldCharType="separate"/>
        </w:r>
        <w:r w:rsidR="00317AA0">
          <w:rPr>
            <w:noProof/>
            <w:webHidden/>
          </w:rPr>
          <w:t>1</w:t>
        </w:r>
        <w:r w:rsidR="00317AA0">
          <w:rPr>
            <w:noProof/>
            <w:webHidden/>
          </w:rPr>
          <w:fldChar w:fldCharType="end"/>
        </w:r>
      </w:hyperlink>
    </w:p>
    <w:p w:rsidR="00317AA0" w:rsidRDefault="00047620">
      <w:pPr>
        <w:pStyle w:val="TOC1"/>
        <w:tabs>
          <w:tab w:val="right" w:leader="dot" w:pos="9350"/>
        </w:tabs>
        <w:rPr>
          <w:rFonts w:eastAsiaTheme="minorEastAsia"/>
          <w:noProof/>
        </w:rPr>
      </w:pPr>
      <w:hyperlink w:anchor="_Toc413698668" w:history="1">
        <w:r w:rsidR="00317AA0" w:rsidRPr="004F1209">
          <w:rPr>
            <w:rStyle w:val="Hyperlink"/>
            <w:noProof/>
          </w:rPr>
          <w:t>Introduction</w:t>
        </w:r>
        <w:r w:rsidR="00317AA0">
          <w:rPr>
            <w:noProof/>
            <w:webHidden/>
          </w:rPr>
          <w:tab/>
        </w:r>
        <w:r w:rsidR="00317AA0">
          <w:rPr>
            <w:noProof/>
            <w:webHidden/>
          </w:rPr>
          <w:fldChar w:fldCharType="begin"/>
        </w:r>
        <w:r w:rsidR="00317AA0">
          <w:rPr>
            <w:noProof/>
            <w:webHidden/>
          </w:rPr>
          <w:instrText xml:space="preserve"> PAGEREF _Toc413698668 \h </w:instrText>
        </w:r>
        <w:r w:rsidR="00317AA0">
          <w:rPr>
            <w:noProof/>
            <w:webHidden/>
          </w:rPr>
        </w:r>
        <w:r w:rsidR="00317AA0">
          <w:rPr>
            <w:noProof/>
            <w:webHidden/>
          </w:rPr>
          <w:fldChar w:fldCharType="separate"/>
        </w:r>
        <w:r w:rsidR="00317AA0">
          <w:rPr>
            <w:noProof/>
            <w:webHidden/>
          </w:rPr>
          <w:t>3</w:t>
        </w:r>
        <w:r w:rsidR="00317AA0">
          <w:rPr>
            <w:noProof/>
            <w:webHidden/>
          </w:rPr>
          <w:fldChar w:fldCharType="end"/>
        </w:r>
      </w:hyperlink>
    </w:p>
    <w:p w:rsidR="00317AA0" w:rsidRDefault="00047620">
      <w:pPr>
        <w:pStyle w:val="TOC1"/>
        <w:tabs>
          <w:tab w:val="right" w:leader="dot" w:pos="9350"/>
        </w:tabs>
        <w:rPr>
          <w:rFonts w:eastAsiaTheme="minorEastAsia"/>
          <w:noProof/>
        </w:rPr>
      </w:pPr>
      <w:hyperlink w:anchor="_Toc413698669" w:history="1">
        <w:r w:rsidR="00317AA0" w:rsidRPr="004F1209">
          <w:rPr>
            <w:rStyle w:val="Hyperlink"/>
            <w:noProof/>
          </w:rPr>
          <w:t>Major changes in FAST</w:t>
        </w:r>
        <w:r w:rsidR="00317AA0">
          <w:rPr>
            <w:noProof/>
            <w:webHidden/>
          </w:rPr>
          <w:tab/>
        </w:r>
        <w:r w:rsidR="00317AA0">
          <w:rPr>
            <w:noProof/>
            <w:webHidden/>
          </w:rPr>
          <w:fldChar w:fldCharType="begin"/>
        </w:r>
        <w:r w:rsidR="00317AA0">
          <w:rPr>
            <w:noProof/>
            <w:webHidden/>
          </w:rPr>
          <w:instrText xml:space="preserve"> PAGEREF _Toc413698669 \h </w:instrText>
        </w:r>
        <w:r w:rsidR="00317AA0">
          <w:rPr>
            <w:noProof/>
            <w:webHidden/>
          </w:rPr>
        </w:r>
        <w:r w:rsidR="00317AA0">
          <w:rPr>
            <w:noProof/>
            <w:webHidden/>
          </w:rPr>
          <w:fldChar w:fldCharType="separate"/>
        </w:r>
        <w:r w:rsidR="00317AA0">
          <w:rPr>
            <w:noProof/>
            <w:webHidden/>
          </w:rPr>
          <w:t>8</w:t>
        </w:r>
        <w:r w:rsidR="00317AA0">
          <w:rPr>
            <w:noProof/>
            <w:webHidden/>
          </w:rPr>
          <w:fldChar w:fldCharType="end"/>
        </w:r>
      </w:hyperlink>
    </w:p>
    <w:p w:rsidR="00317AA0" w:rsidRDefault="00047620">
      <w:pPr>
        <w:pStyle w:val="TOC2"/>
        <w:tabs>
          <w:tab w:val="right" w:leader="dot" w:pos="9350"/>
        </w:tabs>
        <w:rPr>
          <w:rFonts w:eastAsiaTheme="minorEastAsia"/>
          <w:noProof/>
        </w:rPr>
      </w:pPr>
      <w:hyperlink w:anchor="_Toc413698670" w:history="1">
        <w:r w:rsidR="00317AA0" w:rsidRPr="004F1209">
          <w:rPr>
            <w:rStyle w:val="Hyperlink"/>
            <w:noProof/>
          </w:rPr>
          <w:t>v8.10.00a-bjj</w:t>
        </w:r>
        <w:r w:rsidR="00317AA0">
          <w:rPr>
            <w:noProof/>
            <w:webHidden/>
          </w:rPr>
          <w:tab/>
        </w:r>
        <w:r w:rsidR="00317AA0">
          <w:rPr>
            <w:noProof/>
            <w:webHidden/>
          </w:rPr>
          <w:fldChar w:fldCharType="begin"/>
        </w:r>
        <w:r w:rsidR="00317AA0">
          <w:rPr>
            <w:noProof/>
            <w:webHidden/>
          </w:rPr>
          <w:instrText xml:space="preserve"> PAGEREF _Toc413698670 \h </w:instrText>
        </w:r>
        <w:r w:rsidR="00317AA0">
          <w:rPr>
            <w:noProof/>
            <w:webHidden/>
          </w:rPr>
        </w:r>
        <w:r w:rsidR="00317AA0">
          <w:rPr>
            <w:noProof/>
            <w:webHidden/>
          </w:rPr>
          <w:fldChar w:fldCharType="separate"/>
        </w:r>
        <w:r w:rsidR="00317AA0">
          <w:rPr>
            <w:noProof/>
            <w:webHidden/>
          </w:rPr>
          <w:t>8</w:t>
        </w:r>
        <w:r w:rsidR="00317AA0">
          <w:rPr>
            <w:noProof/>
            <w:webHidden/>
          </w:rPr>
          <w:fldChar w:fldCharType="end"/>
        </w:r>
      </w:hyperlink>
    </w:p>
    <w:p w:rsidR="00317AA0" w:rsidRDefault="00047620">
      <w:pPr>
        <w:pStyle w:val="TOC2"/>
        <w:tabs>
          <w:tab w:val="right" w:leader="dot" w:pos="9350"/>
        </w:tabs>
        <w:rPr>
          <w:rFonts w:eastAsiaTheme="minorEastAsia"/>
          <w:noProof/>
        </w:rPr>
      </w:pPr>
      <w:hyperlink w:anchor="_Toc413698671" w:history="1">
        <w:r w:rsidR="00317AA0" w:rsidRPr="004F1209">
          <w:rPr>
            <w:rStyle w:val="Hyperlink"/>
            <w:noProof/>
          </w:rPr>
          <w:t>v8.09.00a-bjj</w:t>
        </w:r>
        <w:r w:rsidR="00317AA0">
          <w:rPr>
            <w:noProof/>
            <w:webHidden/>
          </w:rPr>
          <w:tab/>
        </w:r>
        <w:r w:rsidR="00317AA0">
          <w:rPr>
            <w:noProof/>
            <w:webHidden/>
          </w:rPr>
          <w:fldChar w:fldCharType="begin"/>
        </w:r>
        <w:r w:rsidR="00317AA0">
          <w:rPr>
            <w:noProof/>
            <w:webHidden/>
          </w:rPr>
          <w:instrText xml:space="preserve"> PAGEREF _Toc413698671 \h </w:instrText>
        </w:r>
        <w:r w:rsidR="00317AA0">
          <w:rPr>
            <w:noProof/>
            <w:webHidden/>
          </w:rPr>
        </w:r>
        <w:r w:rsidR="00317AA0">
          <w:rPr>
            <w:noProof/>
            <w:webHidden/>
          </w:rPr>
          <w:fldChar w:fldCharType="separate"/>
        </w:r>
        <w:r w:rsidR="00317AA0">
          <w:rPr>
            <w:noProof/>
            <w:webHidden/>
          </w:rPr>
          <w:t>9</w:t>
        </w:r>
        <w:r w:rsidR="00317AA0">
          <w:rPr>
            <w:noProof/>
            <w:webHidden/>
          </w:rPr>
          <w:fldChar w:fldCharType="end"/>
        </w:r>
      </w:hyperlink>
    </w:p>
    <w:p w:rsidR="00317AA0" w:rsidRDefault="00047620">
      <w:pPr>
        <w:pStyle w:val="TOC2"/>
        <w:tabs>
          <w:tab w:val="right" w:leader="dot" w:pos="9350"/>
        </w:tabs>
        <w:rPr>
          <w:rFonts w:eastAsiaTheme="minorEastAsia"/>
          <w:noProof/>
        </w:rPr>
      </w:pPr>
      <w:hyperlink w:anchor="_Toc413698672" w:history="1">
        <w:r w:rsidR="00317AA0" w:rsidRPr="004F1209">
          <w:rPr>
            <w:rStyle w:val="Hyperlink"/>
            <w:noProof/>
          </w:rPr>
          <w:t>v8.08.00c-bjj</w:t>
        </w:r>
        <w:r w:rsidR="00317AA0">
          <w:rPr>
            <w:noProof/>
            <w:webHidden/>
          </w:rPr>
          <w:tab/>
        </w:r>
        <w:r w:rsidR="00317AA0">
          <w:rPr>
            <w:noProof/>
            <w:webHidden/>
          </w:rPr>
          <w:fldChar w:fldCharType="begin"/>
        </w:r>
        <w:r w:rsidR="00317AA0">
          <w:rPr>
            <w:noProof/>
            <w:webHidden/>
          </w:rPr>
          <w:instrText xml:space="preserve"> PAGEREF _Toc413698672 \h </w:instrText>
        </w:r>
        <w:r w:rsidR="00317AA0">
          <w:rPr>
            <w:noProof/>
            <w:webHidden/>
          </w:rPr>
        </w:r>
        <w:r w:rsidR="00317AA0">
          <w:rPr>
            <w:noProof/>
            <w:webHidden/>
          </w:rPr>
          <w:fldChar w:fldCharType="separate"/>
        </w:r>
        <w:r w:rsidR="00317AA0">
          <w:rPr>
            <w:noProof/>
            <w:webHidden/>
          </w:rPr>
          <w:t>10</w:t>
        </w:r>
        <w:r w:rsidR="00317AA0">
          <w:rPr>
            <w:noProof/>
            <w:webHidden/>
          </w:rPr>
          <w:fldChar w:fldCharType="end"/>
        </w:r>
      </w:hyperlink>
    </w:p>
    <w:p w:rsidR="00317AA0" w:rsidRDefault="00047620">
      <w:pPr>
        <w:pStyle w:val="TOC2"/>
        <w:tabs>
          <w:tab w:val="right" w:leader="dot" w:pos="9350"/>
        </w:tabs>
        <w:rPr>
          <w:rFonts w:eastAsiaTheme="minorEastAsia"/>
          <w:noProof/>
        </w:rPr>
      </w:pPr>
      <w:hyperlink w:anchor="_Toc413698673" w:history="1">
        <w:r w:rsidR="00317AA0" w:rsidRPr="004F1209">
          <w:rPr>
            <w:rStyle w:val="Hyperlink"/>
            <w:noProof/>
          </w:rPr>
          <w:t>v8.03.02b-bjj</w:t>
        </w:r>
        <w:r w:rsidR="00317AA0">
          <w:rPr>
            <w:noProof/>
            <w:webHidden/>
          </w:rPr>
          <w:tab/>
        </w:r>
        <w:r w:rsidR="00317AA0">
          <w:rPr>
            <w:noProof/>
            <w:webHidden/>
          </w:rPr>
          <w:fldChar w:fldCharType="begin"/>
        </w:r>
        <w:r w:rsidR="00317AA0">
          <w:rPr>
            <w:noProof/>
            <w:webHidden/>
          </w:rPr>
          <w:instrText xml:space="preserve"> PAGEREF _Toc413698673 \h </w:instrText>
        </w:r>
        <w:r w:rsidR="00317AA0">
          <w:rPr>
            <w:noProof/>
            <w:webHidden/>
          </w:rPr>
        </w:r>
        <w:r w:rsidR="00317AA0">
          <w:rPr>
            <w:noProof/>
            <w:webHidden/>
          </w:rPr>
          <w:fldChar w:fldCharType="separate"/>
        </w:r>
        <w:r w:rsidR="00317AA0">
          <w:rPr>
            <w:noProof/>
            <w:webHidden/>
          </w:rPr>
          <w:t>13</w:t>
        </w:r>
        <w:r w:rsidR="00317AA0">
          <w:rPr>
            <w:noProof/>
            <w:webHidden/>
          </w:rPr>
          <w:fldChar w:fldCharType="end"/>
        </w:r>
      </w:hyperlink>
    </w:p>
    <w:p w:rsidR="00317AA0" w:rsidRDefault="00047620">
      <w:pPr>
        <w:pStyle w:val="TOC1"/>
        <w:tabs>
          <w:tab w:val="right" w:leader="dot" w:pos="9350"/>
        </w:tabs>
        <w:rPr>
          <w:rFonts w:eastAsiaTheme="minorEastAsia"/>
          <w:noProof/>
        </w:rPr>
      </w:pPr>
      <w:hyperlink w:anchor="_Toc413698674" w:history="1">
        <w:r w:rsidR="00317AA0" w:rsidRPr="004F1209">
          <w:rPr>
            <w:rStyle w:val="Hyperlink"/>
            <w:noProof/>
          </w:rPr>
          <w:t>Certification Tests</w:t>
        </w:r>
        <w:r w:rsidR="00317AA0">
          <w:rPr>
            <w:noProof/>
            <w:webHidden/>
          </w:rPr>
          <w:tab/>
        </w:r>
        <w:r w:rsidR="00317AA0">
          <w:rPr>
            <w:noProof/>
            <w:webHidden/>
          </w:rPr>
          <w:fldChar w:fldCharType="begin"/>
        </w:r>
        <w:r w:rsidR="00317AA0">
          <w:rPr>
            <w:noProof/>
            <w:webHidden/>
          </w:rPr>
          <w:instrText xml:space="preserve"> PAGEREF _Toc413698674 \h </w:instrText>
        </w:r>
        <w:r w:rsidR="00317AA0">
          <w:rPr>
            <w:noProof/>
            <w:webHidden/>
          </w:rPr>
        </w:r>
        <w:r w:rsidR="00317AA0">
          <w:rPr>
            <w:noProof/>
            <w:webHidden/>
          </w:rPr>
          <w:fldChar w:fldCharType="separate"/>
        </w:r>
        <w:r w:rsidR="00317AA0">
          <w:rPr>
            <w:noProof/>
            <w:webHidden/>
          </w:rPr>
          <w:t>13</w:t>
        </w:r>
        <w:r w:rsidR="00317AA0">
          <w:rPr>
            <w:noProof/>
            <w:webHidden/>
          </w:rPr>
          <w:fldChar w:fldCharType="end"/>
        </w:r>
      </w:hyperlink>
    </w:p>
    <w:p w:rsidR="00317AA0" w:rsidRDefault="00047620">
      <w:pPr>
        <w:pStyle w:val="TOC1"/>
        <w:tabs>
          <w:tab w:val="right" w:leader="dot" w:pos="9350"/>
        </w:tabs>
        <w:rPr>
          <w:rFonts w:eastAsiaTheme="minorEastAsia"/>
          <w:noProof/>
        </w:rPr>
      </w:pPr>
      <w:hyperlink w:anchor="_Toc413698675" w:history="1">
        <w:r w:rsidR="00317AA0" w:rsidRPr="004F1209">
          <w:rPr>
            <w:rStyle w:val="Hyperlink"/>
            <w:noProof/>
          </w:rPr>
          <w:t>Variables Specified in the FAST Primary Input File</w:t>
        </w:r>
        <w:r w:rsidR="00317AA0">
          <w:rPr>
            <w:noProof/>
            <w:webHidden/>
          </w:rPr>
          <w:tab/>
        </w:r>
        <w:r w:rsidR="00317AA0">
          <w:rPr>
            <w:noProof/>
            <w:webHidden/>
          </w:rPr>
          <w:fldChar w:fldCharType="begin"/>
        </w:r>
        <w:r w:rsidR="00317AA0">
          <w:rPr>
            <w:noProof/>
            <w:webHidden/>
          </w:rPr>
          <w:instrText xml:space="preserve"> PAGEREF _Toc413698675 \h </w:instrText>
        </w:r>
        <w:r w:rsidR="00317AA0">
          <w:rPr>
            <w:noProof/>
            <w:webHidden/>
          </w:rPr>
        </w:r>
        <w:r w:rsidR="00317AA0">
          <w:rPr>
            <w:noProof/>
            <w:webHidden/>
          </w:rPr>
          <w:fldChar w:fldCharType="separate"/>
        </w:r>
        <w:r w:rsidR="00317AA0">
          <w:rPr>
            <w:noProof/>
            <w:webHidden/>
          </w:rPr>
          <w:t>14</w:t>
        </w:r>
        <w:r w:rsidR="00317AA0">
          <w:rPr>
            <w:noProof/>
            <w:webHidden/>
          </w:rPr>
          <w:fldChar w:fldCharType="end"/>
        </w:r>
      </w:hyperlink>
    </w:p>
    <w:p w:rsidR="00317AA0" w:rsidRDefault="00047620">
      <w:pPr>
        <w:pStyle w:val="TOC2"/>
        <w:tabs>
          <w:tab w:val="right" w:leader="dot" w:pos="9350"/>
        </w:tabs>
        <w:rPr>
          <w:rFonts w:eastAsiaTheme="minorEastAsia"/>
          <w:noProof/>
        </w:rPr>
      </w:pPr>
      <w:hyperlink w:anchor="_Toc413698676" w:history="1">
        <w:r w:rsidR="00317AA0" w:rsidRPr="004F1209">
          <w:rPr>
            <w:rStyle w:val="Hyperlink"/>
            <w:noProof/>
          </w:rPr>
          <w:t>Simulation Control</w:t>
        </w:r>
        <w:r w:rsidR="00317AA0">
          <w:rPr>
            <w:noProof/>
            <w:webHidden/>
          </w:rPr>
          <w:tab/>
        </w:r>
        <w:r w:rsidR="00317AA0">
          <w:rPr>
            <w:noProof/>
            <w:webHidden/>
          </w:rPr>
          <w:fldChar w:fldCharType="begin"/>
        </w:r>
        <w:r w:rsidR="00317AA0">
          <w:rPr>
            <w:noProof/>
            <w:webHidden/>
          </w:rPr>
          <w:instrText xml:space="preserve"> PAGEREF _Toc413698676 \h </w:instrText>
        </w:r>
        <w:r w:rsidR="00317AA0">
          <w:rPr>
            <w:noProof/>
            <w:webHidden/>
          </w:rPr>
        </w:r>
        <w:r w:rsidR="00317AA0">
          <w:rPr>
            <w:noProof/>
            <w:webHidden/>
          </w:rPr>
          <w:fldChar w:fldCharType="separate"/>
        </w:r>
        <w:r w:rsidR="00317AA0">
          <w:rPr>
            <w:noProof/>
            <w:webHidden/>
          </w:rPr>
          <w:t>14</w:t>
        </w:r>
        <w:r w:rsidR="00317AA0">
          <w:rPr>
            <w:noProof/>
            <w:webHidden/>
          </w:rPr>
          <w:fldChar w:fldCharType="end"/>
        </w:r>
      </w:hyperlink>
    </w:p>
    <w:p w:rsidR="00317AA0" w:rsidRDefault="00047620">
      <w:pPr>
        <w:pStyle w:val="TOC2"/>
        <w:tabs>
          <w:tab w:val="right" w:leader="dot" w:pos="9350"/>
        </w:tabs>
        <w:rPr>
          <w:rFonts w:eastAsiaTheme="minorEastAsia"/>
          <w:noProof/>
        </w:rPr>
      </w:pPr>
      <w:hyperlink w:anchor="_Toc413698677" w:history="1">
        <w:r w:rsidR="00317AA0" w:rsidRPr="004F1209">
          <w:rPr>
            <w:rStyle w:val="Hyperlink"/>
            <w:noProof/>
          </w:rPr>
          <w:t>Feature Switches and Flags</w:t>
        </w:r>
        <w:r w:rsidR="00317AA0">
          <w:rPr>
            <w:noProof/>
            <w:webHidden/>
          </w:rPr>
          <w:tab/>
        </w:r>
        <w:r w:rsidR="00317AA0">
          <w:rPr>
            <w:noProof/>
            <w:webHidden/>
          </w:rPr>
          <w:fldChar w:fldCharType="begin"/>
        </w:r>
        <w:r w:rsidR="00317AA0">
          <w:rPr>
            <w:noProof/>
            <w:webHidden/>
          </w:rPr>
          <w:instrText xml:space="preserve"> PAGEREF _Toc413698677 \h </w:instrText>
        </w:r>
        <w:r w:rsidR="00317AA0">
          <w:rPr>
            <w:noProof/>
            <w:webHidden/>
          </w:rPr>
        </w:r>
        <w:r w:rsidR="00317AA0">
          <w:rPr>
            <w:noProof/>
            <w:webHidden/>
          </w:rPr>
          <w:fldChar w:fldCharType="separate"/>
        </w:r>
        <w:r w:rsidR="00317AA0">
          <w:rPr>
            <w:noProof/>
            <w:webHidden/>
          </w:rPr>
          <w:t>16</w:t>
        </w:r>
        <w:r w:rsidR="00317AA0">
          <w:rPr>
            <w:noProof/>
            <w:webHidden/>
          </w:rPr>
          <w:fldChar w:fldCharType="end"/>
        </w:r>
      </w:hyperlink>
    </w:p>
    <w:p w:rsidR="00317AA0" w:rsidRDefault="00047620">
      <w:pPr>
        <w:pStyle w:val="TOC2"/>
        <w:tabs>
          <w:tab w:val="right" w:leader="dot" w:pos="9350"/>
        </w:tabs>
        <w:rPr>
          <w:rFonts w:eastAsiaTheme="minorEastAsia"/>
          <w:noProof/>
        </w:rPr>
      </w:pPr>
      <w:hyperlink w:anchor="_Toc413698678" w:history="1">
        <w:r w:rsidR="00317AA0" w:rsidRPr="004F1209">
          <w:rPr>
            <w:rStyle w:val="Hyperlink"/>
            <w:noProof/>
          </w:rPr>
          <w:t>Input Files</w:t>
        </w:r>
        <w:r w:rsidR="00317AA0">
          <w:rPr>
            <w:noProof/>
            <w:webHidden/>
          </w:rPr>
          <w:tab/>
        </w:r>
        <w:r w:rsidR="00317AA0">
          <w:rPr>
            <w:noProof/>
            <w:webHidden/>
          </w:rPr>
          <w:fldChar w:fldCharType="begin"/>
        </w:r>
        <w:r w:rsidR="00317AA0">
          <w:rPr>
            <w:noProof/>
            <w:webHidden/>
          </w:rPr>
          <w:instrText xml:space="preserve"> PAGEREF _Toc413698678 \h </w:instrText>
        </w:r>
        <w:r w:rsidR="00317AA0">
          <w:rPr>
            <w:noProof/>
            <w:webHidden/>
          </w:rPr>
        </w:r>
        <w:r w:rsidR="00317AA0">
          <w:rPr>
            <w:noProof/>
            <w:webHidden/>
          </w:rPr>
          <w:fldChar w:fldCharType="separate"/>
        </w:r>
        <w:r w:rsidR="00317AA0">
          <w:rPr>
            <w:noProof/>
            <w:webHidden/>
          </w:rPr>
          <w:t>17</w:t>
        </w:r>
        <w:r w:rsidR="00317AA0">
          <w:rPr>
            <w:noProof/>
            <w:webHidden/>
          </w:rPr>
          <w:fldChar w:fldCharType="end"/>
        </w:r>
      </w:hyperlink>
    </w:p>
    <w:p w:rsidR="00317AA0" w:rsidRDefault="00047620">
      <w:pPr>
        <w:pStyle w:val="TOC2"/>
        <w:tabs>
          <w:tab w:val="right" w:leader="dot" w:pos="9350"/>
        </w:tabs>
        <w:rPr>
          <w:rFonts w:eastAsiaTheme="minorEastAsia"/>
          <w:noProof/>
        </w:rPr>
      </w:pPr>
      <w:hyperlink w:anchor="_Toc413698679" w:history="1">
        <w:r w:rsidR="00317AA0" w:rsidRPr="004F1209">
          <w:rPr>
            <w:rStyle w:val="Hyperlink"/>
            <w:noProof/>
          </w:rPr>
          <w:t>Output</w:t>
        </w:r>
        <w:r w:rsidR="00317AA0">
          <w:rPr>
            <w:noProof/>
            <w:webHidden/>
          </w:rPr>
          <w:tab/>
        </w:r>
        <w:r w:rsidR="00317AA0">
          <w:rPr>
            <w:noProof/>
            <w:webHidden/>
          </w:rPr>
          <w:fldChar w:fldCharType="begin"/>
        </w:r>
        <w:r w:rsidR="00317AA0">
          <w:rPr>
            <w:noProof/>
            <w:webHidden/>
          </w:rPr>
          <w:instrText xml:space="preserve"> PAGEREF _Toc413698679 \h </w:instrText>
        </w:r>
        <w:r w:rsidR="00317AA0">
          <w:rPr>
            <w:noProof/>
            <w:webHidden/>
          </w:rPr>
        </w:r>
        <w:r w:rsidR="00317AA0">
          <w:rPr>
            <w:noProof/>
            <w:webHidden/>
          </w:rPr>
          <w:fldChar w:fldCharType="separate"/>
        </w:r>
        <w:r w:rsidR="00317AA0">
          <w:rPr>
            <w:noProof/>
            <w:webHidden/>
          </w:rPr>
          <w:t>18</w:t>
        </w:r>
        <w:r w:rsidR="00317AA0">
          <w:rPr>
            <w:noProof/>
            <w:webHidden/>
          </w:rPr>
          <w:fldChar w:fldCharType="end"/>
        </w:r>
      </w:hyperlink>
    </w:p>
    <w:p w:rsidR="00317AA0" w:rsidRDefault="00047620">
      <w:pPr>
        <w:pStyle w:val="TOC1"/>
        <w:tabs>
          <w:tab w:val="right" w:leader="dot" w:pos="9350"/>
        </w:tabs>
        <w:rPr>
          <w:rFonts w:eastAsiaTheme="minorEastAsia"/>
          <w:noProof/>
        </w:rPr>
      </w:pPr>
      <w:hyperlink w:anchor="_Toc413698680" w:history="1">
        <w:r w:rsidR="00317AA0" w:rsidRPr="004F1209">
          <w:rPr>
            <w:rStyle w:val="Hyperlink"/>
            <w:noProof/>
          </w:rPr>
          <w:t>Modeling Tips</w:t>
        </w:r>
        <w:r w:rsidR="00317AA0">
          <w:rPr>
            <w:noProof/>
            <w:webHidden/>
          </w:rPr>
          <w:tab/>
        </w:r>
        <w:r w:rsidR="00317AA0">
          <w:rPr>
            <w:noProof/>
            <w:webHidden/>
          </w:rPr>
          <w:fldChar w:fldCharType="begin"/>
        </w:r>
        <w:r w:rsidR="00317AA0">
          <w:rPr>
            <w:noProof/>
            <w:webHidden/>
          </w:rPr>
          <w:instrText xml:space="preserve"> PAGEREF _Toc413698680 \h </w:instrText>
        </w:r>
        <w:r w:rsidR="00317AA0">
          <w:rPr>
            <w:noProof/>
            <w:webHidden/>
          </w:rPr>
        </w:r>
        <w:r w:rsidR="00317AA0">
          <w:rPr>
            <w:noProof/>
            <w:webHidden/>
          </w:rPr>
          <w:fldChar w:fldCharType="separate"/>
        </w:r>
        <w:r w:rsidR="00317AA0">
          <w:rPr>
            <w:noProof/>
            <w:webHidden/>
          </w:rPr>
          <w:t>20</w:t>
        </w:r>
        <w:r w:rsidR="00317AA0">
          <w:rPr>
            <w:noProof/>
            <w:webHidden/>
          </w:rPr>
          <w:fldChar w:fldCharType="end"/>
        </w:r>
      </w:hyperlink>
    </w:p>
    <w:p w:rsidR="00317AA0" w:rsidRDefault="00047620">
      <w:pPr>
        <w:pStyle w:val="TOC1"/>
        <w:tabs>
          <w:tab w:val="right" w:leader="dot" w:pos="9350"/>
        </w:tabs>
        <w:rPr>
          <w:rFonts w:eastAsiaTheme="minorEastAsia"/>
          <w:noProof/>
        </w:rPr>
      </w:pPr>
      <w:hyperlink w:anchor="_Toc413698681" w:history="1">
        <w:r w:rsidR="00317AA0" w:rsidRPr="004F1209">
          <w:rPr>
            <w:rStyle w:val="Hyperlink"/>
            <w:noProof/>
          </w:rPr>
          <w:t>Limitations</w:t>
        </w:r>
        <w:r w:rsidR="00317AA0">
          <w:rPr>
            <w:noProof/>
            <w:webHidden/>
          </w:rPr>
          <w:tab/>
        </w:r>
        <w:r w:rsidR="00317AA0">
          <w:rPr>
            <w:noProof/>
            <w:webHidden/>
          </w:rPr>
          <w:fldChar w:fldCharType="begin"/>
        </w:r>
        <w:r w:rsidR="00317AA0">
          <w:rPr>
            <w:noProof/>
            <w:webHidden/>
          </w:rPr>
          <w:instrText xml:space="preserve"> PAGEREF _Toc413698681 \h </w:instrText>
        </w:r>
        <w:r w:rsidR="00317AA0">
          <w:rPr>
            <w:noProof/>
            <w:webHidden/>
          </w:rPr>
        </w:r>
        <w:r w:rsidR="00317AA0">
          <w:rPr>
            <w:noProof/>
            <w:webHidden/>
          </w:rPr>
          <w:fldChar w:fldCharType="separate"/>
        </w:r>
        <w:r w:rsidR="00317AA0">
          <w:rPr>
            <w:noProof/>
            <w:webHidden/>
          </w:rPr>
          <w:t>20</w:t>
        </w:r>
        <w:r w:rsidR="00317AA0">
          <w:rPr>
            <w:noProof/>
            <w:webHidden/>
          </w:rPr>
          <w:fldChar w:fldCharType="end"/>
        </w:r>
      </w:hyperlink>
    </w:p>
    <w:p w:rsidR="00317AA0" w:rsidRDefault="00047620">
      <w:pPr>
        <w:pStyle w:val="TOC1"/>
        <w:tabs>
          <w:tab w:val="right" w:leader="dot" w:pos="9350"/>
        </w:tabs>
        <w:rPr>
          <w:rFonts w:eastAsiaTheme="minorEastAsia"/>
          <w:noProof/>
        </w:rPr>
      </w:pPr>
      <w:hyperlink w:anchor="_Toc413698682" w:history="1">
        <w:r w:rsidR="00317AA0" w:rsidRPr="004F1209">
          <w:rPr>
            <w:rStyle w:val="Hyperlink"/>
            <w:noProof/>
          </w:rPr>
          <w:t>Future Work</w:t>
        </w:r>
        <w:r w:rsidR="00317AA0">
          <w:rPr>
            <w:noProof/>
            <w:webHidden/>
          </w:rPr>
          <w:tab/>
        </w:r>
        <w:r w:rsidR="00317AA0">
          <w:rPr>
            <w:noProof/>
            <w:webHidden/>
          </w:rPr>
          <w:fldChar w:fldCharType="begin"/>
        </w:r>
        <w:r w:rsidR="00317AA0">
          <w:rPr>
            <w:noProof/>
            <w:webHidden/>
          </w:rPr>
          <w:instrText xml:space="preserve"> PAGEREF _Toc413698682 \h </w:instrText>
        </w:r>
        <w:r w:rsidR="00317AA0">
          <w:rPr>
            <w:noProof/>
            <w:webHidden/>
          </w:rPr>
        </w:r>
        <w:r w:rsidR="00317AA0">
          <w:rPr>
            <w:noProof/>
            <w:webHidden/>
          </w:rPr>
          <w:fldChar w:fldCharType="separate"/>
        </w:r>
        <w:r w:rsidR="00317AA0">
          <w:rPr>
            <w:noProof/>
            <w:webHidden/>
          </w:rPr>
          <w:t>20</w:t>
        </w:r>
        <w:r w:rsidR="00317AA0">
          <w:rPr>
            <w:noProof/>
            <w:webHidden/>
          </w:rPr>
          <w:fldChar w:fldCharType="end"/>
        </w:r>
      </w:hyperlink>
    </w:p>
    <w:p w:rsidR="00317AA0" w:rsidRDefault="00047620">
      <w:pPr>
        <w:pStyle w:val="TOC1"/>
        <w:tabs>
          <w:tab w:val="right" w:leader="dot" w:pos="9350"/>
        </w:tabs>
        <w:rPr>
          <w:rFonts w:eastAsiaTheme="minorEastAsia"/>
          <w:noProof/>
        </w:rPr>
      </w:pPr>
      <w:hyperlink w:anchor="_Toc413698683" w:history="1">
        <w:r w:rsidR="00317AA0" w:rsidRPr="004F1209">
          <w:rPr>
            <w:rStyle w:val="Hyperlink"/>
            <w:noProof/>
          </w:rPr>
          <w:t>Converting to FAST v8.09.x</w:t>
        </w:r>
        <w:r w:rsidR="00317AA0">
          <w:rPr>
            <w:noProof/>
            <w:webHidden/>
          </w:rPr>
          <w:tab/>
        </w:r>
        <w:r w:rsidR="00317AA0">
          <w:rPr>
            <w:noProof/>
            <w:webHidden/>
          </w:rPr>
          <w:fldChar w:fldCharType="begin"/>
        </w:r>
        <w:r w:rsidR="00317AA0">
          <w:rPr>
            <w:noProof/>
            <w:webHidden/>
          </w:rPr>
          <w:instrText xml:space="preserve"> PAGEREF _Toc413698683 \h </w:instrText>
        </w:r>
        <w:r w:rsidR="00317AA0">
          <w:rPr>
            <w:noProof/>
            <w:webHidden/>
          </w:rPr>
        </w:r>
        <w:r w:rsidR="00317AA0">
          <w:rPr>
            <w:noProof/>
            <w:webHidden/>
          </w:rPr>
          <w:fldChar w:fldCharType="separate"/>
        </w:r>
        <w:r w:rsidR="00317AA0">
          <w:rPr>
            <w:noProof/>
            <w:webHidden/>
          </w:rPr>
          <w:t>21</w:t>
        </w:r>
        <w:r w:rsidR="00317AA0">
          <w:rPr>
            <w:noProof/>
            <w:webHidden/>
          </w:rPr>
          <w:fldChar w:fldCharType="end"/>
        </w:r>
      </w:hyperlink>
    </w:p>
    <w:p w:rsidR="00317AA0" w:rsidRDefault="00047620">
      <w:pPr>
        <w:pStyle w:val="TOC2"/>
        <w:tabs>
          <w:tab w:val="right" w:leader="dot" w:pos="9350"/>
        </w:tabs>
        <w:rPr>
          <w:rFonts w:eastAsiaTheme="minorEastAsia"/>
          <w:noProof/>
        </w:rPr>
      </w:pPr>
      <w:hyperlink w:anchor="_Toc413698684" w:history="1">
        <w:r w:rsidR="00317AA0" w:rsidRPr="004F1209">
          <w:rPr>
            <w:rStyle w:val="Hyperlink"/>
            <w:noProof/>
          </w:rPr>
          <w:t>Summary of Changes to Inputs</w:t>
        </w:r>
        <w:r w:rsidR="00317AA0">
          <w:rPr>
            <w:noProof/>
            <w:webHidden/>
          </w:rPr>
          <w:tab/>
        </w:r>
        <w:r w:rsidR="00317AA0">
          <w:rPr>
            <w:noProof/>
            <w:webHidden/>
          </w:rPr>
          <w:fldChar w:fldCharType="begin"/>
        </w:r>
        <w:r w:rsidR="00317AA0">
          <w:rPr>
            <w:noProof/>
            <w:webHidden/>
          </w:rPr>
          <w:instrText xml:space="preserve"> PAGEREF _Toc413698684 \h </w:instrText>
        </w:r>
        <w:r w:rsidR="00317AA0">
          <w:rPr>
            <w:noProof/>
            <w:webHidden/>
          </w:rPr>
        </w:r>
        <w:r w:rsidR="00317AA0">
          <w:rPr>
            <w:noProof/>
            <w:webHidden/>
          </w:rPr>
          <w:fldChar w:fldCharType="separate"/>
        </w:r>
        <w:r w:rsidR="00317AA0">
          <w:rPr>
            <w:noProof/>
            <w:webHidden/>
          </w:rPr>
          <w:t>21</w:t>
        </w:r>
        <w:r w:rsidR="00317AA0">
          <w:rPr>
            <w:noProof/>
            <w:webHidden/>
          </w:rPr>
          <w:fldChar w:fldCharType="end"/>
        </w:r>
      </w:hyperlink>
    </w:p>
    <w:p w:rsidR="00317AA0" w:rsidRDefault="00047620">
      <w:pPr>
        <w:pStyle w:val="TOC2"/>
        <w:tabs>
          <w:tab w:val="right" w:leader="dot" w:pos="9350"/>
        </w:tabs>
        <w:rPr>
          <w:rFonts w:eastAsiaTheme="minorEastAsia"/>
          <w:noProof/>
        </w:rPr>
      </w:pPr>
      <w:hyperlink w:anchor="_Toc413698685" w:history="1">
        <w:r w:rsidR="00317AA0" w:rsidRPr="004F1209">
          <w:rPr>
            <w:rStyle w:val="Hyperlink"/>
            <w:noProof/>
          </w:rPr>
          <w:t>MATLAB Conversion Scripts</w:t>
        </w:r>
        <w:r w:rsidR="00317AA0">
          <w:rPr>
            <w:noProof/>
            <w:webHidden/>
          </w:rPr>
          <w:tab/>
        </w:r>
        <w:r w:rsidR="00317AA0">
          <w:rPr>
            <w:noProof/>
            <w:webHidden/>
          </w:rPr>
          <w:fldChar w:fldCharType="begin"/>
        </w:r>
        <w:r w:rsidR="00317AA0">
          <w:rPr>
            <w:noProof/>
            <w:webHidden/>
          </w:rPr>
          <w:instrText xml:space="preserve"> PAGEREF _Toc413698685 \h </w:instrText>
        </w:r>
        <w:r w:rsidR="00317AA0">
          <w:rPr>
            <w:noProof/>
            <w:webHidden/>
          </w:rPr>
        </w:r>
        <w:r w:rsidR="00317AA0">
          <w:rPr>
            <w:noProof/>
            <w:webHidden/>
          </w:rPr>
          <w:fldChar w:fldCharType="separate"/>
        </w:r>
        <w:r w:rsidR="00317AA0">
          <w:rPr>
            <w:noProof/>
            <w:webHidden/>
          </w:rPr>
          <w:t>23</w:t>
        </w:r>
        <w:r w:rsidR="00317AA0">
          <w:rPr>
            <w:noProof/>
            <w:webHidden/>
          </w:rPr>
          <w:fldChar w:fldCharType="end"/>
        </w:r>
      </w:hyperlink>
    </w:p>
    <w:p w:rsidR="00317AA0" w:rsidRDefault="00047620">
      <w:pPr>
        <w:pStyle w:val="TOC1"/>
        <w:tabs>
          <w:tab w:val="right" w:leader="dot" w:pos="9350"/>
        </w:tabs>
        <w:rPr>
          <w:rFonts w:eastAsiaTheme="minorEastAsia"/>
          <w:noProof/>
        </w:rPr>
      </w:pPr>
      <w:hyperlink w:anchor="_Toc413698686" w:history="1">
        <w:r w:rsidR="00317AA0" w:rsidRPr="004F1209">
          <w:rPr>
            <w:rStyle w:val="Hyperlink"/>
            <w:noProof/>
          </w:rPr>
          <w:t>Compiling</w:t>
        </w:r>
        <w:r w:rsidR="00317AA0">
          <w:rPr>
            <w:noProof/>
            <w:webHidden/>
          </w:rPr>
          <w:tab/>
        </w:r>
        <w:r w:rsidR="00317AA0">
          <w:rPr>
            <w:noProof/>
            <w:webHidden/>
          </w:rPr>
          <w:fldChar w:fldCharType="begin"/>
        </w:r>
        <w:r w:rsidR="00317AA0">
          <w:rPr>
            <w:noProof/>
            <w:webHidden/>
          </w:rPr>
          <w:instrText xml:space="preserve"> PAGEREF _Toc413698686 \h </w:instrText>
        </w:r>
        <w:r w:rsidR="00317AA0">
          <w:rPr>
            <w:noProof/>
            <w:webHidden/>
          </w:rPr>
        </w:r>
        <w:r w:rsidR="00317AA0">
          <w:rPr>
            <w:noProof/>
            <w:webHidden/>
          </w:rPr>
          <w:fldChar w:fldCharType="separate"/>
        </w:r>
        <w:r w:rsidR="00317AA0">
          <w:rPr>
            <w:noProof/>
            <w:webHidden/>
          </w:rPr>
          <w:t>24</w:t>
        </w:r>
        <w:r w:rsidR="00317AA0">
          <w:rPr>
            <w:noProof/>
            <w:webHidden/>
          </w:rPr>
          <w:fldChar w:fldCharType="end"/>
        </w:r>
      </w:hyperlink>
    </w:p>
    <w:p w:rsidR="00317AA0" w:rsidRDefault="00047620">
      <w:pPr>
        <w:pStyle w:val="TOC1"/>
        <w:tabs>
          <w:tab w:val="right" w:leader="dot" w:pos="9350"/>
        </w:tabs>
        <w:rPr>
          <w:rFonts w:eastAsiaTheme="minorEastAsia"/>
          <w:noProof/>
        </w:rPr>
      </w:pPr>
      <w:hyperlink w:anchor="_Toc413698687" w:history="1">
        <w:r w:rsidR="00317AA0" w:rsidRPr="004F1209">
          <w:rPr>
            <w:rStyle w:val="Hyperlink"/>
            <w:noProof/>
          </w:rPr>
          <w:t>Running FAST v8.10.00a-bjj</w:t>
        </w:r>
        <w:r w:rsidR="00317AA0">
          <w:rPr>
            <w:noProof/>
            <w:webHidden/>
          </w:rPr>
          <w:tab/>
        </w:r>
        <w:r w:rsidR="00317AA0">
          <w:rPr>
            <w:noProof/>
            <w:webHidden/>
          </w:rPr>
          <w:fldChar w:fldCharType="begin"/>
        </w:r>
        <w:r w:rsidR="00317AA0">
          <w:rPr>
            <w:noProof/>
            <w:webHidden/>
          </w:rPr>
          <w:instrText xml:space="preserve"> PAGEREF _Toc413698687 \h </w:instrText>
        </w:r>
        <w:r w:rsidR="00317AA0">
          <w:rPr>
            <w:noProof/>
            <w:webHidden/>
          </w:rPr>
        </w:r>
        <w:r w:rsidR="00317AA0">
          <w:rPr>
            <w:noProof/>
            <w:webHidden/>
          </w:rPr>
          <w:fldChar w:fldCharType="separate"/>
        </w:r>
        <w:r w:rsidR="00317AA0">
          <w:rPr>
            <w:noProof/>
            <w:webHidden/>
          </w:rPr>
          <w:t>25</w:t>
        </w:r>
        <w:r w:rsidR="00317AA0">
          <w:rPr>
            <w:noProof/>
            <w:webHidden/>
          </w:rPr>
          <w:fldChar w:fldCharType="end"/>
        </w:r>
      </w:hyperlink>
    </w:p>
    <w:p w:rsidR="00317AA0" w:rsidRDefault="00047620">
      <w:pPr>
        <w:pStyle w:val="TOC1"/>
        <w:tabs>
          <w:tab w:val="right" w:leader="dot" w:pos="9350"/>
        </w:tabs>
        <w:rPr>
          <w:rFonts w:eastAsiaTheme="minorEastAsia"/>
          <w:noProof/>
        </w:rPr>
      </w:pPr>
      <w:hyperlink w:anchor="_Toc413698688" w:history="1">
        <w:r w:rsidR="00317AA0" w:rsidRPr="004F1209">
          <w:rPr>
            <w:rStyle w:val="Hyperlink"/>
            <w:noProof/>
          </w:rPr>
          <w:t>FAST v8 Interface to Simulink</w:t>
        </w:r>
        <w:r w:rsidR="00317AA0">
          <w:rPr>
            <w:noProof/>
            <w:webHidden/>
          </w:rPr>
          <w:tab/>
        </w:r>
        <w:r w:rsidR="00317AA0">
          <w:rPr>
            <w:noProof/>
            <w:webHidden/>
          </w:rPr>
          <w:fldChar w:fldCharType="begin"/>
        </w:r>
        <w:r w:rsidR="00317AA0">
          <w:rPr>
            <w:noProof/>
            <w:webHidden/>
          </w:rPr>
          <w:instrText xml:space="preserve"> PAGEREF _Toc413698688 \h </w:instrText>
        </w:r>
        <w:r w:rsidR="00317AA0">
          <w:rPr>
            <w:noProof/>
            <w:webHidden/>
          </w:rPr>
        </w:r>
        <w:r w:rsidR="00317AA0">
          <w:rPr>
            <w:noProof/>
            <w:webHidden/>
          </w:rPr>
          <w:fldChar w:fldCharType="separate"/>
        </w:r>
        <w:r w:rsidR="00317AA0">
          <w:rPr>
            <w:noProof/>
            <w:webHidden/>
          </w:rPr>
          <w:t>25</w:t>
        </w:r>
        <w:r w:rsidR="00317AA0">
          <w:rPr>
            <w:noProof/>
            <w:webHidden/>
          </w:rPr>
          <w:fldChar w:fldCharType="end"/>
        </w:r>
      </w:hyperlink>
    </w:p>
    <w:p w:rsidR="00317AA0" w:rsidRDefault="00047620">
      <w:pPr>
        <w:pStyle w:val="TOC2"/>
        <w:tabs>
          <w:tab w:val="right" w:leader="dot" w:pos="9350"/>
        </w:tabs>
        <w:rPr>
          <w:rFonts w:eastAsiaTheme="minorEastAsia"/>
          <w:noProof/>
        </w:rPr>
      </w:pPr>
      <w:hyperlink w:anchor="_Toc413698689" w:history="1">
        <w:r w:rsidR="00317AA0" w:rsidRPr="004F1209">
          <w:rPr>
            <w:rStyle w:val="Hyperlink"/>
            <w:noProof/>
          </w:rPr>
          <w:t>Major Changes Between the FAST v7 and v8 Interfaces to Simulink</w:t>
        </w:r>
        <w:r w:rsidR="00317AA0">
          <w:rPr>
            <w:noProof/>
            <w:webHidden/>
          </w:rPr>
          <w:tab/>
        </w:r>
        <w:r w:rsidR="00317AA0">
          <w:rPr>
            <w:noProof/>
            <w:webHidden/>
          </w:rPr>
          <w:fldChar w:fldCharType="begin"/>
        </w:r>
        <w:r w:rsidR="00317AA0">
          <w:rPr>
            <w:noProof/>
            <w:webHidden/>
          </w:rPr>
          <w:instrText xml:space="preserve"> PAGEREF _Toc413698689 \h </w:instrText>
        </w:r>
        <w:r w:rsidR="00317AA0">
          <w:rPr>
            <w:noProof/>
            <w:webHidden/>
          </w:rPr>
        </w:r>
        <w:r w:rsidR="00317AA0">
          <w:rPr>
            <w:noProof/>
            <w:webHidden/>
          </w:rPr>
          <w:fldChar w:fldCharType="separate"/>
        </w:r>
        <w:r w:rsidR="00317AA0">
          <w:rPr>
            <w:noProof/>
            <w:webHidden/>
          </w:rPr>
          <w:t>26</w:t>
        </w:r>
        <w:r w:rsidR="00317AA0">
          <w:rPr>
            <w:noProof/>
            <w:webHidden/>
          </w:rPr>
          <w:fldChar w:fldCharType="end"/>
        </w:r>
      </w:hyperlink>
    </w:p>
    <w:p w:rsidR="00317AA0" w:rsidRDefault="00047620">
      <w:pPr>
        <w:pStyle w:val="TOC2"/>
        <w:tabs>
          <w:tab w:val="right" w:leader="dot" w:pos="9350"/>
        </w:tabs>
        <w:rPr>
          <w:rFonts w:eastAsiaTheme="minorEastAsia"/>
          <w:noProof/>
        </w:rPr>
      </w:pPr>
      <w:hyperlink w:anchor="_Toc413698690" w:history="1">
        <w:r w:rsidR="00317AA0" w:rsidRPr="004F1209">
          <w:rPr>
            <w:rStyle w:val="Hyperlink"/>
            <w:noProof/>
          </w:rPr>
          <w:t>Definition of the FAST v8 Interface to Simulink</w:t>
        </w:r>
        <w:r w:rsidR="00317AA0">
          <w:rPr>
            <w:noProof/>
            <w:webHidden/>
          </w:rPr>
          <w:tab/>
        </w:r>
        <w:r w:rsidR="00317AA0">
          <w:rPr>
            <w:noProof/>
            <w:webHidden/>
          </w:rPr>
          <w:fldChar w:fldCharType="begin"/>
        </w:r>
        <w:r w:rsidR="00317AA0">
          <w:rPr>
            <w:noProof/>
            <w:webHidden/>
          </w:rPr>
          <w:instrText xml:space="preserve"> PAGEREF _Toc413698690 \h </w:instrText>
        </w:r>
        <w:r w:rsidR="00317AA0">
          <w:rPr>
            <w:noProof/>
            <w:webHidden/>
          </w:rPr>
        </w:r>
        <w:r w:rsidR="00317AA0">
          <w:rPr>
            <w:noProof/>
            <w:webHidden/>
          </w:rPr>
          <w:fldChar w:fldCharType="separate"/>
        </w:r>
        <w:r w:rsidR="00317AA0">
          <w:rPr>
            <w:noProof/>
            <w:webHidden/>
          </w:rPr>
          <w:t>26</w:t>
        </w:r>
        <w:r w:rsidR="00317AA0">
          <w:rPr>
            <w:noProof/>
            <w:webHidden/>
          </w:rPr>
          <w:fldChar w:fldCharType="end"/>
        </w:r>
      </w:hyperlink>
    </w:p>
    <w:p w:rsidR="00317AA0" w:rsidRDefault="00047620">
      <w:pPr>
        <w:pStyle w:val="TOC2"/>
        <w:tabs>
          <w:tab w:val="right" w:leader="dot" w:pos="9350"/>
        </w:tabs>
        <w:rPr>
          <w:rFonts w:eastAsiaTheme="minorEastAsia"/>
          <w:noProof/>
        </w:rPr>
      </w:pPr>
      <w:hyperlink w:anchor="_Toc413698691" w:history="1">
        <w:r w:rsidR="00317AA0" w:rsidRPr="004F1209">
          <w:rPr>
            <w:rStyle w:val="Hyperlink"/>
            <w:noProof/>
          </w:rPr>
          <w:t>Converting FAST v7 Simulink Models to FAST v8</w:t>
        </w:r>
        <w:r w:rsidR="00317AA0">
          <w:rPr>
            <w:noProof/>
            <w:webHidden/>
          </w:rPr>
          <w:tab/>
        </w:r>
        <w:r w:rsidR="00317AA0">
          <w:rPr>
            <w:noProof/>
            <w:webHidden/>
          </w:rPr>
          <w:fldChar w:fldCharType="begin"/>
        </w:r>
        <w:r w:rsidR="00317AA0">
          <w:rPr>
            <w:noProof/>
            <w:webHidden/>
          </w:rPr>
          <w:instrText xml:space="preserve"> PAGEREF _Toc413698691 \h </w:instrText>
        </w:r>
        <w:r w:rsidR="00317AA0">
          <w:rPr>
            <w:noProof/>
            <w:webHidden/>
          </w:rPr>
        </w:r>
        <w:r w:rsidR="00317AA0">
          <w:rPr>
            <w:noProof/>
            <w:webHidden/>
          </w:rPr>
          <w:fldChar w:fldCharType="separate"/>
        </w:r>
        <w:r w:rsidR="00317AA0">
          <w:rPr>
            <w:noProof/>
            <w:webHidden/>
          </w:rPr>
          <w:t>29</w:t>
        </w:r>
        <w:r w:rsidR="00317AA0">
          <w:rPr>
            <w:noProof/>
            <w:webHidden/>
          </w:rPr>
          <w:fldChar w:fldCharType="end"/>
        </w:r>
      </w:hyperlink>
    </w:p>
    <w:p w:rsidR="00317AA0" w:rsidRDefault="00047620">
      <w:pPr>
        <w:pStyle w:val="TOC2"/>
        <w:tabs>
          <w:tab w:val="right" w:leader="dot" w:pos="9350"/>
        </w:tabs>
        <w:rPr>
          <w:rFonts w:eastAsiaTheme="minorEastAsia"/>
          <w:noProof/>
        </w:rPr>
      </w:pPr>
      <w:hyperlink w:anchor="_Toc413698692" w:history="1">
        <w:r w:rsidR="00317AA0" w:rsidRPr="004F1209">
          <w:rPr>
            <w:rStyle w:val="Hyperlink"/>
            <w:noProof/>
          </w:rPr>
          <w:t>Running FAST in Simulink</w:t>
        </w:r>
        <w:r w:rsidR="00317AA0">
          <w:rPr>
            <w:noProof/>
            <w:webHidden/>
          </w:rPr>
          <w:tab/>
        </w:r>
        <w:r w:rsidR="00317AA0">
          <w:rPr>
            <w:noProof/>
            <w:webHidden/>
          </w:rPr>
          <w:fldChar w:fldCharType="begin"/>
        </w:r>
        <w:r w:rsidR="00317AA0">
          <w:rPr>
            <w:noProof/>
            <w:webHidden/>
          </w:rPr>
          <w:instrText xml:space="preserve"> PAGEREF _Toc413698692 \h </w:instrText>
        </w:r>
        <w:r w:rsidR="00317AA0">
          <w:rPr>
            <w:noProof/>
            <w:webHidden/>
          </w:rPr>
        </w:r>
        <w:r w:rsidR="00317AA0">
          <w:rPr>
            <w:noProof/>
            <w:webHidden/>
          </w:rPr>
          <w:fldChar w:fldCharType="separate"/>
        </w:r>
        <w:r w:rsidR="00317AA0">
          <w:rPr>
            <w:noProof/>
            <w:webHidden/>
          </w:rPr>
          <w:t>30</w:t>
        </w:r>
        <w:r w:rsidR="00317AA0">
          <w:rPr>
            <w:noProof/>
            <w:webHidden/>
          </w:rPr>
          <w:fldChar w:fldCharType="end"/>
        </w:r>
      </w:hyperlink>
    </w:p>
    <w:p w:rsidR="00317AA0" w:rsidRDefault="00047620">
      <w:pPr>
        <w:pStyle w:val="TOC2"/>
        <w:tabs>
          <w:tab w:val="right" w:leader="dot" w:pos="9350"/>
        </w:tabs>
        <w:rPr>
          <w:rFonts w:eastAsiaTheme="minorEastAsia"/>
          <w:noProof/>
        </w:rPr>
      </w:pPr>
      <w:hyperlink w:anchor="_Toc413698693" w:history="1">
        <w:r w:rsidR="00317AA0" w:rsidRPr="004F1209">
          <w:rPr>
            <w:rStyle w:val="Hyperlink"/>
            <w:noProof/>
          </w:rPr>
          <w:t>Compiling FAST for Simulink</w:t>
        </w:r>
        <w:r w:rsidR="00317AA0">
          <w:rPr>
            <w:noProof/>
            <w:webHidden/>
          </w:rPr>
          <w:tab/>
        </w:r>
        <w:r w:rsidR="00317AA0">
          <w:rPr>
            <w:noProof/>
            <w:webHidden/>
          </w:rPr>
          <w:fldChar w:fldCharType="begin"/>
        </w:r>
        <w:r w:rsidR="00317AA0">
          <w:rPr>
            <w:noProof/>
            <w:webHidden/>
          </w:rPr>
          <w:instrText xml:space="preserve"> PAGEREF _Toc413698693 \h </w:instrText>
        </w:r>
        <w:r w:rsidR="00317AA0">
          <w:rPr>
            <w:noProof/>
            <w:webHidden/>
          </w:rPr>
        </w:r>
        <w:r w:rsidR="00317AA0">
          <w:rPr>
            <w:noProof/>
            <w:webHidden/>
          </w:rPr>
          <w:fldChar w:fldCharType="separate"/>
        </w:r>
        <w:r w:rsidR="00317AA0">
          <w:rPr>
            <w:noProof/>
            <w:webHidden/>
          </w:rPr>
          <w:t>32</w:t>
        </w:r>
        <w:r w:rsidR="00317AA0">
          <w:rPr>
            <w:noProof/>
            <w:webHidden/>
          </w:rPr>
          <w:fldChar w:fldCharType="end"/>
        </w:r>
      </w:hyperlink>
    </w:p>
    <w:p w:rsidR="00317AA0" w:rsidRDefault="00047620">
      <w:pPr>
        <w:pStyle w:val="TOC1"/>
        <w:tabs>
          <w:tab w:val="right" w:leader="dot" w:pos="9350"/>
        </w:tabs>
        <w:rPr>
          <w:rFonts w:eastAsiaTheme="minorEastAsia"/>
          <w:noProof/>
        </w:rPr>
      </w:pPr>
      <w:hyperlink w:anchor="_Toc413698694" w:history="1">
        <w:r w:rsidR="00317AA0" w:rsidRPr="004F1209">
          <w:rPr>
            <w:rStyle w:val="Hyperlink"/>
            <w:noProof/>
          </w:rPr>
          <w:t>Feedback</w:t>
        </w:r>
        <w:r w:rsidR="00317AA0">
          <w:rPr>
            <w:noProof/>
            <w:webHidden/>
          </w:rPr>
          <w:tab/>
        </w:r>
        <w:r w:rsidR="00317AA0">
          <w:rPr>
            <w:noProof/>
            <w:webHidden/>
          </w:rPr>
          <w:fldChar w:fldCharType="begin"/>
        </w:r>
        <w:r w:rsidR="00317AA0">
          <w:rPr>
            <w:noProof/>
            <w:webHidden/>
          </w:rPr>
          <w:instrText xml:space="preserve"> PAGEREF _Toc413698694 \h </w:instrText>
        </w:r>
        <w:r w:rsidR="00317AA0">
          <w:rPr>
            <w:noProof/>
            <w:webHidden/>
          </w:rPr>
        </w:r>
        <w:r w:rsidR="00317AA0">
          <w:rPr>
            <w:noProof/>
            <w:webHidden/>
          </w:rPr>
          <w:fldChar w:fldCharType="separate"/>
        </w:r>
        <w:r w:rsidR="00317AA0">
          <w:rPr>
            <w:noProof/>
            <w:webHidden/>
          </w:rPr>
          <w:t>35</w:t>
        </w:r>
        <w:r w:rsidR="00317AA0">
          <w:rPr>
            <w:noProof/>
            <w:webHidden/>
          </w:rPr>
          <w:fldChar w:fldCharType="end"/>
        </w:r>
      </w:hyperlink>
    </w:p>
    <w:p w:rsidR="00317AA0" w:rsidRDefault="00047620">
      <w:pPr>
        <w:pStyle w:val="TOC1"/>
        <w:tabs>
          <w:tab w:val="right" w:leader="dot" w:pos="9350"/>
        </w:tabs>
        <w:rPr>
          <w:rFonts w:eastAsiaTheme="minorEastAsia"/>
          <w:noProof/>
        </w:rPr>
      </w:pPr>
      <w:hyperlink w:anchor="_Toc413698695" w:history="1">
        <w:r w:rsidR="00317AA0" w:rsidRPr="004F1209">
          <w:rPr>
            <w:rStyle w:val="Hyperlink"/>
            <w:noProof/>
          </w:rPr>
          <w:t>Appendix: Example FAST v8.10.* Input File</w:t>
        </w:r>
        <w:r w:rsidR="00317AA0">
          <w:rPr>
            <w:noProof/>
            <w:webHidden/>
          </w:rPr>
          <w:tab/>
        </w:r>
        <w:r w:rsidR="00317AA0">
          <w:rPr>
            <w:noProof/>
            <w:webHidden/>
          </w:rPr>
          <w:fldChar w:fldCharType="begin"/>
        </w:r>
        <w:r w:rsidR="00317AA0">
          <w:rPr>
            <w:noProof/>
            <w:webHidden/>
          </w:rPr>
          <w:instrText xml:space="preserve"> PAGEREF _Toc413698695 \h </w:instrText>
        </w:r>
        <w:r w:rsidR="00317AA0">
          <w:rPr>
            <w:noProof/>
            <w:webHidden/>
          </w:rPr>
        </w:r>
        <w:r w:rsidR="00317AA0">
          <w:rPr>
            <w:noProof/>
            <w:webHidden/>
          </w:rPr>
          <w:fldChar w:fldCharType="separate"/>
        </w:r>
        <w:r w:rsidR="00317AA0">
          <w:rPr>
            <w:noProof/>
            <w:webHidden/>
          </w:rPr>
          <w:t>36</w:t>
        </w:r>
        <w:r w:rsidR="00317AA0">
          <w:rPr>
            <w:noProof/>
            <w:webHidden/>
          </w:rPr>
          <w:fldChar w:fldCharType="end"/>
        </w:r>
      </w:hyperlink>
    </w:p>
    <w:p w:rsidR="009E13A6" w:rsidRPr="006C131B" w:rsidRDefault="006C131B" w:rsidP="006C131B">
      <w:pPr>
        <w:sectPr w:rsidR="009E13A6" w:rsidRPr="006C131B">
          <w:footerReference w:type="default" r:id="rId9"/>
          <w:footnotePr>
            <w:numFmt w:val="chicago"/>
          </w:footnotePr>
          <w:pgSz w:w="12240" w:h="15840"/>
          <w:pgMar w:top="1440" w:right="1440" w:bottom="1440" w:left="1440" w:header="720" w:footer="720" w:gutter="0"/>
          <w:cols w:space="720"/>
          <w:docGrid w:linePitch="360"/>
        </w:sectPr>
      </w:pPr>
      <w:r>
        <w:fldChar w:fldCharType="end"/>
      </w:r>
    </w:p>
    <w:p w:rsidR="00C13750" w:rsidRDefault="00C13750" w:rsidP="00992CCA">
      <w:pPr>
        <w:pStyle w:val="Heading1"/>
      </w:pPr>
      <w:bookmarkStart w:id="1" w:name="_Toc413698668"/>
      <w:r>
        <w:lastRenderedPageBreak/>
        <w:t>Introduction</w:t>
      </w:r>
      <w:bookmarkEnd w:id="1"/>
    </w:p>
    <w:p w:rsidR="00ED3F28" w:rsidRDefault="00CA74B5" w:rsidP="00ED3F28">
      <w:r>
        <w:t xml:space="preserve">This document is designed to guide you through </w:t>
      </w:r>
      <w:r w:rsidR="00E42E58">
        <w:t xml:space="preserve">some of </w:t>
      </w:r>
      <w:r>
        <w:t xml:space="preserve">the changes that </w:t>
      </w:r>
      <w:r w:rsidR="00E7113A">
        <w:t xml:space="preserve">the </w:t>
      </w:r>
      <w:r>
        <w:t xml:space="preserve">FAST </w:t>
      </w:r>
      <w:r w:rsidR="00E7113A">
        <w:t xml:space="preserve">wind turbine computer-aided engineering (CAE) tool </w:t>
      </w:r>
      <w:r>
        <w:t>is undergoing. FAST v8.0</w:t>
      </w:r>
      <w:r w:rsidR="00E759ED">
        <w:t>9</w:t>
      </w:r>
      <w:r>
        <w:t>.0</w:t>
      </w:r>
      <w:r w:rsidR="00944CB5">
        <w:t>0c</w:t>
      </w:r>
      <w:r>
        <w:t xml:space="preserve">-bjj is the </w:t>
      </w:r>
      <w:r w:rsidR="00E759ED">
        <w:t xml:space="preserve">third </w:t>
      </w:r>
      <w:r w:rsidR="00B63F27">
        <w:t xml:space="preserve">public </w:t>
      </w:r>
      <w:r>
        <w:t xml:space="preserve">release of FAST under the </w:t>
      </w:r>
      <w:hyperlink r:id="rId10" w:history="1">
        <w:r w:rsidRPr="00966397">
          <w:rPr>
            <w:rStyle w:val="Hyperlink"/>
          </w:rPr>
          <w:t>new modularization framework</w:t>
        </w:r>
      </w:hyperlink>
      <w:r>
        <w:t xml:space="preserve"> developed at NREL. </w:t>
      </w:r>
      <w:r w:rsidR="00B63F27">
        <w:t xml:space="preserve">The architecture of FAST v8 is entirely different </w:t>
      </w:r>
      <w:r w:rsidR="00254699">
        <w:t>from</w:t>
      </w:r>
      <w:r w:rsidR="00B63F27">
        <w:t xml:space="preserve"> FAST v7.02.00d-bjj. These differences are </w:t>
      </w:r>
      <w:r w:rsidR="00966397">
        <w:t>highlighted</w:t>
      </w:r>
      <w:r w:rsidR="00B63F27">
        <w:t xml:space="preserve"> in </w:t>
      </w:r>
      <w:r w:rsidR="00B63F27">
        <w:fldChar w:fldCharType="begin"/>
      </w:r>
      <w:r w:rsidR="00B63F27">
        <w:instrText xml:space="preserve"> REF _Ref368594244 \h </w:instrText>
      </w:r>
      <w:r w:rsidR="00B63F27">
        <w:fldChar w:fldCharType="separate"/>
      </w:r>
      <w:r w:rsidR="00317AA0">
        <w:t xml:space="preserve">Figure </w:t>
      </w:r>
      <w:r w:rsidR="00317AA0">
        <w:rPr>
          <w:noProof/>
        </w:rPr>
        <w:t>1</w:t>
      </w:r>
      <w:r w:rsidR="00B63F27">
        <w:fldChar w:fldCharType="end"/>
      </w:r>
      <w:r w:rsidR="00B63F27">
        <w:t>.</w:t>
      </w:r>
      <w:r w:rsidR="00ED3F28" w:rsidRPr="00ED3F28">
        <w:t xml:space="preserve"> </w:t>
      </w:r>
    </w:p>
    <w:p w:rsidR="00ED3F28" w:rsidRDefault="00ED3F28" w:rsidP="00ED3F28">
      <w:r>
        <w:t xml:space="preserve">The modules of FAST (AeroDyn, HydroDyn, etc.) correspond to different physical domains of the coupled aero-hydro-servo-elastic solution, most of which are separated by spatial boundaries. </w:t>
      </w:r>
      <w:r>
        <w:fldChar w:fldCharType="begin"/>
      </w:r>
      <w:r>
        <w:instrText xml:space="preserve"> REF _Ref368606255 \h </w:instrText>
      </w:r>
      <w:r>
        <w:fldChar w:fldCharType="separate"/>
      </w:r>
      <w:r w:rsidR="00317AA0">
        <w:t xml:space="preserve">Figure </w:t>
      </w:r>
      <w:r w:rsidR="00317AA0">
        <w:rPr>
          <w:noProof/>
        </w:rPr>
        <w:t>2</w:t>
      </w:r>
      <w:r>
        <w:fldChar w:fldCharType="end"/>
      </w:r>
      <w:r>
        <w:t xml:space="preserve"> shows the control volumes associated with each module for fixed-bottom offshore wind turbines. For land-based wind turbines, the HydroDyn hydrodynamics module would not be used and the SubDyn multi-member substructure structural-dynamics module is optional. </w:t>
      </w:r>
      <w:r>
        <w:fldChar w:fldCharType="begin"/>
      </w:r>
      <w:r>
        <w:instrText xml:space="preserve"> REF _Ref368606394 \h </w:instrText>
      </w:r>
      <w:r>
        <w:fldChar w:fldCharType="separate"/>
      </w:r>
      <w:r w:rsidR="00317AA0">
        <w:t xml:space="preserve">Figure </w:t>
      </w:r>
      <w:r w:rsidR="00317AA0">
        <w:rPr>
          <w:noProof/>
        </w:rPr>
        <w:t>3</w:t>
      </w:r>
      <w:r>
        <w:fldChar w:fldCharType="end"/>
      </w:r>
      <w:r>
        <w:t xml:space="preserve"> shows the control volumes associated with each module for floating offshore wind turbines.</w:t>
      </w:r>
    </w:p>
    <w:p w:rsidR="00B1172F" w:rsidRDefault="00AC1E7D" w:rsidP="00B1172F">
      <w:r>
        <w:t>While FAST v8 has many features not found in FAST v7, several</w:t>
      </w:r>
      <w:r w:rsidR="00B1172F">
        <w:t xml:space="preserve"> features of </w:t>
      </w:r>
      <w:hyperlink r:id="rId11" w:history="1">
        <w:r w:rsidR="00B1172F" w:rsidRPr="00CA74B5">
          <w:rPr>
            <w:rStyle w:val="Hyperlink"/>
          </w:rPr>
          <w:t>FAST v7.02.00d-bjj</w:t>
        </w:r>
      </w:hyperlink>
      <w:r w:rsidR="00B1172F">
        <w:t xml:space="preserve"> have not yet been added to FAST v8, so we will continue to support both versions of the software (FAST v7 and FAST v8) until FAST v8 is deemed a suitable replacement. </w:t>
      </w:r>
      <w:r w:rsidR="00B1172F">
        <w:fldChar w:fldCharType="begin"/>
      </w:r>
      <w:r w:rsidR="00B1172F">
        <w:instrText xml:space="preserve"> REF _Ref368603146 \h </w:instrText>
      </w:r>
      <w:r w:rsidR="00B1172F">
        <w:fldChar w:fldCharType="separate"/>
      </w:r>
      <w:r w:rsidR="00317AA0">
        <w:t xml:space="preserve">Table </w:t>
      </w:r>
      <w:r w:rsidR="00317AA0">
        <w:rPr>
          <w:noProof/>
        </w:rPr>
        <w:t>1</w:t>
      </w:r>
      <w:r w:rsidR="00B1172F">
        <w:fldChar w:fldCharType="end"/>
      </w:r>
      <w:r w:rsidR="00B1172F">
        <w:t xml:space="preserve"> summarizes the different features available in each version.</w:t>
      </w:r>
    </w:p>
    <w:p w:rsidR="000D16ED" w:rsidRDefault="000D16ED" w:rsidP="00CA74B5"/>
    <w:p w:rsidR="009733A8" w:rsidRDefault="003318D6" w:rsidP="007231E1">
      <w:pPr>
        <w:keepNext/>
        <w:jc w:val="center"/>
      </w:pPr>
      <w:r>
        <w:lastRenderedPageBreak/>
        <w:t xml:space="preserve"> </w:t>
      </w:r>
      <w:r w:rsidR="009250CC">
        <w:rPr>
          <w:noProof/>
        </w:rPr>
        <w:drawing>
          <wp:inline distT="0" distB="0" distL="0" distR="0">
            <wp:extent cx="5856046" cy="777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ST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5856046" cy="7772400"/>
                    </a:xfrm>
                    <a:prstGeom prst="rect">
                      <a:avLst/>
                    </a:prstGeom>
                  </pic:spPr>
                </pic:pic>
              </a:graphicData>
            </a:graphic>
          </wp:inline>
        </w:drawing>
      </w:r>
    </w:p>
    <w:p w:rsidR="000D16ED" w:rsidRDefault="009733A8" w:rsidP="009733A8">
      <w:pPr>
        <w:pStyle w:val="Caption"/>
        <w:jc w:val="center"/>
      </w:pPr>
      <w:bookmarkStart w:id="2" w:name="_Ref368594244"/>
      <w:r>
        <w:t xml:space="preserve">Figure </w:t>
      </w:r>
      <w:fldSimple w:instr=" SEQ Figure \* ARABIC ">
        <w:r w:rsidR="00317AA0">
          <w:rPr>
            <w:noProof/>
          </w:rPr>
          <w:t>1</w:t>
        </w:r>
      </w:fldSimple>
      <w:bookmarkEnd w:id="2"/>
      <w:r>
        <w:t xml:space="preserve">: Architectural </w:t>
      </w:r>
      <w:r w:rsidR="003318D6">
        <w:t>c</w:t>
      </w:r>
      <w:r>
        <w:t xml:space="preserve">omparison </w:t>
      </w:r>
      <w:r w:rsidR="003318D6">
        <w:t>of</w:t>
      </w:r>
      <w:r>
        <w:t xml:space="preserve"> FAST 7 and FAST 8</w:t>
      </w:r>
    </w:p>
    <w:p w:rsidR="000D16ED" w:rsidRDefault="000D16ED" w:rsidP="000D16ED">
      <w:pPr>
        <w:keepNext/>
        <w:jc w:val="center"/>
      </w:pPr>
      <w:r>
        <w:object w:dxaOrig="13365" w:dyaOrig="70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4.45pt;height:244.85pt" o:ole="" o:bordertopcolor="black" o:borderleftcolor="black" o:borderbottomcolor="black" o:borderrightcolor="black" fillcolor="#e6e6e6">
            <v:imagedata r:id="rId13" o:title=""/>
            <w10:bordertop type="single" width="8"/>
            <w10:borderleft type="single" width="8"/>
            <w10:borderbottom type="single" width="8"/>
            <w10:borderright type="single" width="8"/>
          </v:shape>
          <o:OLEObject Type="Embed" ProgID="Visio.Drawing.11" ShapeID="_x0000_i1025" DrawAspect="Content" ObjectID="_1488088821" r:id="rId14"/>
        </w:object>
      </w:r>
    </w:p>
    <w:p w:rsidR="000D16ED" w:rsidRDefault="000D16ED" w:rsidP="000D16ED">
      <w:pPr>
        <w:pStyle w:val="Caption"/>
        <w:jc w:val="center"/>
      </w:pPr>
      <w:bookmarkStart w:id="3" w:name="_Ref368606255"/>
      <w:r>
        <w:t xml:space="preserve">Figure </w:t>
      </w:r>
      <w:fldSimple w:instr=" SEQ Figure \* ARABIC ">
        <w:r w:rsidR="00317AA0">
          <w:rPr>
            <w:noProof/>
          </w:rPr>
          <w:t>2</w:t>
        </w:r>
      </w:fldSimple>
      <w:bookmarkEnd w:id="3"/>
      <w:r>
        <w:t>: FAST control volumes for fixed-bottom systems</w:t>
      </w:r>
      <w:r w:rsidR="00AC1E7D">
        <w:t xml:space="preserve"> (</w:t>
      </w:r>
      <w:r w:rsidR="00845AC5">
        <w:t xml:space="preserve">surface </w:t>
      </w:r>
      <w:r w:rsidR="00AC1E7D">
        <w:t>ice not shown)</w:t>
      </w:r>
    </w:p>
    <w:p w:rsidR="000D16ED" w:rsidRDefault="000D16ED" w:rsidP="000D16ED"/>
    <w:p w:rsidR="000D16ED" w:rsidRDefault="00AC1E7D" w:rsidP="000D16ED">
      <w:pPr>
        <w:keepNext/>
        <w:jc w:val="center"/>
      </w:pPr>
      <w:r>
        <w:object w:dxaOrig="13365" w:dyaOrig="7066">
          <v:shape id="_x0000_i1026" type="#_x0000_t75" style="width:464.45pt;height:244.85pt" o:ole="" o:bordertopcolor="black" o:borderleftcolor="black" o:borderbottomcolor="black" o:borderrightcolor="black" fillcolor="#e6e6e6">
            <v:imagedata r:id="rId15" o:title=""/>
            <w10:bordertop type="single" width="8"/>
            <w10:borderleft type="single" width="8"/>
            <w10:borderbottom type="single" width="8"/>
            <w10:borderright type="single" width="8"/>
          </v:shape>
          <o:OLEObject Type="Embed" ProgID="Visio.Drawing.11" ShapeID="_x0000_i1026" DrawAspect="Content" ObjectID="_1488088822" r:id="rId16"/>
        </w:object>
      </w:r>
    </w:p>
    <w:p w:rsidR="000D16ED" w:rsidRDefault="000D16ED" w:rsidP="000D16ED">
      <w:pPr>
        <w:pStyle w:val="Caption"/>
        <w:jc w:val="center"/>
      </w:pPr>
      <w:bookmarkStart w:id="4" w:name="_Ref368606394"/>
      <w:r>
        <w:t xml:space="preserve">Figure </w:t>
      </w:r>
      <w:fldSimple w:instr=" SEQ Figure \* ARABIC ">
        <w:r w:rsidR="00317AA0">
          <w:rPr>
            <w:noProof/>
          </w:rPr>
          <w:t>3</w:t>
        </w:r>
      </w:fldSimple>
      <w:bookmarkEnd w:id="4"/>
      <w:r>
        <w:t>: FAST control volumes for floating systems</w:t>
      </w:r>
    </w:p>
    <w:p w:rsidR="00CE6C50" w:rsidRDefault="00CE6C50" w:rsidP="00CE6C50">
      <w:r>
        <w:br w:type="page"/>
      </w:r>
    </w:p>
    <w:p w:rsidR="00960E61" w:rsidRDefault="00960E61" w:rsidP="00AC31AB">
      <w:pPr>
        <w:pStyle w:val="Caption"/>
        <w:keepNext/>
        <w:jc w:val="center"/>
      </w:pPr>
      <w:bookmarkStart w:id="5" w:name="_Ref368603146"/>
      <w:r>
        <w:lastRenderedPageBreak/>
        <w:t xml:space="preserve">Table </w:t>
      </w:r>
      <w:fldSimple w:instr=" SEQ Table \* ARABIC ">
        <w:r w:rsidR="00317AA0">
          <w:rPr>
            <w:noProof/>
          </w:rPr>
          <w:t>1</w:t>
        </w:r>
      </w:fldSimple>
      <w:bookmarkEnd w:id="5"/>
      <w:r>
        <w:t>: Comparison of features between FAST v7 and v8</w:t>
      </w:r>
    </w:p>
    <w:tbl>
      <w:tblPr>
        <w:tblW w:w="8980" w:type="dxa"/>
        <w:tblInd w:w="93" w:type="dxa"/>
        <w:tblLook w:val="04A0" w:firstRow="1" w:lastRow="0" w:firstColumn="1" w:lastColumn="0" w:noHBand="0" w:noVBand="1"/>
      </w:tblPr>
      <w:tblGrid>
        <w:gridCol w:w="7060"/>
        <w:gridCol w:w="960"/>
        <w:gridCol w:w="960"/>
      </w:tblGrid>
      <w:tr w:rsidR="0032059E" w:rsidRPr="0032059E" w:rsidTr="0032059E">
        <w:trPr>
          <w:trHeight w:val="315"/>
        </w:trPr>
        <w:tc>
          <w:tcPr>
            <w:tcW w:w="70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Aerodynamics (AeroDyn and InflowWind)</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32059E" w:rsidRPr="0032059E"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rsidR="0032059E" w:rsidRPr="0032059E" w:rsidRDefault="0032059E"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rsidR="0032059E" w:rsidRPr="0032059E" w:rsidRDefault="0032059E" w:rsidP="001A5D50">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w:t>
            </w:r>
            <w:r w:rsidR="001A5D50">
              <w:rPr>
                <w:rFonts w:ascii="Calibri" w:eastAsia="Times New Roman" w:hAnsi="Calibri" w:cs="Times New Roman"/>
                <w:b/>
                <w:bCs/>
                <w:color w:val="000000"/>
              </w:rPr>
              <w:t>10</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Quasi-steady or dynamic wake</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Steady or unsteady airfoil aerodynamics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shadow for downwind rotors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influence for upwind rotors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drag loading</w:t>
            </w:r>
          </w:p>
        </w:tc>
        <w:tc>
          <w:tcPr>
            <w:tcW w:w="960" w:type="dxa"/>
            <w:tcBorders>
              <w:top w:val="nil"/>
              <w:left w:val="nil"/>
              <w:bottom w:val="nil"/>
              <w:right w:val="nil"/>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Tail-fin aerodynamic loading</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"Hub-height", TurbSim, and GH Bladed wind file formats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Other wind formats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32059E" w:rsidRPr="0032059E" w:rsidTr="0032059E">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Aeroacoustics (noise)</w:t>
            </w:r>
          </w:p>
        </w:tc>
        <w:tc>
          <w:tcPr>
            <w:tcW w:w="960" w:type="dxa"/>
            <w:tcBorders>
              <w:top w:val="nil"/>
              <w:left w:val="nil"/>
              <w:bottom w:val="single" w:sz="8" w:space="0" w:color="auto"/>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32059E" w:rsidRPr="0032059E" w:rsidTr="0032059E">
        <w:trPr>
          <w:trHeight w:val="315"/>
        </w:trPr>
        <w:tc>
          <w:tcPr>
            <w:tcW w:w="7060" w:type="dxa"/>
            <w:tcBorders>
              <w:top w:val="nil"/>
              <w:left w:val="nil"/>
              <w:bottom w:val="nil"/>
              <w:right w:val="nil"/>
            </w:tcBorders>
            <w:shd w:val="clear" w:color="000000" w:fill="FFFFFF"/>
            <w:noWrap/>
            <w:vAlign w:val="bottom"/>
            <w:hideMark/>
          </w:tcPr>
          <w:p w:rsidR="00C020FB" w:rsidRDefault="00C020FB" w:rsidP="0032059E">
            <w:pPr>
              <w:spacing w:after="0" w:line="240" w:lineRule="auto"/>
              <w:rPr>
                <w:rFonts w:ascii="Calibri" w:eastAsia="Times New Roman" w:hAnsi="Calibri" w:cs="Times New Roman"/>
                <w:b/>
                <w:bCs/>
                <w:color w:val="000000"/>
              </w:rPr>
            </w:pPr>
          </w:p>
          <w:p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Hydrodynamics (HydroDyn</w:t>
            </w:r>
            <w:r w:rsidR="004A0A8F">
              <w:rPr>
                <w:rFonts w:ascii="Calibri" w:eastAsia="Times New Roman" w:hAnsi="Calibri" w:cs="Times New Roman"/>
                <w:b/>
                <w:bCs/>
                <w:color w:val="000000"/>
              </w:rPr>
              <w:t>, IceFloe, and IceDyn</w:t>
            </w:r>
            <w:r w:rsidRPr="0032059E">
              <w:rPr>
                <w:rFonts w:ascii="Calibri" w:eastAsia="Times New Roman" w:hAnsi="Calibri" w:cs="Times New Roman"/>
                <w:b/>
                <w:bCs/>
                <w:color w:val="000000"/>
              </w:rPr>
              <w:t>)</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32059E" w:rsidRPr="0032059E"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rsidR="0032059E" w:rsidRPr="0032059E" w:rsidRDefault="0032059E"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rsidR="0032059E" w:rsidRPr="0032059E" w:rsidRDefault="0032059E" w:rsidP="001A5D50">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w:t>
            </w:r>
            <w:r w:rsidR="001A5D50">
              <w:rPr>
                <w:rFonts w:ascii="Calibri" w:eastAsia="Times New Roman" w:hAnsi="Calibri" w:cs="Times New Roman"/>
                <w:b/>
                <w:bCs/>
                <w:color w:val="000000"/>
              </w:rPr>
              <w:t>10</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C020F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sidR="00C020FB">
              <w:rPr>
                <w:rFonts w:ascii="Calibri" w:eastAsia="Times New Roman" w:hAnsi="Calibri" w:cs="Times New Roman"/>
              </w:rPr>
              <w:t>First-order</w:t>
            </w:r>
            <w:r w:rsidR="00C020FB" w:rsidRPr="0032059E">
              <w:rPr>
                <w:rFonts w:ascii="Calibri" w:eastAsia="Times New Roman" w:hAnsi="Calibri" w:cs="Times New Roman"/>
              </w:rPr>
              <w:t xml:space="preserve"> </w:t>
            </w:r>
            <w:r w:rsidRPr="0032059E">
              <w:rPr>
                <w:rFonts w:ascii="Calibri" w:eastAsia="Times New Roman" w:hAnsi="Calibri" w:cs="Times New Roman"/>
              </w:rPr>
              <w:t>regular or irregular waves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C020FB" w:rsidRPr="0032059E" w:rsidTr="009E13A6">
        <w:trPr>
          <w:trHeight w:val="300"/>
        </w:trPr>
        <w:tc>
          <w:tcPr>
            <w:tcW w:w="7060" w:type="dxa"/>
            <w:tcBorders>
              <w:top w:val="nil"/>
              <w:left w:val="single" w:sz="8" w:space="0" w:color="auto"/>
              <w:bottom w:val="nil"/>
              <w:right w:val="nil"/>
            </w:tcBorders>
            <w:shd w:val="clear" w:color="000000" w:fill="BFBFBF"/>
            <w:noWrap/>
            <w:vAlign w:val="bottom"/>
            <w:hideMark/>
          </w:tcPr>
          <w:p w:rsidR="00C020FB" w:rsidRPr="0032059E" w:rsidRDefault="00C020FB" w:rsidP="00C020F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Second-order difference- and sum-frequency wave terms</w:t>
            </w:r>
          </w:p>
        </w:tc>
        <w:tc>
          <w:tcPr>
            <w:tcW w:w="960" w:type="dxa"/>
            <w:tcBorders>
              <w:top w:val="nil"/>
              <w:left w:val="nil"/>
              <w:bottom w:val="nil"/>
              <w:right w:val="nil"/>
            </w:tcBorders>
            <w:shd w:val="clear" w:color="000000" w:fill="FFFFFF"/>
            <w:noWrap/>
            <w:vAlign w:val="bottom"/>
            <w:hideMark/>
          </w:tcPr>
          <w:p w:rsidR="00C020FB" w:rsidRPr="0032059E" w:rsidRDefault="00C020FB" w:rsidP="009E13A6">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C020FB" w:rsidRPr="0032059E" w:rsidRDefault="00C020FB" w:rsidP="009E13A6">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C020FB">
            <w:pPr>
              <w:spacing w:after="0" w:line="240" w:lineRule="auto"/>
              <w:rPr>
                <w:rFonts w:ascii="Calibri" w:eastAsia="Times New Roman" w:hAnsi="Calibri" w:cs="Times New Roman"/>
              </w:rPr>
            </w:pPr>
            <w:r w:rsidRPr="0032059E">
              <w:rPr>
                <w:rFonts w:ascii="Calibri" w:eastAsia="Times New Roman" w:hAnsi="Calibri" w:cs="Times New Roman"/>
              </w:rPr>
              <w:t>•  White-noise waves</w:t>
            </w:r>
          </w:p>
        </w:tc>
        <w:tc>
          <w:tcPr>
            <w:tcW w:w="960" w:type="dxa"/>
            <w:tcBorders>
              <w:top w:val="nil"/>
              <w:left w:val="nil"/>
              <w:bottom w:val="nil"/>
              <w:right w:val="nil"/>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tcPr>
          <w:p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Wave directional spreading</w:t>
            </w:r>
          </w:p>
        </w:tc>
        <w:tc>
          <w:tcPr>
            <w:tcW w:w="960" w:type="dxa"/>
            <w:tcBorders>
              <w:top w:val="nil"/>
              <w:left w:val="nil"/>
              <w:bottom w:val="nil"/>
              <w:right w:val="nil"/>
            </w:tcBorders>
            <w:shd w:val="clear" w:color="000000" w:fill="FFFFFF"/>
            <w:noWrap/>
            <w:vAlign w:val="bottom"/>
          </w:tcPr>
          <w:p w:rsidR="002034C6" w:rsidRPr="0032059E" w:rsidRDefault="002034C6" w:rsidP="008A0BA3">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rsidR="002034C6" w:rsidRPr="0032059E" w:rsidRDefault="002034C6" w:rsidP="008A0BA3">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Wave stretching</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Externally generated wave data</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2034C6" w:rsidRPr="00B214CB" w:rsidRDefault="002034C6"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Sea current</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sidR="00AC1E7D">
              <w:rPr>
                <w:rFonts w:ascii="Calibri" w:eastAsia="Times New Roman" w:hAnsi="Calibri" w:cs="Times New Roman"/>
              </w:rPr>
              <w:t>Strip theory</w:t>
            </w:r>
            <w:r w:rsidRPr="0032059E">
              <w:rPr>
                <w:rFonts w:ascii="Calibri" w:eastAsia="Times New Roman" w:hAnsi="Calibri" w:cs="Times New Roman"/>
              </w:rPr>
              <w:t xml:space="preserve"> for central member</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sidR="00AC1E7D">
              <w:rPr>
                <w:rFonts w:ascii="Calibri" w:eastAsia="Times New Roman" w:hAnsi="Calibri" w:cs="Times New Roman"/>
              </w:rPr>
              <w:t>Strip theory</w:t>
            </w:r>
            <w:r w:rsidRPr="0032059E">
              <w:rPr>
                <w:rFonts w:ascii="Calibri" w:eastAsia="Times New Roman" w:hAnsi="Calibri" w:cs="Times New Roman"/>
              </w:rPr>
              <w:t xml:space="preserve"> for multiple intersecting members</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tcPr>
          <w:p w:rsidR="00AC1E7D" w:rsidRPr="0032059E" w:rsidRDefault="00AC1E7D"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Distributed static buoyancy</w:t>
            </w:r>
          </w:p>
        </w:tc>
        <w:tc>
          <w:tcPr>
            <w:tcW w:w="960" w:type="dxa"/>
            <w:tcBorders>
              <w:top w:val="nil"/>
              <w:left w:val="nil"/>
              <w:bottom w:val="nil"/>
              <w:right w:val="nil"/>
            </w:tcBorders>
            <w:shd w:val="clear" w:color="000000" w:fill="FFFFFF"/>
            <w:noWrap/>
            <w:vAlign w:val="bottom"/>
          </w:tcPr>
          <w:p w:rsidR="00AC1E7D" w:rsidRPr="001C051D" w:rsidRDefault="00AC1E7D" w:rsidP="0032059E">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tcPr>
          <w:p w:rsidR="00AC1E7D" w:rsidRPr="0032059E" w:rsidRDefault="00AC1E7D"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Concentrated loads on member ends</w:t>
            </w:r>
          </w:p>
        </w:tc>
        <w:tc>
          <w:tcPr>
            <w:tcW w:w="960" w:type="dxa"/>
            <w:tcBorders>
              <w:top w:val="nil"/>
              <w:left w:val="nil"/>
              <w:bottom w:val="nil"/>
              <w:right w:val="nil"/>
            </w:tcBorders>
            <w:shd w:val="clear" w:color="000000" w:fill="FFFFFF"/>
            <w:noWrap/>
            <w:vAlign w:val="bottom"/>
          </w:tcPr>
          <w:p w:rsidR="00AC1E7D" w:rsidRPr="001C051D" w:rsidRDefault="00AC1E7D" w:rsidP="0032059E">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inclined and tapered members</w:t>
            </w:r>
          </w:p>
        </w:tc>
        <w:tc>
          <w:tcPr>
            <w:tcW w:w="960" w:type="dxa"/>
            <w:tcBorders>
              <w:top w:val="nil"/>
              <w:left w:val="nil"/>
              <w:bottom w:val="nil"/>
              <w:right w:val="nil"/>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flooded and ballasted members</w:t>
            </w:r>
          </w:p>
        </w:tc>
        <w:tc>
          <w:tcPr>
            <w:tcW w:w="960" w:type="dxa"/>
            <w:tcBorders>
              <w:top w:val="nil"/>
              <w:left w:val="nil"/>
              <w:bottom w:val="nil"/>
              <w:right w:val="nil"/>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marine growth</w:t>
            </w:r>
          </w:p>
        </w:tc>
        <w:tc>
          <w:tcPr>
            <w:tcW w:w="960" w:type="dxa"/>
            <w:tcBorders>
              <w:top w:val="nil"/>
              <w:left w:val="nil"/>
              <w:bottom w:val="nil"/>
              <w:right w:val="nil"/>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AC1E7D" w:rsidRPr="0032059E" w:rsidRDefault="00AC1E7D" w:rsidP="00C020FB">
            <w:pPr>
              <w:spacing w:after="0" w:line="240" w:lineRule="auto"/>
              <w:rPr>
                <w:rFonts w:ascii="Calibri" w:eastAsia="Times New Roman" w:hAnsi="Calibri" w:cs="Times New Roman"/>
              </w:rPr>
            </w:pPr>
            <w:r w:rsidRPr="0032059E">
              <w:rPr>
                <w:rFonts w:ascii="Calibri" w:eastAsia="Times New Roman" w:hAnsi="Calibri" w:cs="Times New Roman"/>
              </w:rPr>
              <w:t>•  First-order potential flow (</w:t>
            </w:r>
            <w:r w:rsidR="00C020FB">
              <w:rPr>
                <w:rFonts w:ascii="Calibri" w:eastAsia="Times New Roman" w:hAnsi="Calibri" w:cs="Times New Roman"/>
              </w:rPr>
              <w:t>via</w:t>
            </w:r>
            <w:r w:rsidR="00C020FB" w:rsidRPr="0032059E">
              <w:rPr>
                <w:rFonts w:ascii="Calibri" w:eastAsia="Times New Roman" w:hAnsi="Calibri" w:cs="Times New Roman"/>
              </w:rPr>
              <w:t xml:space="preserve"> </w:t>
            </w:r>
            <w:r w:rsidRPr="0032059E">
              <w:rPr>
                <w:rFonts w:ascii="Calibri" w:eastAsia="Times New Roman" w:hAnsi="Calibri" w:cs="Times New Roman"/>
              </w:rPr>
              <w:t>WAMIT)</w:t>
            </w:r>
          </w:p>
        </w:tc>
        <w:tc>
          <w:tcPr>
            <w:tcW w:w="960" w:type="dxa"/>
            <w:tcBorders>
              <w:top w:val="nil"/>
              <w:left w:val="nil"/>
              <w:bottom w:val="nil"/>
              <w:right w:val="nil"/>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C020FB" w:rsidRPr="0032059E" w:rsidTr="009E13A6">
        <w:trPr>
          <w:trHeight w:val="300"/>
        </w:trPr>
        <w:tc>
          <w:tcPr>
            <w:tcW w:w="7060" w:type="dxa"/>
            <w:tcBorders>
              <w:top w:val="nil"/>
              <w:left w:val="single" w:sz="8" w:space="0" w:color="auto"/>
              <w:bottom w:val="nil"/>
              <w:right w:val="nil"/>
            </w:tcBorders>
            <w:shd w:val="clear" w:color="000000" w:fill="BFBFBF"/>
            <w:noWrap/>
            <w:vAlign w:val="bottom"/>
            <w:hideMark/>
          </w:tcPr>
          <w:p w:rsidR="00C020FB" w:rsidRPr="0032059E" w:rsidRDefault="00C020FB" w:rsidP="00980C9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Second</w:t>
            </w:r>
            <w:r w:rsidRPr="0032059E">
              <w:rPr>
                <w:rFonts w:ascii="Calibri" w:eastAsia="Times New Roman" w:hAnsi="Calibri" w:cs="Times New Roman"/>
              </w:rPr>
              <w:t xml:space="preserve">-order </w:t>
            </w:r>
            <w:r>
              <w:rPr>
                <w:rFonts w:ascii="Calibri" w:eastAsia="Times New Roman" w:hAnsi="Calibri" w:cs="Times New Roman"/>
              </w:rPr>
              <w:t>diff</w:t>
            </w:r>
            <w:r w:rsidR="00980C9B">
              <w:rPr>
                <w:rFonts w:ascii="Calibri" w:eastAsia="Times New Roman" w:hAnsi="Calibri" w:cs="Times New Roman"/>
              </w:rPr>
              <w:t>.</w:t>
            </w:r>
            <w:r>
              <w:rPr>
                <w:rFonts w:ascii="Calibri" w:eastAsia="Times New Roman" w:hAnsi="Calibri" w:cs="Times New Roman"/>
              </w:rPr>
              <w:t xml:space="preserve">- and sum-frequency </w:t>
            </w:r>
            <w:r w:rsidR="00F8027B">
              <w:rPr>
                <w:rFonts w:ascii="Calibri" w:eastAsia="Times New Roman" w:hAnsi="Calibri" w:cs="Times New Roman"/>
              </w:rPr>
              <w:t xml:space="preserve">potential-flow terms </w:t>
            </w:r>
            <w:r>
              <w:rPr>
                <w:rFonts w:ascii="Calibri" w:eastAsia="Times New Roman" w:hAnsi="Calibri" w:cs="Times New Roman"/>
              </w:rPr>
              <w:t>(via WAMIT)</w:t>
            </w:r>
          </w:p>
        </w:tc>
        <w:tc>
          <w:tcPr>
            <w:tcW w:w="960" w:type="dxa"/>
            <w:tcBorders>
              <w:top w:val="nil"/>
              <w:left w:val="nil"/>
              <w:bottom w:val="nil"/>
              <w:right w:val="nil"/>
            </w:tcBorders>
            <w:shd w:val="clear" w:color="000000" w:fill="FFFFFF"/>
            <w:noWrap/>
            <w:vAlign w:val="bottom"/>
            <w:hideMark/>
          </w:tcPr>
          <w:p w:rsidR="00C020FB" w:rsidRPr="0032059E" w:rsidRDefault="00C020FB" w:rsidP="009E13A6">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C020FB" w:rsidRPr="0032059E" w:rsidRDefault="00C020FB" w:rsidP="009E13A6">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Radiation "memory effect" captured through time-domain convolution</w:t>
            </w:r>
          </w:p>
        </w:tc>
        <w:tc>
          <w:tcPr>
            <w:tcW w:w="960" w:type="dxa"/>
            <w:tcBorders>
              <w:top w:val="nil"/>
              <w:left w:val="nil"/>
              <w:bottom w:val="nil"/>
              <w:right w:val="nil"/>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Radiation "memory effect" captured through linear state-space form</w:t>
            </w:r>
          </w:p>
        </w:tc>
        <w:tc>
          <w:tcPr>
            <w:tcW w:w="960" w:type="dxa"/>
            <w:tcBorders>
              <w:top w:val="nil"/>
              <w:left w:val="nil"/>
              <w:bottom w:val="nil"/>
              <w:right w:val="nil"/>
            </w:tcBorders>
            <w:shd w:val="clear" w:color="000000" w:fill="FFFFFF"/>
            <w:noWrap/>
            <w:vAlign w:val="bottom"/>
          </w:tcPr>
          <w:p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F94BAE">
        <w:trPr>
          <w:trHeight w:val="315"/>
        </w:trPr>
        <w:tc>
          <w:tcPr>
            <w:tcW w:w="7060" w:type="dxa"/>
            <w:tcBorders>
              <w:top w:val="nil"/>
              <w:left w:val="single" w:sz="8" w:space="0" w:color="auto"/>
              <w:bottom w:val="single" w:sz="8" w:space="0" w:color="auto"/>
              <w:right w:val="nil"/>
            </w:tcBorders>
            <w:shd w:val="clear" w:color="000000" w:fill="BFBFBF"/>
            <w:noWrap/>
            <w:vAlign w:val="bottom"/>
          </w:tcPr>
          <w:p w:rsidR="004A0A8F" w:rsidRPr="0032059E" w:rsidRDefault="004A0A8F" w:rsidP="004A0A8F">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 xml:space="preserve">Quasi-steady and dynamic </w:t>
            </w:r>
            <w:r w:rsidR="00845AC5">
              <w:rPr>
                <w:rFonts w:ascii="Calibri" w:eastAsia="Times New Roman" w:hAnsi="Calibri" w:cs="Times New Roman"/>
              </w:rPr>
              <w:t>surface-</w:t>
            </w:r>
            <w:r>
              <w:rPr>
                <w:rFonts w:ascii="Calibri" w:eastAsia="Times New Roman" w:hAnsi="Calibri" w:cs="Times New Roman"/>
              </w:rPr>
              <w:t>ice loading</w:t>
            </w:r>
          </w:p>
        </w:tc>
        <w:tc>
          <w:tcPr>
            <w:tcW w:w="960" w:type="dxa"/>
            <w:tcBorders>
              <w:top w:val="nil"/>
              <w:left w:val="nil"/>
              <w:bottom w:val="single" w:sz="8" w:space="0" w:color="auto"/>
              <w:right w:val="nil"/>
            </w:tcBorders>
            <w:shd w:val="clear" w:color="000000" w:fill="FFFFFF"/>
            <w:noWrap/>
            <w:vAlign w:val="bottom"/>
          </w:tcPr>
          <w:p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single" w:sz="8" w:space="0" w:color="auto"/>
              <w:right w:val="single" w:sz="8" w:space="0" w:color="auto"/>
            </w:tcBorders>
            <w:shd w:val="clear" w:color="000000" w:fill="FFFFFF"/>
            <w:noWrap/>
            <w:vAlign w:val="bottom"/>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bl>
    <w:p w:rsidR="00CE6A2F" w:rsidRDefault="00CE6A2F">
      <w:r>
        <w:br w:type="page"/>
      </w:r>
    </w:p>
    <w:tbl>
      <w:tblPr>
        <w:tblW w:w="8980" w:type="dxa"/>
        <w:tblInd w:w="93" w:type="dxa"/>
        <w:tblLook w:val="04A0" w:firstRow="1" w:lastRow="0" w:firstColumn="1" w:lastColumn="0" w:noHBand="0" w:noVBand="1"/>
      </w:tblPr>
      <w:tblGrid>
        <w:gridCol w:w="7060"/>
        <w:gridCol w:w="960"/>
        <w:gridCol w:w="960"/>
      </w:tblGrid>
      <w:tr w:rsidR="004A0A8F" w:rsidRPr="0032059E" w:rsidTr="0032059E">
        <w:trPr>
          <w:trHeight w:val="315"/>
        </w:trPr>
        <w:tc>
          <w:tcPr>
            <w:tcW w:w="70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lastRenderedPageBreak/>
              <w:t>Control and Electrical System (Servo) Dynamics (ServoDyn)</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4A0A8F" w:rsidRPr="0032059E"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rsidR="004A0A8F" w:rsidRPr="0032059E" w:rsidRDefault="004A0A8F"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rsidR="004A0A8F" w:rsidRPr="0032059E" w:rsidRDefault="004A0A8F"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rsidR="004A0A8F" w:rsidRPr="0032059E" w:rsidRDefault="004A0A8F" w:rsidP="001A5D50">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w:t>
            </w:r>
            <w:r w:rsidR="001A5D50">
              <w:rPr>
                <w:rFonts w:ascii="Calibri" w:eastAsia="Times New Roman" w:hAnsi="Calibri" w:cs="Times New Roman"/>
                <w:b/>
                <w:bCs/>
                <w:color w:val="000000"/>
              </w:rPr>
              <w:t>10</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Blade-pitch control</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Override pitch maneuvers</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Generator models</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Torque control</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High-speed shaft brake</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1A5D50" w:rsidP="0032059E">
            <w:pPr>
              <w:spacing w:after="0" w:line="240" w:lineRule="auto"/>
              <w:jc w:val="center"/>
              <w:rPr>
                <w:rFonts w:ascii="Wingdings" w:eastAsia="Times New Roman" w:hAnsi="Wingdings" w:cs="Times New Roman"/>
              </w:rPr>
            </w:pPr>
            <w:ins w:id="6" w:author="Bonnie Jonkman" w:date="2015-03-03T11:10:00Z">
              <w:r w:rsidRPr="0032059E">
                <w:rPr>
                  <w:rFonts w:ascii="Wingdings" w:eastAsia="Times New Roman" w:hAnsi="Wingdings" w:cs="Times New Roman"/>
                </w:rPr>
                <w:t></w:t>
              </w:r>
            </w:ins>
            <w:ins w:id="7" w:author="Bonnie Jonkman" w:date="2015-03-03T11:13:00Z">
              <w:r>
                <w:rPr>
                  <w:rStyle w:val="FootnoteReference"/>
                  <w:rFonts w:ascii="Calibri" w:eastAsia="Times New Roman" w:hAnsi="Calibri" w:cs="Times New Roman"/>
                </w:rPr>
                <w:footnoteReference w:id="1"/>
              </w:r>
            </w:ins>
            <w:del w:id="8" w:author="Bonnie Jonkman" w:date="2015-03-03T11:10:00Z">
              <w:r w:rsidR="004A0A8F" w:rsidRPr="001C051D" w:rsidDel="001A5D50">
                <w:rPr>
                  <w:rFonts w:ascii="Calibri" w:eastAsia="Times New Roman" w:hAnsi="Calibri" w:cs="Times New Roman"/>
                </w:rPr>
                <w:delText> </w:delText>
              </w:r>
            </w:del>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Nacelle-yaw control</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Override yaw maneuvers</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Blade-tip brakes</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GH Bladed DLL interface</w:t>
            </w:r>
            <w:r>
              <w:rPr>
                <w:rStyle w:val="FootnoteReference"/>
                <w:rFonts w:ascii="Calibri" w:eastAsia="Times New Roman" w:hAnsi="Calibri" w:cs="Times New Roman"/>
              </w:rPr>
              <w:footnoteReference w:id="2"/>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Simulink interface</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1A5D50" w:rsidP="0032059E">
            <w:pPr>
              <w:spacing w:after="0" w:line="240" w:lineRule="auto"/>
              <w:jc w:val="center"/>
              <w:rPr>
                <w:rFonts w:ascii="Wingdings" w:eastAsia="Times New Roman" w:hAnsi="Wingdings" w:cs="Times New Roman"/>
              </w:rPr>
            </w:pPr>
            <w:ins w:id="9" w:author="Bonnie Jonkman" w:date="2015-03-03T11:10:00Z">
              <w:r w:rsidRPr="0032059E">
                <w:rPr>
                  <w:rFonts w:ascii="Wingdings" w:eastAsia="Times New Roman" w:hAnsi="Wingdings" w:cs="Times New Roman"/>
                </w:rPr>
                <w:t></w:t>
              </w:r>
            </w:ins>
            <w:del w:id="10" w:author="Bonnie Jonkman" w:date="2015-03-03T11:10:00Z">
              <w:r w:rsidR="004A0A8F" w:rsidRPr="001C051D" w:rsidDel="001A5D50">
                <w:rPr>
                  <w:rFonts w:ascii="Calibri" w:eastAsia="Times New Roman" w:hAnsi="Calibri" w:cs="Times New Roman"/>
                </w:rPr>
                <w:delText> </w:delText>
              </w:r>
            </w:del>
          </w:p>
        </w:tc>
      </w:tr>
      <w:tr w:rsidR="004A0A8F" w:rsidRPr="0032059E" w:rsidTr="0032059E">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LabVIEW interface</w:t>
            </w:r>
          </w:p>
        </w:tc>
        <w:tc>
          <w:tcPr>
            <w:tcW w:w="960" w:type="dxa"/>
            <w:tcBorders>
              <w:top w:val="nil"/>
              <w:left w:val="nil"/>
              <w:bottom w:val="single" w:sz="8" w:space="0" w:color="auto"/>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rsidTr="001C051D">
        <w:trPr>
          <w:trHeight w:val="315"/>
        </w:trPr>
        <w:tc>
          <w:tcPr>
            <w:tcW w:w="7060" w:type="dxa"/>
            <w:tcBorders>
              <w:top w:val="nil"/>
              <w:left w:val="nil"/>
              <w:bottom w:val="nil"/>
              <w:right w:val="nil"/>
            </w:tcBorders>
            <w:shd w:val="clear" w:color="000000" w:fill="FFFFFF"/>
            <w:noWrap/>
            <w:vAlign w:val="bottom"/>
            <w:hideMark/>
          </w:tcPr>
          <w:p w:rsidR="00C020FB" w:rsidRDefault="00C020FB" w:rsidP="004A0A8F">
            <w:pPr>
              <w:spacing w:after="0" w:line="240" w:lineRule="auto"/>
              <w:rPr>
                <w:rFonts w:ascii="Calibri" w:eastAsia="Times New Roman" w:hAnsi="Calibri" w:cs="Times New Roman"/>
                <w:b/>
                <w:bCs/>
                <w:color w:val="000000"/>
              </w:rPr>
            </w:pPr>
          </w:p>
          <w:p w:rsidR="004A0A8F" w:rsidRPr="001C051D" w:rsidRDefault="004A0A8F" w:rsidP="004A0A8F">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Structural Dynamics (ElastoDyn, SubDyn, MAP</w:t>
            </w:r>
            <w:r>
              <w:rPr>
                <w:rFonts w:ascii="Calibri" w:eastAsia="Times New Roman" w:hAnsi="Calibri" w:cs="Times New Roman"/>
                <w:b/>
                <w:bCs/>
                <w:color w:val="000000"/>
              </w:rPr>
              <w:t>, and FEAMooring</w:t>
            </w:r>
            <w:r w:rsidRPr="001C051D">
              <w:rPr>
                <w:rFonts w:ascii="Calibri" w:eastAsia="Times New Roman" w:hAnsi="Calibri" w:cs="Times New Roman"/>
                <w:b/>
                <w:bCs/>
                <w:color w:val="000000"/>
              </w:rPr>
              <w:t>)</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rsidTr="001C051D">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rsidR="004A0A8F" w:rsidRPr="001C051D" w:rsidRDefault="004A0A8F"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rsidR="004A0A8F" w:rsidRPr="001C051D" w:rsidRDefault="004A0A8F" w:rsidP="001A5D50">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v8.</w:t>
            </w:r>
            <w:r w:rsidR="001A5D50">
              <w:rPr>
                <w:rFonts w:ascii="Calibri" w:eastAsia="Times New Roman" w:hAnsi="Calibri" w:cs="Times New Roman"/>
                <w:b/>
                <w:bCs/>
                <w:color w:val="000000"/>
              </w:rPr>
              <w:t>10</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xml:space="preserve">•  Blade-bending </w:t>
            </w:r>
            <w:r w:rsidR="008F1D42">
              <w:rPr>
                <w:rFonts w:ascii="Calibri" w:eastAsia="Times New Roman" w:hAnsi="Calibri" w:cs="Times New Roman"/>
              </w:rPr>
              <w:t>degrees-of-freedom (</w:t>
            </w:r>
            <w:r w:rsidRPr="001C051D">
              <w:rPr>
                <w:rFonts w:ascii="Calibri" w:eastAsia="Times New Roman" w:hAnsi="Calibri" w:cs="Times New Roman"/>
              </w:rPr>
              <w:t>DOFs</w:t>
            </w:r>
            <w:r w:rsidR="008F1D42">
              <w:rPr>
                <w:rFonts w:ascii="Calibri" w:eastAsia="Times New Roman" w:hAnsi="Calibri" w:cs="Times New Roman"/>
              </w:rPr>
              <w:t>)</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Rotor</w:t>
            </w:r>
            <w:r>
              <w:rPr>
                <w:rFonts w:ascii="Calibri" w:eastAsia="Times New Roman" w:hAnsi="Calibri" w:cs="Times New Roman"/>
              </w:rPr>
              <w:t>-</w:t>
            </w:r>
            <w:r w:rsidRPr="001C051D">
              <w:rPr>
                <w:rFonts w:ascii="Calibri" w:eastAsia="Times New Roman" w:hAnsi="Calibri" w:cs="Times New Roman"/>
              </w:rPr>
              <w:t>teeter DOF</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Generator azimuth and drivetrain torsion DOFs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Nacelle-yaw DOF</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Tower-bending DOFs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Rigid-body platform DOFs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Furling DOFs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Fixed-bottom multi-member substructure DOFs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Gravitational loading</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Gearbox friction</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System of independent mooring lines solved quasi-statically</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System of multi-segmented mooring lines solved quasi-statically</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tcPr>
          <w:p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xml:space="preserve">•  </w:t>
            </w:r>
            <w:r>
              <w:rPr>
                <w:rFonts w:ascii="Calibri" w:eastAsia="Times New Roman" w:hAnsi="Calibri" w:cs="Times New Roman"/>
              </w:rPr>
              <w:t>Mooring dynamics</w:t>
            </w:r>
          </w:p>
        </w:tc>
        <w:tc>
          <w:tcPr>
            <w:tcW w:w="960" w:type="dxa"/>
            <w:tcBorders>
              <w:top w:val="nil"/>
              <w:left w:val="nil"/>
              <w:bottom w:val="nil"/>
              <w:right w:val="nil"/>
            </w:tcBorders>
            <w:shd w:val="clear" w:color="000000" w:fill="FFFFFF"/>
            <w:noWrap/>
            <w:vAlign w:val="bottom"/>
          </w:tcPr>
          <w:p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Earthquake excitation</w:t>
            </w:r>
          </w:p>
        </w:tc>
        <w:tc>
          <w:tcPr>
            <w:tcW w:w="960" w:type="dxa"/>
            <w:tcBorders>
              <w:top w:val="nil"/>
              <w:left w:val="nil"/>
              <w:bottom w:val="single" w:sz="8" w:space="0" w:color="auto"/>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bl>
    <w:p w:rsidR="00CE6A2F" w:rsidRDefault="00CE6A2F">
      <w:r>
        <w:br w:type="page"/>
      </w:r>
    </w:p>
    <w:tbl>
      <w:tblPr>
        <w:tblW w:w="8980" w:type="dxa"/>
        <w:tblInd w:w="93" w:type="dxa"/>
        <w:tblLook w:val="04A0" w:firstRow="1" w:lastRow="0" w:firstColumn="1" w:lastColumn="0" w:noHBand="0" w:noVBand="1"/>
      </w:tblPr>
      <w:tblGrid>
        <w:gridCol w:w="7060"/>
        <w:gridCol w:w="960"/>
        <w:gridCol w:w="960"/>
      </w:tblGrid>
      <w:tr w:rsidR="004A0A8F" w:rsidRPr="001C051D" w:rsidTr="001C051D">
        <w:trPr>
          <w:trHeight w:val="315"/>
        </w:trPr>
        <w:tc>
          <w:tcPr>
            <w:tcW w:w="70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lastRenderedPageBreak/>
              <w:t>General</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rsidTr="001C051D">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rsidR="004A0A8F" w:rsidRPr="001C051D" w:rsidRDefault="004A0A8F"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rsidR="004A0A8F" w:rsidRPr="001C051D" w:rsidRDefault="004A0A8F" w:rsidP="001A5D50">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v8.</w:t>
            </w:r>
            <w:r w:rsidR="001A5D50">
              <w:rPr>
                <w:rFonts w:ascii="Calibri" w:eastAsia="Times New Roman" w:hAnsi="Calibri" w:cs="Times New Roman"/>
                <w:b/>
                <w:bCs/>
                <w:color w:val="000000"/>
              </w:rPr>
              <w:t>10</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Time marching</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Operating-point determination</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Linearization</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FAST-to-ADAMS preprocessor</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Follows the new FAST modularization framework</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Structural and control routines separated from driver code</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Independent time steps between modules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r w:rsidRPr="00AC31AB">
              <w:rPr>
                <w:rStyle w:val="FootnoteReference"/>
                <w:rFonts w:eastAsia="Times New Roman" w:cs="Times New Roman"/>
                <w:color w:val="000000"/>
              </w:rPr>
              <w:footnoteReference w:id="3"/>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r w:rsidRPr="00AC31AB">
              <w:rPr>
                <w:rStyle w:val="FootnoteReference"/>
                <w:rFonts w:eastAsia="Times New Roman" w:cs="Times New Roman"/>
                <w:color w:val="000000"/>
              </w:rPr>
              <w:footnoteReference w:id="4"/>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Independent spatial discretization between modules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Multiple integration options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Loose coupling with predictor-corrector across modules</w:t>
            </w:r>
          </w:p>
        </w:tc>
        <w:tc>
          <w:tcPr>
            <w:tcW w:w="960" w:type="dxa"/>
            <w:tcBorders>
              <w:top w:val="nil"/>
              <w:left w:val="nil"/>
              <w:bottom w:val="nil"/>
              <w:right w:val="nil"/>
            </w:tcBorders>
            <w:shd w:val="clear" w:color="000000" w:fill="FFFFFF"/>
            <w:noWrap/>
            <w:vAlign w:val="bottom"/>
            <w:hideMark/>
          </w:tcPr>
          <w:p w:rsidR="004A0A8F" w:rsidRPr="001C051D" w:rsidRDefault="004A0A8F" w:rsidP="00F43F8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r w:rsidRPr="00AC31AB">
              <w:rPr>
                <w:rStyle w:val="FootnoteReference"/>
                <w:rFonts w:eastAsia="Times New Roman" w:cs="Times New Roman"/>
                <w:color w:val="000000"/>
              </w:rPr>
              <w:footnoteReference w:id="5"/>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Both 32-bit and 64-bit applications available</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9B0BC2">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Supports both Windows and Linux operating systems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Optimized for efficiency</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F43F8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Supports mixed Fortran/C</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Compiles with gfortran</w:t>
            </w:r>
          </w:p>
        </w:tc>
        <w:tc>
          <w:tcPr>
            <w:tcW w:w="960" w:type="dxa"/>
            <w:tcBorders>
              <w:top w:val="nil"/>
              <w:left w:val="nil"/>
              <w:bottom w:val="single" w:sz="8" w:space="0" w:color="auto"/>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r>
              <w:rPr>
                <w:rStyle w:val="FootnoteReference"/>
                <w:rFonts w:ascii="Wingdings" w:eastAsia="Times New Roman" w:hAnsi="Times New Roman" w:cs="Times New Roman"/>
              </w:rPr>
              <w:footnoteReference w:id="6"/>
            </w:r>
          </w:p>
        </w:tc>
      </w:tr>
    </w:tbl>
    <w:p w:rsidR="00C6618D" w:rsidRDefault="00C6618D" w:rsidP="00C6618D"/>
    <w:p w:rsidR="008274A4" w:rsidRDefault="00CA74B5" w:rsidP="00992CCA">
      <w:pPr>
        <w:pStyle w:val="Heading1"/>
      </w:pPr>
      <w:bookmarkStart w:id="11" w:name="_Ref412116144"/>
      <w:bookmarkStart w:id="12" w:name="_Toc413698669"/>
      <w:r>
        <w:t>Major changes</w:t>
      </w:r>
      <w:r w:rsidR="008274A4">
        <w:t xml:space="preserve"> in FAST</w:t>
      </w:r>
      <w:bookmarkEnd w:id="11"/>
      <w:bookmarkEnd w:id="12"/>
    </w:p>
    <w:p w:rsidR="00176884" w:rsidRDefault="00176884" w:rsidP="00176884">
      <w:pPr>
        <w:pStyle w:val="Heading2"/>
        <w:rPr>
          <w:ins w:id="13" w:author="Bonnie Jonkman" w:date="2015-02-19T20:57:00Z"/>
        </w:rPr>
      </w:pPr>
      <w:bookmarkStart w:id="14" w:name="_Toc413698670"/>
      <w:commentRangeStart w:id="15"/>
      <w:r>
        <w:t>v8.10.00a-bjj</w:t>
      </w:r>
      <w:commentRangeEnd w:id="15"/>
      <w:r w:rsidR="00066FEC">
        <w:rPr>
          <w:rStyle w:val="CommentReference"/>
          <w:rFonts w:asciiTheme="minorHAnsi" w:eastAsiaTheme="minorHAnsi" w:hAnsiTheme="minorHAnsi" w:cstheme="minorBidi"/>
          <w:b w:val="0"/>
          <w:bCs w:val="0"/>
          <w:color w:val="auto"/>
        </w:rPr>
        <w:commentReference w:id="15"/>
      </w:r>
      <w:bookmarkEnd w:id="14"/>
    </w:p>
    <w:p w:rsidR="00176884" w:rsidRDefault="005F6FFB" w:rsidP="008233CD">
      <w:pPr>
        <w:pStyle w:val="ListParagraph"/>
        <w:numPr>
          <w:ilvl w:val="0"/>
          <w:numId w:val="6"/>
        </w:numPr>
      </w:pPr>
      <w:r>
        <w:t xml:space="preserve">We replaced the MAP module with an updated DLL that does not depend on the external libraries that previously made MAP difficult to recompile. The source code for </w:t>
      </w:r>
      <w:r w:rsidR="00176884">
        <w:t>MAP++</w:t>
      </w:r>
      <w:r>
        <w:t xml:space="preserve"> is available and able to be compiled with standard C compilers.</w:t>
      </w:r>
    </w:p>
    <w:p w:rsidR="00317AA0" w:rsidRDefault="00317AA0" w:rsidP="00317AA0">
      <w:pPr>
        <w:pStyle w:val="ListParagraph"/>
        <w:numPr>
          <w:ilvl w:val="0"/>
          <w:numId w:val="6"/>
        </w:numPr>
      </w:pPr>
      <w:r>
        <w:t xml:space="preserve">The 64-bit version of the MAP DLL is now functioning. This means </w:t>
      </w:r>
      <w:r>
        <w:rPr>
          <w:i/>
        </w:rPr>
        <w:t xml:space="preserve">all </w:t>
      </w:r>
      <w:ins w:id="16" w:author="Bonnie Jonkman" w:date="2015-03-11T11:15:00Z">
        <w:r w:rsidR="00FB4B7E" w:rsidRPr="00FB4B7E">
          <w:t>modeling</w:t>
        </w:r>
        <w:r w:rsidR="00FB4B7E">
          <w:rPr>
            <w:i/>
          </w:rPr>
          <w:t xml:space="preserve"> </w:t>
        </w:r>
      </w:ins>
      <w:r>
        <w:t xml:space="preserve">functionality in </w:t>
      </w:r>
      <w:del w:id="17" w:author="Bonnie Jonkman" w:date="2015-03-11T14:53:00Z">
        <w:r w:rsidDel="00451190">
          <w:delText xml:space="preserve">the </w:delText>
        </w:r>
      </w:del>
      <w:r>
        <w:t>FAST_Win32.exe is available in FAST_x64.exe</w:t>
      </w:r>
      <w:del w:id="18" w:author="Bonnie Jonkman" w:date="2015-03-11T11:15:00Z">
        <w:r w:rsidDel="00FB4B7E">
          <w:delText xml:space="preserve"> </w:delText>
        </w:r>
      </w:del>
    </w:p>
    <w:p w:rsidR="00176884" w:rsidRDefault="00176884" w:rsidP="008233CD">
      <w:pPr>
        <w:pStyle w:val="ListParagraph"/>
        <w:numPr>
          <w:ilvl w:val="0"/>
          <w:numId w:val="6"/>
        </w:numPr>
      </w:pPr>
      <w:r>
        <w:t>MoorDyn</w:t>
      </w:r>
    </w:p>
    <w:p w:rsidR="00176884" w:rsidRDefault="00A10B4F" w:rsidP="008233CD">
      <w:pPr>
        <w:pStyle w:val="ListParagraph"/>
        <w:numPr>
          <w:ilvl w:val="0"/>
          <w:numId w:val="6"/>
        </w:numPr>
      </w:pPr>
      <w:r>
        <w:t xml:space="preserve">Documentation and sample input files for the </w:t>
      </w:r>
      <w:r w:rsidR="00176884">
        <w:t>F</w:t>
      </w:r>
      <w:r w:rsidR="00AE3A86">
        <w:t>EA</w:t>
      </w:r>
      <w:r w:rsidR="00176884">
        <w:t>Mooring</w:t>
      </w:r>
      <w:r>
        <w:t xml:space="preserve"> module have been released.</w:t>
      </w:r>
    </w:p>
    <w:p w:rsidR="005F6FFB" w:rsidRDefault="005F6FFB" w:rsidP="005F6FFB">
      <w:pPr>
        <w:pStyle w:val="ListParagraph"/>
        <w:numPr>
          <w:ilvl w:val="0"/>
          <w:numId w:val="6"/>
        </w:numPr>
      </w:pPr>
      <w:r>
        <w:t>TMD (tuned mass damper)</w:t>
      </w:r>
    </w:p>
    <w:p w:rsidR="00176884" w:rsidRDefault="00176884" w:rsidP="008233CD">
      <w:pPr>
        <w:pStyle w:val="ListParagraph"/>
        <w:numPr>
          <w:ilvl w:val="0"/>
          <w:numId w:val="6"/>
        </w:numPr>
      </w:pPr>
      <w:r>
        <w:t>IceDyn</w:t>
      </w:r>
    </w:p>
    <w:p w:rsidR="00230DFF" w:rsidRDefault="00A10B4F" w:rsidP="008233CD">
      <w:pPr>
        <w:pStyle w:val="ListParagraph"/>
        <w:numPr>
          <w:ilvl w:val="0"/>
          <w:numId w:val="6"/>
        </w:numPr>
        <w:rPr>
          <w:ins w:id="19" w:author="Bonnie Jonkman" w:date="2015-03-17T09:13:00Z"/>
        </w:rPr>
      </w:pPr>
      <w:r>
        <w:t xml:space="preserve">Documentation for the </w:t>
      </w:r>
      <w:r w:rsidR="003D7F3C">
        <w:t xml:space="preserve">IceFloe </w:t>
      </w:r>
      <w:r>
        <w:t>module has been released</w:t>
      </w:r>
      <w:ins w:id="20" w:author="Bonnie Jonkman" w:date="2015-03-17T09:13:00Z">
        <w:r w:rsidR="00230DFF">
          <w:t xml:space="preserve"> at nwtc.nrel.gov/IceFloe</w:t>
        </w:r>
      </w:ins>
    </w:p>
    <w:p w:rsidR="003D7F3C" w:rsidRDefault="00230DFF" w:rsidP="008233CD">
      <w:pPr>
        <w:pStyle w:val="ListParagraph"/>
        <w:numPr>
          <w:ilvl w:val="0"/>
          <w:numId w:val="6"/>
        </w:numPr>
      </w:pPr>
      <w:ins w:id="21" w:author="Bonnie Jonkman" w:date="2015-03-17T09:13:00Z">
        <w:r>
          <w:t>Documentation for the DWM module and driver has been released at nwtc.nrel.gov/DWM</w:t>
        </w:r>
      </w:ins>
      <w:bookmarkStart w:id="22" w:name="_GoBack"/>
      <w:bookmarkEnd w:id="22"/>
      <w:r w:rsidR="00A10B4F">
        <w:t>.</w:t>
      </w:r>
    </w:p>
    <w:p w:rsidR="00176884" w:rsidRDefault="00A10B4F" w:rsidP="008233CD">
      <w:pPr>
        <w:pStyle w:val="ListParagraph"/>
        <w:numPr>
          <w:ilvl w:val="0"/>
          <w:numId w:val="6"/>
        </w:numPr>
      </w:pPr>
      <w:r>
        <w:t xml:space="preserve">A new interface between </w:t>
      </w:r>
      <w:r w:rsidR="00176884">
        <w:t xml:space="preserve">FAST v8 </w:t>
      </w:r>
      <w:r>
        <w:t xml:space="preserve">and </w:t>
      </w:r>
      <w:r w:rsidR="00176884">
        <w:t>Simulink</w:t>
      </w:r>
      <w:r>
        <w:t xml:space="preserve"> has been developed. This feature is described in detail in section “</w:t>
      </w:r>
      <w:r>
        <w:fldChar w:fldCharType="begin"/>
      </w:r>
      <w:r>
        <w:instrText xml:space="preserve"> REF _Ref413700469 \h </w:instrText>
      </w:r>
      <w:r>
        <w:fldChar w:fldCharType="separate"/>
      </w:r>
      <w:r>
        <w:t>FAST v8 Interface to Simulink</w:t>
      </w:r>
      <w:r>
        <w:fldChar w:fldCharType="end"/>
      </w:r>
      <w:r>
        <w:t>” later in this document.</w:t>
      </w:r>
    </w:p>
    <w:p w:rsidR="00176884" w:rsidRDefault="00176884" w:rsidP="008233CD">
      <w:pPr>
        <w:pStyle w:val="ListParagraph"/>
        <w:numPr>
          <w:ilvl w:val="0"/>
          <w:numId w:val="6"/>
        </w:numPr>
        <w:rPr>
          <w:ins w:id="23" w:author="Bonnie Jonkman" w:date="2015-03-12T14:16:00Z"/>
        </w:rPr>
      </w:pPr>
      <w:r>
        <w:t>HydroDyn bug fixes</w:t>
      </w:r>
    </w:p>
    <w:p w:rsidR="00461B5D" w:rsidRDefault="00461B5D" w:rsidP="008233CD">
      <w:pPr>
        <w:pStyle w:val="ListParagraph"/>
        <w:numPr>
          <w:ilvl w:val="0"/>
          <w:numId w:val="6"/>
        </w:numPr>
        <w:rPr>
          <w:ins w:id="24" w:author="Bonnie Jonkman" w:date="2015-03-10T11:48:00Z"/>
        </w:rPr>
      </w:pPr>
      <w:ins w:id="25" w:author="Bonnie Jonkman" w:date="2015-03-12T14:16:00Z">
        <w:r>
          <w:lastRenderedPageBreak/>
          <w:t>Rotational interpolation added to Mesh mapping routines</w:t>
        </w:r>
      </w:ins>
    </w:p>
    <w:p w:rsidR="007F665B" w:rsidDel="00BD039A" w:rsidRDefault="007F665B" w:rsidP="008233CD">
      <w:pPr>
        <w:pStyle w:val="ListParagraph"/>
        <w:numPr>
          <w:ilvl w:val="0"/>
          <w:numId w:val="6"/>
        </w:numPr>
        <w:rPr>
          <w:del w:id="26" w:author="Bonnie Jonkman" w:date="2015-03-10T20:58:00Z"/>
        </w:rPr>
      </w:pPr>
    </w:p>
    <w:p w:rsidR="00A10B4F" w:rsidRDefault="00A10B4F" w:rsidP="008233CD">
      <w:pPr>
        <w:pStyle w:val="ListParagraph"/>
        <w:numPr>
          <w:ilvl w:val="0"/>
          <w:numId w:val="6"/>
        </w:numPr>
      </w:pPr>
      <w:r>
        <w:t>High-speed shaft braking has been added to the ElastoDyn module and enabled in the ServoDyn module. This feature is available only with ElastoDyn’s ABM4 integrator.</w:t>
      </w:r>
    </w:p>
    <w:p w:rsidR="001A5D50" w:rsidRDefault="001A5D50" w:rsidP="001A5D50">
      <w:pPr>
        <w:pStyle w:val="ListParagraph"/>
        <w:numPr>
          <w:ilvl w:val="0"/>
          <w:numId w:val="6"/>
        </w:numPr>
        <w:rPr>
          <w:ins w:id="27" w:author="Bonnie Jonkman" w:date="2015-03-16T10:28:00Z"/>
        </w:rPr>
      </w:pPr>
      <w:r>
        <w:t>FAST v8.</w:t>
      </w:r>
      <w:r w:rsidR="003A459F">
        <w:t>1</w:t>
      </w:r>
      <w:r>
        <w:t>0.00a-bjj is compiled with the components listed in</w:t>
      </w:r>
      <w:r w:rsidR="00C83AC8">
        <w:t xml:space="preserve"> </w:t>
      </w:r>
      <w:r w:rsidR="00C83AC8">
        <w:fldChar w:fldCharType="begin"/>
      </w:r>
      <w:r w:rsidR="00C83AC8">
        <w:instrText xml:space="preserve"> REF _Ref413699179 \h </w:instrText>
      </w:r>
      <w:r w:rsidR="00C83AC8">
        <w:fldChar w:fldCharType="separate"/>
      </w:r>
      <w:r w:rsidR="00C83AC8">
        <w:t xml:space="preserve">Table </w:t>
      </w:r>
      <w:r w:rsidR="00C83AC8">
        <w:rPr>
          <w:noProof/>
        </w:rPr>
        <w:t>2</w:t>
      </w:r>
      <w:r w:rsidR="00C83AC8">
        <w:fldChar w:fldCharType="end"/>
      </w:r>
      <w:r>
        <w:t>.</w:t>
      </w:r>
    </w:p>
    <w:p w:rsidR="0044746F" w:rsidRPr="008709B5" w:rsidRDefault="0044746F" w:rsidP="001A5D50">
      <w:pPr>
        <w:pStyle w:val="ListParagraph"/>
        <w:numPr>
          <w:ilvl w:val="0"/>
          <w:numId w:val="6"/>
        </w:numPr>
        <w:rPr>
          <w:ins w:id="28" w:author="Bonnie Jonkman" w:date="2015-03-16T10:29:00Z"/>
          <w:highlight w:val="yellow"/>
          <w:rPrChange w:id="29" w:author="Bonnie Jonkman" w:date="2015-03-16T10:29:00Z">
            <w:rPr>
              <w:ins w:id="30" w:author="Bonnie Jonkman" w:date="2015-03-16T10:29:00Z"/>
            </w:rPr>
          </w:rPrChange>
        </w:rPr>
      </w:pPr>
      <w:ins w:id="31" w:author="Bonnie Jonkman" w:date="2015-03-16T10:28:00Z">
        <w:r w:rsidRPr="008709B5">
          <w:rPr>
            <w:highlight w:val="yellow"/>
            <w:rPrChange w:id="32" w:author="Bonnie Jonkman" w:date="2015-03-16T10:29:00Z">
              <w:rPr/>
            </w:rPrChange>
          </w:rPr>
          <w:t>TEST 23 HAS SOME ISSUES NOW—IS IT THE NEW MAP DLL? RECOMPILED DISCON DLL? HSS BRAKE CHANGES? CHECK AGAINST V7 RESULTS</w:t>
        </w:r>
      </w:ins>
      <w:ins w:id="33" w:author="Bonnie Jonkman" w:date="2015-03-16T10:32:00Z">
        <w:r w:rsidR="000D2280">
          <w:rPr>
            <w:highlight w:val="yellow"/>
          </w:rPr>
          <w:t>. TEST 25 ALSO SEEMS TO HAVE SOME DIFFERENCES…</w:t>
        </w:r>
      </w:ins>
    </w:p>
    <w:p w:rsidR="008709B5" w:rsidRDefault="008709B5" w:rsidP="001A5D50">
      <w:pPr>
        <w:pStyle w:val="ListParagraph"/>
        <w:numPr>
          <w:ilvl w:val="0"/>
          <w:numId w:val="6"/>
        </w:numPr>
      </w:pPr>
    </w:p>
    <w:p w:rsidR="001A5D50" w:rsidRDefault="001A5D50" w:rsidP="001A5D50">
      <w:pPr>
        <w:pStyle w:val="Caption"/>
        <w:keepNext/>
        <w:numPr>
          <w:ilvl w:val="0"/>
          <w:numId w:val="6"/>
        </w:numPr>
        <w:jc w:val="center"/>
      </w:pPr>
      <w:bookmarkStart w:id="34" w:name="_Ref413699179"/>
      <w:bookmarkStart w:id="35" w:name="_Ref413698574"/>
      <w:r>
        <w:t xml:space="preserve">Table </w:t>
      </w:r>
      <w:fldSimple w:instr=" SEQ Table \* ARABIC ">
        <w:r w:rsidR="00317AA0">
          <w:rPr>
            <w:noProof/>
          </w:rPr>
          <w:t>2</w:t>
        </w:r>
      </w:fldSimple>
      <w:bookmarkEnd w:id="34"/>
      <w:r>
        <w:t>: Components in FAST v8.10.00a-bjj</w:t>
      </w:r>
      <w:bookmarkEnd w:id="35"/>
    </w:p>
    <w:tbl>
      <w:tblPr>
        <w:tblStyle w:val="LightList-Accent1"/>
        <w:tblW w:w="0" w:type="auto"/>
        <w:jc w:val="center"/>
        <w:tblLook w:val="04A0" w:firstRow="1" w:lastRow="0" w:firstColumn="1" w:lastColumn="0" w:noHBand="0" w:noVBand="1"/>
      </w:tblPr>
      <w:tblGrid>
        <w:gridCol w:w="2485"/>
        <w:gridCol w:w="2421"/>
        <w:gridCol w:w="2795"/>
      </w:tblGrid>
      <w:tr w:rsidR="001A5D50" w:rsidTr="00B749B5">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8" w:space="0" w:color="4F81BD" w:themeColor="accent1"/>
            </w:tcBorders>
          </w:tcPr>
          <w:p w:rsidR="001A5D50" w:rsidRDefault="001A5D50" w:rsidP="00B749B5">
            <w:pPr>
              <w:rPr>
                <w:b w:val="0"/>
                <w:bCs w:val="0"/>
                <w:color w:val="auto"/>
              </w:rPr>
            </w:pPr>
            <w:r>
              <w:t>Component</w:t>
            </w:r>
          </w:p>
        </w:tc>
        <w:tc>
          <w:tcPr>
            <w:tcW w:w="0" w:type="auto"/>
            <w:tcBorders>
              <w:bottom w:val="single" w:sz="8" w:space="0" w:color="4F81BD" w:themeColor="accent1"/>
            </w:tcBorders>
          </w:tcPr>
          <w:p w:rsidR="001A5D50" w:rsidRDefault="001A5D50" w:rsidP="00B749B5">
            <w:pPr>
              <w:cnfStyle w:val="100000000000" w:firstRow="1" w:lastRow="0" w:firstColumn="0" w:lastColumn="0" w:oddVBand="0" w:evenVBand="0" w:oddHBand="0" w:evenHBand="0" w:firstRowFirstColumn="0" w:firstRowLastColumn="0" w:lastRowFirstColumn="0" w:lastRowLastColumn="0"/>
            </w:pPr>
            <w:r>
              <w:t>Version</w:t>
            </w:r>
          </w:p>
        </w:tc>
        <w:tc>
          <w:tcPr>
            <w:tcW w:w="0" w:type="auto"/>
            <w:tcBorders>
              <w:bottom w:val="single" w:sz="8" w:space="0" w:color="4F81BD" w:themeColor="accent1"/>
            </w:tcBorders>
          </w:tcPr>
          <w:p w:rsidR="001A5D50" w:rsidRDefault="001A5D50" w:rsidP="00B749B5">
            <w:pPr>
              <w:cnfStyle w:val="100000000000" w:firstRow="1" w:lastRow="0" w:firstColumn="0" w:lastColumn="0" w:oddVBand="0" w:evenVBand="0" w:oddHBand="0" w:evenHBand="0" w:firstRowFirstColumn="0" w:firstRowLastColumn="0" w:lastRowFirstColumn="0" w:lastRowLastColumn="0"/>
            </w:pPr>
          </w:p>
        </w:tc>
      </w:tr>
      <w:tr w:rsidR="001A5D50"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1A5D50" w:rsidRPr="00405A94" w:rsidRDefault="001A5D50" w:rsidP="00B749B5">
            <w:r w:rsidRPr="00405A94">
              <w:t>Modules</w:t>
            </w:r>
          </w:p>
        </w:tc>
        <w:tc>
          <w:tcPr>
            <w:tcW w:w="0" w:type="auto"/>
            <w:shd w:val="clear" w:color="auto" w:fill="B8CCE4" w:themeFill="accent1" w:themeFillTint="66"/>
          </w:tcPr>
          <w:p w:rsidR="001A5D50" w:rsidRPr="00F65048" w:rsidRDefault="001A5D50" w:rsidP="00B749B5">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B8CCE4" w:themeFill="accent1" w:themeFillTint="66"/>
          </w:tcPr>
          <w:p w:rsidR="001A5D50" w:rsidRPr="00F65048" w:rsidRDefault="001A5D50" w:rsidP="00B749B5">
            <w:pPr>
              <w:cnfStyle w:val="000000100000" w:firstRow="0" w:lastRow="0" w:firstColumn="0" w:lastColumn="0" w:oddVBand="0" w:evenVBand="0" w:oddHBand="1" w:evenHBand="0" w:firstRowFirstColumn="0" w:firstRowLastColumn="0" w:lastRowFirstColumn="0" w:lastRowLastColumn="0"/>
            </w:pPr>
            <w:r>
              <w:t xml:space="preserve">ModName </w:t>
            </w:r>
            <w:r w:rsidRPr="00F2770C">
              <w:rPr>
                <w:sz w:val="16"/>
              </w:rPr>
              <w:t>(</w:t>
            </w:r>
            <w:r>
              <w:rPr>
                <w:sz w:val="16"/>
              </w:rPr>
              <w:t>for o</w:t>
            </w:r>
            <w:r w:rsidRPr="00F2770C">
              <w:rPr>
                <w:sz w:val="16"/>
              </w:rPr>
              <w:t>utput file</w:t>
            </w:r>
            <w:r>
              <w:rPr>
                <w:sz w:val="16"/>
              </w:rPr>
              <w:t>s</w:t>
            </w:r>
            <w:r w:rsidRPr="00F2770C">
              <w:rPr>
                <w:sz w:val="16"/>
              </w:rPr>
              <w:t>)</w:t>
            </w:r>
          </w:p>
        </w:tc>
      </w:tr>
      <w:tr w:rsidR="001A5D50"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1A5D50" w:rsidRPr="00405A94" w:rsidRDefault="001A5D50" w:rsidP="00B749B5">
            <w:pPr>
              <w:rPr>
                <w:b w:val="0"/>
              </w:rPr>
            </w:pPr>
            <w:r w:rsidRPr="00405A94">
              <w:rPr>
                <w:b w:val="0"/>
              </w:rPr>
              <w:t>ElastoDyn</w:t>
            </w:r>
          </w:p>
        </w:tc>
        <w:tc>
          <w:tcPr>
            <w:tcW w:w="2421" w:type="dxa"/>
          </w:tcPr>
          <w:p w:rsidR="001A5D50" w:rsidRPr="001A5D50" w:rsidRDefault="001A5D50" w:rsidP="00B749B5">
            <w:pPr>
              <w:cnfStyle w:val="000000000000" w:firstRow="0" w:lastRow="0" w:firstColumn="0" w:lastColumn="0" w:oddVBand="0" w:evenVBand="0" w:oddHBand="0" w:evenHBand="0" w:firstRowFirstColumn="0" w:firstRowLastColumn="0" w:lastRowFirstColumn="0" w:lastRowLastColumn="0"/>
              <w:rPr>
                <w:highlight w:val="yellow"/>
              </w:rPr>
            </w:pPr>
            <w:r w:rsidRPr="001A5D50">
              <w:rPr>
                <w:highlight w:val="yellow"/>
                <w:rPrChange w:id="36" w:author="Bonnie Jonkman" w:date="2015-03-03T11:14:00Z">
                  <w:rPr/>
                </w:rPrChange>
              </w:rPr>
              <w:t>v1.01.07a-bjj</w:t>
            </w:r>
          </w:p>
        </w:tc>
        <w:tc>
          <w:tcPr>
            <w:tcW w:w="2795" w:type="dxa"/>
          </w:tcPr>
          <w:p w:rsidR="001A5D50" w:rsidRPr="00F2770C" w:rsidRDefault="001A5D50" w:rsidP="00B749B5">
            <w:pPr>
              <w:cnfStyle w:val="000000000000" w:firstRow="0" w:lastRow="0" w:firstColumn="0" w:lastColumn="0" w:oddVBand="0" w:evenVBand="0" w:oddHBand="0" w:evenHBand="0" w:firstRowFirstColumn="0" w:firstRowLastColumn="0" w:lastRowFirstColumn="0" w:lastRowLastColumn="0"/>
            </w:pPr>
            <w:r w:rsidRPr="00F2770C">
              <w:t>ED</w:t>
            </w:r>
          </w:p>
        </w:tc>
      </w:tr>
      <w:tr w:rsidR="001A5D50"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1A5D50" w:rsidRPr="00405A94" w:rsidRDefault="001A5D50" w:rsidP="00B749B5">
            <w:pPr>
              <w:rPr>
                <w:b w:val="0"/>
              </w:rPr>
            </w:pPr>
            <w:r w:rsidRPr="00405A94">
              <w:rPr>
                <w:b w:val="0"/>
              </w:rPr>
              <w:t>AeroDyn</w:t>
            </w:r>
          </w:p>
        </w:tc>
        <w:tc>
          <w:tcPr>
            <w:tcW w:w="2421" w:type="dxa"/>
          </w:tcPr>
          <w:p w:rsidR="001A5D50" w:rsidRPr="001A5D50" w:rsidRDefault="001A5D50" w:rsidP="00B749B5">
            <w:pPr>
              <w:cnfStyle w:val="000000100000" w:firstRow="0" w:lastRow="0" w:firstColumn="0" w:lastColumn="0" w:oddVBand="0" w:evenVBand="0" w:oddHBand="1" w:evenHBand="0" w:firstRowFirstColumn="0" w:firstRowLastColumn="0" w:lastRowFirstColumn="0" w:lastRowLastColumn="0"/>
              <w:rPr>
                <w:highlight w:val="yellow"/>
              </w:rPr>
            </w:pPr>
            <w:r w:rsidRPr="00640D9F">
              <w:t>v14.03.0</w:t>
            </w:r>
            <w:r w:rsidR="00640D9F" w:rsidRPr="00640D9F">
              <w:t>1</w:t>
            </w:r>
            <w:r w:rsidRPr="00640D9F">
              <w:t>a-bjj</w:t>
            </w:r>
          </w:p>
        </w:tc>
        <w:tc>
          <w:tcPr>
            <w:tcW w:w="2795" w:type="dxa"/>
          </w:tcPr>
          <w:p w:rsidR="001A5D50" w:rsidRPr="00F2770C" w:rsidRDefault="001A5D50" w:rsidP="00B749B5">
            <w:pPr>
              <w:cnfStyle w:val="000000100000" w:firstRow="0" w:lastRow="0" w:firstColumn="0" w:lastColumn="0" w:oddVBand="0" w:evenVBand="0" w:oddHBand="1" w:evenHBand="0" w:firstRowFirstColumn="0" w:firstRowLastColumn="0" w:lastRowFirstColumn="0" w:lastRowLastColumn="0"/>
            </w:pPr>
            <w:r w:rsidRPr="00F2770C">
              <w:t>AD</w:t>
            </w:r>
          </w:p>
        </w:tc>
      </w:tr>
      <w:tr w:rsidR="001A5D50"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1A5D50" w:rsidRPr="00405A94" w:rsidRDefault="001A5D50" w:rsidP="00B749B5">
            <w:pPr>
              <w:rPr>
                <w:b w:val="0"/>
              </w:rPr>
            </w:pPr>
            <w:r w:rsidRPr="00405A94">
              <w:rPr>
                <w:b w:val="0"/>
              </w:rPr>
              <w:t>InflowWind</w:t>
            </w:r>
          </w:p>
        </w:tc>
        <w:tc>
          <w:tcPr>
            <w:tcW w:w="2421" w:type="dxa"/>
          </w:tcPr>
          <w:p w:rsidR="001A5D50" w:rsidRPr="001A5D50" w:rsidRDefault="001A5D50" w:rsidP="0017590F">
            <w:pPr>
              <w:cnfStyle w:val="000000000000" w:firstRow="0" w:lastRow="0" w:firstColumn="0" w:lastColumn="0" w:oddVBand="0" w:evenVBand="0" w:oddHBand="0" w:evenHBand="0" w:firstRowFirstColumn="0" w:firstRowLastColumn="0" w:lastRowFirstColumn="0" w:lastRowLastColumn="0"/>
              <w:rPr>
                <w:highlight w:val="yellow"/>
              </w:rPr>
            </w:pPr>
            <w:r w:rsidRPr="001A5D50">
              <w:rPr>
                <w:highlight w:val="yellow"/>
                <w:rPrChange w:id="37" w:author="Bonnie Jonkman" w:date="2015-03-03T11:14:00Z">
                  <w:rPr/>
                </w:rPrChange>
              </w:rPr>
              <w:t>v2.</w:t>
            </w:r>
            <w:del w:id="38" w:author="Bonnie Jonkman" w:date="2015-03-13T10:53:00Z">
              <w:r w:rsidRPr="001A5D50" w:rsidDel="0017590F">
                <w:rPr>
                  <w:highlight w:val="yellow"/>
                  <w:rPrChange w:id="39" w:author="Bonnie Jonkman" w:date="2015-03-03T11:14:00Z">
                    <w:rPr/>
                  </w:rPrChange>
                </w:rPr>
                <w:delText>00</w:delText>
              </w:r>
            </w:del>
            <w:ins w:id="40" w:author="Bonnie Jonkman" w:date="2015-03-13T10:53:00Z">
              <w:r w:rsidR="0017590F" w:rsidRPr="001A5D50">
                <w:rPr>
                  <w:highlight w:val="yellow"/>
                  <w:rPrChange w:id="41" w:author="Bonnie Jonkman" w:date="2015-03-03T11:14:00Z">
                    <w:rPr/>
                  </w:rPrChange>
                </w:rPr>
                <w:t>0</w:t>
              </w:r>
              <w:r w:rsidR="0017590F">
                <w:rPr>
                  <w:highlight w:val="yellow"/>
                </w:rPr>
                <w:t>1</w:t>
              </w:r>
            </w:ins>
            <w:r w:rsidRPr="001A5D50">
              <w:rPr>
                <w:highlight w:val="yellow"/>
                <w:rPrChange w:id="42" w:author="Bonnie Jonkman" w:date="2015-03-03T11:14:00Z">
                  <w:rPr/>
                </w:rPrChange>
              </w:rPr>
              <w:t>.</w:t>
            </w:r>
            <w:del w:id="43" w:author="Bonnie Jonkman" w:date="2015-03-13T10:53:00Z">
              <w:r w:rsidRPr="001A5D50" w:rsidDel="0017590F">
                <w:rPr>
                  <w:highlight w:val="yellow"/>
                  <w:rPrChange w:id="44" w:author="Bonnie Jonkman" w:date="2015-03-03T11:14:00Z">
                    <w:rPr/>
                  </w:rPrChange>
                </w:rPr>
                <w:delText>01c</w:delText>
              </w:r>
            </w:del>
            <w:ins w:id="45" w:author="Bonnie Jonkman" w:date="2015-03-13T10:53:00Z">
              <w:r w:rsidR="0017590F" w:rsidRPr="001A5D50">
                <w:rPr>
                  <w:highlight w:val="yellow"/>
                  <w:rPrChange w:id="46" w:author="Bonnie Jonkman" w:date="2015-03-03T11:14:00Z">
                    <w:rPr/>
                  </w:rPrChange>
                </w:rPr>
                <w:t>0</w:t>
              </w:r>
              <w:r w:rsidR="0017590F">
                <w:rPr>
                  <w:highlight w:val="yellow"/>
                </w:rPr>
                <w:t>0a</w:t>
              </w:r>
            </w:ins>
            <w:r w:rsidRPr="001A5D50">
              <w:rPr>
                <w:highlight w:val="yellow"/>
                <w:rPrChange w:id="47" w:author="Bonnie Jonkman" w:date="2015-03-03T11:14:00Z">
                  <w:rPr/>
                </w:rPrChange>
              </w:rPr>
              <w:t>-bjj</w:t>
            </w:r>
          </w:p>
        </w:tc>
        <w:tc>
          <w:tcPr>
            <w:tcW w:w="2795" w:type="dxa"/>
          </w:tcPr>
          <w:p w:rsidR="001A5D50" w:rsidRPr="00F2770C" w:rsidRDefault="001A5D50" w:rsidP="00B749B5">
            <w:pPr>
              <w:cnfStyle w:val="000000000000" w:firstRow="0" w:lastRow="0" w:firstColumn="0" w:lastColumn="0" w:oddVBand="0" w:evenVBand="0" w:oddHBand="0" w:evenHBand="0" w:firstRowFirstColumn="0" w:firstRowLastColumn="0" w:lastRowFirstColumn="0" w:lastRowLastColumn="0"/>
            </w:pPr>
            <w:r w:rsidRPr="00F2770C">
              <w:t>IfW</w:t>
            </w:r>
          </w:p>
        </w:tc>
      </w:tr>
      <w:tr w:rsidR="001A5D50"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1A5D50" w:rsidRPr="00405A94" w:rsidRDefault="001A5D50" w:rsidP="00B749B5">
            <w:pPr>
              <w:rPr>
                <w:b w:val="0"/>
              </w:rPr>
            </w:pPr>
            <w:r w:rsidRPr="00405A94">
              <w:rPr>
                <w:b w:val="0"/>
              </w:rPr>
              <w:t>ServoDyn</w:t>
            </w:r>
          </w:p>
        </w:tc>
        <w:tc>
          <w:tcPr>
            <w:tcW w:w="2421" w:type="dxa"/>
          </w:tcPr>
          <w:p w:rsidR="001A5D50" w:rsidRPr="001A5D50" w:rsidRDefault="001A5D50" w:rsidP="00B749B5">
            <w:pPr>
              <w:cnfStyle w:val="000000100000" w:firstRow="0" w:lastRow="0" w:firstColumn="0" w:lastColumn="0" w:oddVBand="0" w:evenVBand="0" w:oddHBand="1" w:evenHBand="0" w:firstRowFirstColumn="0" w:firstRowLastColumn="0" w:lastRowFirstColumn="0" w:lastRowLastColumn="0"/>
              <w:rPr>
                <w:highlight w:val="yellow"/>
              </w:rPr>
            </w:pPr>
            <w:r w:rsidRPr="001A5D50">
              <w:rPr>
                <w:highlight w:val="yellow"/>
                <w:rPrChange w:id="48" w:author="Bonnie Jonkman" w:date="2015-03-03T11:14:00Z">
                  <w:rPr/>
                </w:rPrChange>
              </w:rPr>
              <w:t>v1.01.02a-bjj</w:t>
            </w:r>
          </w:p>
        </w:tc>
        <w:tc>
          <w:tcPr>
            <w:tcW w:w="2795" w:type="dxa"/>
          </w:tcPr>
          <w:p w:rsidR="001A5D50" w:rsidRPr="00F2770C" w:rsidRDefault="001A5D50" w:rsidP="00B749B5">
            <w:pPr>
              <w:cnfStyle w:val="000000100000" w:firstRow="0" w:lastRow="0" w:firstColumn="0" w:lastColumn="0" w:oddVBand="0" w:evenVBand="0" w:oddHBand="1" w:evenHBand="0" w:firstRowFirstColumn="0" w:firstRowLastColumn="0" w:lastRowFirstColumn="0" w:lastRowLastColumn="0"/>
            </w:pPr>
            <w:r w:rsidRPr="00F2770C">
              <w:t>SrvD</w:t>
            </w:r>
          </w:p>
        </w:tc>
      </w:tr>
      <w:tr w:rsidR="00C2209D" w:rsidTr="000F21D1">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C2209D" w:rsidRPr="00405A94" w:rsidRDefault="00C2209D" w:rsidP="000F21D1">
            <w:pPr>
              <w:rPr>
                <w:b w:val="0"/>
              </w:rPr>
            </w:pPr>
            <w:r>
              <w:rPr>
                <w:b w:val="0"/>
              </w:rPr>
              <w:t>TMD</w:t>
            </w:r>
            <w:ins w:id="49" w:author="Bonnie Jonkman" w:date="2015-03-12T14:46:00Z">
              <w:r w:rsidR="00D9198B">
                <w:rPr>
                  <w:b w:val="0"/>
                </w:rPr>
                <w:t xml:space="preserve"> (part of ServoDyn)</w:t>
              </w:r>
            </w:ins>
          </w:p>
        </w:tc>
        <w:tc>
          <w:tcPr>
            <w:tcW w:w="2421" w:type="dxa"/>
          </w:tcPr>
          <w:p w:rsidR="00C2209D" w:rsidRPr="00963B58" w:rsidRDefault="00C2209D" w:rsidP="000F21D1">
            <w:pPr>
              <w:cnfStyle w:val="000000000000" w:firstRow="0" w:lastRow="0" w:firstColumn="0" w:lastColumn="0" w:oddVBand="0" w:evenVBand="0" w:oddHBand="0" w:evenHBand="0" w:firstRowFirstColumn="0" w:firstRowLastColumn="0" w:lastRowFirstColumn="0" w:lastRowLastColumn="0"/>
              <w:rPr>
                <w:highlight w:val="yellow"/>
              </w:rPr>
            </w:pPr>
            <w:r w:rsidRPr="00963B58">
              <w:t>v1.00.00-wgl</w:t>
            </w:r>
          </w:p>
        </w:tc>
        <w:tc>
          <w:tcPr>
            <w:tcW w:w="2795" w:type="dxa"/>
          </w:tcPr>
          <w:p w:rsidR="00C2209D" w:rsidRPr="00F2770C" w:rsidRDefault="00C2209D" w:rsidP="000F21D1">
            <w:pPr>
              <w:cnfStyle w:val="000000000000" w:firstRow="0" w:lastRow="0" w:firstColumn="0" w:lastColumn="0" w:oddVBand="0" w:evenVBand="0" w:oddHBand="0" w:evenHBand="0" w:firstRowFirstColumn="0" w:firstRowLastColumn="0" w:lastRowFirstColumn="0" w:lastRowLastColumn="0"/>
            </w:pPr>
            <w:r>
              <w:t>TMD</w:t>
            </w:r>
          </w:p>
        </w:tc>
      </w:tr>
      <w:tr w:rsidR="001A5D50"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1A5D50" w:rsidRPr="00405A94" w:rsidRDefault="001A5D50" w:rsidP="00B749B5">
            <w:pPr>
              <w:rPr>
                <w:b w:val="0"/>
              </w:rPr>
            </w:pPr>
            <w:r w:rsidRPr="00405A94">
              <w:rPr>
                <w:b w:val="0"/>
              </w:rPr>
              <w:t>HydroDyn</w:t>
            </w:r>
          </w:p>
        </w:tc>
        <w:tc>
          <w:tcPr>
            <w:tcW w:w="2421" w:type="dxa"/>
          </w:tcPr>
          <w:p w:rsidR="001A5D50" w:rsidRPr="00473920" w:rsidRDefault="001A5D50" w:rsidP="009E083D">
            <w:pPr>
              <w:cnfStyle w:val="000000100000" w:firstRow="0" w:lastRow="0" w:firstColumn="0" w:lastColumn="0" w:oddVBand="0" w:evenVBand="0" w:oddHBand="1" w:evenHBand="0" w:firstRowFirstColumn="0" w:firstRowLastColumn="0" w:lastRowFirstColumn="0" w:lastRowLastColumn="0"/>
            </w:pPr>
            <w:r w:rsidRPr="009E083D">
              <w:t>v2.02.</w:t>
            </w:r>
            <w:r w:rsidR="009E083D" w:rsidRPr="009E083D">
              <w:t>01c</w:t>
            </w:r>
            <w:r w:rsidRPr="009E083D">
              <w:t>-</w:t>
            </w:r>
            <w:r w:rsidR="009E083D" w:rsidRPr="009E083D">
              <w:t>gjh</w:t>
            </w:r>
          </w:p>
        </w:tc>
        <w:tc>
          <w:tcPr>
            <w:tcW w:w="2795" w:type="dxa"/>
          </w:tcPr>
          <w:p w:rsidR="001A5D50" w:rsidRPr="00F2770C" w:rsidRDefault="001A5D50" w:rsidP="00B749B5">
            <w:pPr>
              <w:cnfStyle w:val="000000100000" w:firstRow="0" w:lastRow="0" w:firstColumn="0" w:lastColumn="0" w:oddVBand="0" w:evenVBand="0" w:oddHBand="1" w:evenHBand="0" w:firstRowFirstColumn="0" w:firstRowLastColumn="0" w:lastRowFirstColumn="0" w:lastRowLastColumn="0"/>
            </w:pPr>
            <w:r w:rsidRPr="00F2770C">
              <w:t>HD</w:t>
            </w:r>
          </w:p>
        </w:tc>
      </w:tr>
      <w:tr w:rsidR="001A5D50"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1A5D50" w:rsidRPr="00473920" w:rsidRDefault="001A5D50" w:rsidP="00B749B5">
            <w:pPr>
              <w:rPr>
                <w:b w:val="0"/>
              </w:rPr>
            </w:pPr>
            <w:r w:rsidRPr="00473920">
              <w:rPr>
                <w:b w:val="0"/>
              </w:rPr>
              <w:t>SubDyn</w:t>
            </w:r>
          </w:p>
        </w:tc>
        <w:tc>
          <w:tcPr>
            <w:tcW w:w="2421" w:type="dxa"/>
          </w:tcPr>
          <w:p w:rsidR="001A5D50" w:rsidRPr="00473920" w:rsidRDefault="001A5D50" w:rsidP="00473920">
            <w:pPr>
              <w:cnfStyle w:val="000000000000" w:firstRow="0" w:lastRow="0" w:firstColumn="0" w:lastColumn="0" w:oddVBand="0" w:evenVBand="0" w:oddHBand="0" w:evenHBand="0" w:firstRowFirstColumn="0" w:firstRowLastColumn="0" w:lastRowFirstColumn="0" w:lastRowLastColumn="0"/>
            </w:pPr>
            <w:r w:rsidRPr="00473920">
              <w:t>v1.01.0</w:t>
            </w:r>
            <w:r w:rsidR="00473920" w:rsidRPr="00473920">
              <w:t>2</w:t>
            </w:r>
            <w:r w:rsidRPr="00473920">
              <w:t>a-rrd</w:t>
            </w:r>
          </w:p>
        </w:tc>
        <w:tc>
          <w:tcPr>
            <w:tcW w:w="2795" w:type="dxa"/>
          </w:tcPr>
          <w:p w:rsidR="001A5D50" w:rsidRPr="00F2770C" w:rsidRDefault="001A5D50" w:rsidP="00B749B5">
            <w:pPr>
              <w:cnfStyle w:val="000000000000" w:firstRow="0" w:lastRow="0" w:firstColumn="0" w:lastColumn="0" w:oddVBand="0" w:evenVBand="0" w:oddHBand="0" w:evenHBand="0" w:firstRowFirstColumn="0" w:firstRowLastColumn="0" w:lastRowFirstColumn="0" w:lastRowLastColumn="0"/>
            </w:pPr>
            <w:r w:rsidRPr="00F2770C">
              <w:t>SD</w:t>
            </w:r>
          </w:p>
        </w:tc>
      </w:tr>
      <w:tr w:rsidR="001A5D50"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1A5D50" w:rsidRPr="00405A94" w:rsidRDefault="001A5D50" w:rsidP="00B749B5">
            <w:pPr>
              <w:rPr>
                <w:b w:val="0"/>
              </w:rPr>
            </w:pPr>
            <w:r w:rsidRPr="00405A94">
              <w:rPr>
                <w:b w:val="0"/>
              </w:rPr>
              <w:t>MAP</w:t>
            </w:r>
            <w:r w:rsidR="005A3AA5">
              <w:rPr>
                <w:b w:val="0"/>
              </w:rPr>
              <w:t>++</w:t>
            </w:r>
          </w:p>
        </w:tc>
        <w:tc>
          <w:tcPr>
            <w:tcW w:w="2421" w:type="dxa"/>
          </w:tcPr>
          <w:p w:rsidR="001A5D50" w:rsidRPr="001A5D50" w:rsidRDefault="00963B58" w:rsidP="00B749B5">
            <w:pPr>
              <w:cnfStyle w:val="000000100000" w:firstRow="0" w:lastRow="0" w:firstColumn="0" w:lastColumn="0" w:oddVBand="0" w:evenVBand="0" w:oddHBand="1" w:evenHBand="0" w:firstRowFirstColumn="0" w:firstRowLastColumn="0" w:lastRowFirstColumn="0" w:lastRowLastColumn="0"/>
              <w:rPr>
                <w:highlight w:val="yellow"/>
              </w:rPr>
            </w:pPr>
            <w:r w:rsidRPr="00963B58">
              <w:t>1.10.0rc</w:t>
            </w:r>
          </w:p>
        </w:tc>
        <w:tc>
          <w:tcPr>
            <w:tcW w:w="2795" w:type="dxa"/>
          </w:tcPr>
          <w:p w:rsidR="001A5D50" w:rsidRPr="00F2770C" w:rsidRDefault="001A5D50" w:rsidP="00B749B5">
            <w:pPr>
              <w:cnfStyle w:val="000000100000" w:firstRow="0" w:lastRow="0" w:firstColumn="0" w:lastColumn="0" w:oddVBand="0" w:evenVBand="0" w:oddHBand="1" w:evenHBand="0" w:firstRowFirstColumn="0" w:firstRowLastColumn="0" w:lastRowFirstColumn="0" w:lastRowLastColumn="0"/>
            </w:pPr>
            <w:r w:rsidRPr="00F2770C">
              <w:t>MAP</w:t>
            </w:r>
          </w:p>
        </w:tc>
      </w:tr>
      <w:tr w:rsidR="001A5D50"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1A5D50" w:rsidRPr="00405A94" w:rsidRDefault="001A5D50" w:rsidP="00B749B5">
            <w:pPr>
              <w:rPr>
                <w:b w:val="0"/>
              </w:rPr>
            </w:pPr>
            <w:r w:rsidRPr="00405A94">
              <w:rPr>
                <w:b w:val="0"/>
              </w:rPr>
              <w:t>FEAMooring</w:t>
            </w:r>
          </w:p>
        </w:tc>
        <w:tc>
          <w:tcPr>
            <w:tcW w:w="2421" w:type="dxa"/>
          </w:tcPr>
          <w:p w:rsidR="001A5D50" w:rsidRPr="001A5D50" w:rsidRDefault="001A5D50" w:rsidP="00B749B5">
            <w:pPr>
              <w:cnfStyle w:val="000000000000" w:firstRow="0" w:lastRow="0" w:firstColumn="0" w:lastColumn="0" w:oddVBand="0" w:evenVBand="0" w:oddHBand="0" w:evenHBand="0" w:firstRowFirstColumn="0" w:firstRowLastColumn="0" w:lastRowFirstColumn="0" w:lastRowLastColumn="0"/>
              <w:rPr>
                <w:highlight w:val="yellow"/>
              </w:rPr>
            </w:pPr>
            <w:r w:rsidRPr="001A5D50">
              <w:rPr>
                <w:highlight w:val="yellow"/>
                <w:rPrChange w:id="50" w:author="Bonnie Jonkman" w:date="2015-03-03T11:14:00Z">
                  <w:rPr/>
                </w:rPrChange>
              </w:rPr>
              <w:t>v1.00.00-yhb</w:t>
            </w:r>
          </w:p>
        </w:tc>
        <w:tc>
          <w:tcPr>
            <w:tcW w:w="2795" w:type="dxa"/>
          </w:tcPr>
          <w:p w:rsidR="001A5D50" w:rsidRPr="00F2770C" w:rsidRDefault="001A5D50" w:rsidP="00B749B5">
            <w:pPr>
              <w:cnfStyle w:val="000000000000" w:firstRow="0" w:lastRow="0" w:firstColumn="0" w:lastColumn="0" w:oddVBand="0" w:evenVBand="0" w:oddHBand="0" w:evenHBand="0" w:firstRowFirstColumn="0" w:firstRowLastColumn="0" w:lastRowFirstColumn="0" w:lastRowLastColumn="0"/>
            </w:pPr>
            <w:r w:rsidRPr="00F2770C">
              <w:t>FEAM</w:t>
            </w:r>
          </w:p>
        </w:tc>
      </w:tr>
      <w:tr w:rsidR="001A5D50" w:rsidTr="00B749B5">
        <w:trPr>
          <w:cnfStyle w:val="000000100000" w:firstRow="0" w:lastRow="0" w:firstColumn="0" w:lastColumn="0" w:oddVBand="0" w:evenVBand="0" w:oddHBand="1" w:evenHBand="0" w:firstRowFirstColumn="0" w:firstRowLastColumn="0" w:lastRowFirstColumn="0" w:lastRowLastColumn="0"/>
          <w:cantSplit/>
          <w:jc w:val="center"/>
          <w:ins w:id="51" w:author="Bonnie Jonkman" w:date="2015-03-03T11:14:00Z"/>
        </w:trPr>
        <w:tc>
          <w:tcPr>
            <w:cnfStyle w:val="001000000000" w:firstRow="0" w:lastRow="0" w:firstColumn="1" w:lastColumn="0" w:oddVBand="0" w:evenVBand="0" w:oddHBand="0" w:evenHBand="0" w:firstRowFirstColumn="0" w:firstRowLastColumn="0" w:lastRowFirstColumn="0" w:lastRowLastColumn="0"/>
            <w:tcW w:w="0" w:type="auto"/>
          </w:tcPr>
          <w:p w:rsidR="001A5D50" w:rsidRPr="00DB0DFE" w:rsidRDefault="001A5D50" w:rsidP="00B749B5">
            <w:pPr>
              <w:rPr>
                <w:ins w:id="52" w:author="Bonnie Jonkman" w:date="2015-03-03T11:14:00Z"/>
                <w:b w:val="0"/>
              </w:rPr>
            </w:pPr>
            <w:r w:rsidRPr="00DB0DFE">
              <w:t>MoorDyn</w:t>
            </w:r>
          </w:p>
        </w:tc>
        <w:tc>
          <w:tcPr>
            <w:tcW w:w="2421" w:type="dxa"/>
          </w:tcPr>
          <w:p w:rsidR="001A5D50" w:rsidRPr="00CA2F20" w:rsidRDefault="001A5D50" w:rsidP="00B749B5">
            <w:pPr>
              <w:cnfStyle w:val="000000100000" w:firstRow="0" w:lastRow="0" w:firstColumn="0" w:lastColumn="0" w:oddVBand="0" w:evenVBand="0" w:oddHBand="1" w:evenHBand="0" w:firstRowFirstColumn="0" w:firstRowLastColumn="0" w:lastRowFirstColumn="0" w:lastRowLastColumn="0"/>
              <w:rPr>
                <w:ins w:id="53" w:author="Bonnie Jonkman" w:date="2015-03-03T11:14:00Z"/>
              </w:rPr>
            </w:pPr>
          </w:p>
        </w:tc>
        <w:tc>
          <w:tcPr>
            <w:tcW w:w="2795" w:type="dxa"/>
          </w:tcPr>
          <w:p w:rsidR="001A5D50" w:rsidRPr="00F2770C" w:rsidRDefault="001A5D50" w:rsidP="00B749B5">
            <w:pPr>
              <w:cnfStyle w:val="000000100000" w:firstRow="0" w:lastRow="0" w:firstColumn="0" w:lastColumn="0" w:oddVBand="0" w:evenVBand="0" w:oddHBand="1" w:evenHBand="0" w:firstRowFirstColumn="0" w:firstRowLastColumn="0" w:lastRowFirstColumn="0" w:lastRowLastColumn="0"/>
              <w:rPr>
                <w:ins w:id="54" w:author="Bonnie Jonkman" w:date="2015-03-03T11:14:00Z"/>
              </w:rPr>
            </w:pPr>
            <w:ins w:id="55" w:author="Bonnie Jonkman" w:date="2015-03-03T11:15:00Z">
              <w:r>
                <w:t>MD</w:t>
              </w:r>
            </w:ins>
          </w:p>
        </w:tc>
      </w:tr>
      <w:tr w:rsidR="001A5D50"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1A5D50" w:rsidRPr="00405A94" w:rsidRDefault="001A5D50" w:rsidP="00B749B5">
            <w:pPr>
              <w:rPr>
                <w:b w:val="0"/>
              </w:rPr>
            </w:pPr>
            <w:r w:rsidRPr="00405A94">
              <w:rPr>
                <w:b w:val="0"/>
              </w:rPr>
              <w:t>IceFloe</w:t>
            </w:r>
          </w:p>
        </w:tc>
        <w:tc>
          <w:tcPr>
            <w:tcW w:w="2421" w:type="dxa"/>
          </w:tcPr>
          <w:p w:rsidR="001A5D50" w:rsidRPr="00EC128B" w:rsidRDefault="001A5D50" w:rsidP="00B749B5">
            <w:pPr>
              <w:cnfStyle w:val="000000000000" w:firstRow="0" w:lastRow="0" w:firstColumn="0" w:lastColumn="0" w:oddVBand="0" w:evenVBand="0" w:oddHBand="0" w:evenHBand="0" w:firstRowFirstColumn="0" w:firstRowLastColumn="0" w:lastRowFirstColumn="0" w:lastRowLastColumn="0"/>
            </w:pPr>
            <w:r w:rsidRPr="00EC128B">
              <w:t>v1.00.00</w:t>
            </w:r>
          </w:p>
        </w:tc>
        <w:tc>
          <w:tcPr>
            <w:tcW w:w="2795" w:type="dxa"/>
          </w:tcPr>
          <w:p w:rsidR="001A5D50" w:rsidRPr="00F2770C" w:rsidRDefault="001A5D50" w:rsidP="00B749B5">
            <w:pPr>
              <w:cnfStyle w:val="000000000000" w:firstRow="0" w:lastRow="0" w:firstColumn="0" w:lastColumn="0" w:oddVBand="0" w:evenVBand="0" w:oddHBand="0" w:evenHBand="0" w:firstRowFirstColumn="0" w:firstRowLastColumn="0" w:lastRowFirstColumn="0" w:lastRowLastColumn="0"/>
            </w:pPr>
            <w:r w:rsidRPr="00F2770C">
              <w:t>IceF</w:t>
            </w:r>
          </w:p>
        </w:tc>
      </w:tr>
      <w:tr w:rsidR="001A5D50"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1A5D50" w:rsidRPr="00405A94" w:rsidRDefault="001A5D50" w:rsidP="00B749B5">
            <w:pPr>
              <w:rPr>
                <w:b w:val="0"/>
              </w:rPr>
            </w:pPr>
            <w:r w:rsidRPr="00405A94">
              <w:rPr>
                <w:b w:val="0"/>
              </w:rPr>
              <w:t>IceDyn</w:t>
            </w:r>
          </w:p>
        </w:tc>
        <w:tc>
          <w:tcPr>
            <w:tcW w:w="2421" w:type="dxa"/>
          </w:tcPr>
          <w:p w:rsidR="001A5D50" w:rsidRPr="001A5D50" w:rsidRDefault="001A5D50" w:rsidP="00E41567">
            <w:pPr>
              <w:cnfStyle w:val="000000100000" w:firstRow="0" w:lastRow="0" w:firstColumn="0" w:lastColumn="0" w:oddVBand="0" w:evenVBand="0" w:oddHBand="1" w:evenHBand="0" w:firstRowFirstColumn="0" w:firstRowLastColumn="0" w:lastRowFirstColumn="0" w:lastRowLastColumn="0"/>
              <w:rPr>
                <w:highlight w:val="yellow"/>
              </w:rPr>
            </w:pPr>
            <w:r w:rsidRPr="001A5D50">
              <w:rPr>
                <w:highlight w:val="yellow"/>
                <w:rPrChange w:id="56" w:author="Bonnie Jonkman" w:date="2015-03-03T11:15:00Z">
                  <w:rPr/>
                </w:rPrChange>
              </w:rPr>
              <w:t>v1.0</w:t>
            </w:r>
            <w:del w:id="57" w:author="Bonnie Jonkman" w:date="2015-03-13T09:52:00Z">
              <w:r w:rsidRPr="001A5D50" w:rsidDel="00E41567">
                <w:rPr>
                  <w:highlight w:val="yellow"/>
                  <w:rPrChange w:id="58" w:author="Bonnie Jonkman" w:date="2015-03-03T11:15:00Z">
                    <w:rPr/>
                  </w:rPrChange>
                </w:rPr>
                <w:delText>0</w:delText>
              </w:r>
            </w:del>
            <w:ins w:id="59" w:author="Bonnie Jonkman" w:date="2015-03-13T09:52:00Z">
              <w:r w:rsidR="00E41567">
                <w:rPr>
                  <w:highlight w:val="yellow"/>
                </w:rPr>
                <w:t>1</w:t>
              </w:r>
            </w:ins>
            <w:r w:rsidRPr="001A5D50">
              <w:rPr>
                <w:highlight w:val="yellow"/>
                <w:rPrChange w:id="60" w:author="Bonnie Jonkman" w:date="2015-03-03T11:15:00Z">
                  <w:rPr/>
                </w:rPrChange>
              </w:rPr>
              <w:t>.0</w:t>
            </w:r>
            <w:del w:id="61" w:author="Bonnie Jonkman" w:date="2015-03-13T09:52:00Z">
              <w:r w:rsidRPr="001A5D50" w:rsidDel="00E41567">
                <w:rPr>
                  <w:highlight w:val="yellow"/>
                  <w:rPrChange w:id="62" w:author="Bonnie Jonkman" w:date="2015-03-03T11:15:00Z">
                    <w:rPr/>
                  </w:rPrChange>
                </w:rPr>
                <w:delText>1</w:delText>
              </w:r>
            </w:del>
            <w:ins w:id="63" w:author="Bonnie Jonkman" w:date="2015-03-13T09:52:00Z">
              <w:r w:rsidR="00E41567">
                <w:rPr>
                  <w:highlight w:val="yellow"/>
                </w:rPr>
                <w:t>0</w:t>
              </w:r>
            </w:ins>
            <w:r w:rsidRPr="001A5D50">
              <w:rPr>
                <w:highlight w:val="yellow"/>
                <w:rPrChange w:id="64" w:author="Bonnie Jonkman" w:date="2015-03-03T11:15:00Z">
                  <w:rPr/>
                </w:rPrChange>
              </w:rPr>
              <w:t>-by</w:t>
            </w:r>
          </w:p>
        </w:tc>
        <w:tc>
          <w:tcPr>
            <w:tcW w:w="2795" w:type="dxa"/>
          </w:tcPr>
          <w:p w:rsidR="001A5D50" w:rsidRPr="00F2770C" w:rsidRDefault="001A5D50" w:rsidP="00B749B5">
            <w:pPr>
              <w:cnfStyle w:val="000000100000" w:firstRow="0" w:lastRow="0" w:firstColumn="0" w:lastColumn="0" w:oddVBand="0" w:evenVBand="0" w:oddHBand="1" w:evenHBand="0" w:firstRowFirstColumn="0" w:firstRowLastColumn="0" w:lastRowFirstColumn="0" w:lastRowLastColumn="0"/>
            </w:pPr>
            <w:r w:rsidRPr="00F2770C">
              <w:t>IceD</w:t>
            </w:r>
          </w:p>
        </w:tc>
      </w:tr>
      <w:tr w:rsidR="001A5D50" w:rsidRPr="000F3583" w:rsidTr="00B749B5">
        <w:trPr>
          <w:cantSplit/>
          <w:trHeight w:val="304"/>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1A5D50" w:rsidRPr="00AC31AB" w:rsidRDefault="001A5D50" w:rsidP="00B749B5">
            <w:r w:rsidRPr="00AC31AB">
              <w:t>Other Component</w:t>
            </w:r>
            <w:r>
              <w:t>s</w:t>
            </w:r>
          </w:p>
        </w:tc>
        <w:tc>
          <w:tcPr>
            <w:tcW w:w="0" w:type="auto"/>
            <w:shd w:val="clear" w:color="auto" w:fill="B8CCE4" w:themeFill="accent1" w:themeFillTint="66"/>
          </w:tcPr>
          <w:p w:rsidR="001A5D50" w:rsidRPr="00424574" w:rsidRDefault="001A5D50" w:rsidP="00B749B5">
            <w:pPr>
              <w:cnfStyle w:val="000000000000" w:firstRow="0" w:lastRow="0" w:firstColumn="0" w:lastColumn="0" w:oddVBand="0" w:evenVBand="0" w:oddHBand="0" w:evenHBand="0" w:firstRowFirstColumn="0" w:firstRowLastColumn="0" w:lastRowFirstColumn="0" w:lastRowLastColumn="0"/>
            </w:pPr>
          </w:p>
        </w:tc>
        <w:tc>
          <w:tcPr>
            <w:tcW w:w="0" w:type="auto"/>
            <w:shd w:val="clear" w:color="auto" w:fill="B8CCE4" w:themeFill="accent1" w:themeFillTint="66"/>
          </w:tcPr>
          <w:p w:rsidR="001A5D50" w:rsidRPr="00424574" w:rsidRDefault="001A5D50" w:rsidP="00B749B5">
            <w:pPr>
              <w:cnfStyle w:val="000000000000" w:firstRow="0" w:lastRow="0" w:firstColumn="0" w:lastColumn="0" w:oddVBand="0" w:evenVBand="0" w:oddHBand="0" w:evenHBand="0" w:firstRowFirstColumn="0" w:firstRowLastColumn="0" w:lastRowFirstColumn="0" w:lastRowLastColumn="0"/>
            </w:pPr>
          </w:p>
        </w:tc>
      </w:tr>
      <w:tr w:rsidR="001A5D50"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1A5D50" w:rsidRPr="00405A94" w:rsidRDefault="001A5D50" w:rsidP="00B749B5">
            <w:pPr>
              <w:rPr>
                <w:b w:val="0"/>
              </w:rPr>
            </w:pPr>
            <w:r w:rsidRPr="00405A94">
              <w:rPr>
                <w:b w:val="0"/>
              </w:rPr>
              <w:t>NWTC Subroutine Library</w:t>
            </w:r>
          </w:p>
        </w:tc>
        <w:tc>
          <w:tcPr>
            <w:tcW w:w="0" w:type="auto"/>
            <w:gridSpan w:val="2"/>
          </w:tcPr>
          <w:p w:rsidR="001A5D50" w:rsidRPr="00E10129" w:rsidRDefault="001A5D50" w:rsidP="00E10129">
            <w:pPr>
              <w:cnfStyle w:val="000000100000" w:firstRow="0" w:lastRow="0" w:firstColumn="0" w:lastColumn="0" w:oddVBand="0" w:evenVBand="0" w:oddHBand="1" w:evenHBand="0" w:firstRowFirstColumn="0" w:firstRowLastColumn="0" w:lastRowFirstColumn="0" w:lastRowLastColumn="0"/>
              <w:rPr>
                <w:highlight w:val="yellow"/>
              </w:rPr>
            </w:pPr>
            <w:r w:rsidRPr="00E10129">
              <w:t>v2.0</w:t>
            </w:r>
            <w:r w:rsidR="00E10129" w:rsidRPr="00E10129">
              <w:t>5</w:t>
            </w:r>
            <w:r w:rsidRPr="00E10129">
              <w:t>.0</w:t>
            </w:r>
            <w:r w:rsidR="00E10129" w:rsidRPr="00E10129">
              <w:t>2</w:t>
            </w:r>
            <w:r w:rsidRPr="00E10129">
              <w:t>a-bjj</w:t>
            </w:r>
          </w:p>
        </w:tc>
      </w:tr>
      <w:tr w:rsidR="001A5D50"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1A5D50" w:rsidRPr="00405A94" w:rsidRDefault="001A5D50" w:rsidP="00B749B5">
            <w:pPr>
              <w:rPr>
                <w:b w:val="0"/>
              </w:rPr>
            </w:pPr>
            <w:r w:rsidRPr="00405A94">
              <w:rPr>
                <w:b w:val="0"/>
              </w:rPr>
              <w:t>FAST Registry</w:t>
            </w:r>
            <w:r w:rsidRPr="00405A94">
              <w:rPr>
                <w:rStyle w:val="FootnoteReference"/>
                <w:b w:val="0"/>
              </w:rPr>
              <w:footnoteReference w:id="7"/>
            </w:r>
          </w:p>
        </w:tc>
        <w:tc>
          <w:tcPr>
            <w:tcW w:w="0" w:type="auto"/>
            <w:gridSpan w:val="2"/>
          </w:tcPr>
          <w:p w:rsidR="001A5D50" w:rsidRPr="0001471D" w:rsidRDefault="0001471D" w:rsidP="00B749B5">
            <w:pPr>
              <w:cnfStyle w:val="000000000000" w:firstRow="0" w:lastRow="0" w:firstColumn="0" w:lastColumn="0" w:oddVBand="0" w:evenVBand="0" w:oddHBand="0" w:evenHBand="0" w:firstRowFirstColumn="0" w:firstRowLastColumn="0" w:lastRowFirstColumn="0" w:lastRowLastColumn="0"/>
            </w:pPr>
            <w:ins w:id="65" w:author="Bonnie Jonkman" w:date="2015-03-12T14:45:00Z">
              <w:r w:rsidRPr="0001471D">
                <w:t>v2.05.00</w:t>
              </w:r>
            </w:ins>
          </w:p>
        </w:tc>
      </w:tr>
      <w:tr w:rsidR="001A5D50" w:rsidRPr="000F3583" w:rsidTr="00B749B5">
        <w:trPr>
          <w:cnfStyle w:val="000000100000" w:firstRow="0" w:lastRow="0" w:firstColumn="0" w:lastColumn="0" w:oddVBand="0" w:evenVBand="0" w:oddHBand="1" w:evenHBand="0" w:firstRowFirstColumn="0" w:firstRowLastColumn="0" w:lastRowFirstColumn="0" w:lastRowLastColumn="0"/>
          <w:cantSplit/>
          <w:trHeight w:val="23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1A5D50" w:rsidRPr="00AC31AB" w:rsidRDefault="001A5D50" w:rsidP="00B749B5">
            <w:r>
              <w:t>Third Party Content</w:t>
            </w:r>
          </w:p>
        </w:tc>
        <w:tc>
          <w:tcPr>
            <w:tcW w:w="0" w:type="auto"/>
            <w:shd w:val="clear" w:color="auto" w:fill="B8CCE4" w:themeFill="accent1" w:themeFillTint="66"/>
          </w:tcPr>
          <w:p w:rsidR="001A5D50" w:rsidRPr="00424574" w:rsidRDefault="001A5D50" w:rsidP="00B749B5">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B8CCE4" w:themeFill="accent1" w:themeFillTint="66"/>
          </w:tcPr>
          <w:p w:rsidR="001A5D50" w:rsidRPr="00424574" w:rsidRDefault="001A5D50" w:rsidP="00B749B5">
            <w:pPr>
              <w:cnfStyle w:val="000000100000" w:firstRow="0" w:lastRow="0" w:firstColumn="0" w:lastColumn="0" w:oddVBand="0" w:evenVBand="0" w:oddHBand="1" w:evenHBand="0" w:firstRowFirstColumn="0" w:firstRowLastColumn="0" w:lastRowFirstColumn="0" w:lastRowLastColumn="0"/>
            </w:pPr>
          </w:p>
        </w:tc>
      </w:tr>
      <w:tr w:rsidR="001A5D50"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1A5D50" w:rsidRPr="00405A94" w:rsidRDefault="001A5D50" w:rsidP="00B749B5">
            <w:pPr>
              <w:rPr>
                <w:b w:val="0"/>
              </w:rPr>
            </w:pPr>
            <w:r w:rsidRPr="00405A94">
              <w:rPr>
                <w:b w:val="0"/>
              </w:rPr>
              <w:t>LAPACK</w:t>
            </w:r>
          </w:p>
        </w:tc>
        <w:tc>
          <w:tcPr>
            <w:tcW w:w="0" w:type="auto"/>
            <w:gridSpan w:val="2"/>
          </w:tcPr>
          <w:p w:rsidR="001A5D50" w:rsidRDefault="001A5D50" w:rsidP="00B749B5">
            <w:pPr>
              <w:cnfStyle w:val="000000000000" w:firstRow="0" w:lastRow="0" w:firstColumn="0" w:lastColumn="0" w:oddVBand="0" w:evenVBand="0" w:oddHBand="0" w:evenHBand="0" w:firstRowFirstColumn="0" w:firstRowLastColumn="0" w:lastRowFirstColumn="0" w:lastRowLastColumn="0"/>
            </w:pPr>
            <w:r>
              <w:t xml:space="preserve">v3.3 as part of Intel® Math Kernel Library; </w:t>
            </w:r>
          </w:p>
          <w:p w:rsidR="001A5D50" w:rsidRDefault="001A5D50" w:rsidP="00B749B5">
            <w:pPr>
              <w:cnfStyle w:val="000000000000" w:firstRow="0" w:lastRow="0" w:firstColumn="0" w:lastColumn="0" w:oddVBand="0" w:evenVBand="0" w:oddHBand="0" w:evenHBand="0" w:firstRowFirstColumn="0" w:firstRowLastColumn="0" w:lastRowFirstColumn="0" w:lastRowLastColumn="0"/>
            </w:pPr>
            <w:r>
              <w:t>(v3.5.0 compiled with gfortran)</w:t>
            </w:r>
          </w:p>
        </w:tc>
      </w:tr>
      <w:tr w:rsidR="001A5D50"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1A5D50" w:rsidRPr="00405A94" w:rsidRDefault="001A5D50" w:rsidP="00B749B5">
            <w:pPr>
              <w:rPr>
                <w:b w:val="0"/>
              </w:rPr>
            </w:pPr>
            <w:r w:rsidRPr="00405A94">
              <w:rPr>
                <w:b w:val="0"/>
              </w:rPr>
              <w:t>ScaLAPACK</w:t>
            </w:r>
          </w:p>
        </w:tc>
        <w:tc>
          <w:tcPr>
            <w:tcW w:w="0" w:type="auto"/>
            <w:gridSpan w:val="2"/>
          </w:tcPr>
          <w:p w:rsidR="001A5D50" w:rsidRDefault="001A5D50" w:rsidP="00B749B5">
            <w:pPr>
              <w:cnfStyle w:val="000000100000" w:firstRow="0" w:lastRow="0" w:firstColumn="0" w:lastColumn="0" w:oddVBand="0" w:evenVBand="0" w:oddHBand="1" w:evenHBand="0" w:firstRowFirstColumn="0" w:firstRowLastColumn="0" w:lastRowFirstColumn="0" w:lastRowLastColumn="0"/>
            </w:pPr>
            <w:r>
              <w:t>2.0.2</w:t>
            </w:r>
          </w:p>
        </w:tc>
      </w:tr>
      <w:tr w:rsidR="001A5D50"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1A5D50" w:rsidRPr="00405A94" w:rsidRDefault="001A5D50" w:rsidP="00B749B5">
            <w:pPr>
              <w:rPr>
                <w:b w:val="0"/>
              </w:rPr>
            </w:pPr>
            <w:r w:rsidRPr="00405A94">
              <w:rPr>
                <w:b w:val="0"/>
              </w:rPr>
              <w:t>FFTPACK</w:t>
            </w:r>
          </w:p>
        </w:tc>
        <w:tc>
          <w:tcPr>
            <w:tcW w:w="0" w:type="auto"/>
            <w:gridSpan w:val="2"/>
          </w:tcPr>
          <w:p w:rsidR="001A5D50" w:rsidRDefault="001A5D50" w:rsidP="00B749B5">
            <w:pPr>
              <w:cnfStyle w:val="000000000000" w:firstRow="0" w:lastRow="0" w:firstColumn="0" w:lastColumn="0" w:oddVBand="0" w:evenVBand="0" w:oddHBand="0" w:evenHBand="0" w:firstRowFirstColumn="0" w:firstRowLastColumn="0" w:lastRowFirstColumn="0" w:lastRowLastColumn="0"/>
            </w:pPr>
            <w:r>
              <w:t>v4.1</w:t>
            </w:r>
          </w:p>
        </w:tc>
      </w:tr>
    </w:tbl>
    <w:p w:rsidR="00AE3A86" w:rsidRPr="00066FEC" w:rsidRDefault="00AE3A86" w:rsidP="009250CC"/>
    <w:p w:rsidR="000151C3" w:rsidRDefault="000151C3" w:rsidP="008274A4">
      <w:pPr>
        <w:pStyle w:val="Heading2"/>
      </w:pPr>
      <w:bookmarkStart w:id="66" w:name="_Toc413698671"/>
      <w:r>
        <w:t>v8.09.00a-bjj</w:t>
      </w:r>
      <w:bookmarkEnd w:id="66"/>
    </w:p>
    <w:p w:rsidR="00034E12" w:rsidRDefault="00034E12" w:rsidP="00034E12">
      <w:pPr>
        <w:pStyle w:val="ListParagraph"/>
        <w:numPr>
          <w:ilvl w:val="0"/>
          <w:numId w:val="6"/>
        </w:numPr>
      </w:pPr>
      <w:r>
        <w:t xml:space="preserve">We added second-order wave kinematics and second-order diffraction loading to HydroDyn.  </w:t>
      </w:r>
      <w:r w:rsidRPr="00034E12">
        <w:t>Before this update, HydroDyn was previously based solely on fir</w:t>
      </w:r>
      <w:r w:rsidR="005F6FFB">
        <w:t xml:space="preserve">st-order hydrodynamics theory. </w:t>
      </w:r>
      <w:r w:rsidRPr="00034E12">
        <w:t xml:space="preserve">The second-order hydrodynamic implementations include time-domain calculations of difference- (mean- and slow-drift-) and </w:t>
      </w:r>
      <w:r w:rsidR="00A10B4F">
        <w:t xml:space="preserve">sum-frequency terms. </w:t>
      </w:r>
      <w:r w:rsidRPr="00034E12">
        <w:t>Second-order wave kinematics are applicable to the hydrodynamic loading of thin structural members via strip theory and second-order diffraction loads are applicable to large structural members.</w:t>
      </w:r>
    </w:p>
    <w:p w:rsidR="00034E12" w:rsidRDefault="00034E12" w:rsidP="00034E12">
      <w:pPr>
        <w:pStyle w:val="ListParagraph"/>
        <w:numPr>
          <w:ilvl w:val="0"/>
          <w:numId w:val="6"/>
        </w:numPr>
      </w:pPr>
      <w:r>
        <w:lastRenderedPageBreak/>
        <w:t>We fixed a problem where the eigenfrequencies listed in the SubDyn summary file were incorrect for some models.</w:t>
      </w:r>
    </w:p>
    <w:p w:rsidR="00425D37" w:rsidRDefault="00425D37" w:rsidP="00425D37">
      <w:pPr>
        <w:pStyle w:val="ListParagraph"/>
        <w:numPr>
          <w:ilvl w:val="0"/>
          <w:numId w:val="6"/>
        </w:numPr>
      </w:pPr>
      <w:r>
        <w:t xml:space="preserve">We fixed a problem with the tower distributed with the </w:t>
      </w:r>
      <w:r w:rsidR="00034E12">
        <w:t>OC3-</w:t>
      </w:r>
      <w:r w:rsidR="000D67F1">
        <w:t>t</w:t>
      </w:r>
      <w:r>
        <w:t xml:space="preserve">ripod model in the FAST </w:t>
      </w:r>
      <w:r w:rsidR="000D67F1">
        <w:t>c</w:t>
      </w:r>
      <w:r>
        <w:t xml:space="preserve">ertification </w:t>
      </w:r>
      <w:r w:rsidR="000D67F1">
        <w:t>t</w:t>
      </w:r>
      <w:r>
        <w:t>est</w:t>
      </w:r>
      <w:r w:rsidR="000D67F1">
        <w:t xml:space="preserve"> (Test20)</w:t>
      </w:r>
      <w:r>
        <w:t>.</w:t>
      </w:r>
    </w:p>
    <w:p w:rsidR="000D67F1" w:rsidRDefault="00425D37" w:rsidP="00034E12">
      <w:pPr>
        <w:pStyle w:val="ListParagraph"/>
        <w:numPr>
          <w:ilvl w:val="0"/>
          <w:numId w:val="6"/>
        </w:numPr>
      </w:pPr>
      <w:r>
        <w:t xml:space="preserve">We added </w:t>
      </w:r>
      <w:r w:rsidR="000D67F1">
        <w:t xml:space="preserve">source code for </w:t>
      </w:r>
      <w:r>
        <w:t>the DWM sub-module</w:t>
      </w:r>
      <w:r w:rsidR="000D67F1">
        <w:t xml:space="preserve"> in AeroDyn. This feature was developed and will be supported by researchers at the University of Massachusetts; if you wish to use the DWM feature, you</w:t>
      </w:r>
      <w:r>
        <w:t xml:space="preserve"> must </w:t>
      </w:r>
      <w:r w:rsidR="000D67F1">
        <w:t xml:space="preserve">obtain </w:t>
      </w:r>
      <w:r>
        <w:t xml:space="preserve">the DWM driver code, distributed </w:t>
      </w:r>
      <w:r w:rsidR="004F109B">
        <w:t xml:space="preserve">separately: </w:t>
      </w:r>
      <w:hyperlink r:id="rId18" w:history="1">
        <w:r w:rsidR="004F109B" w:rsidRPr="00100844">
          <w:rPr>
            <w:rStyle w:val="Hyperlink"/>
          </w:rPr>
          <w:t>https://nwtc.nrel.gov/DWM</w:t>
        </w:r>
      </w:hyperlink>
      <w:r w:rsidR="000D67F1">
        <w:t>.</w:t>
      </w:r>
    </w:p>
    <w:p w:rsidR="008274A4" w:rsidRDefault="008274A4" w:rsidP="008274A4">
      <w:pPr>
        <w:pStyle w:val="Heading2"/>
      </w:pPr>
      <w:bookmarkStart w:id="67" w:name="_Ref412116139"/>
      <w:bookmarkStart w:id="68" w:name="_Toc413698672"/>
      <w:r>
        <w:t>v8.08.00c-bjj</w:t>
      </w:r>
      <w:bookmarkEnd w:id="67"/>
      <w:bookmarkEnd w:id="68"/>
    </w:p>
    <w:p w:rsidR="00B23118" w:rsidRDefault="000A7AE6" w:rsidP="00831468">
      <w:pPr>
        <w:pStyle w:val="ListParagraph"/>
        <w:numPr>
          <w:ilvl w:val="0"/>
          <w:numId w:val="6"/>
        </w:numPr>
      </w:pPr>
      <w:r>
        <w:t>C</w:t>
      </w:r>
      <w:r w:rsidR="00831468">
        <w:t>oupling between ElastoDyn, SubDyn, and HydroDyn</w:t>
      </w:r>
      <w:r>
        <w:t xml:space="preserve"> was added, allowing FAST to model fixed-bottom offshore turbines</w:t>
      </w:r>
      <w:r w:rsidR="000E1D2E">
        <w:t>, including multi-member substructures (e.g., tripods and jackets)</w:t>
      </w:r>
      <w:r>
        <w:t>.</w:t>
      </w:r>
    </w:p>
    <w:p w:rsidR="000A7AE6" w:rsidRDefault="000A7AE6" w:rsidP="00882C88">
      <w:pPr>
        <w:pStyle w:val="ListParagraph"/>
        <w:numPr>
          <w:ilvl w:val="0"/>
          <w:numId w:val="6"/>
        </w:numPr>
      </w:pPr>
      <w:r w:rsidRPr="00882C88">
        <w:t>T</w:t>
      </w:r>
      <w:r w:rsidRPr="00071BEF">
        <w:t xml:space="preserve">he </w:t>
      </w:r>
      <w:r w:rsidR="00882C88">
        <w:t xml:space="preserve">module </w:t>
      </w:r>
      <w:r w:rsidRPr="00071BEF">
        <w:t xml:space="preserve">input-output </w:t>
      </w:r>
      <w:r w:rsidR="002C1FAC" w:rsidRPr="00071BEF">
        <w:t xml:space="preserve">solves have been enhanced; </w:t>
      </w:r>
      <w:r w:rsidR="00882C88" w:rsidRPr="00882C88">
        <w:t>see the following paper for theoretical</w:t>
      </w:r>
      <w:r w:rsidR="00882C88">
        <w:t xml:space="preserve"> details: </w:t>
      </w:r>
      <w:hyperlink r:id="rId19" w:history="1">
        <w:r w:rsidR="00071BEF" w:rsidRPr="00FC7F6C">
          <w:rPr>
            <w:rStyle w:val="Hyperlink"/>
          </w:rPr>
          <w:t>http://www.nrel.gov/docs/fy14osti/60742.pdf</w:t>
        </w:r>
      </w:hyperlink>
      <w:r w:rsidR="00882C88">
        <w:t>.</w:t>
      </w:r>
    </w:p>
    <w:p w:rsidR="002C1FAC" w:rsidRDefault="002C1FAC" w:rsidP="00831468">
      <w:pPr>
        <w:pStyle w:val="ListParagraph"/>
        <w:numPr>
          <w:ilvl w:val="0"/>
          <w:numId w:val="6"/>
        </w:numPr>
      </w:pPr>
      <w:r>
        <w:t>The mesh mapping algorithms have been enhanced</w:t>
      </w:r>
      <w:r w:rsidR="00882C88">
        <w:t xml:space="preserve">; see the following paper for theoretical details: </w:t>
      </w:r>
      <w:hyperlink r:id="rId20" w:history="1">
        <w:r w:rsidR="00071BEF" w:rsidRPr="00FC7F6C">
          <w:rPr>
            <w:rStyle w:val="Hyperlink"/>
          </w:rPr>
          <w:t>http://www.nrel.gov/docs/fy14osti/60742.pdf</w:t>
        </w:r>
      </w:hyperlink>
      <w:r w:rsidR="00882C88">
        <w:t>.</w:t>
      </w:r>
    </w:p>
    <w:p w:rsidR="00E003F4" w:rsidRDefault="00E003F4" w:rsidP="00831468">
      <w:pPr>
        <w:pStyle w:val="ListParagraph"/>
        <w:numPr>
          <w:ilvl w:val="0"/>
          <w:numId w:val="6"/>
        </w:numPr>
      </w:pPr>
      <w:r>
        <w:t>We now use LAPACK rout</w:t>
      </w:r>
      <w:r w:rsidR="003A36AE">
        <w:t>ines for solving linear systems, which has increased the speed of the simulations.</w:t>
      </w:r>
    </w:p>
    <w:p w:rsidR="002C1FAC" w:rsidRDefault="002C1FAC" w:rsidP="00831468">
      <w:pPr>
        <w:pStyle w:val="ListParagraph"/>
        <w:numPr>
          <w:ilvl w:val="0"/>
          <w:numId w:val="6"/>
        </w:numPr>
      </w:pPr>
      <w:r>
        <w:t xml:space="preserve">The glue code allows the option for time-step subcycling. Modules can now choose to use </w:t>
      </w:r>
      <w:r>
        <w:rPr>
          <w:i/>
        </w:rPr>
        <w:t xml:space="preserve">smaller </w:t>
      </w:r>
      <w:r>
        <w:t>time steps than the glue code, as long as the module time step is an integer divisor of the glue-code time step. Note that we have found no cases where this option would be necessary.</w:t>
      </w:r>
    </w:p>
    <w:p w:rsidR="002C1FAC" w:rsidRDefault="009A60D9" w:rsidP="00831468">
      <w:pPr>
        <w:pStyle w:val="ListParagraph"/>
        <w:numPr>
          <w:ilvl w:val="0"/>
          <w:numId w:val="6"/>
        </w:numPr>
      </w:pPr>
      <w:r>
        <w:t>N</w:t>
      </w:r>
      <w:r w:rsidR="002C1FAC">
        <w:t>ew modules for ice loading</w:t>
      </w:r>
      <w:r>
        <w:t xml:space="preserve"> were added</w:t>
      </w:r>
      <w:r w:rsidR="002C1FAC">
        <w:t>: IceFloe and IceDyn</w:t>
      </w:r>
      <w:bookmarkStart w:id="69" w:name="_Ref391841077"/>
      <w:r w:rsidR="002C1FAC" w:rsidRPr="00AC31AB">
        <w:rPr>
          <w:rStyle w:val="FootnoteReference"/>
          <w:rFonts w:eastAsia="Times New Roman" w:cs="Times New Roman"/>
          <w:color w:val="000000"/>
        </w:rPr>
        <w:footnoteReference w:id="8"/>
      </w:r>
      <w:bookmarkEnd w:id="69"/>
      <w:r w:rsidR="002C1FAC">
        <w:t>.</w:t>
      </w:r>
    </w:p>
    <w:p w:rsidR="002C1FAC" w:rsidRDefault="009A60D9" w:rsidP="00831468">
      <w:pPr>
        <w:pStyle w:val="ListParagraph"/>
        <w:numPr>
          <w:ilvl w:val="0"/>
          <w:numId w:val="6"/>
        </w:numPr>
      </w:pPr>
      <w:r>
        <w:t>A</w:t>
      </w:r>
      <w:r w:rsidR="002C1FAC">
        <w:t>nother module for mooring lines</w:t>
      </w:r>
      <w:r>
        <w:t xml:space="preserve"> was added</w:t>
      </w:r>
      <w:r w:rsidR="002C1FAC">
        <w:t>: FEAMooring</w:t>
      </w:r>
      <w:r w:rsidR="0016100B" w:rsidRPr="0016100B">
        <w:rPr>
          <w:vertAlign w:val="superscript"/>
        </w:rPr>
        <w:fldChar w:fldCharType="begin"/>
      </w:r>
      <w:r w:rsidR="0016100B" w:rsidRPr="00AA26FF">
        <w:rPr>
          <w:vertAlign w:val="superscript"/>
        </w:rPr>
        <w:instrText xml:space="preserve"> NOTEREF _Ref391841077 \h  \* MERGEFORMAT </w:instrText>
      </w:r>
      <w:r w:rsidR="0016100B" w:rsidRPr="0016100B">
        <w:rPr>
          <w:vertAlign w:val="superscript"/>
        </w:rPr>
      </w:r>
      <w:r w:rsidR="0016100B" w:rsidRPr="0016100B">
        <w:rPr>
          <w:vertAlign w:val="superscript"/>
        </w:rPr>
        <w:fldChar w:fldCharType="separate"/>
      </w:r>
      <w:r w:rsidR="00317AA0">
        <w:rPr>
          <w:vertAlign w:val="superscript"/>
        </w:rPr>
        <w:t>§§</w:t>
      </w:r>
      <w:r w:rsidR="0016100B" w:rsidRPr="0016100B">
        <w:rPr>
          <w:vertAlign w:val="superscript"/>
        </w:rPr>
        <w:fldChar w:fldCharType="end"/>
      </w:r>
      <w:r w:rsidR="002C1FAC">
        <w:t>.</w:t>
      </w:r>
    </w:p>
    <w:p w:rsidR="00CE4E89" w:rsidRDefault="0016100B" w:rsidP="00831468">
      <w:pPr>
        <w:pStyle w:val="ListParagraph"/>
        <w:numPr>
          <w:ilvl w:val="0"/>
          <w:numId w:val="6"/>
        </w:numPr>
      </w:pPr>
      <w:r>
        <w:t>T</w:t>
      </w:r>
      <w:r w:rsidR="00C72128">
        <w:t>he names of output files generated by both FAST and its modules</w:t>
      </w:r>
      <w:r>
        <w:t xml:space="preserve"> have been standardized, see </w:t>
      </w:r>
      <w:r>
        <w:fldChar w:fldCharType="begin"/>
      </w:r>
      <w:r>
        <w:instrText xml:space="preserve"> REF _Ref352753427 \h </w:instrText>
      </w:r>
      <w:r>
        <w:fldChar w:fldCharType="separate"/>
      </w:r>
      <w:r w:rsidR="00317AA0">
        <w:t xml:space="preserve">Figure </w:t>
      </w:r>
      <w:r w:rsidR="00317AA0">
        <w:rPr>
          <w:noProof/>
        </w:rPr>
        <w:t>4</w:t>
      </w:r>
      <w:r>
        <w:fldChar w:fldCharType="end"/>
      </w:r>
      <w:r w:rsidR="00C72128">
        <w:t xml:space="preserve">. </w:t>
      </w:r>
      <w:r w:rsidR="00AB4FA0">
        <w:t xml:space="preserve">Files generated by FAST </w:t>
      </w:r>
      <w:r>
        <w:t>are</w:t>
      </w:r>
      <w:r w:rsidR="00AB4FA0">
        <w:t xml:space="preserve"> named</w:t>
      </w:r>
      <w:r w:rsidR="00AB4FA0">
        <w:br/>
      </w:r>
      <w:r w:rsidR="00AB4FA0">
        <w:tab/>
      </w:r>
      <w:r w:rsidR="00AB4FA0">
        <w:tab/>
      </w:r>
      <w:r w:rsidR="00AB4FA0">
        <w:tab/>
        <w:t>&lt;RootName&gt;.&lt;ext&gt;</w:t>
      </w:r>
      <w:r w:rsidR="00AB4FA0">
        <w:br/>
        <w:t xml:space="preserve">and files generated by FAST modules </w:t>
      </w:r>
      <w:r>
        <w:t>are</w:t>
      </w:r>
      <w:r w:rsidR="00AB4FA0">
        <w:t xml:space="preserve"> named</w:t>
      </w:r>
      <w:r w:rsidR="00CE4E89">
        <w:t xml:space="preserve"> </w:t>
      </w:r>
      <w:r w:rsidR="00CE4E89">
        <w:br/>
      </w:r>
      <w:r w:rsidR="00CE4E89">
        <w:tab/>
      </w:r>
      <w:r w:rsidR="00CE4E89">
        <w:tab/>
      </w:r>
      <w:r w:rsidR="00CE4E89">
        <w:tab/>
        <w:t xml:space="preserve">&lt;RootName&gt;.&lt;ModName&gt;.&lt;ext&gt; </w:t>
      </w:r>
      <w:r w:rsidR="00CE4E89">
        <w:br/>
        <w:t>where &lt;RootName&gt; is the root name of the primary FAST input file (the file name, including path, without the extension), &lt;ModName&gt; is an abbreviation for the module generating the file, and &lt;ext&gt; is the file extension. File extensions currently are</w:t>
      </w:r>
    </w:p>
    <w:tbl>
      <w:tblPr>
        <w:tblStyle w:val="MediumList1-Accent1"/>
        <w:tblpPr w:leftFromText="187" w:rightFromText="187" w:bottomFromText="144" w:vertAnchor="text" w:tblpY="1"/>
        <w:tblOverlap w:val="never"/>
        <w:tblW w:w="0" w:type="auto"/>
        <w:tblInd w:w="1188" w:type="dxa"/>
        <w:tblLook w:val="04A0" w:firstRow="1" w:lastRow="0" w:firstColumn="1" w:lastColumn="0" w:noHBand="0" w:noVBand="1"/>
      </w:tblPr>
      <w:tblGrid>
        <w:gridCol w:w="2700"/>
        <w:gridCol w:w="5490"/>
      </w:tblGrid>
      <w:tr w:rsidR="00CE4E89" w:rsidTr="00EF7F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CE4E89" w:rsidRDefault="00CE4E89" w:rsidP="00EF7FF6">
            <w:pPr>
              <w:jc w:val="center"/>
            </w:pPr>
            <w:r>
              <w:t>Output file extension</w:t>
            </w:r>
          </w:p>
        </w:tc>
        <w:tc>
          <w:tcPr>
            <w:tcW w:w="5490" w:type="dxa"/>
          </w:tcPr>
          <w:p w:rsidR="00CE4E89" w:rsidRPr="00BE4686" w:rsidRDefault="00CE4E89" w:rsidP="00EF7FF6">
            <w:pPr>
              <w:jc w:val="center"/>
              <w:cnfStyle w:val="100000000000" w:firstRow="1" w:lastRow="0" w:firstColumn="0" w:lastColumn="0" w:oddVBand="0" w:evenVBand="0" w:oddHBand="0" w:evenHBand="0" w:firstRowFirstColumn="0" w:firstRowLastColumn="0" w:lastRowFirstColumn="0" w:lastRowLastColumn="0"/>
              <w:rPr>
                <w:b/>
              </w:rPr>
            </w:pPr>
            <w:r>
              <w:rPr>
                <w:b/>
              </w:rPr>
              <w:t>File type</w:t>
            </w:r>
          </w:p>
        </w:tc>
      </w:tr>
      <w:tr w:rsidR="00CE4E89" w:rsidTr="00EF7F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CE4E89" w:rsidRPr="00BE4686" w:rsidRDefault="00CE4E89" w:rsidP="00EF7FF6">
            <w:pPr>
              <w:jc w:val="center"/>
              <w:rPr>
                <w:b w:val="0"/>
              </w:rPr>
            </w:pPr>
            <w:r>
              <w:rPr>
                <w:b w:val="0"/>
              </w:rPr>
              <w:t>sum</w:t>
            </w:r>
          </w:p>
        </w:tc>
        <w:tc>
          <w:tcPr>
            <w:tcW w:w="5490" w:type="dxa"/>
          </w:tcPr>
          <w:p w:rsidR="00CE4E89" w:rsidRDefault="00CE4E89" w:rsidP="00EF7FF6">
            <w:pPr>
              <w:cnfStyle w:val="000000100000" w:firstRow="0" w:lastRow="0" w:firstColumn="0" w:lastColumn="0" w:oddVBand="0" w:evenVBand="0" w:oddHBand="1" w:evenHBand="0" w:firstRowFirstColumn="0" w:firstRowLastColumn="0" w:lastRowFirstColumn="0" w:lastRowLastColumn="0"/>
            </w:pPr>
            <w:r>
              <w:t>Summary file</w:t>
            </w:r>
          </w:p>
        </w:tc>
      </w:tr>
      <w:tr w:rsidR="00CE4E89" w:rsidTr="00EF7FF6">
        <w:tc>
          <w:tcPr>
            <w:cnfStyle w:val="001000000000" w:firstRow="0" w:lastRow="0" w:firstColumn="1" w:lastColumn="0" w:oddVBand="0" w:evenVBand="0" w:oddHBand="0" w:evenHBand="0" w:firstRowFirstColumn="0" w:firstRowLastColumn="0" w:lastRowFirstColumn="0" w:lastRowLastColumn="0"/>
            <w:tcW w:w="2700" w:type="dxa"/>
          </w:tcPr>
          <w:p w:rsidR="00CE4E89" w:rsidRPr="00BE4686" w:rsidRDefault="00CE4E89" w:rsidP="00EF7FF6">
            <w:pPr>
              <w:jc w:val="center"/>
              <w:rPr>
                <w:b w:val="0"/>
              </w:rPr>
            </w:pPr>
            <w:r>
              <w:rPr>
                <w:b w:val="0"/>
              </w:rPr>
              <w:t>out</w:t>
            </w:r>
          </w:p>
        </w:tc>
        <w:tc>
          <w:tcPr>
            <w:tcW w:w="5490" w:type="dxa"/>
          </w:tcPr>
          <w:p w:rsidR="00CE4E89" w:rsidRDefault="00CE4E89" w:rsidP="00EF7FF6">
            <w:pPr>
              <w:cnfStyle w:val="000000000000" w:firstRow="0" w:lastRow="0" w:firstColumn="0" w:lastColumn="0" w:oddVBand="0" w:evenVBand="0" w:oddHBand="0" w:evenHBand="0" w:firstRowFirstColumn="0" w:firstRowLastColumn="0" w:lastRowFirstColumn="0" w:lastRowLastColumn="0"/>
            </w:pPr>
            <w:r>
              <w:t>Time-marching tabular text output</w:t>
            </w:r>
          </w:p>
        </w:tc>
      </w:tr>
      <w:tr w:rsidR="00CE4E89" w:rsidTr="00EF7F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CE4E89" w:rsidRPr="00BE4686" w:rsidRDefault="00CE4E89" w:rsidP="00EF7FF6">
            <w:pPr>
              <w:jc w:val="center"/>
              <w:rPr>
                <w:b w:val="0"/>
              </w:rPr>
            </w:pPr>
            <w:r>
              <w:rPr>
                <w:b w:val="0"/>
              </w:rPr>
              <w:t>outb</w:t>
            </w:r>
          </w:p>
        </w:tc>
        <w:tc>
          <w:tcPr>
            <w:tcW w:w="5490" w:type="dxa"/>
          </w:tcPr>
          <w:p w:rsidR="00CE4E89" w:rsidRDefault="00CE4E89" w:rsidP="00EF7FF6">
            <w:pPr>
              <w:cnfStyle w:val="000000100000" w:firstRow="0" w:lastRow="0" w:firstColumn="0" w:lastColumn="0" w:oddVBand="0" w:evenVBand="0" w:oddHBand="1" w:evenHBand="0" w:firstRowFirstColumn="0" w:firstRowLastColumn="0" w:lastRowFirstColumn="0" w:lastRowLastColumn="0"/>
            </w:pPr>
            <w:r>
              <w:t>Time-marching tabular binary output</w:t>
            </w:r>
          </w:p>
        </w:tc>
      </w:tr>
      <w:tr w:rsidR="00CE4E89" w:rsidTr="00EF7FF6">
        <w:tc>
          <w:tcPr>
            <w:cnfStyle w:val="001000000000" w:firstRow="0" w:lastRow="0" w:firstColumn="1" w:lastColumn="0" w:oddVBand="0" w:evenVBand="0" w:oddHBand="0" w:evenHBand="0" w:firstRowFirstColumn="0" w:firstRowLastColumn="0" w:lastRowFirstColumn="0" w:lastRowLastColumn="0"/>
            <w:tcW w:w="2700" w:type="dxa"/>
          </w:tcPr>
          <w:p w:rsidR="00CE4E89" w:rsidRPr="00BE4686" w:rsidRDefault="00CE4E89" w:rsidP="00EF7FF6">
            <w:pPr>
              <w:jc w:val="center"/>
              <w:rPr>
                <w:b w:val="0"/>
              </w:rPr>
            </w:pPr>
            <w:r>
              <w:rPr>
                <w:b w:val="0"/>
              </w:rPr>
              <w:t>ech</w:t>
            </w:r>
          </w:p>
        </w:tc>
        <w:tc>
          <w:tcPr>
            <w:tcW w:w="5490" w:type="dxa"/>
          </w:tcPr>
          <w:p w:rsidR="00CE4E89" w:rsidRDefault="00CE4E89" w:rsidP="00EF7FF6">
            <w:pPr>
              <w:cnfStyle w:val="000000000000" w:firstRow="0" w:lastRow="0" w:firstColumn="0" w:lastColumn="0" w:oddVBand="0" w:evenVBand="0" w:oddHBand="0" w:evenHBand="0" w:firstRowFirstColumn="0" w:firstRowLastColumn="0" w:lastRowFirstColumn="0" w:lastRowLastColumn="0"/>
            </w:pPr>
            <w:r>
              <w:t>Echo of input file</w:t>
            </w:r>
            <w:r w:rsidR="002B2441">
              <w:t xml:space="preserve"> </w:t>
            </w:r>
            <w:r>
              <w:t xml:space="preserve">(primarily </w:t>
            </w:r>
            <w:r w:rsidR="0016100B">
              <w:t xml:space="preserve">for </w:t>
            </w:r>
            <w:r>
              <w:t>debugging)</w:t>
            </w:r>
          </w:p>
        </w:tc>
      </w:tr>
    </w:tbl>
    <w:p w:rsidR="00CE4E89" w:rsidRDefault="00A337F1" w:rsidP="00CE4E89">
      <w:pPr>
        <w:pStyle w:val="ListParagraph"/>
        <w:numPr>
          <w:ilvl w:val="0"/>
          <w:numId w:val="6"/>
        </w:numPr>
      </w:pPr>
      <w:r>
        <w:lastRenderedPageBreak/>
        <w:t xml:space="preserve">The “Time Ratio” displayed at the end of a simulation now includes only the CPU time </w:t>
      </w:r>
      <w:r>
        <w:rPr>
          <w:i/>
        </w:rPr>
        <w:t xml:space="preserve">after </w:t>
      </w:r>
      <w:r>
        <w:t>initialization. This ratio was changed to help users better predict the amount of time longer simulations will take (e.g., extrapolating the time a 1-hr simulation will take based on running a 1-min simulation).</w:t>
      </w:r>
    </w:p>
    <w:p w:rsidR="00A337F1" w:rsidRDefault="00A337F1" w:rsidP="00CE4E89">
      <w:pPr>
        <w:pStyle w:val="ListParagraph"/>
        <w:numPr>
          <w:ilvl w:val="0"/>
          <w:numId w:val="6"/>
        </w:numPr>
      </w:pPr>
      <w:r>
        <w:t>Information about the Jacobian and time steps was added to the FAST summary file.</w:t>
      </w:r>
    </w:p>
    <w:p w:rsidR="00A337F1" w:rsidRDefault="00A337F1" w:rsidP="00CE4E89">
      <w:pPr>
        <w:pStyle w:val="ListParagraph"/>
        <w:numPr>
          <w:ilvl w:val="0"/>
          <w:numId w:val="6"/>
        </w:numPr>
      </w:pPr>
      <w:r>
        <w:t>Bugs in handling errors were fixed. (</w:t>
      </w:r>
      <w:r w:rsidR="00E003F4">
        <w:t>In FAST v8.03.02b-bjj</w:t>
      </w:r>
      <w:r>
        <w:t xml:space="preserve">, InflowWind did not return </w:t>
      </w:r>
      <w:r w:rsidR="00E003F4">
        <w:t xml:space="preserve">all of its </w:t>
      </w:r>
      <w:r>
        <w:t xml:space="preserve">errors to the glue code, so it was using zero wind velocity </w:t>
      </w:r>
      <w:r w:rsidR="00E003F4">
        <w:t>when it went outside the turbulence grid.)</w:t>
      </w:r>
    </w:p>
    <w:p w:rsidR="00E003F4" w:rsidRDefault="00E003F4" w:rsidP="00CE4E89">
      <w:pPr>
        <w:pStyle w:val="ListParagraph"/>
        <w:numPr>
          <w:ilvl w:val="0"/>
          <w:numId w:val="6"/>
        </w:numPr>
      </w:pPr>
      <w:r>
        <w:t>FAST no longer allows the tower influence model, “NEWTOWER,” to be used in AeroDyn on floating offshore turbines. This tower influence model assumes the tower does not move, which is a poor assumption for floating turbines.</w:t>
      </w:r>
    </w:p>
    <w:p w:rsidR="00E003F4" w:rsidRDefault="00E003F4" w:rsidP="00CE4E89">
      <w:pPr>
        <w:pStyle w:val="ListParagraph"/>
        <w:numPr>
          <w:ilvl w:val="0"/>
          <w:numId w:val="6"/>
        </w:numPr>
      </w:pPr>
      <w:r>
        <w:t xml:space="preserve">FAST will now abort if ElastoDyn’s </w:t>
      </w:r>
      <w:r w:rsidR="00EA31B9">
        <w:rPr>
          <w:b/>
        </w:rPr>
        <w:t>TowerBsHt</w:t>
      </w:r>
      <w:r w:rsidR="00EA31B9">
        <w:t xml:space="preserve"> </w:t>
      </w:r>
      <w:r>
        <w:t>value is negative for floating offshore systems.</w:t>
      </w:r>
    </w:p>
    <w:p w:rsidR="00E003F4" w:rsidRPr="000D24F9" w:rsidRDefault="00831ED9" w:rsidP="00CE4E89">
      <w:pPr>
        <w:pStyle w:val="ListParagraph"/>
        <w:numPr>
          <w:ilvl w:val="0"/>
          <w:numId w:val="6"/>
        </w:numPr>
      </w:pPr>
      <w:r>
        <w:t>We fixed a bug in ElastoDyn (</w:t>
      </w:r>
      <w:r w:rsidR="009F34BC">
        <w:t xml:space="preserve">which is </w:t>
      </w:r>
      <w:r>
        <w:t>also</w:t>
      </w:r>
      <w:r w:rsidR="009F34BC">
        <w:t xml:space="preserve"> present</w:t>
      </w:r>
      <w:r>
        <w:t xml:space="preserve"> in FAST v7.02.00</w:t>
      </w:r>
      <w:r w:rsidR="009F34BC">
        <w:t>d</w:t>
      </w:r>
      <w:r>
        <w:t xml:space="preserve">) where the linear teeter-damper moment did not use </w:t>
      </w:r>
      <w:r w:rsidRPr="00831ED9">
        <w:rPr>
          <w:b/>
        </w:rPr>
        <w:t>TeetDmpP.</w:t>
      </w:r>
    </w:p>
    <w:p w:rsidR="000D24F9" w:rsidRDefault="000D24F9" w:rsidP="00CE4E89">
      <w:pPr>
        <w:pStyle w:val="ListParagraph"/>
        <w:numPr>
          <w:ilvl w:val="0"/>
          <w:numId w:val="6"/>
        </w:numPr>
      </w:pPr>
      <w:r>
        <w:t xml:space="preserve">We fixed a problem where the ElastoDyn </w:t>
      </w:r>
      <w:r w:rsidR="009F2717">
        <w:t xml:space="preserve">Azimuth </w:t>
      </w:r>
      <w:r>
        <w:t>channel would be negative in rare cases.</w:t>
      </w:r>
    </w:p>
    <w:p w:rsidR="000D24F9" w:rsidRDefault="000D24F9" w:rsidP="00CE4E89">
      <w:pPr>
        <w:pStyle w:val="ListParagraph"/>
        <w:numPr>
          <w:ilvl w:val="0"/>
          <w:numId w:val="6"/>
        </w:numPr>
      </w:pPr>
      <w:r>
        <w:t>We fixed a problem with ElastoDyn’s implementation of AM4, which incorrectly initialized the state history if corrections steps were taken.</w:t>
      </w:r>
    </w:p>
    <w:p w:rsidR="002A2363" w:rsidRDefault="002A2363" w:rsidP="00CE4E89">
      <w:pPr>
        <w:pStyle w:val="ListParagraph"/>
        <w:numPr>
          <w:ilvl w:val="0"/>
          <w:numId w:val="6"/>
        </w:numPr>
      </w:pPr>
      <w:r>
        <w:t>We no longer allow extrapolation orders of 0 in FAST v8.08.00c-bjj.</w:t>
      </w:r>
    </w:p>
    <w:p w:rsidR="002A2363" w:rsidRDefault="002A2363" w:rsidP="00CE4E89">
      <w:pPr>
        <w:pStyle w:val="ListParagraph"/>
        <w:numPr>
          <w:ilvl w:val="0"/>
          <w:numId w:val="6"/>
        </w:numPr>
      </w:pPr>
      <w:r>
        <w:t xml:space="preserve">We </w:t>
      </w:r>
      <w:r w:rsidR="009F2717">
        <w:t xml:space="preserve">updated </w:t>
      </w:r>
      <w:r>
        <w:t>the DISCON*.DLL files used in the 5MW model certification tests. Previously, they did not work if users did not have Intel Visual Fortran installed on the computers they ran the simulations on.</w:t>
      </w:r>
    </w:p>
    <w:p w:rsidR="002A2363" w:rsidRDefault="002A2363" w:rsidP="00CE4E89">
      <w:pPr>
        <w:pStyle w:val="ListParagraph"/>
        <w:numPr>
          <w:ilvl w:val="0"/>
          <w:numId w:val="6"/>
        </w:numPr>
      </w:pPr>
      <w:r>
        <w:t xml:space="preserve">We fixed some bugs in the AeroDyn input files of the </w:t>
      </w:r>
      <w:r w:rsidR="009F2717">
        <w:t xml:space="preserve">NREL </w:t>
      </w:r>
      <w:r>
        <w:t>5</w:t>
      </w:r>
      <w:r w:rsidR="009F2717">
        <w:t>-</w:t>
      </w:r>
      <w:r>
        <w:t xml:space="preserve">MW </w:t>
      </w:r>
      <w:r w:rsidR="009F2717">
        <w:t>land</w:t>
      </w:r>
      <w:r>
        <w:t>-</w:t>
      </w:r>
      <w:r w:rsidR="009F2717">
        <w:t xml:space="preserve">based </w:t>
      </w:r>
      <w:r>
        <w:t>turbine.</w:t>
      </w:r>
    </w:p>
    <w:p w:rsidR="002A2363" w:rsidRDefault="002A2363" w:rsidP="00CE4E89">
      <w:pPr>
        <w:pStyle w:val="ListParagraph"/>
        <w:numPr>
          <w:ilvl w:val="0"/>
          <w:numId w:val="6"/>
        </w:numPr>
      </w:pPr>
      <w:r>
        <w:t>We set the time steps of the floating offshore certification tests to be the same as they were in FAST v7.02.00d</w:t>
      </w:r>
    </w:p>
    <w:p w:rsidR="003A36AE" w:rsidRDefault="003A36AE" w:rsidP="00CE4E89">
      <w:pPr>
        <w:pStyle w:val="ListParagraph"/>
        <w:numPr>
          <w:ilvl w:val="0"/>
          <w:numId w:val="6"/>
        </w:numPr>
      </w:pPr>
      <w:r>
        <w:t xml:space="preserve">We added certification tests for the OC3 Monopile, OC3 Tripod, OC4 Jacket, and </w:t>
      </w:r>
      <w:r w:rsidR="009F2717">
        <w:t>OC4-</w:t>
      </w:r>
      <w:r>
        <w:t>DeepCwind Semi</w:t>
      </w:r>
      <w:r w:rsidR="009F2717">
        <w:t>-Submersible</w:t>
      </w:r>
      <w:r>
        <w:t xml:space="preserve"> models.</w:t>
      </w:r>
    </w:p>
    <w:p w:rsidR="003A36AE" w:rsidRDefault="00717098" w:rsidP="00CE4E89">
      <w:pPr>
        <w:pStyle w:val="ListParagraph"/>
        <w:numPr>
          <w:ilvl w:val="0"/>
          <w:numId w:val="6"/>
        </w:numPr>
      </w:pPr>
      <w:r>
        <w:t>We have added some more utility files to the FAST archive, including:</w:t>
      </w:r>
    </w:p>
    <w:p w:rsidR="00717098" w:rsidRDefault="00717098" w:rsidP="00717098">
      <w:pPr>
        <w:pStyle w:val="ListParagraph"/>
        <w:numPr>
          <w:ilvl w:val="1"/>
          <w:numId w:val="6"/>
        </w:numPr>
      </w:pPr>
      <w:r>
        <w:t xml:space="preserve">PlotFASToutput.m, a MATLAB function that can plot some or all channels of one or more FAST </w:t>
      </w:r>
      <w:r w:rsidR="009F2717">
        <w:t xml:space="preserve">time-series </w:t>
      </w:r>
      <w:r>
        <w:t>output files.</w:t>
      </w:r>
    </w:p>
    <w:p w:rsidR="00717098" w:rsidRDefault="00717098" w:rsidP="00717098">
      <w:pPr>
        <w:pStyle w:val="ListParagraph"/>
        <w:numPr>
          <w:ilvl w:val="1"/>
          <w:numId w:val="6"/>
        </w:numPr>
      </w:pPr>
      <w:r>
        <w:t xml:space="preserve">ReadSubDynSummary.m, a MATLAB function that can read the SubDyn summary file and put the data into a </w:t>
      </w:r>
      <w:r w:rsidR="00AE3A86">
        <w:t xml:space="preserve">MATLAB </w:t>
      </w:r>
      <w:r>
        <w:t>data-structure.</w:t>
      </w:r>
    </w:p>
    <w:p w:rsidR="00C625E2" w:rsidRDefault="00C625E2" w:rsidP="00C625E2">
      <w:pPr>
        <w:pStyle w:val="ListParagraph"/>
        <w:numPr>
          <w:ilvl w:val="0"/>
          <w:numId w:val="6"/>
        </w:numPr>
      </w:pPr>
      <w:r>
        <w:t xml:space="preserve">We have </w:t>
      </w:r>
      <w:r w:rsidR="009F2717">
        <w:t xml:space="preserve">updated </w:t>
      </w:r>
      <w:r>
        <w:t>the MAP_win32.dll file distributed with FAST so that it no longer depends on python being installed on the computer running FAST.</w:t>
      </w:r>
    </w:p>
    <w:p w:rsidR="00217CBB" w:rsidRDefault="00217CBB" w:rsidP="00831468">
      <w:pPr>
        <w:pStyle w:val="ListParagraph"/>
        <w:numPr>
          <w:ilvl w:val="0"/>
          <w:numId w:val="6"/>
        </w:numPr>
      </w:pPr>
      <w:r>
        <w:t>We have added a 64-bit FAST executable to the archive, as well as a 64-bit version of DISCON_win64.DLL, and a “dummy” 64-bit ver</w:t>
      </w:r>
      <w:r w:rsidR="00E90E09">
        <w:t>s</w:t>
      </w:r>
      <w:r>
        <w:t xml:space="preserve">ion of MAP. This executable may be useful for running long simulations of large fixed-bottom offshore models (e.g., the OC4 Jacket); it </w:t>
      </w:r>
      <w:r>
        <w:rPr>
          <w:i/>
        </w:rPr>
        <w:t>cannot</w:t>
      </w:r>
      <w:r>
        <w:t xml:space="preserve"> run any models that want to call the MAP module.</w:t>
      </w:r>
    </w:p>
    <w:p w:rsidR="00CE6A2F" w:rsidRDefault="00CE6A2F" w:rsidP="00CE6A2F">
      <w:pPr>
        <w:keepNext/>
      </w:pPr>
      <w:r>
        <w:br w:type="page"/>
      </w:r>
      <w:r w:rsidR="00DB3191">
        <w:rPr>
          <w:noProof/>
        </w:rPr>
        <w:lastRenderedPageBreak/>
        <w:drawing>
          <wp:inline distT="0" distB="0" distL="0" distR="0">
            <wp:extent cx="5943600" cy="75031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OutputFiles.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7503160"/>
                    </a:xfrm>
                    <a:prstGeom prst="rect">
                      <a:avLst/>
                    </a:prstGeom>
                  </pic:spPr>
                </pic:pic>
              </a:graphicData>
            </a:graphic>
          </wp:inline>
        </w:drawing>
      </w:r>
    </w:p>
    <w:p w:rsidR="00CE6A2F" w:rsidRPr="00CE2DA4" w:rsidRDefault="00CE6A2F" w:rsidP="00CE6A2F">
      <w:pPr>
        <w:pStyle w:val="Caption"/>
        <w:jc w:val="center"/>
      </w:pPr>
      <w:bookmarkStart w:id="70" w:name="_Ref352753427"/>
      <w:r>
        <w:t xml:space="preserve">Figure </w:t>
      </w:r>
      <w:fldSimple w:instr=" SEQ Figure \* ARABIC ">
        <w:r w:rsidR="00317AA0">
          <w:rPr>
            <w:noProof/>
          </w:rPr>
          <w:t>4</w:t>
        </w:r>
      </w:fldSimple>
      <w:bookmarkEnd w:id="70"/>
      <w:r>
        <w:t xml:space="preserve">: Summary of Input and Output Files for FAST </w:t>
      </w:r>
      <w:r w:rsidRPr="00195D86">
        <w:t>v8.</w:t>
      </w:r>
      <w:ins w:id="71" w:author="Bonnie Jonkman" w:date="2015-03-09T21:19:00Z">
        <w:r w:rsidR="009250CC">
          <w:t>1</w:t>
        </w:r>
      </w:ins>
      <w:r w:rsidR="008F1D42" w:rsidRPr="00195D86">
        <w:t>0</w:t>
      </w:r>
      <w:r w:rsidRPr="00195D86">
        <w:t>.</w:t>
      </w:r>
      <w:r w:rsidR="008F1D42" w:rsidRPr="00195D86">
        <w:t>00</w:t>
      </w:r>
      <w:r w:rsidR="008F1D42">
        <w:t>a</w:t>
      </w:r>
      <w:r w:rsidRPr="00195D86">
        <w:t>-bjj</w:t>
      </w:r>
    </w:p>
    <w:p w:rsidR="00CA74B5" w:rsidRDefault="006552FB" w:rsidP="008274A4">
      <w:pPr>
        <w:pStyle w:val="Heading2"/>
      </w:pPr>
      <w:bookmarkStart w:id="72" w:name="_Toc413698673"/>
      <w:r>
        <w:lastRenderedPageBreak/>
        <w:t>v8.</w:t>
      </w:r>
      <w:r w:rsidR="000973B8">
        <w:t>03</w:t>
      </w:r>
      <w:r>
        <w:t>.</w:t>
      </w:r>
      <w:r w:rsidR="000973B8">
        <w:t>02</w:t>
      </w:r>
      <w:r w:rsidR="00024A69">
        <w:t>b</w:t>
      </w:r>
      <w:r>
        <w:t>-bjj</w:t>
      </w:r>
      <w:bookmarkEnd w:id="72"/>
    </w:p>
    <w:p w:rsidR="00E7113A" w:rsidRDefault="00E7113A" w:rsidP="00E7113A">
      <w:r>
        <w:t>Tasks completed to develop FAST v8 included:</w:t>
      </w:r>
    </w:p>
    <w:p w:rsidR="00E7113A" w:rsidRDefault="00E7113A" w:rsidP="00AC31AB">
      <w:pPr>
        <w:pStyle w:val="ListParagraph"/>
        <w:numPr>
          <w:ilvl w:val="0"/>
          <w:numId w:val="6"/>
        </w:numPr>
      </w:pPr>
      <w:r>
        <w:t xml:space="preserve">Converted FAST and its various modules (including AeroDyn and HydroDyn) into the </w:t>
      </w:r>
      <w:hyperlink r:id="rId22" w:history="1">
        <w:r w:rsidRPr="00E7113A">
          <w:rPr>
            <w:rStyle w:val="Hyperlink"/>
          </w:rPr>
          <w:t>new modularization framework</w:t>
        </w:r>
      </w:hyperlink>
      <w:r>
        <w:t xml:space="preserve"> (splitting out the controls and </w:t>
      </w:r>
      <w:r w:rsidR="000E1D2E">
        <w:t>electrical-</w:t>
      </w:r>
      <w:r>
        <w:t>drive dynamics into a new ServoDyn module and structural dynamics into a new ElastoDyn module),</w:t>
      </w:r>
    </w:p>
    <w:p w:rsidR="00E7113A" w:rsidRDefault="00E7113A" w:rsidP="00AC31AB">
      <w:pPr>
        <w:pStyle w:val="ListParagraph"/>
        <w:numPr>
          <w:ilvl w:val="0"/>
          <w:numId w:val="6"/>
        </w:numPr>
      </w:pPr>
      <w:r>
        <w:t>Implemented a new driver program (glue code) supporting loose coupling of the modules,</w:t>
      </w:r>
    </w:p>
    <w:p w:rsidR="00E7113A" w:rsidRDefault="00E7113A" w:rsidP="00AC31AB">
      <w:pPr>
        <w:pStyle w:val="ListParagraph"/>
        <w:numPr>
          <w:ilvl w:val="0"/>
          <w:numId w:val="6"/>
        </w:numPr>
      </w:pPr>
      <w:r>
        <w:t xml:space="preserve">Developed mesh-to-mesh mapping schemes between module-independent discretizations of the spatial boundaries between modules, </w:t>
      </w:r>
    </w:p>
    <w:p w:rsidR="00E7113A" w:rsidRDefault="00E7113A" w:rsidP="00AC31AB">
      <w:pPr>
        <w:pStyle w:val="ListParagraph"/>
        <w:numPr>
          <w:ilvl w:val="0"/>
          <w:numId w:val="6"/>
        </w:numPr>
      </w:pPr>
      <w:r>
        <w:t>Coupled in the recently developed SubDyn module for multi-member substructure structural dynamics and MAP module for multi-segmented mooring quasi-statics</w:t>
      </w:r>
      <w:r w:rsidR="003F591E">
        <w:t>, and</w:t>
      </w:r>
    </w:p>
    <w:p w:rsidR="00F06CA7" w:rsidRDefault="00F06CA7" w:rsidP="00AC31AB">
      <w:pPr>
        <w:pStyle w:val="ListParagraph"/>
        <w:numPr>
          <w:ilvl w:val="0"/>
          <w:numId w:val="6"/>
        </w:numPr>
      </w:pPr>
      <w:r>
        <w:t>Included a series of models using the NREL 5-MW Baseline wind turbine in the CertTest, including offshore configurations</w:t>
      </w:r>
      <w:r w:rsidR="003F591E">
        <w:t>.</w:t>
      </w:r>
    </w:p>
    <w:p w:rsidR="00426882" w:rsidRDefault="00426882" w:rsidP="00AC31AB">
      <w:r>
        <w:t xml:space="preserve">The driver program (glue code) couples the modules together; it controls the overall simulation progress and maps module outputs to inputs. </w:t>
      </w:r>
      <w:r w:rsidR="00E7113A">
        <w:t>We use the name “FAST” both for the driver program (glue code) and overall coupl</w:t>
      </w:r>
      <w:r>
        <w:t>ed code.</w:t>
      </w:r>
    </w:p>
    <w:p w:rsidR="00AA26FF" w:rsidRDefault="00830652" w:rsidP="009733A8">
      <w:r>
        <w:t xml:space="preserve">FAST and each of its modules, except InflowWind, </w:t>
      </w:r>
      <w:r w:rsidR="009733A8">
        <w:t xml:space="preserve">have their own input files; see </w:t>
      </w:r>
      <w:r w:rsidR="001E429B">
        <w:fldChar w:fldCharType="begin"/>
      </w:r>
      <w:r w:rsidR="001E429B">
        <w:instrText xml:space="preserve"> REF _Ref352753427 \h </w:instrText>
      </w:r>
      <w:r w:rsidR="001E429B">
        <w:fldChar w:fldCharType="separate"/>
      </w:r>
      <w:r w:rsidR="00317AA0">
        <w:t xml:space="preserve">Figure </w:t>
      </w:r>
      <w:r w:rsidR="00317AA0">
        <w:rPr>
          <w:noProof/>
        </w:rPr>
        <w:t>4</w:t>
      </w:r>
      <w:r w:rsidR="001E429B">
        <w:fldChar w:fldCharType="end"/>
      </w:r>
      <w:r w:rsidR="009733A8">
        <w:t>.</w:t>
      </w:r>
    </w:p>
    <w:p w:rsidR="00A1232C" w:rsidRDefault="00A1232C" w:rsidP="00992CCA">
      <w:pPr>
        <w:pStyle w:val="Heading1"/>
      </w:pPr>
      <w:bookmarkStart w:id="73" w:name="_Ref391890933"/>
      <w:bookmarkStart w:id="74" w:name="_Toc413698674"/>
      <w:r>
        <w:t>Certification Tests</w:t>
      </w:r>
      <w:bookmarkEnd w:id="73"/>
      <w:bookmarkEnd w:id="74"/>
    </w:p>
    <w:p w:rsidR="00CE6EC3" w:rsidRDefault="00CE6EC3" w:rsidP="00CE6EC3">
      <w:r>
        <w:t xml:space="preserve">Several new models </w:t>
      </w:r>
      <w:r w:rsidR="00E759ED">
        <w:t>were</w:t>
      </w:r>
      <w:r>
        <w:t xml:space="preserve"> added to the FAST v8.08.00c-bjj archive. </w:t>
      </w:r>
      <w:r>
        <w:fldChar w:fldCharType="begin"/>
      </w:r>
      <w:r>
        <w:instrText xml:space="preserve"> REF _Ref391844734 \h </w:instrText>
      </w:r>
      <w:r>
        <w:fldChar w:fldCharType="separate"/>
      </w:r>
      <w:r w:rsidR="00317AA0">
        <w:t xml:space="preserve">Table </w:t>
      </w:r>
      <w:r w:rsidR="00317AA0">
        <w:rPr>
          <w:noProof/>
        </w:rPr>
        <w:t>3</w:t>
      </w:r>
      <w:r>
        <w:fldChar w:fldCharType="end"/>
      </w:r>
      <w:r>
        <w:t xml:space="preserve"> lists the </w:t>
      </w:r>
      <w:r w:rsidR="00246C52">
        <w:t>tests</w:t>
      </w:r>
      <w:r w:rsidR="00CD0A98">
        <w:t xml:space="preserve"> (1-25)</w:t>
      </w:r>
      <w:r w:rsidR="00246C52">
        <w:t xml:space="preserve"> and </w:t>
      </w:r>
      <w:r>
        <w:t xml:space="preserve">models </w:t>
      </w:r>
      <w:r w:rsidR="00246C52">
        <w:t xml:space="preserve">available </w:t>
      </w:r>
      <w:r>
        <w:t>in the FAST CertTest folder:</w:t>
      </w:r>
    </w:p>
    <w:p w:rsidR="007D20B2" w:rsidRDefault="007D20B2" w:rsidP="007D20B2">
      <w:pPr>
        <w:pStyle w:val="Caption"/>
        <w:keepNext/>
        <w:jc w:val="center"/>
      </w:pPr>
      <w:bookmarkStart w:id="75" w:name="_Ref391844734"/>
      <w:r>
        <w:t xml:space="preserve">Table </w:t>
      </w:r>
      <w:fldSimple w:instr=" SEQ Table \* ARABIC ">
        <w:r w:rsidR="00317AA0">
          <w:rPr>
            <w:noProof/>
          </w:rPr>
          <w:t>3</w:t>
        </w:r>
      </w:fldSimple>
      <w:bookmarkEnd w:id="75"/>
      <w:r>
        <w:t>: Certification Tests Distributed with FAST v8.</w:t>
      </w:r>
      <w:r w:rsidR="00317AA0">
        <w:t>1</w:t>
      </w:r>
      <w:r>
        <w:t>0.00</w:t>
      </w:r>
      <w:r w:rsidR="00E759ED">
        <w:t>a</w:t>
      </w:r>
      <w:r>
        <w:t>-bjj</w:t>
      </w:r>
    </w:p>
    <w:tbl>
      <w:tblPr>
        <w:tblStyle w:val="MediumList1-Accent1"/>
        <w:tblW w:w="0" w:type="auto"/>
        <w:tblLook w:val="04A0" w:firstRow="1" w:lastRow="0" w:firstColumn="1" w:lastColumn="0" w:noHBand="0" w:noVBand="1"/>
      </w:tblPr>
      <w:tblGrid>
        <w:gridCol w:w="889"/>
        <w:gridCol w:w="2368"/>
        <w:gridCol w:w="867"/>
        <w:gridCol w:w="934"/>
        <w:gridCol w:w="716"/>
        <w:gridCol w:w="3802"/>
      </w:tblGrid>
      <w:tr w:rsidR="006E3E44" w:rsidRPr="006E3E44" w:rsidTr="00EA3ECC">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0" w:type="auto"/>
          </w:tcPr>
          <w:p w:rsidR="00C17402" w:rsidRPr="006E3E44" w:rsidRDefault="00C17402" w:rsidP="00AC1E7D">
            <w:pPr>
              <w:rPr>
                <w:sz w:val="18"/>
              </w:rPr>
            </w:pPr>
            <w:r w:rsidRPr="006E3E44">
              <w:rPr>
                <w:sz w:val="18"/>
              </w:rPr>
              <w:t>Test Name</w:t>
            </w:r>
          </w:p>
        </w:tc>
        <w:tc>
          <w:tcPr>
            <w:tcW w:w="0" w:type="auto"/>
          </w:tcPr>
          <w:p w:rsidR="00C17402" w:rsidRPr="006E3E44" w:rsidRDefault="006E3E44" w:rsidP="00AC1E7D">
            <w:pPr>
              <w:cnfStyle w:val="100000000000" w:firstRow="1" w:lastRow="0" w:firstColumn="0" w:lastColumn="0" w:oddVBand="0" w:evenVBand="0" w:oddHBand="0" w:evenHBand="0" w:firstRowFirstColumn="0" w:firstRowLastColumn="0" w:lastRowFirstColumn="0" w:lastRowLastColumn="0"/>
              <w:rPr>
                <w:sz w:val="18"/>
              </w:rPr>
            </w:pPr>
            <w:r w:rsidRPr="006E3E44">
              <w:rPr>
                <w:sz w:val="18"/>
              </w:rPr>
              <w:br/>
            </w:r>
            <w:r w:rsidR="00C17402" w:rsidRPr="006E3E44">
              <w:rPr>
                <w:sz w:val="18"/>
              </w:rPr>
              <w:t>Turbine Name</w:t>
            </w:r>
          </w:p>
        </w:tc>
        <w:tc>
          <w:tcPr>
            <w:tcW w:w="0" w:type="auto"/>
          </w:tcPr>
          <w:p w:rsidR="00C17402" w:rsidRPr="006E3E44" w:rsidRDefault="00C17402" w:rsidP="00325C4A">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 xml:space="preserve">No. Blades </w:t>
            </w:r>
            <w:r w:rsidR="006E3E44" w:rsidRPr="006E3E44">
              <w:rPr>
                <w:sz w:val="18"/>
              </w:rPr>
              <w:br/>
            </w:r>
            <w:r w:rsidRPr="006E3E44">
              <w:rPr>
                <w:sz w:val="18"/>
              </w:rPr>
              <w:t>(-)</w:t>
            </w:r>
          </w:p>
        </w:tc>
        <w:tc>
          <w:tcPr>
            <w:tcW w:w="0" w:type="auto"/>
          </w:tcPr>
          <w:p w:rsidR="00C17402" w:rsidRPr="006E3E44" w:rsidRDefault="00C17402" w:rsidP="00325C4A">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Rotor</w:t>
            </w:r>
            <w:r w:rsidR="006E3E44">
              <w:rPr>
                <w:sz w:val="18"/>
              </w:rPr>
              <w:br/>
            </w:r>
            <w:r w:rsidRPr="006E3E44">
              <w:rPr>
                <w:sz w:val="18"/>
              </w:rPr>
              <w:t>Diameter</w:t>
            </w:r>
            <w:r w:rsidR="006E3E44">
              <w:rPr>
                <w:sz w:val="18"/>
              </w:rPr>
              <w:br/>
            </w:r>
            <w:r w:rsidRPr="006E3E44">
              <w:rPr>
                <w:sz w:val="18"/>
              </w:rPr>
              <w:t>(m)</w:t>
            </w:r>
          </w:p>
        </w:tc>
        <w:tc>
          <w:tcPr>
            <w:tcW w:w="0" w:type="auto"/>
          </w:tcPr>
          <w:p w:rsidR="00C17402" w:rsidRPr="006E3E44" w:rsidRDefault="00C17402" w:rsidP="00325C4A">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 xml:space="preserve">Rated </w:t>
            </w:r>
            <w:r w:rsidR="006E3E44">
              <w:rPr>
                <w:sz w:val="18"/>
              </w:rPr>
              <w:br/>
            </w:r>
            <w:r w:rsidRPr="006E3E44">
              <w:rPr>
                <w:sz w:val="18"/>
              </w:rPr>
              <w:t xml:space="preserve">Power </w:t>
            </w:r>
            <w:r w:rsidR="006E3E44">
              <w:rPr>
                <w:sz w:val="18"/>
              </w:rPr>
              <w:br/>
            </w:r>
            <w:r w:rsidRPr="006E3E44">
              <w:rPr>
                <w:sz w:val="18"/>
              </w:rPr>
              <w:t>(kW)</w:t>
            </w:r>
          </w:p>
        </w:tc>
        <w:tc>
          <w:tcPr>
            <w:tcW w:w="0" w:type="auto"/>
          </w:tcPr>
          <w:p w:rsidR="00C17402" w:rsidRPr="006E3E44" w:rsidRDefault="006E3E44" w:rsidP="00AC1E7D">
            <w:pPr>
              <w:cnfStyle w:val="100000000000" w:firstRow="1" w:lastRow="0" w:firstColumn="0" w:lastColumn="0" w:oddVBand="0" w:evenVBand="0" w:oddHBand="0" w:evenHBand="0" w:firstRowFirstColumn="0" w:firstRowLastColumn="0" w:lastRowFirstColumn="0" w:lastRowLastColumn="0"/>
              <w:rPr>
                <w:sz w:val="18"/>
              </w:rPr>
            </w:pPr>
            <w:r w:rsidRPr="006E3E44">
              <w:rPr>
                <w:sz w:val="18"/>
              </w:rPr>
              <w:br/>
            </w:r>
            <w:r w:rsidR="00C17402" w:rsidRPr="006E3E44">
              <w:rPr>
                <w:sz w:val="18"/>
              </w:rPr>
              <w:t>Test Description</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Test01</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fixed yaw error, steady wind</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Test02</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AWT-27CR2</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27</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175</w:t>
            </w:r>
          </w:p>
        </w:tc>
        <w:tc>
          <w:tcPr>
            <w:tcW w:w="0" w:type="auto"/>
          </w:tcPr>
          <w:p w:rsidR="006E3E44" w:rsidRPr="00B42D5D" w:rsidRDefault="006E3E44" w:rsidP="00B42D5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steady wind</w:t>
            </w:r>
            <w:ins w:id="76" w:author="Bonnie Jonkman" w:date="2015-03-09T21:08:00Z">
              <w:r w:rsidR="00317AA0">
                <w:rPr>
                  <w:sz w:val="18"/>
                </w:rPr>
                <w:t>, high-speed shaft brake shutdown</w:t>
              </w:r>
            </w:ins>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Test03</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free yaw, steady wind</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Test04</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AWT-27CR2</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27</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175</w:t>
            </w:r>
          </w:p>
        </w:tc>
        <w:tc>
          <w:tcPr>
            <w:tcW w:w="0" w:type="auto"/>
          </w:tcPr>
          <w:p w:rsidR="006E3E44" w:rsidRPr="00B42D5D"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free yaw, turbulence</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Test05</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rsidR="006E3E44" w:rsidRPr="00B42D5D" w:rsidRDefault="006E3E44" w:rsidP="00B42D5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steady wind</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Test06</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AOC-15/50</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w:t>
            </w:r>
          </w:p>
        </w:tc>
        <w:tc>
          <w:tcPr>
            <w:tcW w:w="0" w:type="auto"/>
          </w:tcPr>
          <w:p w:rsidR="006E3E44" w:rsidRPr="00B42D5D" w:rsidRDefault="006E3E44" w:rsidP="00B42D5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steady wind</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Test07</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AOC-15/50</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w:t>
            </w:r>
          </w:p>
        </w:tc>
        <w:tc>
          <w:tcPr>
            <w:tcW w:w="0" w:type="auto"/>
          </w:tcPr>
          <w:p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free yaw, turbulence</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Test08</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AOC-15/50</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w:t>
            </w:r>
          </w:p>
        </w:tc>
        <w:tc>
          <w:tcPr>
            <w:tcW w:w="0" w:type="auto"/>
          </w:tcPr>
          <w:p w:rsidR="006E3E44" w:rsidRPr="00B42D5D"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fixed yaw error, steady wind</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Test09</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UAE VI downwind</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20</w:t>
            </w:r>
          </w:p>
        </w:tc>
        <w:tc>
          <w:tcPr>
            <w:tcW w:w="0" w:type="auto"/>
          </w:tcPr>
          <w:p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yaw ramp, steady wind</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Test10</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UAE VI upwind</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10</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20</w:t>
            </w:r>
          </w:p>
        </w:tc>
        <w:tc>
          <w:tcPr>
            <w:tcW w:w="0" w:type="auto"/>
          </w:tcPr>
          <w:p w:rsidR="006E3E44" w:rsidRPr="00B42D5D"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Rigid, power curve, ramp wind</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Test11</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WP 1.5 MW</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70</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1500</w:t>
            </w:r>
          </w:p>
        </w:tc>
        <w:tc>
          <w:tcPr>
            <w:tcW w:w="0" w:type="auto"/>
          </w:tcPr>
          <w:p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&amp; pitch control, pitch failure, turbulence</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Test12</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WP 1.5 MW</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70</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1500</w:t>
            </w:r>
          </w:p>
        </w:tc>
        <w:tc>
          <w:tcPr>
            <w:tcW w:w="0" w:type="auto"/>
          </w:tcPr>
          <w:p w:rsidR="006E3E44" w:rsidRPr="00B42D5D"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variable speed &amp; pitch control, ECD event</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Test13</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WP 1.5 MW</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70</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1500</w:t>
            </w:r>
          </w:p>
        </w:tc>
        <w:tc>
          <w:tcPr>
            <w:tcW w:w="0" w:type="auto"/>
          </w:tcPr>
          <w:p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&amp; pitch control, turbulence</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8E79AA" w:rsidP="00AC1E7D">
            <w:pPr>
              <w:rPr>
                <w:sz w:val="18"/>
              </w:rPr>
            </w:pPr>
            <w:r>
              <w:rPr>
                <w:sz w:val="18"/>
              </w:rPr>
              <w:t>Test14</w:t>
            </w:r>
          </w:p>
        </w:tc>
        <w:tc>
          <w:tcPr>
            <w:tcW w:w="0" w:type="auto"/>
          </w:tcPr>
          <w:p w:rsidR="006E3E44" w:rsidRPr="00071BEF" w:rsidRDefault="008E79AA" w:rsidP="00AC1E7D">
            <w:pPr>
              <w:cnfStyle w:val="000000000000" w:firstRow="0" w:lastRow="0" w:firstColumn="0" w:lastColumn="0" w:oddVBand="0" w:evenVBand="0" w:oddHBand="0" w:evenHBand="0" w:firstRowFirstColumn="0" w:firstRowLastColumn="0" w:lastRowFirstColumn="0" w:lastRowLastColumn="0"/>
              <w:rPr>
                <w:i/>
                <w:sz w:val="18"/>
              </w:rPr>
            </w:pPr>
            <w:r w:rsidRPr="00071BEF">
              <w:rPr>
                <w:i/>
                <w:sz w:val="18"/>
              </w:rPr>
              <w:t>Not currently available</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rsidR="006E3E44" w:rsidRPr="00B42D5D" w:rsidRDefault="006E3E44" w:rsidP="00AC1E7D">
            <w:pPr>
              <w:cnfStyle w:val="000000000000" w:firstRow="0" w:lastRow="0" w:firstColumn="0" w:lastColumn="0" w:oddVBand="0" w:evenVBand="0" w:oddHBand="0" w:evenHBand="0" w:firstRowFirstColumn="0" w:firstRowLastColumn="0" w:lastRowFirstColumn="0" w:lastRowLastColumn="0"/>
              <w:rPr>
                <w:sz w:val="18"/>
              </w:rPr>
            </w:pP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Test15</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SWRT</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5.8</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rsidR="006E3E44" w:rsidRPr="00B42D5D" w:rsidRDefault="006E3E44" w:rsidP="00B42D5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w:t>
            </w:r>
            <w:r w:rsidR="00B42D5D" w:rsidRPr="00B42D5D">
              <w:rPr>
                <w:sz w:val="18"/>
              </w:rPr>
              <w:t xml:space="preserve">iable speed control, free yaw, </w:t>
            </w:r>
            <w:r w:rsidRPr="00B42D5D">
              <w:rPr>
                <w:sz w:val="18"/>
              </w:rPr>
              <w:t>EOG01 event</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lastRenderedPageBreak/>
              <w:t>Test16</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SWRT</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5.8</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10</w:t>
            </w:r>
          </w:p>
        </w:tc>
        <w:tc>
          <w:tcPr>
            <w:tcW w:w="0" w:type="auto"/>
          </w:tcPr>
          <w:p w:rsidR="006E3E44" w:rsidRPr="00B42D5D" w:rsidRDefault="006E3E44" w:rsidP="00B42D5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variable speed control, free yaw, EDC01 event</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Test17</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SWRT</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5.8</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rsidR="006E3E44" w:rsidRPr="00B42D5D" w:rsidRDefault="006E3E44" w:rsidP="00B42D5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w:t>
            </w:r>
            <w:r w:rsidR="00B42D5D" w:rsidRPr="00B42D5D">
              <w:rPr>
                <w:sz w:val="18"/>
              </w:rPr>
              <w:t xml:space="preserve">iable speed control, free yaw, </w:t>
            </w:r>
            <w:r w:rsidRPr="00B42D5D">
              <w:rPr>
                <w:sz w:val="18"/>
              </w:rPr>
              <w:t>turbulence</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Test18</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Land-based</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rsidR="006E3E44" w:rsidRPr="009F34BC" w:rsidRDefault="00071BEF" w:rsidP="00AC1E7D">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tower potential flow and drag, turbulence</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Test19</w:t>
            </w:r>
          </w:p>
        </w:tc>
        <w:tc>
          <w:tcPr>
            <w:tcW w:w="0" w:type="auto"/>
          </w:tcPr>
          <w:p w:rsidR="006E3E44" w:rsidRPr="006E3E44" w:rsidRDefault="006E3E44" w:rsidP="008E79AA">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 xml:space="preserve">NREL 5 MW - </w:t>
            </w:r>
            <w:r w:rsidR="008E79AA" w:rsidRPr="006E3E44">
              <w:rPr>
                <w:sz w:val="18"/>
              </w:rPr>
              <w:t>OC3</w:t>
            </w:r>
            <w:r w:rsidR="008E79AA">
              <w:rPr>
                <w:sz w:val="18"/>
              </w:rPr>
              <w:t>-</w:t>
            </w:r>
            <w:r w:rsidRPr="006E3E44">
              <w:rPr>
                <w:sz w:val="18"/>
              </w:rPr>
              <w:t>Monopile</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rsidR="006E3E44" w:rsidRPr="009F34BC" w:rsidRDefault="00071BEF" w:rsidP="00AC1E7D">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tower potential flow, turbulence, irregular waves</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Test20</w:t>
            </w:r>
          </w:p>
        </w:tc>
        <w:tc>
          <w:tcPr>
            <w:tcW w:w="0" w:type="auto"/>
          </w:tcPr>
          <w:p w:rsidR="006E3E44" w:rsidRPr="006E3E44" w:rsidRDefault="006E3E44" w:rsidP="008E79AA">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 xml:space="preserve">NREL 5 MW - </w:t>
            </w:r>
            <w:r w:rsidR="008E79AA" w:rsidRPr="006E3E44">
              <w:rPr>
                <w:sz w:val="18"/>
              </w:rPr>
              <w:t>OC3</w:t>
            </w:r>
            <w:r w:rsidR="008E79AA">
              <w:rPr>
                <w:sz w:val="18"/>
              </w:rPr>
              <w:t>-</w:t>
            </w:r>
            <w:r w:rsidRPr="006E3E44">
              <w:rPr>
                <w:sz w:val="18"/>
              </w:rPr>
              <w:t>Tripod</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rsidR="006E3E44" w:rsidRPr="009F34BC" w:rsidRDefault="00071BEF" w:rsidP="00FE36CB">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 xml:space="preserve">Flexible, DLL control, tower potential flow, steady wind, </w:t>
            </w:r>
            <w:r w:rsidR="00FE36CB">
              <w:rPr>
                <w:sz w:val="18"/>
              </w:rPr>
              <w:t>regular</w:t>
            </w:r>
            <w:r w:rsidRPr="00071BEF">
              <w:rPr>
                <w:sz w:val="18"/>
              </w:rPr>
              <w:t xml:space="preserve"> waves with 0 phase</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Test21</w:t>
            </w:r>
          </w:p>
        </w:tc>
        <w:tc>
          <w:tcPr>
            <w:tcW w:w="0" w:type="auto"/>
          </w:tcPr>
          <w:p w:rsidR="006E3E44" w:rsidRPr="006E3E44" w:rsidRDefault="006E3E44" w:rsidP="008E79AA">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 xml:space="preserve">NREL 5 MW - </w:t>
            </w:r>
            <w:r w:rsidR="008E79AA" w:rsidRPr="006E3E44">
              <w:rPr>
                <w:sz w:val="18"/>
              </w:rPr>
              <w:t>OC4</w:t>
            </w:r>
            <w:r w:rsidR="008E79AA">
              <w:rPr>
                <w:sz w:val="18"/>
              </w:rPr>
              <w:t>-</w:t>
            </w:r>
            <w:r w:rsidRPr="006E3E44">
              <w:rPr>
                <w:sz w:val="18"/>
              </w:rPr>
              <w:t>Jacket</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rsidR="006E3E44" w:rsidRPr="009F34BC" w:rsidRDefault="00071BEF" w:rsidP="00AC1E7D">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tower potential flow, turbulence, irregular waves, marine growth</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9473D1">
            <w:pPr>
              <w:rPr>
                <w:sz w:val="18"/>
              </w:rPr>
            </w:pPr>
            <w:r w:rsidRPr="006E3E44">
              <w:rPr>
                <w:sz w:val="18"/>
              </w:rPr>
              <w:t>Test22</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ITI Barge</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rsidR="006E3E44" w:rsidRPr="009F34BC" w:rsidRDefault="00071BEF" w:rsidP="00AC1E7D">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irregular &amp; multidirectional waves, turbulence</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9473D1">
            <w:pPr>
              <w:rPr>
                <w:sz w:val="18"/>
              </w:rPr>
            </w:pPr>
            <w:r w:rsidRPr="006E3E44">
              <w:rPr>
                <w:sz w:val="18"/>
              </w:rPr>
              <w:t>Test23</w:t>
            </w:r>
          </w:p>
        </w:tc>
        <w:tc>
          <w:tcPr>
            <w:tcW w:w="0" w:type="auto"/>
          </w:tcPr>
          <w:p w:rsidR="006E3E44" w:rsidRPr="006E3E44" w:rsidRDefault="006E3E44" w:rsidP="008E79AA">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MIT</w:t>
            </w:r>
            <w:r w:rsidR="008E79AA">
              <w:rPr>
                <w:sz w:val="18"/>
              </w:rPr>
              <w:t>/</w:t>
            </w:r>
            <w:r w:rsidRPr="006E3E44">
              <w:rPr>
                <w:sz w:val="18"/>
              </w:rPr>
              <w:t>NREL TLP</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rsidR="006E3E44" w:rsidRPr="009F34BC" w:rsidRDefault="00071BEF" w:rsidP="00AC1E7D">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turbulence, irregular waves</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9473D1">
            <w:pPr>
              <w:rPr>
                <w:sz w:val="18"/>
              </w:rPr>
            </w:pPr>
            <w:r w:rsidRPr="006E3E44">
              <w:rPr>
                <w:sz w:val="18"/>
              </w:rPr>
              <w:t>Test24</w:t>
            </w:r>
          </w:p>
        </w:tc>
        <w:tc>
          <w:tcPr>
            <w:tcW w:w="0" w:type="auto"/>
          </w:tcPr>
          <w:p w:rsidR="006E3E44" w:rsidRPr="006E3E44" w:rsidRDefault="006E3E44" w:rsidP="008E79AA">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 xml:space="preserve">NREL 5 MW - </w:t>
            </w:r>
            <w:r w:rsidR="008E79AA" w:rsidRPr="006E3E44">
              <w:rPr>
                <w:sz w:val="18"/>
              </w:rPr>
              <w:t>OC3</w:t>
            </w:r>
            <w:r w:rsidR="008E79AA">
              <w:rPr>
                <w:sz w:val="18"/>
              </w:rPr>
              <w:t>-</w:t>
            </w:r>
            <w:r w:rsidRPr="006E3E44">
              <w:rPr>
                <w:sz w:val="18"/>
              </w:rPr>
              <w:t>Hywind</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rsidR="006E3E44" w:rsidRPr="009F34BC" w:rsidRDefault="00071BEF" w:rsidP="00AC1E7D">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turbulence, irregular waves</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9473D1">
            <w:pPr>
              <w:rPr>
                <w:sz w:val="18"/>
              </w:rPr>
            </w:pPr>
            <w:r w:rsidRPr="006E3E44">
              <w:rPr>
                <w:sz w:val="18"/>
              </w:rPr>
              <w:t>Test25</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OC4</w:t>
            </w:r>
            <w:r w:rsidR="007D09CB">
              <w:rPr>
                <w:sz w:val="18"/>
              </w:rPr>
              <w:t>-</w:t>
            </w:r>
            <w:r w:rsidRPr="006E3E44">
              <w:rPr>
                <w:sz w:val="18"/>
              </w:rPr>
              <w:t>DeepCwind Semi</w:t>
            </w:r>
            <w:r w:rsidR="007D09CB">
              <w:rPr>
                <w:sz w:val="18"/>
              </w:rPr>
              <w:t>-Submersible</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rsidR="006E3E44" w:rsidRPr="007D09CB" w:rsidRDefault="00FE36CB" w:rsidP="00AC1E7D">
            <w:pPr>
              <w:cnfStyle w:val="000000100000" w:firstRow="0" w:lastRow="0" w:firstColumn="0" w:lastColumn="0" w:oddVBand="0" w:evenVBand="0" w:oddHBand="1" w:evenHBand="0" w:firstRowFirstColumn="0" w:firstRowLastColumn="0" w:lastRowFirstColumn="0" w:lastRowLastColumn="0"/>
              <w:rPr>
                <w:sz w:val="18"/>
                <w:highlight w:val="yellow"/>
              </w:rPr>
            </w:pPr>
            <w:r>
              <w:rPr>
                <w:sz w:val="18"/>
              </w:rPr>
              <w:t xml:space="preserve">Shortened </w:t>
            </w:r>
            <w:r w:rsidR="00071BEF" w:rsidRPr="00071BEF">
              <w:rPr>
                <w:sz w:val="18"/>
              </w:rPr>
              <w:t>OC4 Load Case (LC) 3.7: steady wind, white noise waves</w:t>
            </w:r>
          </w:p>
        </w:tc>
      </w:tr>
    </w:tbl>
    <w:p w:rsidR="007A051E" w:rsidRDefault="00487BBF" w:rsidP="00992CCA">
      <w:pPr>
        <w:pStyle w:val="Heading1"/>
      </w:pPr>
      <w:bookmarkStart w:id="77" w:name="_Ref391883796"/>
      <w:bookmarkStart w:id="78" w:name="_Toc413698675"/>
      <w:bookmarkStart w:id="79" w:name="_Ref352702959"/>
      <w:r>
        <w:t xml:space="preserve">Variables Specified in the </w:t>
      </w:r>
      <w:r w:rsidR="007A051E">
        <w:t>FAST Primary Input File</w:t>
      </w:r>
      <w:bookmarkEnd w:id="77"/>
      <w:bookmarkEnd w:id="78"/>
    </w:p>
    <w:p w:rsidR="00452E60" w:rsidRPr="00452E60" w:rsidRDefault="00452E60" w:rsidP="00071BEF">
      <w:r>
        <w:t xml:space="preserve">FAST expects to find variables on specific lines in the text </w:t>
      </w:r>
      <w:r w:rsidR="00A16467">
        <w:t xml:space="preserve">input </w:t>
      </w:r>
      <w:r w:rsidR="008B306F">
        <w:t>file</w:t>
      </w:r>
      <w:r w:rsidR="00EA31B9">
        <w:t>,</w:t>
      </w:r>
      <w:r w:rsidR="00A16467">
        <w:t xml:space="preserve"> so</w:t>
      </w:r>
      <w:r w:rsidR="00EA31B9">
        <w:t>,</w:t>
      </w:r>
      <w:r w:rsidR="00A16467">
        <w:t xml:space="preserve"> do not add or remove lines in the file.</w:t>
      </w:r>
      <w:r>
        <w:t xml:space="preserve"> </w:t>
      </w:r>
      <w:r w:rsidR="002A47ED">
        <w:t>The inputs listed in the file are described below, and an example file is provide</w:t>
      </w:r>
      <w:r w:rsidR="008C15EA">
        <w:t>d</w:t>
      </w:r>
      <w:r w:rsidR="002A47ED">
        <w:t xml:space="preserve"> at the end of this document, in </w:t>
      </w:r>
      <w:r w:rsidR="002A47ED">
        <w:fldChar w:fldCharType="begin"/>
      </w:r>
      <w:r w:rsidR="002A47ED">
        <w:instrText xml:space="preserve"> REF _Ref392062682 \h </w:instrText>
      </w:r>
      <w:r w:rsidR="002A47ED">
        <w:fldChar w:fldCharType="separate"/>
      </w:r>
      <w:r w:rsidR="00317AA0">
        <w:t>Appendix: Example FAST v8.10.* Input File</w:t>
      </w:r>
      <w:r w:rsidR="002A47ED">
        <w:fldChar w:fldCharType="end"/>
      </w:r>
      <w:r w:rsidR="00EF2B14">
        <w:t>.</w:t>
      </w:r>
    </w:p>
    <w:p w:rsidR="00460C71" w:rsidRDefault="00460C71" w:rsidP="00460C71">
      <w:pPr>
        <w:pStyle w:val="Heading2"/>
      </w:pPr>
      <w:bookmarkStart w:id="80" w:name="_Toc413698676"/>
      <w:r>
        <w:t>Simulation Control</w:t>
      </w:r>
      <w:bookmarkEnd w:id="80"/>
    </w:p>
    <w:p w:rsidR="00BC368A" w:rsidRPr="00BC368A" w:rsidRDefault="00BC368A" w:rsidP="00BC368A">
      <w:r>
        <w:t>This section of the input file contains options for controlling the simulation.</w:t>
      </w:r>
    </w:p>
    <w:p w:rsidR="00460C71" w:rsidRDefault="00460C71" w:rsidP="00460C71">
      <w:pPr>
        <w:pStyle w:val="Heading3"/>
      </w:pPr>
      <w:r>
        <w:t>Echo</w:t>
      </w:r>
      <w:r w:rsidR="009C1B4E">
        <w:t xml:space="preserve">: Echo input data to &lt;RootName&gt;.ech </w:t>
      </w:r>
      <w:r w:rsidR="00E76264">
        <w:t>[T/F]</w:t>
      </w:r>
    </w:p>
    <w:p w:rsidR="00460C71" w:rsidRDefault="004A39F6" w:rsidP="00460C71">
      <w:r>
        <w:t>Setting this flag to “</w:t>
      </w:r>
      <w:r w:rsidR="008E79AA">
        <w:t>True</w:t>
      </w:r>
      <w:r>
        <w:t xml:space="preserve">” will result in the FAST </w:t>
      </w:r>
      <w:r w:rsidR="007D09CB">
        <w:t xml:space="preserve">primary input </w:t>
      </w:r>
      <w:r>
        <w:t xml:space="preserve">file being echoed to a file named “&lt;RootName&gt;.ech” where &lt;RootName&gt; is the name of the </w:t>
      </w:r>
      <w:r w:rsidR="007D09CB">
        <w:t xml:space="preserve">FAST </w:t>
      </w:r>
      <w:r>
        <w:t xml:space="preserve">primary input file, excluding its file extension. This </w:t>
      </w:r>
      <w:r w:rsidR="008E79AA">
        <w:t xml:space="preserve">feature </w:t>
      </w:r>
      <w:r>
        <w:t>is useful for debugging</w:t>
      </w:r>
      <w:r w:rsidR="008E79AA">
        <w:t xml:space="preserve"> an input file</w:t>
      </w:r>
      <w:r>
        <w:t>.</w:t>
      </w:r>
    </w:p>
    <w:p w:rsidR="00460C71" w:rsidRDefault="00460C71" w:rsidP="00460C71">
      <w:pPr>
        <w:pStyle w:val="Heading3"/>
      </w:pPr>
      <w:r>
        <w:t>AbortLevel</w:t>
      </w:r>
      <w:r w:rsidR="009C1B4E">
        <w:t>:</w:t>
      </w:r>
      <w:r w:rsidR="009C1B4E" w:rsidRPr="009C1B4E">
        <w:t xml:space="preserve"> </w:t>
      </w:r>
      <w:r w:rsidR="009C1B4E">
        <w:t xml:space="preserve">Error level when simulation should abort </w:t>
      </w:r>
      <w:r w:rsidR="00E76264">
        <w:t>[“</w:t>
      </w:r>
      <w:r w:rsidR="008E79AA">
        <w:t>WARNING</w:t>
      </w:r>
      <w:r w:rsidR="00E76264">
        <w:t>”</w:t>
      </w:r>
      <w:r w:rsidR="009C1B4E">
        <w:t xml:space="preserve">, </w:t>
      </w:r>
      <w:r w:rsidR="00E76264">
        <w:t>“</w:t>
      </w:r>
      <w:r w:rsidR="008E79AA">
        <w:t>SEVERE</w:t>
      </w:r>
      <w:r w:rsidR="00E76264">
        <w:t>”</w:t>
      </w:r>
      <w:r w:rsidR="009C1B4E">
        <w:t xml:space="preserve">, </w:t>
      </w:r>
      <w:r w:rsidR="00E76264">
        <w:t>or “</w:t>
      </w:r>
      <w:r w:rsidR="008E79AA">
        <w:t>FATAL</w:t>
      </w:r>
      <w:r w:rsidR="00E76264">
        <w:t>”]</w:t>
      </w:r>
      <w:r w:rsidR="009C1B4E">
        <w:t xml:space="preserve"> </w:t>
      </w:r>
    </w:p>
    <w:p w:rsidR="00460C71" w:rsidRDefault="004C4A8A" w:rsidP="00460C71">
      <w:r>
        <w:t>This string tells FAST what error level should cause an abort. Typ</w:t>
      </w:r>
      <w:r w:rsidR="00B23118">
        <w:t>ically we set this to abort on fatal</w:t>
      </w:r>
      <w:r>
        <w:t xml:space="preserve"> errors, but there may be instances when a user wishes to abort o</w:t>
      </w:r>
      <w:r w:rsidR="00B23118">
        <w:t>n severe errors or warnings.</w:t>
      </w:r>
    </w:p>
    <w:p w:rsidR="00B73836" w:rsidRDefault="00B23118" w:rsidP="00460C71">
      <w:r>
        <w:t>Fatal</w:t>
      </w:r>
      <w:r w:rsidR="00B73836">
        <w:t xml:space="preserve"> errors are those from which the program cannot recover. For example:</w:t>
      </w:r>
    </w:p>
    <w:p w:rsidR="00B73836" w:rsidRDefault="00B73836" w:rsidP="00B73836">
      <w:pPr>
        <w:pStyle w:val="ListParagraph"/>
        <w:numPr>
          <w:ilvl w:val="0"/>
          <w:numId w:val="8"/>
        </w:numPr>
      </w:pPr>
      <w:r>
        <w:t>Running out of memory when trying to allocate space for variables.</w:t>
      </w:r>
    </w:p>
    <w:p w:rsidR="00B73836" w:rsidRDefault="00B73836" w:rsidP="00B73836">
      <w:pPr>
        <w:pStyle w:val="ListParagraph"/>
        <w:numPr>
          <w:ilvl w:val="0"/>
          <w:numId w:val="8"/>
        </w:numPr>
      </w:pPr>
      <w:r>
        <w:t>Trying to read a number from a line of an input file that does not contain numeric values.</w:t>
      </w:r>
    </w:p>
    <w:p w:rsidR="00B73836" w:rsidRDefault="00B73836" w:rsidP="00B73836">
      <w:pPr>
        <w:pStyle w:val="ListParagraph"/>
        <w:numPr>
          <w:ilvl w:val="0"/>
          <w:numId w:val="8"/>
        </w:numPr>
      </w:pPr>
      <w:r>
        <w:t>Reaching the end of an input file before reading all the necessary information.</w:t>
      </w:r>
    </w:p>
    <w:p w:rsidR="008B7344" w:rsidRDefault="008B7344" w:rsidP="00B73836">
      <w:pPr>
        <w:pStyle w:val="ListParagraph"/>
        <w:numPr>
          <w:ilvl w:val="0"/>
          <w:numId w:val="8"/>
        </w:numPr>
      </w:pPr>
      <w:r>
        <w:t>Trying to open a file for writing, but the file is locked from another process.</w:t>
      </w:r>
    </w:p>
    <w:p w:rsidR="004C4A8A" w:rsidRDefault="00B23118" w:rsidP="00460C71">
      <w:r>
        <w:t>Some examples of severe</w:t>
      </w:r>
      <w:r w:rsidR="004C4A8A">
        <w:t xml:space="preserve"> errors include the following:</w:t>
      </w:r>
    </w:p>
    <w:p w:rsidR="004C4A8A" w:rsidRDefault="004C4A8A" w:rsidP="004C4A8A">
      <w:pPr>
        <w:pStyle w:val="ListParagraph"/>
        <w:numPr>
          <w:ilvl w:val="0"/>
          <w:numId w:val="7"/>
        </w:numPr>
      </w:pPr>
      <w:r>
        <w:lastRenderedPageBreak/>
        <w:t>A format specifier for real numbers is to</w:t>
      </w:r>
      <w:r w:rsidR="00B52DBD">
        <w:t>o</w:t>
      </w:r>
      <w:r>
        <w:t xml:space="preserve"> narrow to print </w:t>
      </w:r>
      <w:r w:rsidR="00CF0284">
        <w:t>“</w:t>
      </w:r>
      <w:r>
        <w:t>–1.0</w:t>
      </w:r>
      <w:r w:rsidR="00CF0284">
        <w:t>”</w:t>
      </w:r>
      <w:r>
        <w:t>, so output files will almost certainly contain “***” instead of actual numbers.</w:t>
      </w:r>
    </w:p>
    <w:p w:rsidR="004C4A8A" w:rsidRDefault="004C4A8A" w:rsidP="004C4A8A">
      <w:pPr>
        <w:pStyle w:val="ListParagraph"/>
        <w:numPr>
          <w:ilvl w:val="0"/>
          <w:numId w:val="7"/>
        </w:numPr>
      </w:pPr>
      <w:r>
        <w:t xml:space="preserve">When trying to read a numeric value, </w:t>
      </w:r>
      <w:r w:rsidR="00143736">
        <w:t xml:space="preserve">logical </w:t>
      </w:r>
      <w:r>
        <w:t>“True” or “False” values were found instead. Fortran interprets them as 0 or 1, but that may not be what the user intended.</w:t>
      </w:r>
    </w:p>
    <w:p w:rsidR="00143736" w:rsidRDefault="00794BE0" w:rsidP="004C4A8A">
      <w:pPr>
        <w:pStyle w:val="ListParagraph"/>
        <w:numPr>
          <w:ilvl w:val="0"/>
          <w:numId w:val="7"/>
        </w:numPr>
      </w:pPr>
      <w:r>
        <w:t>A routine is using math based on the assumption that the angles are small</w:t>
      </w:r>
      <w:r w:rsidR="00143736">
        <w:t>, but the angles it found were larger than what it considers “small.”</w:t>
      </w:r>
    </w:p>
    <w:p w:rsidR="0059296F" w:rsidRDefault="00D7063E" w:rsidP="00CF0284">
      <w:r>
        <w:t>Warnings are typically generated when the simulation can continue—perhaps by the program adjusting inputs—but the results may not be what the user expected.</w:t>
      </w:r>
      <w:r w:rsidR="000D373D">
        <w:t xml:space="preserve"> </w:t>
      </w:r>
      <w:r w:rsidR="0059296F">
        <w:t>Things that may generate warnings include</w:t>
      </w:r>
    </w:p>
    <w:p w:rsidR="000D373D" w:rsidRDefault="0042493B" w:rsidP="00CF0284">
      <w:pPr>
        <w:pStyle w:val="ListParagraph"/>
        <w:numPr>
          <w:ilvl w:val="0"/>
          <w:numId w:val="13"/>
        </w:numPr>
      </w:pPr>
      <w:r>
        <w:t>Cases when u</w:t>
      </w:r>
      <w:r w:rsidR="00D7063E">
        <w:t xml:space="preserve">ser inputs </w:t>
      </w:r>
      <w:r>
        <w:t xml:space="preserve">are </w:t>
      </w:r>
      <w:r w:rsidR="00D7063E">
        <w:t>modified</w:t>
      </w:r>
      <w:r>
        <w:t>:</w:t>
      </w:r>
    </w:p>
    <w:p w:rsidR="00D7063E" w:rsidRDefault="000D373D" w:rsidP="00CF0284">
      <w:pPr>
        <w:pStyle w:val="ListParagraph"/>
        <w:numPr>
          <w:ilvl w:val="1"/>
          <w:numId w:val="13"/>
        </w:numPr>
      </w:pPr>
      <w:r>
        <w:t>I</w:t>
      </w:r>
      <w:r w:rsidR="00D7063E">
        <w:t>f the user asked for output on more tower strain gages than there are tower nodes, ElastoDyn will set the number of strain gages equal to the number of nodes.</w:t>
      </w:r>
    </w:p>
    <w:p w:rsidR="000D373D" w:rsidRDefault="000D373D" w:rsidP="00CF0284">
      <w:pPr>
        <w:pStyle w:val="ListParagraph"/>
        <w:numPr>
          <w:ilvl w:val="1"/>
          <w:numId w:val="13"/>
        </w:numPr>
      </w:pPr>
      <w:r>
        <w:t xml:space="preserve">If </w:t>
      </w:r>
      <w:r w:rsidR="00047E90">
        <w:t>a</w:t>
      </w:r>
      <w:r>
        <w:t xml:space="preserve">ir density is set to </w:t>
      </w:r>
      <w:r w:rsidR="00160D02">
        <w:t>zero</w:t>
      </w:r>
      <w:r>
        <w:t xml:space="preserve">, </w:t>
      </w:r>
      <w:r w:rsidR="00047E90">
        <w:t>AeroDyn</w:t>
      </w:r>
      <w:r w:rsidR="0042493B">
        <w:t xml:space="preserve"> will turn off the dynamic</w:t>
      </w:r>
      <w:r w:rsidR="00EA31B9">
        <w:t>-</w:t>
      </w:r>
      <w:r w:rsidR="0042493B">
        <w:t>inflow model</w:t>
      </w:r>
      <w:r>
        <w:t>.</w:t>
      </w:r>
    </w:p>
    <w:p w:rsidR="0042493B" w:rsidRDefault="0042493B" w:rsidP="00CF0284">
      <w:pPr>
        <w:pStyle w:val="ListParagraph"/>
        <w:numPr>
          <w:ilvl w:val="0"/>
          <w:numId w:val="13"/>
        </w:numPr>
      </w:pPr>
      <w:r>
        <w:t xml:space="preserve">Cases where non-physical conditions </w:t>
      </w:r>
      <w:r w:rsidR="00047E90">
        <w:t xml:space="preserve">could be </w:t>
      </w:r>
      <w:r w:rsidR="00D7063E">
        <w:t>modeled</w:t>
      </w:r>
      <w:r w:rsidR="00047E90">
        <w:t>:</w:t>
      </w:r>
      <w:r w:rsidR="00D7063E">
        <w:t xml:space="preserve"> </w:t>
      </w:r>
    </w:p>
    <w:p w:rsidR="00D7063E" w:rsidRDefault="0042493B" w:rsidP="00CF0284">
      <w:pPr>
        <w:pStyle w:val="ListParagraph"/>
        <w:numPr>
          <w:ilvl w:val="1"/>
          <w:numId w:val="13"/>
        </w:numPr>
      </w:pPr>
      <w:r>
        <w:t xml:space="preserve">If the </w:t>
      </w:r>
      <w:r w:rsidR="00D7063E">
        <w:t xml:space="preserve">user enables ElastoDyn’s </w:t>
      </w:r>
      <w:r w:rsidR="00160D02">
        <w:t>second</w:t>
      </w:r>
      <w:r>
        <w:t xml:space="preserve"> </w:t>
      </w:r>
      <w:r w:rsidR="00D7063E">
        <w:t xml:space="preserve">flap mode but </w:t>
      </w:r>
      <w:r w:rsidR="00160D02">
        <w:t>does not enable</w:t>
      </w:r>
      <w:r w:rsidR="00D7063E">
        <w:t xml:space="preserve"> </w:t>
      </w:r>
      <w:r>
        <w:t xml:space="preserve">the </w:t>
      </w:r>
      <w:r w:rsidR="00160D02">
        <w:t>first</w:t>
      </w:r>
      <w:r>
        <w:t xml:space="preserve"> flap mode</w:t>
      </w:r>
      <w:r w:rsidR="000D373D">
        <w:t>.</w:t>
      </w:r>
    </w:p>
    <w:p w:rsidR="00047E90" w:rsidRDefault="0042493B" w:rsidP="00CF0284">
      <w:pPr>
        <w:pStyle w:val="ListParagraph"/>
        <w:numPr>
          <w:ilvl w:val="1"/>
          <w:numId w:val="13"/>
        </w:numPr>
      </w:pPr>
      <w:r>
        <w:t>If the user has disabled wake calculations in AeroDyn.</w:t>
      </w:r>
    </w:p>
    <w:p w:rsidR="00460C71" w:rsidRDefault="00E76264" w:rsidP="00460C71">
      <w:pPr>
        <w:pStyle w:val="Heading3"/>
      </w:pPr>
      <w:r>
        <w:t>TMax: Total run time [s]</w:t>
      </w:r>
    </w:p>
    <w:p w:rsidR="00460C71" w:rsidRDefault="00B73836" w:rsidP="00460C71">
      <w:r>
        <w:t xml:space="preserve">This is the total length of the simulation to be run, in seconds. The first output is calculated at </w:t>
      </w:r>
      <w:r w:rsidRPr="00CF0284">
        <w:rPr>
          <w:i/>
        </w:rPr>
        <w:t>t</w:t>
      </w:r>
      <w:r w:rsidR="007B654A">
        <w:rPr>
          <w:i/>
        </w:rPr>
        <w:t xml:space="preserve"> </w:t>
      </w:r>
      <w:r>
        <w:t>=</w:t>
      </w:r>
      <w:r w:rsidR="007B654A">
        <w:t xml:space="preserve"> </w:t>
      </w:r>
      <w:r>
        <w:t xml:space="preserve">0; the last output is calculated at </w:t>
      </w:r>
      <w:r w:rsidRPr="00CF0284">
        <w:rPr>
          <w:i/>
        </w:rPr>
        <w:t>t</w:t>
      </w:r>
      <w:r w:rsidR="007B654A">
        <w:rPr>
          <w:i/>
        </w:rPr>
        <w:t xml:space="preserve"> </w:t>
      </w:r>
      <w:r>
        <w:t>=</w:t>
      </w:r>
      <w:r w:rsidR="007B654A">
        <w:t xml:space="preserve"> </w:t>
      </w:r>
      <w:r w:rsidRPr="00CF0284">
        <w:rPr>
          <w:b/>
        </w:rPr>
        <w:t>TMax</w:t>
      </w:r>
      <w:r>
        <w:t xml:space="preserve"> seconds.</w:t>
      </w:r>
    </w:p>
    <w:p w:rsidR="00E76264" w:rsidRDefault="00E76264" w:rsidP="00E76264">
      <w:pPr>
        <w:pStyle w:val="Heading3"/>
      </w:pPr>
      <w:r>
        <w:t>DT: Recommended module time step [s]</w:t>
      </w:r>
    </w:p>
    <w:p w:rsidR="00E76264" w:rsidRDefault="00B73836" w:rsidP="008B0813">
      <w:r>
        <w:t>This is the global, or glue-code, time step</w:t>
      </w:r>
      <w:r w:rsidR="008B0813">
        <w:t xml:space="preserve">, </w:t>
      </w:r>
      <w:r w:rsidR="008B0813" w:rsidRPr="00CF0284">
        <w:rPr>
          <w:b/>
        </w:rPr>
        <w:t>DT</w:t>
      </w:r>
      <w:r>
        <w:t xml:space="preserve"> is the val</w:t>
      </w:r>
      <w:r w:rsidR="00BE40F1">
        <w:t xml:space="preserve">ue </w:t>
      </w:r>
      <w:r w:rsidR="008B0813">
        <w:t xml:space="preserve">FAST </w:t>
      </w:r>
      <w:r w:rsidR="00BE40F1">
        <w:t>will suggest modules use</w:t>
      </w:r>
      <w:r w:rsidR="008B0813">
        <w:t xml:space="preserve">, although some modules may choose to use a time step that is an integer multiple smaller than </w:t>
      </w:r>
      <w:r w:rsidR="008B0813" w:rsidRPr="00CF0284">
        <w:rPr>
          <w:b/>
        </w:rPr>
        <w:t>DT</w:t>
      </w:r>
      <w:r w:rsidR="008B0813">
        <w:t xml:space="preserve">. Module </w:t>
      </w:r>
      <w:r w:rsidR="007B654A">
        <w:t>input-output relationships</w:t>
      </w:r>
      <w:r w:rsidR="008B0813">
        <w:t xml:space="preserve"> used to couple the modules together are calculated every </w:t>
      </w:r>
      <w:r w:rsidR="008B0813" w:rsidRPr="00CF0284">
        <w:rPr>
          <w:b/>
        </w:rPr>
        <w:t>DT</w:t>
      </w:r>
      <w:r w:rsidR="008B0813">
        <w:t xml:space="preserve"> seconds.  It is essential that a small enough time step is used to ensure solution accuracy (by providing a sufficient sampling rate to characterize all key frequencies of the system), to ensure numerical stability of the selected time-integrators, and to ensure that the coupling between modules of FAST is numerically stable.</w:t>
      </w:r>
    </w:p>
    <w:p w:rsidR="00EC0F52" w:rsidRDefault="00BE40F1" w:rsidP="00460C71">
      <w:r>
        <w:t xml:space="preserve">Our rule of thumb is to </w:t>
      </w:r>
      <w:r w:rsidR="008B0813">
        <w:t xml:space="preserve">set </w:t>
      </w:r>
      <w:r w:rsidRPr="00CF0284">
        <w:rPr>
          <w:b/>
        </w:rPr>
        <w:t>DT</w:t>
      </w:r>
      <w:r>
        <w:t xml:space="preserve"> = 1</w:t>
      </w:r>
      <w:r w:rsidR="00EA3ECC">
        <w:t xml:space="preserve"> </w:t>
      </w:r>
      <w:r>
        <w:t>/</w:t>
      </w:r>
      <w:r w:rsidR="00EA3ECC">
        <w:t xml:space="preserve"> </w:t>
      </w:r>
      <w:r>
        <w:t>(10 * highest natural frequency</w:t>
      </w:r>
      <w:r w:rsidR="008B0813">
        <w:t xml:space="preserve"> in Hz</w:t>
      </w:r>
      <w:r>
        <w:t xml:space="preserve"> </w:t>
      </w:r>
      <w:r w:rsidR="00034E12">
        <w:t>of coupling between modules</w:t>
      </w:r>
      <w:r>
        <w:t>).</w:t>
      </w:r>
      <w:r w:rsidR="00EC0F52">
        <w:t xml:space="preserve"> This natural frequency is hard to estimate before the full-system linearization of the coupled FAS</w:t>
      </w:r>
      <w:r w:rsidR="00160D02">
        <w:t>T</w:t>
      </w:r>
      <w:r w:rsidR="00EC0F52">
        <w:t xml:space="preserve"> model is realized. For coupled FAST models that don’t use SubDyn, the frequency can be estimated via a linearization analysis of FAST v7.  For coupled FAST models that do use SubDyn, guidance for choosing the time step is found in the SubDyn ReadMe file.</w:t>
      </w:r>
    </w:p>
    <w:p w:rsidR="004A39F6" w:rsidRDefault="004A39F6" w:rsidP="004A39F6">
      <w:pPr>
        <w:pStyle w:val="Heading3"/>
      </w:pPr>
      <w:r>
        <w:t>InterpOrder: Interpolation/Extrapolation order for input/output time history [1 or 2]</w:t>
      </w:r>
    </w:p>
    <w:p w:rsidR="00AB4C00" w:rsidRDefault="00B73836" w:rsidP="00460C71">
      <w:r>
        <w:t xml:space="preserve">This is the order of the interpolation or extrapolation used for </w:t>
      </w:r>
      <w:r w:rsidR="00EC0F52">
        <w:t xml:space="preserve">module </w:t>
      </w:r>
      <w:r>
        <w:t xml:space="preserve">inputs in the FAST glue code. Valid entries are </w:t>
      </w:r>
      <w:r w:rsidR="00AB4C00">
        <w:t>“</w:t>
      </w:r>
      <w:r>
        <w:t>1</w:t>
      </w:r>
      <w:r w:rsidR="00AB4C00">
        <w:t>”</w:t>
      </w:r>
      <w:r>
        <w:t xml:space="preserve"> for linear interpolation/extrapolation or </w:t>
      </w:r>
      <w:r w:rsidR="00AB4C00">
        <w:t>“</w:t>
      </w:r>
      <w:r>
        <w:t>2</w:t>
      </w:r>
      <w:r w:rsidR="00AB4C00">
        <w:t>”</w:t>
      </w:r>
      <w:r>
        <w:t xml:space="preserve"> for quadratic interpolation/extrapolation.</w:t>
      </w:r>
      <w:r w:rsidR="00AB4C00">
        <w:t xml:space="preserve"> Previous </w:t>
      </w:r>
      <w:r w:rsidR="00EC0F52">
        <w:t xml:space="preserve">module </w:t>
      </w:r>
      <w:r w:rsidR="00AB4C00">
        <w:t xml:space="preserve">inputs are extrapolated at the beginning of each step in the time-advancement loop to provide a guess for the actual </w:t>
      </w:r>
      <w:r w:rsidR="00EC0F52">
        <w:t xml:space="preserve">module </w:t>
      </w:r>
      <w:r w:rsidR="00AB4C00">
        <w:t xml:space="preserve">inputs at that step. </w:t>
      </w:r>
      <w:r w:rsidR="00EC0F52">
        <w:t>Module i</w:t>
      </w:r>
      <w:r w:rsidR="00AB4C00">
        <w:t xml:space="preserve">nputs are typically interpolated in </w:t>
      </w:r>
      <w:r w:rsidR="00EC0F52">
        <w:t xml:space="preserve">a module’s </w:t>
      </w:r>
      <w:r w:rsidR="00AB4C00">
        <w:t>UpdateStates routine.</w:t>
      </w:r>
    </w:p>
    <w:p w:rsidR="004A39F6" w:rsidRDefault="00AB4C00" w:rsidP="00460C71">
      <w:r>
        <w:lastRenderedPageBreak/>
        <w:t>We have found that quadratic extrapolation typically works well. However, there are times when linear extrapolation provides a stable solution while quadratic does not. We have found this to be true for cases where the model has poor initial values or cases where the simulation may have errors building up.</w:t>
      </w:r>
    </w:p>
    <w:p w:rsidR="004A39F6" w:rsidRDefault="004A39F6" w:rsidP="004A39F6">
      <w:pPr>
        <w:pStyle w:val="Heading3"/>
      </w:pPr>
      <w:r>
        <w:t>NumCrctn: Number of correction iterations [-]</w:t>
      </w:r>
    </w:p>
    <w:p w:rsidR="004A39F6" w:rsidRDefault="00BE40F1" w:rsidP="00460C71">
      <w:r>
        <w:t xml:space="preserve">This is the number of corrections to be taken on each step of the predictor-corrector scheme implemented in FAST. </w:t>
      </w:r>
      <w:r w:rsidR="00E40EE5">
        <w:t xml:space="preserve">The value of </w:t>
      </w:r>
      <w:r w:rsidR="00E40EE5" w:rsidRPr="00BE40F1">
        <w:rPr>
          <w:b/>
        </w:rPr>
        <w:t>NumCrctn</w:t>
      </w:r>
      <w:r w:rsidR="00E40EE5">
        <w:t xml:space="preserve"> must not be negative. Most models </w:t>
      </w:r>
      <w:r>
        <w:t>can</w:t>
      </w:r>
      <w:r w:rsidR="00E40EE5">
        <w:t xml:space="preserve"> </w:t>
      </w:r>
      <w:r>
        <w:t>achieve stable solutions by using</w:t>
      </w:r>
      <w:r w:rsidR="00E40EE5">
        <w:t xml:space="preserve"> e</w:t>
      </w:r>
      <w:r w:rsidR="004A39F6">
        <w:t>xplicit calculation</w:t>
      </w:r>
      <w:r w:rsidR="00E40EE5">
        <w:t>s (</w:t>
      </w:r>
      <w:r w:rsidR="004A39F6">
        <w:t>i.e., no corrections</w:t>
      </w:r>
      <w:r>
        <w:t>:</w:t>
      </w:r>
      <w:r w:rsidR="00E40EE5">
        <w:t xml:space="preserve"> </w:t>
      </w:r>
      <w:r w:rsidR="00E40EE5" w:rsidRPr="00BE40F1">
        <w:rPr>
          <w:b/>
        </w:rPr>
        <w:t>NumCrctn</w:t>
      </w:r>
      <w:r w:rsidR="00E40EE5">
        <w:t xml:space="preserve"> = 0)</w:t>
      </w:r>
      <w:r>
        <w:t xml:space="preserve">, particularly if using </w:t>
      </w:r>
      <w:r>
        <w:rPr>
          <w:b/>
        </w:rPr>
        <w:t xml:space="preserve">InterpOrder </w:t>
      </w:r>
      <w:r w:rsidRPr="00BE40F1">
        <w:t>= 2</w:t>
      </w:r>
      <w:r w:rsidR="00E17C2E">
        <w:t xml:space="preserve"> and the </w:t>
      </w:r>
      <w:r w:rsidR="007B654A">
        <w:t xml:space="preserve">recommended </w:t>
      </w:r>
      <w:r w:rsidR="00E17C2E" w:rsidRPr="00E17C2E">
        <w:rPr>
          <w:b/>
        </w:rPr>
        <w:t>DT</w:t>
      </w:r>
      <w:r w:rsidR="007B654A">
        <w:t>—see above</w:t>
      </w:r>
      <w:r w:rsidRPr="00BE40F1">
        <w:t>.</w:t>
      </w:r>
      <w:r>
        <w:t xml:space="preserve"> However, corrections may be needed if you wish to achieve a given </w:t>
      </w:r>
      <w:r w:rsidR="007B654A">
        <w:t xml:space="preserve">convergence rate of an underlying time integrator </w:t>
      </w:r>
      <w:r>
        <w:t>(e.g., if you are using a 4</w:t>
      </w:r>
      <w:r w:rsidRPr="00BE40F1">
        <w:rPr>
          <w:vertAlign w:val="superscript"/>
        </w:rPr>
        <w:t>th</w:t>
      </w:r>
      <w:r>
        <w:t xml:space="preserve">-order accurate integration scheme, you may </w:t>
      </w:r>
      <w:r w:rsidR="007B654A">
        <w:t xml:space="preserve">only </w:t>
      </w:r>
      <w:r>
        <w:t>get a 2</w:t>
      </w:r>
      <w:r w:rsidRPr="00BE40F1">
        <w:rPr>
          <w:vertAlign w:val="superscript"/>
        </w:rPr>
        <w:t>nd</w:t>
      </w:r>
      <w:r>
        <w:t xml:space="preserve">-order accurate solution with no corrections. If you </w:t>
      </w:r>
      <w:r w:rsidR="007B654A">
        <w:t xml:space="preserve">desire </w:t>
      </w:r>
      <w:r>
        <w:t>a 4</w:t>
      </w:r>
      <w:r w:rsidRPr="00BE40F1">
        <w:rPr>
          <w:vertAlign w:val="superscript"/>
        </w:rPr>
        <w:t>th</w:t>
      </w:r>
      <w:r>
        <w:t>-order accurate solution, you may need one or more corrections).</w:t>
      </w:r>
    </w:p>
    <w:p w:rsidR="004A39F6" w:rsidRDefault="004A39F6" w:rsidP="004A39F6">
      <w:pPr>
        <w:pStyle w:val="Heading3"/>
      </w:pPr>
      <w:r>
        <w:t>DT_UJac: Time between calls to get Jacobians [s]</w:t>
      </w:r>
    </w:p>
    <w:p w:rsidR="002D091E" w:rsidRDefault="00BC368A" w:rsidP="004A39F6">
      <w:r>
        <w:t xml:space="preserve">We use a Jacobian matrix to solve the </w:t>
      </w:r>
      <w:r w:rsidR="007B654A">
        <w:t xml:space="preserve">module </w:t>
      </w:r>
      <w:r>
        <w:t xml:space="preserve">input-output relationship between accelerations and loads in the ElastoDyn-HydroDyn-SubDyn coupling. This Jacobian </w:t>
      </w:r>
      <w:r w:rsidR="002D091E">
        <w:t xml:space="preserve">is computed with finite differences and can be time consuming. However, </w:t>
      </w:r>
      <w:r>
        <w:t xml:space="preserve">it </w:t>
      </w:r>
      <w:r w:rsidR="002D091E">
        <w:t xml:space="preserve">rarely </w:t>
      </w:r>
      <w:r>
        <w:t>need</w:t>
      </w:r>
      <w:r w:rsidR="002D091E">
        <w:t>s</w:t>
      </w:r>
      <w:r>
        <w:t xml:space="preserve"> to be calculated </w:t>
      </w:r>
      <w:r w:rsidR="007B654A">
        <w:t>frequently</w:t>
      </w:r>
      <w:r>
        <w:t xml:space="preserve">. </w:t>
      </w:r>
    </w:p>
    <w:p w:rsidR="002D091E" w:rsidRDefault="002D091E" w:rsidP="004A39F6">
      <w:r w:rsidRPr="002D091E">
        <w:rPr>
          <w:b/>
        </w:rPr>
        <w:t>DT_UJac</w:t>
      </w:r>
      <w:r>
        <w:t xml:space="preserve"> determines how often the Jacobian needs to be updated. If the platform reference point </w:t>
      </w:r>
      <w:r w:rsidR="007B654A">
        <w:t xml:space="preserve">in ElastoDyn </w:t>
      </w:r>
      <w:r>
        <w:t xml:space="preserve">doesn't rotate much, </w:t>
      </w:r>
      <w:r w:rsidRPr="002D091E">
        <w:rPr>
          <w:b/>
        </w:rPr>
        <w:t>DT_UJac</w:t>
      </w:r>
      <w:r>
        <w:t xml:space="preserve"> can be set to a value larger than </w:t>
      </w:r>
      <w:r w:rsidRPr="002D091E">
        <w:rPr>
          <w:b/>
        </w:rPr>
        <w:t>TMax</w:t>
      </w:r>
      <w:r>
        <w:t>.</w:t>
      </w:r>
      <w:r w:rsidR="007B0CF4">
        <w:t xml:space="preserve"> </w:t>
      </w:r>
      <w:r w:rsidR="007B0CF4" w:rsidRPr="00290622">
        <w:rPr>
          <w:b/>
        </w:rPr>
        <w:t>DT_UJac</w:t>
      </w:r>
      <w:r w:rsidR="007B0CF4">
        <w:t xml:space="preserve"> is not currently used for land-based systems.</w:t>
      </w:r>
      <w:r w:rsidR="007B654A">
        <w:t xml:space="preserve"> For floating systems, where the platform may rotate more than several degrees in roll, pitch, and/or yaw, it is recommend to set </w:t>
      </w:r>
      <w:r w:rsidR="007B654A" w:rsidRPr="00CF0284">
        <w:rPr>
          <w:b/>
        </w:rPr>
        <w:t>DT_UJac</w:t>
      </w:r>
      <w:r w:rsidR="007B654A">
        <w:t xml:space="preserve"> </w:t>
      </w:r>
      <w:r w:rsidR="00487004">
        <w:t>= 1/(10*natural frequency in Hz of the roll, pitch, or yaw mode</w:t>
      </w:r>
      <w:r w:rsidR="002B2A60">
        <w:t xml:space="preserve"> with excessive motion</w:t>
      </w:r>
      <w:r w:rsidR="00487004">
        <w:t>).</w:t>
      </w:r>
    </w:p>
    <w:p w:rsidR="004A39F6" w:rsidRDefault="004A39F6" w:rsidP="004A39F6">
      <w:pPr>
        <w:pStyle w:val="Heading3"/>
      </w:pPr>
      <w:r>
        <w:t>UJacSclFact: Scaling factor used in Jacobians [-]</w:t>
      </w:r>
    </w:p>
    <w:p w:rsidR="004A39F6" w:rsidRPr="004A39F6" w:rsidRDefault="004A39F6" w:rsidP="004A39F6">
      <w:r>
        <w:t>This factor is used to divide the magnitude of the load terms in the Jacobian</w:t>
      </w:r>
      <w:r w:rsidR="007A2403">
        <w:t xml:space="preserve"> (see </w:t>
      </w:r>
      <w:r w:rsidR="007A2403">
        <w:rPr>
          <w:b/>
        </w:rPr>
        <w:t>DT_UJac)</w:t>
      </w:r>
      <w:r>
        <w:t xml:space="preserve"> so that they are approximately the same order of magnitude as the acceleration terms. </w:t>
      </w:r>
      <w:r w:rsidR="00EA31B9">
        <w:t xml:space="preserve">For the NREL 5-MW turbine models in the Certification Test, we’ve </w:t>
      </w:r>
      <w:r>
        <w:t>set it to 1E+06 and have not found any cases where that value did not work.</w:t>
      </w:r>
      <w:r w:rsidR="00EA31B9">
        <w:t xml:space="preserve"> </w:t>
      </w:r>
      <w:r w:rsidR="00EA31B9" w:rsidRPr="00E40658">
        <w:rPr>
          <w:b/>
        </w:rPr>
        <w:t>UJacSclFact</w:t>
      </w:r>
      <w:r w:rsidR="00EA31B9">
        <w:t xml:space="preserve"> may need to be set larger or smaller when modeling wind turbines much larger or smaller turbines than the NREL 5-MW baseline.</w:t>
      </w:r>
    </w:p>
    <w:p w:rsidR="00460C71" w:rsidRDefault="004A39F6" w:rsidP="004A39F6">
      <w:pPr>
        <w:pStyle w:val="Heading2"/>
      </w:pPr>
      <w:bookmarkStart w:id="81" w:name="_Toc413698677"/>
      <w:r>
        <w:t>Feature Switches and Flags</w:t>
      </w:r>
      <w:bookmarkEnd w:id="81"/>
    </w:p>
    <w:p w:rsidR="00BC368A" w:rsidRPr="00BC368A" w:rsidRDefault="00BC368A" w:rsidP="00BC368A">
      <w:r>
        <w:t>This section of the input file contains switches and flags that tell FAST which modules should be used in the simulation.</w:t>
      </w:r>
    </w:p>
    <w:p w:rsidR="004A39F6" w:rsidRDefault="004A39F6" w:rsidP="004A39F6">
      <w:pPr>
        <w:pStyle w:val="Heading3"/>
      </w:pPr>
      <w:r>
        <w:t>CompElast: Compute structural dynamics [1 or 2]</w:t>
      </w:r>
    </w:p>
    <w:p w:rsidR="004A39F6" w:rsidRDefault="004A39F6" w:rsidP="004A39F6">
      <w:r>
        <w:t xml:space="preserve">1: Use ElastoDyn for </w:t>
      </w:r>
      <w:r w:rsidR="00845AC5">
        <w:t xml:space="preserve">the </w:t>
      </w:r>
      <w:r>
        <w:t>structural dynamics</w:t>
      </w:r>
      <w:r w:rsidR="00845AC5">
        <w:t xml:space="preserve"> of the rotor, drivetrain, nacelle, and tower</w:t>
      </w:r>
      <w:r>
        <w:br/>
        <w:t xml:space="preserve">2: Use BeamDyn for the structural dynamics on the blades and ElastoDyn for the </w:t>
      </w:r>
      <w:r w:rsidR="00845AC5">
        <w:t>drivetrain, nacelle, and tower</w:t>
      </w:r>
      <w:r>
        <w:t xml:space="preserve">. </w:t>
      </w:r>
      <w:r w:rsidR="00845AC5" w:rsidRPr="00CF0284">
        <w:rPr>
          <w:b/>
          <w:i/>
        </w:rPr>
        <w:t>CompElast</w:t>
      </w:r>
      <w:r w:rsidR="00845AC5">
        <w:rPr>
          <w:i/>
        </w:rPr>
        <w:t xml:space="preserve"> = 2</w:t>
      </w:r>
      <w:r>
        <w:rPr>
          <w:i/>
        </w:rPr>
        <w:t xml:space="preserve"> is currently disabled</w:t>
      </w:r>
      <w:r w:rsidR="00845AC5">
        <w:rPr>
          <w:i/>
        </w:rPr>
        <w:t>; i</w:t>
      </w:r>
      <w:r>
        <w:rPr>
          <w:i/>
        </w:rPr>
        <w:t>t will be implemented when BeamDyn is integrated into FAST.</w:t>
      </w:r>
    </w:p>
    <w:p w:rsidR="00845AC5" w:rsidRPr="00CF0284" w:rsidRDefault="00845AC5" w:rsidP="004A39F6">
      <w:r>
        <w:t xml:space="preserve">Please note that ElastoDyn </w:t>
      </w:r>
      <w:r w:rsidR="00CF0284">
        <w:t xml:space="preserve">must always be used </w:t>
      </w:r>
      <w:r>
        <w:t>when running FAST.</w:t>
      </w:r>
    </w:p>
    <w:p w:rsidR="00EF174A" w:rsidRDefault="00EF174A" w:rsidP="00EF174A">
      <w:pPr>
        <w:pStyle w:val="Heading3"/>
      </w:pPr>
      <w:r>
        <w:lastRenderedPageBreak/>
        <w:t>CompAero: Compute aerodynamic loads [0 or 1]</w:t>
      </w:r>
    </w:p>
    <w:p w:rsidR="00EF174A" w:rsidRDefault="00EF174A" w:rsidP="00460C71">
      <w:r>
        <w:t>0: Do not calculate aerodynamic loads</w:t>
      </w:r>
      <w:r>
        <w:br/>
        <w:t>1: Use AeroDyn</w:t>
      </w:r>
      <w:r w:rsidR="00845AC5">
        <w:t xml:space="preserve"> for aerodynamic loads</w:t>
      </w:r>
    </w:p>
    <w:p w:rsidR="00EF174A" w:rsidRDefault="00EF174A" w:rsidP="00EF174A">
      <w:pPr>
        <w:pStyle w:val="Heading3"/>
      </w:pPr>
      <w:r>
        <w:t>CompServo: Compute control and electrical-drive dynamics [0 or 1]</w:t>
      </w:r>
    </w:p>
    <w:p w:rsidR="00EF174A" w:rsidRDefault="00EF174A" w:rsidP="00EF174A">
      <w:r>
        <w:t>0: Do not calculate control and electrical-drive dynamics</w:t>
      </w:r>
      <w:r>
        <w:br/>
        <w:t>1: Use ServoDyn</w:t>
      </w:r>
      <w:r w:rsidR="00845AC5">
        <w:t xml:space="preserve"> for control and electrical-drive dynamics</w:t>
      </w:r>
    </w:p>
    <w:p w:rsidR="00EF174A" w:rsidRDefault="00EF174A" w:rsidP="00EF174A">
      <w:pPr>
        <w:pStyle w:val="Heading3"/>
      </w:pPr>
      <w:r>
        <w:t>CompHydro: Compute hydrodynamic loads [0 or 1]</w:t>
      </w:r>
    </w:p>
    <w:p w:rsidR="00EF174A" w:rsidRDefault="00EF174A" w:rsidP="00EF174A">
      <w:r>
        <w:t>0: Do not calculate hydrodynamic loads</w:t>
      </w:r>
      <w:r>
        <w:br/>
        <w:t>1: Use HydroDyn</w:t>
      </w:r>
      <w:r w:rsidR="00845AC5">
        <w:t xml:space="preserve"> for hydrodynamic lo</w:t>
      </w:r>
      <w:r w:rsidR="00B52DBD">
        <w:t>a</w:t>
      </w:r>
      <w:r w:rsidR="00845AC5">
        <w:t>ds</w:t>
      </w:r>
    </w:p>
    <w:p w:rsidR="008343ED" w:rsidRPr="008343ED" w:rsidRDefault="008343ED" w:rsidP="00EF174A">
      <w:r>
        <w:t xml:space="preserve">If </w:t>
      </w:r>
      <w:r>
        <w:rPr>
          <w:b/>
        </w:rPr>
        <w:t>CompHydro</w:t>
      </w:r>
      <w:r>
        <w:t xml:space="preserve"> is </w:t>
      </w:r>
      <w:r w:rsidR="00AB7DAA">
        <w:t xml:space="preserve">not </w:t>
      </w:r>
      <w:r>
        <w:t xml:space="preserve">zero, FAST considers the model to be an offshore system. If </w:t>
      </w:r>
      <w:r w:rsidRPr="008343ED">
        <w:rPr>
          <w:b/>
        </w:rPr>
        <w:t>CompSub</w:t>
      </w:r>
      <w:r>
        <w:rPr>
          <w:b/>
        </w:rPr>
        <w:t xml:space="preserve"> </w:t>
      </w:r>
      <w:r>
        <w:t xml:space="preserve">is also non-zero, the offshore system is </w:t>
      </w:r>
      <w:r w:rsidR="00EF33CC">
        <w:t xml:space="preserve">a </w:t>
      </w:r>
      <w:r>
        <w:t>fixed-bottom</w:t>
      </w:r>
      <w:r w:rsidR="00EF33CC">
        <w:t xml:space="preserve"> system</w:t>
      </w:r>
      <w:r>
        <w:t xml:space="preserve">. If </w:t>
      </w:r>
      <w:r>
        <w:rPr>
          <w:b/>
        </w:rPr>
        <w:t>CompSub</w:t>
      </w:r>
      <w:r>
        <w:t xml:space="preserve"> is zero, the offshore system is </w:t>
      </w:r>
      <w:r w:rsidR="008546F4">
        <w:t xml:space="preserve">considered a </w:t>
      </w:r>
      <w:r>
        <w:t>floating</w:t>
      </w:r>
      <w:r w:rsidR="008546F4">
        <w:t xml:space="preserve"> system</w:t>
      </w:r>
      <w:r>
        <w:t>.</w:t>
      </w:r>
    </w:p>
    <w:p w:rsidR="00EF174A" w:rsidRDefault="00EF174A" w:rsidP="00EF174A">
      <w:pPr>
        <w:pStyle w:val="Heading3"/>
      </w:pPr>
      <w:r>
        <w:t>CompSub: Compute sub-structural dynamics [0 or 1]</w:t>
      </w:r>
    </w:p>
    <w:p w:rsidR="00EF174A" w:rsidRDefault="00EF174A" w:rsidP="00EF174A">
      <w:r>
        <w:t>0: Do not calculate sub-structural dynamics</w:t>
      </w:r>
      <w:r>
        <w:br/>
        <w:t>1: Use SubDyn</w:t>
      </w:r>
      <w:r w:rsidR="00845AC5">
        <w:t xml:space="preserve"> for sub-structural dynamics</w:t>
      </w:r>
    </w:p>
    <w:p w:rsidR="00EF174A" w:rsidRDefault="00EF174A" w:rsidP="00EF174A">
      <w:pPr>
        <w:pStyle w:val="Heading3"/>
      </w:pPr>
      <w:r>
        <w:t xml:space="preserve">CompMooring: Compute </w:t>
      </w:r>
      <w:r w:rsidR="00450382">
        <w:t>mooring system</w:t>
      </w:r>
      <w:r>
        <w:t xml:space="preserve"> [0</w:t>
      </w:r>
      <w:r w:rsidR="00450382">
        <w:t>, 1,</w:t>
      </w:r>
      <w:r>
        <w:t xml:space="preserve"> or </w:t>
      </w:r>
      <w:r w:rsidR="00450382">
        <w:t>2</w:t>
      </w:r>
      <w:r>
        <w:t>]</w:t>
      </w:r>
    </w:p>
    <w:p w:rsidR="00EF174A" w:rsidRDefault="00EF174A" w:rsidP="00EF174A">
      <w:r>
        <w:t xml:space="preserve">0: Do not </w:t>
      </w:r>
      <w:r w:rsidR="00845AC5">
        <w:t xml:space="preserve">model a </w:t>
      </w:r>
      <w:r w:rsidR="00450382">
        <w:t>mooring system</w:t>
      </w:r>
      <w:r>
        <w:br/>
        <w:t xml:space="preserve">1: Use </w:t>
      </w:r>
      <w:r w:rsidR="00450382">
        <w:t>MAP</w:t>
      </w:r>
      <w:r w:rsidR="00845AC5">
        <w:t xml:space="preserve"> to model a mooring system</w:t>
      </w:r>
      <w:r w:rsidR="00450382">
        <w:br/>
        <w:t>2: Use FEAMooring</w:t>
      </w:r>
      <w:r w:rsidR="00845AC5" w:rsidRPr="00845AC5">
        <w:t xml:space="preserve"> </w:t>
      </w:r>
      <w:r w:rsidR="00845AC5">
        <w:t>to model a mooring system</w:t>
      </w:r>
      <w:ins w:id="82" w:author="Bonnie Jonkman" w:date="2015-03-09T21:48:00Z">
        <w:r w:rsidR="00B65334">
          <w:br/>
          <w:t>3: Use MoorDyn to model a mooring system</w:t>
        </w:r>
      </w:ins>
    </w:p>
    <w:p w:rsidR="00450382" w:rsidRDefault="00450382" w:rsidP="00EF174A">
      <w:r>
        <w:t xml:space="preserve">Note that </w:t>
      </w:r>
      <w:del w:id="83" w:author="Bonnie Jonkman" w:date="2015-03-09T21:48:00Z">
        <w:r w:rsidDel="000E4597">
          <w:delText xml:space="preserve">FEAMooring </w:delText>
        </w:r>
      </w:del>
      <w:ins w:id="84" w:author="Bonnie Jonkman" w:date="2015-03-09T21:48:00Z">
        <w:r w:rsidR="000E4597">
          <w:t xml:space="preserve">MoorDyn </w:t>
        </w:r>
      </w:ins>
      <w:r>
        <w:t>is not complete</w:t>
      </w:r>
      <w:r w:rsidR="00845AC5">
        <w:t xml:space="preserve"> (not fully functional) in FAST v8.</w:t>
      </w:r>
      <w:del w:id="85" w:author="Bonnie Jonkman" w:date="2015-03-09T21:48:00Z">
        <w:r w:rsidR="00845AC5" w:rsidDel="000E4597">
          <w:delText>0</w:delText>
        </w:r>
        <w:r w:rsidR="00207908" w:rsidDel="000E4597">
          <w:delText>9</w:delText>
        </w:r>
      </w:del>
      <w:ins w:id="86" w:author="Bonnie Jonkman" w:date="2015-03-09T21:48:00Z">
        <w:r w:rsidR="000E4597">
          <w:t>10</w:t>
        </w:r>
      </w:ins>
      <w:r w:rsidR="00845AC5">
        <w:t>.00</w:t>
      </w:r>
      <w:r w:rsidR="00207908">
        <w:t>a</w:t>
      </w:r>
      <w:r w:rsidR="00FE538B">
        <w:t>-bjj</w:t>
      </w:r>
      <w:r>
        <w:t>.</w:t>
      </w:r>
    </w:p>
    <w:p w:rsidR="00450382" w:rsidRDefault="00450382" w:rsidP="00450382">
      <w:pPr>
        <w:pStyle w:val="Heading3"/>
      </w:pPr>
      <w:r>
        <w:t>CompIce: Compute ice loads [0, 1, or 2]</w:t>
      </w:r>
    </w:p>
    <w:p w:rsidR="00450382" w:rsidRDefault="00450382" w:rsidP="00450382">
      <w:r>
        <w:t xml:space="preserve">0: Do not </w:t>
      </w:r>
      <w:r w:rsidR="00845AC5">
        <w:t>model offshore surface ice</w:t>
      </w:r>
      <w:r>
        <w:br/>
        <w:t>1: Use IceFloe</w:t>
      </w:r>
      <w:r w:rsidR="00845AC5">
        <w:t xml:space="preserve"> to model offshore surface ice</w:t>
      </w:r>
      <w:r>
        <w:br/>
        <w:t>2: Use IceDyn</w:t>
      </w:r>
      <w:r w:rsidR="00845AC5" w:rsidRPr="00845AC5">
        <w:t xml:space="preserve"> </w:t>
      </w:r>
      <w:r w:rsidR="00845AC5">
        <w:t>to model offshore surface ice</w:t>
      </w:r>
    </w:p>
    <w:p w:rsidR="00450382" w:rsidRDefault="00450382" w:rsidP="00450382">
      <w:r>
        <w:t>Note that IceDyn is not complete</w:t>
      </w:r>
      <w:r w:rsidR="00845AC5">
        <w:t xml:space="preserve"> (not fully functional) in FAST v8.</w:t>
      </w:r>
      <w:del w:id="87" w:author="Bonnie Jonkman" w:date="2015-03-09T21:48:00Z">
        <w:r w:rsidR="00845AC5" w:rsidDel="000E4597">
          <w:delText>0</w:delText>
        </w:r>
        <w:r w:rsidR="00207908" w:rsidDel="000E4597">
          <w:delText>9</w:delText>
        </w:r>
      </w:del>
      <w:ins w:id="88" w:author="Bonnie Jonkman" w:date="2015-03-09T21:48:00Z">
        <w:r w:rsidR="000E4597">
          <w:t>10</w:t>
        </w:r>
      </w:ins>
      <w:r w:rsidR="00845AC5">
        <w:t>.00</w:t>
      </w:r>
      <w:r w:rsidR="00207908">
        <w:t>a</w:t>
      </w:r>
      <w:r w:rsidR="00FE538B">
        <w:t>-bjj</w:t>
      </w:r>
      <w:r>
        <w:t>.</w:t>
      </w:r>
    </w:p>
    <w:p w:rsidR="00450382" w:rsidRDefault="00450382" w:rsidP="00450382">
      <w:pPr>
        <w:pStyle w:val="Heading3"/>
      </w:pPr>
      <w:r>
        <w:t>CompUserPtfmLd: Compute additional platform loading [T/F]</w:t>
      </w:r>
    </w:p>
    <w:p w:rsidR="00EF174A" w:rsidRDefault="00450382" w:rsidP="00460C71">
      <w:r>
        <w:t>This feature is currently disabled.</w:t>
      </w:r>
    </w:p>
    <w:p w:rsidR="00450382" w:rsidRDefault="00450382" w:rsidP="00450382">
      <w:pPr>
        <w:pStyle w:val="Heading3"/>
      </w:pPr>
      <w:r>
        <w:t>CompUserTwrLd: Compute additional tower loading [T/F]</w:t>
      </w:r>
    </w:p>
    <w:p w:rsidR="00450382" w:rsidRDefault="00450382" w:rsidP="00450382">
      <w:r>
        <w:t>This feature is currently disabled.</w:t>
      </w:r>
    </w:p>
    <w:p w:rsidR="00450382" w:rsidRDefault="00B76B55" w:rsidP="00B76B55">
      <w:pPr>
        <w:pStyle w:val="Heading2"/>
      </w:pPr>
      <w:bookmarkStart w:id="89" w:name="_Toc413698678"/>
      <w:r>
        <w:t>Input Files</w:t>
      </w:r>
      <w:bookmarkEnd w:id="89"/>
    </w:p>
    <w:p w:rsidR="00267231" w:rsidRPr="00267231" w:rsidRDefault="00267231" w:rsidP="00267231">
      <w:r>
        <w:t xml:space="preserve">The input files specified in this section can be specified relative to the location of the </w:t>
      </w:r>
      <w:r w:rsidR="007D09CB">
        <w:t xml:space="preserve">FAST </w:t>
      </w:r>
      <w:r>
        <w:t>primary input file or specified with an absolute path. We recommend that you use quotes around the path/file names.</w:t>
      </w:r>
    </w:p>
    <w:p w:rsidR="00B76B55" w:rsidRDefault="00B76B55" w:rsidP="00B76B55">
      <w:pPr>
        <w:pStyle w:val="Heading3"/>
      </w:pPr>
      <w:r>
        <w:lastRenderedPageBreak/>
        <w:t>EDFile: Name of file containing ElastoDyn input parameters [-]</w:t>
      </w:r>
    </w:p>
    <w:p w:rsidR="00B76B55" w:rsidRDefault="00B76B55" w:rsidP="00B76B55">
      <w:r>
        <w:t xml:space="preserve">This is the name of the ElastoDyn </w:t>
      </w:r>
      <w:r w:rsidR="00EE4134">
        <w:t xml:space="preserve">primary </w:t>
      </w:r>
      <w:r>
        <w:t>inp</w:t>
      </w:r>
      <w:r w:rsidR="002C16F5">
        <w:t>ut file.</w:t>
      </w:r>
    </w:p>
    <w:p w:rsidR="009A4B60" w:rsidRDefault="009A4B60" w:rsidP="009A4B60">
      <w:pPr>
        <w:pStyle w:val="Heading3"/>
      </w:pPr>
      <w:r>
        <w:t>BDBldFile(1): Name of file containing BeamDyn input parameters for blade 1 [-]</w:t>
      </w:r>
    </w:p>
    <w:p w:rsidR="009A4B60" w:rsidRDefault="009A4B60" w:rsidP="009A4B60">
      <w:r>
        <w:t>This feature is currently disabled.</w:t>
      </w:r>
    </w:p>
    <w:p w:rsidR="00AE564B" w:rsidRDefault="00AE564B" w:rsidP="00AE564B">
      <w:pPr>
        <w:pStyle w:val="Heading3"/>
      </w:pPr>
      <w:r>
        <w:t>BDBldFile(2): Name of file containing BeamDyn input parameters for blade 2 [-]</w:t>
      </w:r>
    </w:p>
    <w:p w:rsidR="00AE564B" w:rsidRDefault="00AE564B" w:rsidP="00AE564B">
      <w:r>
        <w:t>This feature is currently disabled.</w:t>
      </w:r>
    </w:p>
    <w:p w:rsidR="00AE564B" w:rsidRDefault="00AE564B" w:rsidP="00AE564B">
      <w:pPr>
        <w:pStyle w:val="Heading3"/>
      </w:pPr>
      <w:r>
        <w:t>BDBldFile(3): Name of file containing BeamDyn input parameters for blade 3 [-]</w:t>
      </w:r>
    </w:p>
    <w:p w:rsidR="00AE564B" w:rsidRDefault="00AE564B" w:rsidP="00AE564B">
      <w:r>
        <w:t>This feature is currently disabled.</w:t>
      </w:r>
    </w:p>
    <w:p w:rsidR="001D3CFF" w:rsidRDefault="001D3CFF" w:rsidP="001D3CFF">
      <w:pPr>
        <w:pStyle w:val="Heading3"/>
      </w:pPr>
      <w:r>
        <w:t>AeroFile: Name of file containing aerodynamic input parameters [-]</w:t>
      </w:r>
    </w:p>
    <w:p w:rsidR="004A0F59" w:rsidRPr="00572C86" w:rsidRDefault="001D3CFF" w:rsidP="001D3CFF">
      <w:r>
        <w:t xml:space="preserve">This is the name of the AeroDyn </w:t>
      </w:r>
      <w:r w:rsidR="00EE4134">
        <w:t xml:space="preserve">primary </w:t>
      </w:r>
      <w:r>
        <w:t>inp</w:t>
      </w:r>
      <w:r w:rsidR="002C16F5">
        <w:t xml:space="preserve">ut file. </w:t>
      </w:r>
      <w:r w:rsidR="00EE4134">
        <w:t xml:space="preserve">At this time, </w:t>
      </w:r>
      <w:r w:rsidR="00CF0284" w:rsidRPr="00CF0284">
        <w:rPr>
          <w:b/>
        </w:rPr>
        <w:t>AeroFile</w:t>
      </w:r>
      <w:r w:rsidR="004A0F59">
        <w:t xml:space="preserve"> must be specified </w:t>
      </w:r>
      <w:r w:rsidR="004A0F59">
        <w:rPr>
          <w:i/>
        </w:rPr>
        <w:t xml:space="preserve">even if </w:t>
      </w:r>
      <w:r w:rsidR="004A0F59">
        <w:rPr>
          <w:b/>
          <w:i/>
        </w:rPr>
        <w:t>CompAero</w:t>
      </w:r>
      <w:r w:rsidR="00CF0284">
        <w:t> </w:t>
      </w:r>
      <w:r w:rsidR="004A0F59" w:rsidRPr="00CF0284">
        <w:rPr>
          <w:i/>
        </w:rPr>
        <w:t>=</w:t>
      </w:r>
      <w:r w:rsidR="00CF0284">
        <w:rPr>
          <w:i/>
        </w:rPr>
        <w:t> </w:t>
      </w:r>
      <w:r w:rsidR="004A0F59" w:rsidRPr="00CF0284">
        <w:rPr>
          <w:i/>
        </w:rPr>
        <w:t>0</w:t>
      </w:r>
      <w:r w:rsidR="00EE4134">
        <w:t xml:space="preserve"> b</w:t>
      </w:r>
      <w:r w:rsidR="00572C86">
        <w:t xml:space="preserve">ecause ElastoDyn currently reads the AeroDyn input file for its blade discretization. We plan to fix this </w:t>
      </w:r>
      <w:r w:rsidR="00AB7DAA">
        <w:t xml:space="preserve">to use the </w:t>
      </w:r>
      <w:r w:rsidR="00EE4134">
        <w:t xml:space="preserve">mesh-mapping </w:t>
      </w:r>
      <w:r w:rsidR="00AB7DAA">
        <w:t>required in the FAST framework</w:t>
      </w:r>
      <w:r w:rsidR="00572C86">
        <w:t xml:space="preserve"> in a future release.</w:t>
      </w:r>
    </w:p>
    <w:p w:rsidR="00A82364" w:rsidRDefault="00A82364" w:rsidP="00A82364">
      <w:pPr>
        <w:pStyle w:val="Heading3"/>
      </w:pPr>
      <w:r>
        <w:t>ServoFile: Name of file containing control and electrical-drive input parameters [-]</w:t>
      </w:r>
    </w:p>
    <w:p w:rsidR="00A82364" w:rsidRPr="002C16F5" w:rsidRDefault="00A82364" w:rsidP="00A82364">
      <w:pPr>
        <w:rPr>
          <w:b/>
        </w:rPr>
      </w:pPr>
      <w:r>
        <w:t xml:space="preserve">This is the name of the ServoDyn </w:t>
      </w:r>
      <w:r w:rsidR="00EE4134">
        <w:t xml:space="preserve">primary </w:t>
      </w:r>
      <w:r>
        <w:t xml:space="preserve">input file. </w:t>
      </w:r>
      <w:r w:rsidR="002C16F5">
        <w:t xml:space="preserve">It is </w:t>
      </w:r>
      <w:r w:rsidR="0002006B">
        <w:t>not used if</w:t>
      </w:r>
      <w:r w:rsidR="002C16F5">
        <w:t xml:space="preserve"> </w:t>
      </w:r>
      <w:r w:rsidR="002C16F5">
        <w:rPr>
          <w:b/>
        </w:rPr>
        <w:t xml:space="preserve">CompServo </w:t>
      </w:r>
      <w:r w:rsidR="002C16F5" w:rsidRPr="002C16F5">
        <w:t xml:space="preserve">= </w:t>
      </w:r>
      <w:r w:rsidR="0002006B">
        <w:t>0</w:t>
      </w:r>
      <w:r w:rsidR="002C16F5" w:rsidRPr="002C16F5">
        <w:t>.</w:t>
      </w:r>
    </w:p>
    <w:p w:rsidR="001336DD" w:rsidRDefault="001336DD" w:rsidP="001336DD">
      <w:pPr>
        <w:pStyle w:val="Heading3"/>
      </w:pPr>
      <w:r>
        <w:t>HydroFile: Name of file containing hydrodynamic input parameters [-]</w:t>
      </w:r>
    </w:p>
    <w:p w:rsidR="001336DD" w:rsidRDefault="001336DD" w:rsidP="001336DD">
      <w:r>
        <w:t xml:space="preserve">This is the name of the HydroDyn </w:t>
      </w:r>
      <w:r w:rsidR="00EE4134">
        <w:t xml:space="preserve">primary </w:t>
      </w:r>
      <w:r>
        <w:t xml:space="preserve">input file. </w:t>
      </w:r>
      <w:r w:rsidR="002C16F5">
        <w:t xml:space="preserve">It is </w:t>
      </w:r>
      <w:r w:rsidR="0002006B">
        <w:t>not used</w:t>
      </w:r>
      <w:r w:rsidR="002C16F5">
        <w:t xml:space="preserve"> if </w:t>
      </w:r>
      <w:r w:rsidR="002C16F5">
        <w:rPr>
          <w:b/>
        </w:rPr>
        <w:t xml:space="preserve">CompHydro </w:t>
      </w:r>
      <w:r w:rsidR="002C16F5" w:rsidRPr="002C16F5">
        <w:t xml:space="preserve">= </w:t>
      </w:r>
      <w:r w:rsidR="0002006B">
        <w:t>0</w:t>
      </w:r>
      <w:r w:rsidR="002C16F5" w:rsidRPr="002C16F5">
        <w:t>.</w:t>
      </w:r>
    </w:p>
    <w:p w:rsidR="001336DD" w:rsidRDefault="001336DD" w:rsidP="001336DD">
      <w:pPr>
        <w:pStyle w:val="Heading3"/>
      </w:pPr>
      <w:r>
        <w:t xml:space="preserve">SubFile: Name of file containing </w:t>
      </w:r>
      <w:r w:rsidR="0047266F">
        <w:t>sub-structural</w:t>
      </w:r>
      <w:r>
        <w:t xml:space="preserve"> input parameters [-]</w:t>
      </w:r>
    </w:p>
    <w:p w:rsidR="00B76B55" w:rsidRDefault="001336DD" w:rsidP="00B76B55">
      <w:r>
        <w:t xml:space="preserve">This is the name of the </w:t>
      </w:r>
      <w:r w:rsidR="0047266F">
        <w:t>Sub</w:t>
      </w:r>
      <w:r>
        <w:t xml:space="preserve">Dyn </w:t>
      </w:r>
      <w:r w:rsidR="00EE4134">
        <w:t xml:space="preserve">primary </w:t>
      </w:r>
      <w:r>
        <w:t xml:space="preserve">input file. </w:t>
      </w:r>
      <w:r w:rsidR="009D29B6">
        <w:t xml:space="preserve">It is </w:t>
      </w:r>
      <w:r w:rsidR="0002006B">
        <w:t>not used</w:t>
      </w:r>
      <w:r w:rsidR="009D29B6">
        <w:t xml:space="preserve"> if </w:t>
      </w:r>
      <w:r w:rsidR="009D29B6">
        <w:rPr>
          <w:b/>
        </w:rPr>
        <w:t xml:space="preserve">CompSub </w:t>
      </w:r>
      <w:r w:rsidR="009D29B6" w:rsidRPr="002C16F5">
        <w:t xml:space="preserve">= </w:t>
      </w:r>
      <w:r w:rsidR="0002006B">
        <w:t>0</w:t>
      </w:r>
      <w:r w:rsidR="009D29B6" w:rsidRPr="002C16F5">
        <w:t>.</w:t>
      </w:r>
    </w:p>
    <w:p w:rsidR="00C22E8D" w:rsidRDefault="00C22E8D" w:rsidP="00C22E8D">
      <w:pPr>
        <w:pStyle w:val="Heading3"/>
      </w:pPr>
      <w:r>
        <w:t>MooringFile: Name of file containing mooring system input parameters [-]</w:t>
      </w:r>
    </w:p>
    <w:p w:rsidR="00C22E8D" w:rsidRPr="00B76B55" w:rsidRDefault="00C22E8D" w:rsidP="00C22E8D">
      <w:r>
        <w:t>This is the name of the MAP (</w:t>
      </w:r>
      <w:r w:rsidRPr="00C22E8D">
        <w:rPr>
          <w:b/>
        </w:rPr>
        <w:t>CompMooring</w:t>
      </w:r>
      <w:r>
        <w:t xml:space="preserve"> = 1) or FEAMooring (</w:t>
      </w:r>
      <w:r w:rsidRPr="00C22E8D">
        <w:rPr>
          <w:b/>
        </w:rPr>
        <w:t>CompMooring</w:t>
      </w:r>
      <w:r>
        <w:t xml:space="preserve"> = 2) </w:t>
      </w:r>
      <w:r w:rsidR="00EE4134">
        <w:t xml:space="preserve">primary </w:t>
      </w:r>
      <w:r>
        <w:t xml:space="preserve">input file. It is </w:t>
      </w:r>
      <w:r w:rsidR="001A778F">
        <w:t>not used</w:t>
      </w:r>
      <w:r>
        <w:t xml:space="preserve"> if </w:t>
      </w:r>
      <w:r>
        <w:rPr>
          <w:b/>
        </w:rPr>
        <w:t xml:space="preserve">CompMooring </w:t>
      </w:r>
      <w:r w:rsidR="001A778F">
        <w:rPr>
          <w:b/>
        </w:rPr>
        <w:t>=</w:t>
      </w:r>
      <w:r w:rsidRPr="002C16F5">
        <w:t xml:space="preserve"> </w:t>
      </w:r>
      <w:r>
        <w:t>0</w:t>
      </w:r>
      <w:r w:rsidRPr="002C16F5">
        <w:t>.</w:t>
      </w:r>
    </w:p>
    <w:p w:rsidR="00EB34CB" w:rsidRDefault="00EB34CB" w:rsidP="00EB34CB">
      <w:pPr>
        <w:pStyle w:val="Heading3"/>
      </w:pPr>
      <w:r>
        <w:t>IceFile: Name of file containing ice input parameters [-]</w:t>
      </w:r>
    </w:p>
    <w:p w:rsidR="00EB34CB" w:rsidRPr="00B76B55" w:rsidRDefault="00EB34CB" w:rsidP="00EB34CB">
      <w:r>
        <w:t>This is the name of the IceFloe (</w:t>
      </w:r>
      <w:r w:rsidRPr="00C22E8D">
        <w:rPr>
          <w:b/>
        </w:rPr>
        <w:t>Comp</w:t>
      </w:r>
      <w:r>
        <w:rPr>
          <w:b/>
        </w:rPr>
        <w:t xml:space="preserve">Ice </w:t>
      </w:r>
      <w:r>
        <w:t>= 1) or IceDyn (</w:t>
      </w:r>
      <w:r w:rsidRPr="00C22E8D">
        <w:rPr>
          <w:b/>
        </w:rPr>
        <w:t>Comp</w:t>
      </w:r>
      <w:r>
        <w:rPr>
          <w:b/>
        </w:rPr>
        <w:t>Ice</w:t>
      </w:r>
      <w:r>
        <w:t xml:space="preserve"> = 2) </w:t>
      </w:r>
      <w:r w:rsidR="00EE4134">
        <w:t xml:space="preserve">primary </w:t>
      </w:r>
      <w:r>
        <w:t xml:space="preserve">input file. It is not used if </w:t>
      </w:r>
      <w:r w:rsidRPr="00C22E8D">
        <w:rPr>
          <w:b/>
        </w:rPr>
        <w:t>Comp</w:t>
      </w:r>
      <w:r>
        <w:rPr>
          <w:b/>
        </w:rPr>
        <w:t>Ice</w:t>
      </w:r>
      <w:r>
        <w:t> </w:t>
      </w:r>
      <w:r>
        <w:rPr>
          <w:b/>
        </w:rPr>
        <w:t>=</w:t>
      </w:r>
      <w:r>
        <w:t> 0</w:t>
      </w:r>
      <w:r w:rsidRPr="002C16F5">
        <w:t>.</w:t>
      </w:r>
    </w:p>
    <w:p w:rsidR="00D37DB1" w:rsidRDefault="00D37DB1" w:rsidP="00D37DB1">
      <w:pPr>
        <w:pStyle w:val="Heading2"/>
      </w:pPr>
      <w:bookmarkStart w:id="90" w:name="_Toc413698679"/>
      <w:r>
        <w:t>Output</w:t>
      </w:r>
      <w:bookmarkEnd w:id="90"/>
    </w:p>
    <w:p w:rsidR="002E52E3" w:rsidRPr="002E52E3" w:rsidRDefault="002E52E3" w:rsidP="002E52E3">
      <w:r>
        <w:t>This section deals with what can be output from a FAST simulation.</w:t>
      </w:r>
    </w:p>
    <w:p w:rsidR="00C22E8D" w:rsidRDefault="00D37DB1" w:rsidP="00D37DB1">
      <w:pPr>
        <w:pStyle w:val="Heading3"/>
      </w:pPr>
      <w:r>
        <w:t xml:space="preserve">SumPrint: </w:t>
      </w:r>
      <w:r w:rsidR="00066DFD">
        <w:t>Print summary data to “&lt;RootName&gt;.sum” [T/F]</w:t>
      </w:r>
    </w:p>
    <w:p w:rsidR="00066DFD" w:rsidRPr="00616C1F" w:rsidRDefault="00066DFD" w:rsidP="00066DFD">
      <w:r>
        <w:t>When set to “true”, FAST will generate a file named “&lt;RootName&gt;.sum”. This summary file contains the version number of all modules being used, the time steps for each module, and information about the channels being written to the time-marching output file</w:t>
      </w:r>
      <w:r w:rsidR="004D7F94">
        <w:t>(s)</w:t>
      </w:r>
      <w:r>
        <w:t>.</w:t>
      </w:r>
      <w:r w:rsidR="00616C1F">
        <w:t xml:space="preserve"> If </w:t>
      </w:r>
      <w:r w:rsidR="00616C1F">
        <w:rPr>
          <w:b/>
        </w:rPr>
        <w:t xml:space="preserve">SumPrint </w:t>
      </w:r>
      <w:r w:rsidR="00616C1F">
        <w:t>is “false”, no summary file will be generated.</w:t>
      </w:r>
    </w:p>
    <w:p w:rsidR="00616C1F" w:rsidRDefault="00616C1F" w:rsidP="00616C1F">
      <w:pPr>
        <w:pStyle w:val="Heading3"/>
      </w:pPr>
      <w:r>
        <w:t>SttsTime: Amount of time between screen status messages [s]</w:t>
      </w:r>
    </w:p>
    <w:p w:rsidR="00616C1F" w:rsidRDefault="00E04013" w:rsidP="00616C1F">
      <w:r>
        <w:t xml:space="preserve">During a FAST simulation, </w:t>
      </w:r>
      <w:r w:rsidR="00C84D03">
        <w:t>the program</w:t>
      </w:r>
      <w:r>
        <w:t xml:space="preserve"> prints a message like this:</w:t>
      </w:r>
      <w:r w:rsidR="00C84D03">
        <w:rPr>
          <w:noProof/>
        </w:rPr>
        <w:drawing>
          <wp:inline distT="0" distB="0" distL="0" distR="0" wp14:anchorId="595A48C6" wp14:editId="77A6B4F5">
            <wp:extent cx="5385816" cy="1280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720" t="96123" r="61111" b="2602"/>
                    <a:stretch/>
                  </pic:blipFill>
                  <pic:spPr bwMode="auto">
                    <a:xfrm>
                      <a:off x="0" y="0"/>
                      <a:ext cx="5385816" cy="128016"/>
                    </a:xfrm>
                    <a:prstGeom prst="rect">
                      <a:avLst/>
                    </a:prstGeom>
                    <a:ln>
                      <a:noFill/>
                    </a:ln>
                    <a:extLst>
                      <a:ext uri="{53640926-AAD7-44D8-BBD7-CCE9431645EC}">
                        <a14:shadowObscured xmlns:a14="http://schemas.microsoft.com/office/drawing/2010/main"/>
                      </a:ext>
                    </a:extLst>
                  </pic:spPr>
                </pic:pic>
              </a:graphicData>
            </a:graphic>
          </wp:inline>
        </w:drawing>
      </w:r>
    </w:p>
    <w:p w:rsidR="00C84D03" w:rsidRPr="00C84D03" w:rsidRDefault="00C84D03" w:rsidP="00616C1F">
      <w:r>
        <w:rPr>
          <w:b/>
        </w:rPr>
        <w:lastRenderedPageBreak/>
        <w:t>SttsTime</w:t>
      </w:r>
      <w:r>
        <w:t xml:space="preserve"> sets how frequently this message is updated. For example, if </w:t>
      </w:r>
      <w:r>
        <w:rPr>
          <w:b/>
        </w:rPr>
        <w:t>SttsTime</w:t>
      </w:r>
      <w:r>
        <w:t xml:space="preserve"> is 2 seconds, you will see this message updated every 2 seconds of </w:t>
      </w:r>
      <w:r w:rsidRPr="00C84D03">
        <w:rPr>
          <w:i/>
        </w:rPr>
        <w:t>simulat</w:t>
      </w:r>
      <w:ins w:id="91" w:author="Bonnie Jonkman" w:date="2015-03-09T21:50:00Z">
        <w:r w:rsidR="005A2B54">
          <w:rPr>
            <w:i/>
          </w:rPr>
          <w:t>ed</w:t>
        </w:r>
      </w:ins>
      <w:del w:id="92" w:author="Bonnie Jonkman" w:date="2015-03-09T21:50:00Z">
        <w:r w:rsidRPr="00C84D03" w:rsidDel="005A2B54">
          <w:rPr>
            <w:i/>
          </w:rPr>
          <w:delText>ion</w:delText>
        </w:r>
      </w:del>
      <w:r>
        <w:t xml:space="preserve"> time. </w:t>
      </w:r>
    </w:p>
    <w:p w:rsidR="00C84D03" w:rsidRDefault="00C84D03" w:rsidP="00C84D03">
      <w:pPr>
        <w:pStyle w:val="Heading3"/>
      </w:pPr>
      <w:r>
        <w:t>DT_Out: Time step for tabular output [</w:t>
      </w:r>
      <w:r w:rsidR="007C61F5">
        <w:t>s</w:t>
      </w:r>
      <w:r>
        <w:t>]</w:t>
      </w:r>
    </w:p>
    <w:p w:rsidR="00C84D03" w:rsidRDefault="00C84D03" w:rsidP="00C84D03">
      <w:pPr>
        <w:rPr>
          <w:b/>
        </w:rPr>
      </w:pPr>
      <w:r>
        <w:t xml:space="preserve">This is </w:t>
      </w:r>
      <w:r w:rsidR="00FE538B">
        <w:t xml:space="preserve">the </w:t>
      </w:r>
      <w:r>
        <w:t xml:space="preserve">time step of the data in the tabular (time-marching) output files. </w:t>
      </w:r>
      <w:r>
        <w:rPr>
          <w:b/>
        </w:rPr>
        <w:t xml:space="preserve">DT_Out </w:t>
      </w:r>
      <w:r>
        <w:t xml:space="preserve">must be an integer multiple of </w:t>
      </w:r>
      <w:r>
        <w:rPr>
          <w:b/>
        </w:rPr>
        <w:t>DT.</w:t>
      </w:r>
    </w:p>
    <w:p w:rsidR="00E371BB" w:rsidRDefault="00E371BB" w:rsidP="00E371BB">
      <w:pPr>
        <w:pStyle w:val="Heading3"/>
      </w:pPr>
      <w:r>
        <w:t>TStart: Time to begin tabular output [</w:t>
      </w:r>
      <w:r w:rsidR="007C61F5">
        <w:t>s</w:t>
      </w:r>
      <w:r>
        <w:t>]</w:t>
      </w:r>
    </w:p>
    <w:p w:rsidR="00E371BB" w:rsidRPr="00C84D03" w:rsidRDefault="00E371BB" w:rsidP="00E371BB">
      <w:pPr>
        <w:rPr>
          <w:b/>
        </w:rPr>
      </w:pPr>
      <w:r>
        <w:t xml:space="preserve">This is time step </w:t>
      </w:r>
      <w:r w:rsidR="00543B79">
        <w:t xml:space="preserve">that must be reached before FAST will begin writing data in the </w:t>
      </w:r>
      <w:r>
        <w:t xml:space="preserve">tabular (time-marching) output files. </w:t>
      </w:r>
      <w:r w:rsidR="00543B79">
        <w:t xml:space="preserve">Note that the output files may not actually </w:t>
      </w:r>
      <w:r w:rsidR="00543B79" w:rsidRPr="00543B79">
        <w:t>start</w:t>
      </w:r>
      <w:r w:rsidR="00543B79">
        <w:t xml:space="preserve"> at </w:t>
      </w:r>
      <w:r w:rsidR="00543B79">
        <w:rPr>
          <w:b/>
        </w:rPr>
        <w:t xml:space="preserve">TStart </w:t>
      </w:r>
      <w:r w:rsidR="00543B79" w:rsidRPr="00543B79">
        <w:t>seconds</w:t>
      </w:r>
      <w:r w:rsidR="00543B79">
        <w:rPr>
          <w:b/>
        </w:rPr>
        <w:t xml:space="preserve"> </w:t>
      </w:r>
      <w:r w:rsidR="00543B79">
        <w:t xml:space="preserve">if </w:t>
      </w:r>
      <w:r w:rsidR="00543B79">
        <w:rPr>
          <w:b/>
        </w:rPr>
        <w:t xml:space="preserve">TStart </w:t>
      </w:r>
      <w:r w:rsidR="00543B79">
        <w:t xml:space="preserve">is not an integer multiple of </w:t>
      </w:r>
      <w:r w:rsidR="00543B79">
        <w:rPr>
          <w:b/>
        </w:rPr>
        <w:t>DT_Out</w:t>
      </w:r>
      <w:r>
        <w:rPr>
          <w:b/>
        </w:rPr>
        <w:t>.</w:t>
      </w:r>
    </w:p>
    <w:p w:rsidR="007C61F5" w:rsidRDefault="007C61F5" w:rsidP="007C61F5">
      <w:pPr>
        <w:pStyle w:val="Heading3"/>
      </w:pPr>
      <w:r>
        <w:t xml:space="preserve">OutFileFmt: </w:t>
      </w:r>
      <w:r w:rsidR="00FE538B">
        <w:t>Format for</w:t>
      </w:r>
      <w:r>
        <w:t xml:space="preserve"> tabular output [</w:t>
      </w:r>
      <w:r w:rsidR="00441220">
        <w:t>1, 2, or 3</w:t>
      </w:r>
      <w:r>
        <w:t>]</w:t>
      </w:r>
    </w:p>
    <w:p w:rsidR="007C61F5" w:rsidRDefault="00441220" w:rsidP="007C61F5">
      <w:r>
        <w:t xml:space="preserve">This indicates which type of tabular (time-marching) output files will be generated. If </w:t>
      </w:r>
      <w:r w:rsidRPr="00441220">
        <w:rPr>
          <w:b/>
        </w:rPr>
        <w:t>OutFileFmt</w:t>
      </w:r>
      <w:r>
        <w:t xml:space="preserve"> is 1, only a text file will be written. If </w:t>
      </w:r>
      <w:r w:rsidRPr="00441220">
        <w:rPr>
          <w:b/>
        </w:rPr>
        <w:t>OutFileFmt</w:t>
      </w:r>
      <w:r>
        <w:t xml:space="preserve"> is 2, only a binary file will be written. If </w:t>
      </w:r>
      <w:r w:rsidRPr="00441220">
        <w:rPr>
          <w:b/>
        </w:rPr>
        <w:t>OutFileFmt</w:t>
      </w:r>
      <w:r>
        <w:t xml:space="preserve"> is 3, both text and binary files will be written.</w:t>
      </w:r>
    </w:p>
    <w:p w:rsidR="00441220" w:rsidRDefault="00441220" w:rsidP="007C61F5">
      <w:r>
        <w:t>Text files write a line to the file each time step. This can make the simulation run slower, but it can be useful for debugging, particularly if a simulation doesn’t run to completion or if you want to look at some results before the entire simulation finishes.</w:t>
      </w:r>
    </w:p>
    <w:p w:rsidR="00441220" w:rsidRDefault="00441220" w:rsidP="007C61F5">
      <w:r>
        <w:t xml:space="preserve">Binary files write the entire file at the end of the simulation. If a lot of output channels are requested for a long simulation, this can take up a moderate amount of memory. However, they tend to run faster and the resulting files take up much less space. </w:t>
      </w:r>
      <w:r w:rsidR="00EA3ECC">
        <w:t>The b</w:t>
      </w:r>
      <w:r>
        <w:t xml:space="preserve">inary files </w:t>
      </w:r>
      <w:r w:rsidR="00EA3ECC">
        <w:t>contain more</w:t>
      </w:r>
      <w:r>
        <w:t xml:space="preserve"> </w:t>
      </w:r>
      <w:r w:rsidR="00FE538B">
        <w:t>precis</w:t>
      </w:r>
      <w:r w:rsidR="00EA3ECC">
        <w:t xml:space="preserve">e </w:t>
      </w:r>
      <w:r w:rsidR="00FE538B">
        <w:t>output data</w:t>
      </w:r>
      <w:r>
        <w:t xml:space="preserve"> than text files</w:t>
      </w:r>
      <w:r w:rsidR="00FE538B">
        <w:t>,</w:t>
      </w:r>
      <w:r>
        <w:t xml:space="preserve"> which are limited by the chosen output format specifier</w:t>
      </w:r>
      <w:r w:rsidR="00FE538B">
        <w:t xml:space="preserve">—see </w:t>
      </w:r>
      <w:r w:rsidR="00FE538B" w:rsidRPr="004C66D0">
        <w:rPr>
          <w:b/>
        </w:rPr>
        <w:t>OutFmt</w:t>
      </w:r>
      <w:r w:rsidR="00FE538B">
        <w:t xml:space="preserve"> below</w:t>
      </w:r>
      <w:r>
        <w:t>.</w:t>
      </w:r>
    </w:p>
    <w:p w:rsidR="00441220" w:rsidRPr="00C84D03" w:rsidRDefault="00441220" w:rsidP="007C61F5">
      <w:pPr>
        <w:rPr>
          <w:b/>
        </w:rPr>
      </w:pPr>
      <w:r>
        <w:t>We recommend you use text files for debugging and binary files for production work.</w:t>
      </w:r>
      <w:r w:rsidR="004C66D0">
        <w:t xml:space="preserve"> A MATLAB script for reading FAST binary output files is include</w:t>
      </w:r>
      <w:r w:rsidR="00EA3ECC">
        <w:t>d in the archive (see Utilities\</w:t>
      </w:r>
      <w:r w:rsidR="004C66D0">
        <w:t>SimulationToolbox</w:t>
      </w:r>
      <w:r w:rsidR="00EA3ECC">
        <w:t>\</w:t>
      </w:r>
      <w:r w:rsidR="004C66D0">
        <w:t>Utilities</w:t>
      </w:r>
      <w:r w:rsidR="00EA3ECC">
        <w:t>\</w:t>
      </w:r>
      <w:r w:rsidR="004C66D0">
        <w:t>ReadFASTbinary.m)</w:t>
      </w:r>
      <w:r w:rsidR="00352D3A">
        <w:t>. The NREL post-processors Crunch and MCrunch can also read these binary files.</w:t>
      </w:r>
    </w:p>
    <w:p w:rsidR="00441220" w:rsidRDefault="00441220" w:rsidP="00441220">
      <w:pPr>
        <w:pStyle w:val="Heading3"/>
      </w:pPr>
      <w:r>
        <w:t>TabDelim: Use tab delimiters in text tabular output file? [T/F]</w:t>
      </w:r>
    </w:p>
    <w:p w:rsidR="00441220" w:rsidRPr="00441220" w:rsidRDefault="00AB6BDA" w:rsidP="00441220">
      <w:r>
        <w:t xml:space="preserve">When </w:t>
      </w:r>
      <w:r w:rsidR="00441220">
        <w:rPr>
          <w:b/>
        </w:rPr>
        <w:t>OutFileFmt</w:t>
      </w:r>
      <w:r w:rsidR="00441220">
        <w:t xml:space="preserve"> = 1 or 3, setting </w:t>
      </w:r>
      <w:r w:rsidR="00441220">
        <w:rPr>
          <w:b/>
        </w:rPr>
        <w:t>TabDelim</w:t>
      </w:r>
      <w:r w:rsidR="00441220">
        <w:t xml:space="preserve"> to “</w:t>
      </w:r>
      <w:r w:rsidR="00FE538B">
        <w:t>True</w:t>
      </w:r>
      <w:r w:rsidR="00441220">
        <w:t>” will put tabs between columns in the text tabular output file.</w:t>
      </w:r>
      <w:r>
        <w:t xml:space="preserve"> Otherwise, spaces will separate columns in </w:t>
      </w:r>
      <w:r w:rsidR="00FE538B">
        <w:t xml:space="preserve">the </w:t>
      </w:r>
      <w:r>
        <w:t>text tabular output file.</w:t>
      </w:r>
      <w:r w:rsidR="00441220">
        <w:t xml:space="preserve"> If </w:t>
      </w:r>
      <w:r w:rsidR="00441220">
        <w:rPr>
          <w:b/>
        </w:rPr>
        <w:t xml:space="preserve">OutFileFmt </w:t>
      </w:r>
      <w:r w:rsidR="00441220">
        <w:t xml:space="preserve">= 2, </w:t>
      </w:r>
      <w:r w:rsidR="00441220">
        <w:rPr>
          <w:b/>
        </w:rPr>
        <w:t>TabDelim</w:t>
      </w:r>
      <w:r w:rsidR="00441220">
        <w:t xml:space="preserve"> has no effect.</w:t>
      </w:r>
    </w:p>
    <w:p w:rsidR="00AB6BDA" w:rsidRDefault="00AB6BDA" w:rsidP="00AB6BDA">
      <w:pPr>
        <w:pStyle w:val="Heading3"/>
      </w:pPr>
      <w:r>
        <w:t>OutFmt: Format used for text tabular output, excluding the time channel [-]</w:t>
      </w:r>
    </w:p>
    <w:p w:rsidR="00AB6BDA" w:rsidRDefault="00AB6BDA" w:rsidP="00460C71">
      <w:r>
        <w:t xml:space="preserve">When </w:t>
      </w:r>
      <w:r>
        <w:rPr>
          <w:b/>
        </w:rPr>
        <w:t>OutFileFmt</w:t>
      </w:r>
      <w:r>
        <w:t xml:space="preserve"> = 1 or 3, FAST will use </w:t>
      </w:r>
      <w:r>
        <w:rPr>
          <w:b/>
        </w:rPr>
        <w:t xml:space="preserve">OutFmt </w:t>
      </w:r>
      <w:r w:rsidRPr="00AB6BDA">
        <w:t>to format</w:t>
      </w:r>
      <w:r>
        <w:rPr>
          <w:b/>
        </w:rPr>
        <w:t xml:space="preserve"> </w:t>
      </w:r>
      <w:r w:rsidRPr="00AB6BDA">
        <w:t>the</w:t>
      </w:r>
      <w:r>
        <w:t xml:space="preserve"> channels printed in the text tabular output file. </w:t>
      </w:r>
      <w:r>
        <w:rPr>
          <w:b/>
        </w:rPr>
        <w:t xml:space="preserve">OutFmt </w:t>
      </w:r>
      <w:r>
        <w:t>should result in a field that is 10 characters long (channel headers are 10 characters long, and NWTC post-processing software sometimes assume 10 characters</w:t>
      </w:r>
      <w:r w:rsidR="00FE538B">
        <w:t>)</w:t>
      </w:r>
      <w:r>
        <w:t>. The time channel is printed using the “</w:t>
      </w:r>
      <w:r w:rsidRPr="00AB6BDA">
        <w:t>F10.4</w:t>
      </w:r>
      <w:r>
        <w:t xml:space="preserve">” format. We commonly specify </w:t>
      </w:r>
      <w:r>
        <w:rPr>
          <w:b/>
        </w:rPr>
        <w:t>OutFmt</w:t>
      </w:r>
      <w:r>
        <w:t xml:space="preserve"> to be “ES10.3E2”.</w:t>
      </w:r>
    </w:p>
    <w:p w:rsidR="00AB6BDA" w:rsidRPr="00AB6BDA" w:rsidRDefault="00AB6BDA" w:rsidP="00460C71">
      <w:r>
        <w:t xml:space="preserve">If </w:t>
      </w:r>
      <w:r>
        <w:rPr>
          <w:b/>
        </w:rPr>
        <w:t xml:space="preserve">OutFileFmt </w:t>
      </w:r>
      <w:r>
        <w:t xml:space="preserve">= 2, </w:t>
      </w:r>
      <w:r w:rsidRPr="00AB6BDA">
        <w:rPr>
          <w:b/>
        </w:rPr>
        <w:t>OutFmt</w:t>
      </w:r>
      <w:r>
        <w:t xml:space="preserve"> has no effect.</w:t>
      </w:r>
    </w:p>
    <w:p w:rsidR="009B51A8" w:rsidRDefault="00FA6C56" w:rsidP="00992CCA">
      <w:pPr>
        <w:pStyle w:val="Heading1"/>
      </w:pPr>
      <w:bookmarkStart w:id="93" w:name="_Toc413698680"/>
      <w:r>
        <w:lastRenderedPageBreak/>
        <w:t xml:space="preserve">Modeling </w:t>
      </w:r>
      <w:r w:rsidR="009B51A8">
        <w:t>Tips</w:t>
      </w:r>
      <w:bookmarkEnd w:id="93"/>
    </w:p>
    <w:p w:rsidR="009B51A8" w:rsidRDefault="009B51A8" w:rsidP="0006011A">
      <w:pPr>
        <w:keepNext/>
      </w:pPr>
      <w:r>
        <w:t xml:space="preserve">If a model is </w:t>
      </w:r>
      <w:r w:rsidR="00FE538B">
        <w:t xml:space="preserve">numerically </w:t>
      </w:r>
      <w:r>
        <w:t>unstable, you can try these steps</w:t>
      </w:r>
    </w:p>
    <w:p w:rsidR="009B51A8" w:rsidRPr="00B20DF4" w:rsidRDefault="009B51A8" w:rsidP="009B51A8">
      <w:pPr>
        <w:pStyle w:val="ListParagraph"/>
        <w:numPr>
          <w:ilvl w:val="0"/>
          <w:numId w:val="9"/>
        </w:numPr>
        <w:rPr>
          <w:b/>
        </w:rPr>
      </w:pPr>
      <w:r>
        <w:t>Add a correction step (</w:t>
      </w:r>
      <w:r w:rsidRPr="00B20DF4">
        <w:rPr>
          <w:b/>
        </w:rPr>
        <w:t>NumCrctn</w:t>
      </w:r>
      <w:r>
        <w:t>)</w:t>
      </w:r>
      <w:r w:rsidR="00946655">
        <w:t>.</w:t>
      </w:r>
    </w:p>
    <w:p w:rsidR="009B51A8" w:rsidRPr="009B51A8" w:rsidRDefault="009B51A8" w:rsidP="009B51A8">
      <w:pPr>
        <w:pStyle w:val="ListParagraph"/>
        <w:numPr>
          <w:ilvl w:val="0"/>
          <w:numId w:val="9"/>
        </w:numPr>
        <w:rPr>
          <w:b/>
        </w:rPr>
      </w:pPr>
      <w:r>
        <w:t xml:space="preserve">Make </w:t>
      </w:r>
      <w:r w:rsidRPr="00B20DF4">
        <w:rPr>
          <w:b/>
        </w:rPr>
        <w:t>DT</w:t>
      </w:r>
      <w:r>
        <w:t xml:space="preserve"> smaller</w:t>
      </w:r>
      <w:r w:rsidRPr="00B20DF4">
        <w:rPr>
          <w:i/>
        </w:rPr>
        <w:t>.</w:t>
      </w:r>
    </w:p>
    <w:p w:rsidR="009B51A8" w:rsidRPr="009B51A8" w:rsidRDefault="009B51A8" w:rsidP="009B51A8">
      <w:pPr>
        <w:pStyle w:val="ListParagraph"/>
        <w:numPr>
          <w:ilvl w:val="0"/>
          <w:numId w:val="9"/>
        </w:numPr>
        <w:rPr>
          <w:b/>
        </w:rPr>
      </w:pPr>
      <w:r w:rsidRPr="009B51A8">
        <w:t>Change</w:t>
      </w:r>
      <w:r>
        <w:t xml:space="preserve"> </w:t>
      </w:r>
      <w:r w:rsidRPr="009B51A8">
        <w:rPr>
          <w:b/>
        </w:rPr>
        <w:t>InterpOrder</w:t>
      </w:r>
      <w:r w:rsidRPr="009B51A8">
        <w:t>.</w:t>
      </w:r>
    </w:p>
    <w:p w:rsidR="009B51A8" w:rsidRPr="00EE463C" w:rsidRDefault="009B51A8" w:rsidP="009B51A8">
      <w:pPr>
        <w:pStyle w:val="ListParagraph"/>
        <w:numPr>
          <w:ilvl w:val="0"/>
          <w:numId w:val="9"/>
        </w:numPr>
        <w:rPr>
          <w:b/>
        </w:rPr>
      </w:pPr>
      <w:r>
        <w:t>Set better initial conditions in the module input files (particularly ElastoDyn).</w:t>
      </w:r>
    </w:p>
    <w:p w:rsidR="008F1D42" w:rsidRPr="00EE463C" w:rsidRDefault="008F1D42" w:rsidP="008F1D42">
      <w:pPr>
        <w:pStyle w:val="ListParagraph"/>
        <w:numPr>
          <w:ilvl w:val="0"/>
          <w:numId w:val="9"/>
        </w:numPr>
      </w:pPr>
      <w:r w:rsidRPr="00EE463C">
        <w:t xml:space="preserve">Simplify models (e.g. disable modules </w:t>
      </w:r>
      <w:r>
        <w:t>and</w:t>
      </w:r>
      <w:r w:rsidRPr="00EE463C">
        <w:t xml:space="preserve"> eliminate DOFs) to debug problems</w:t>
      </w:r>
    </w:p>
    <w:p w:rsidR="006552FB" w:rsidRDefault="006552FB" w:rsidP="00992CCA">
      <w:pPr>
        <w:pStyle w:val="Heading1"/>
      </w:pPr>
      <w:bookmarkStart w:id="94" w:name="_Ref391885623"/>
      <w:bookmarkStart w:id="95" w:name="_Toc413698681"/>
      <w:r>
        <w:t>Limitations</w:t>
      </w:r>
      <w:bookmarkEnd w:id="79"/>
      <w:bookmarkEnd w:id="94"/>
      <w:bookmarkEnd w:id="95"/>
    </w:p>
    <w:p w:rsidR="00435832" w:rsidRDefault="00435832" w:rsidP="00AC31AB">
      <w:r>
        <w:fldChar w:fldCharType="begin"/>
      </w:r>
      <w:r>
        <w:instrText xml:space="preserve"> REF _Ref368603146 \h </w:instrText>
      </w:r>
      <w:r>
        <w:fldChar w:fldCharType="separate"/>
      </w:r>
      <w:r w:rsidR="00317AA0">
        <w:t xml:space="preserve">Table </w:t>
      </w:r>
      <w:r w:rsidR="00317AA0">
        <w:rPr>
          <w:noProof/>
        </w:rPr>
        <w:t>1</w:t>
      </w:r>
      <w:r>
        <w:fldChar w:fldCharType="end"/>
      </w:r>
      <w:r>
        <w:t xml:space="preserve"> shows a comparison of features</w:t>
      </w:r>
      <w:r w:rsidR="00FE538B">
        <w:t xml:space="preserve"> between FAST v7 and FAST v8.0</w:t>
      </w:r>
      <w:r w:rsidR="00E759ED">
        <w:t>9</w:t>
      </w:r>
      <w:r w:rsidR="00FE538B">
        <w:t>.00c-bjj. It is our intent to include all of the features of</w:t>
      </w:r>
      <w:r w:rsidR="009614E1">
        <w:t xml:space="preserve"> </w:t>
      </w:r>
      <w:r w:rsidR="001847A2">
        <w:t xml:space="preserve">FAST v7 </w:t>
      </w:r>
      <w:r w:rsidR="00F864B4">
        <w:t xml:space="preserve">in </w:t>
      </w:r>
      <w:r w:rsidR="00FE538B">
        <w:t>the new modular framework of FAST v8 in the future</w:t>
      </w:r>
      <w:r>
        <w:t>.</w:t>
      </w:r>
      <w:r w:rsidR="00FE538B">
        <w:t xml:space="preserve"> Until then, NREL plans to support both versions of FAST. Other l</w:t>
      </w:r>
      <w:r w:rsidR="00F864B4">
        <w:t>imitations of FAST v8 include:</w:t>
      </w:r>
    </w:p>
    <w:p w:rsidR="004502F5" w:rsidRDefault="004502F5" w:rsidP="007260CD">
      <w:pPr>
        <w:pStyle w:val="ListParagraph"/>
        <w:numPr>
          <w:ilvl w:val="0"/>
          <w:numId w:val="11"/>
        </w:numPr>
      </w:pPr>
      <w:r>
        <w:t>FAST v8</w:t>
      </w:r>
      <w:r w:rsidR="000210A1">
        <w:t>.0</w:t>
      </w:r>
      <w:r w:rsidR="00E759ED">
        <w:t>9</w:t>
      </w:r>
      <w:r w:rsidR="000210A1">
        <w:t>.00c-bjj</w:t>
      </w:r>
      <w:r>
        <w:t xml:space="preserve"> is distributed as both a 32-bit and 64-bit Windows application. However, the 64-bit application cannot run the MAP module. We are working to update the MAP </w:t>
      </w:r>
      <w:r w:rsidR="00EA3ECC">
        <w:t>DLL</w:t>
      </w:r>
      <w:r>
        <w:t xml:space="preserve"> so that it does not depend on third-party libraries that are not supported in 64-bit Windows applications.</w:t>
      </w:r>
    </w:p>
    <w:p w:rsidR="0080639F" w:rsidRDefault="00AC7793" w:rsidP="007260CD">
      <w:pPr>
        <w:pStyle w:val="ListParagraph"/>
        <w:numPr>
          <w:ilvl w:val="0"/>
          <w:numId w:val="11"/>
        </w:numPr>
      </w:pPr>
      <w:r>
        <w:t>FAST v8.0</w:t>
      </w:r>
      <w:r w:rsidR="00E759ED">
        <w:t>9</w:t>
      </w:r>
      <w:r w:rsidR="005B5316">
        <w:t>.</w:t>
      </w:r>
      <w:r w:rsidR="009C2307" w:rsidRPr="009C2307">
        <w:t xml:space="preserve"> </w:t>
      </w:r>
      <w:r w:rsidR="009C2307">
        <w:t>00c-bjj</w:t>
      </w:r>
      <w:r w:rsidR="005B5316">
        <w:t xml:space="preserve"> runs </w:t>
      </w:r>
      <w:r w:rsidR="00F864B4">
        <w:t xml:space="preserve">a bit </w:t>
      </w:r>
      <w:r w:rsidR="005B5316">
        <w:t>slower than FAST v7.02.</w:t>
      </w:r>
      <w:r w:rsidR="009C2307">
        <w:t>00d-bjj (though the offshore cases run significantly faster than FAST v8.03.02b-bjj)</w:t>
      </w:r>
      <w:r w:rsidR="00D37EC2">
        <w:t xml:space="preserve">. </w:t>
      </w:r>
      <w:r w:rsidR="00435832">
        <w:t>We have put our effort into getting the framework to work and will address computational efficiency later. We expect great improvements in efficiency as development continues.</w:t>
      </w:r>
    </w:p>
    <w:p w:rsidR="00316C58" w:rsidRDefault="00316C58" w:rsidP="007260CD">
      <w:pPr>
        <w:pStyle w:val="ListParagraph"/>
        <w:numPr>
          <w:ilvl w:val="0"/>
          <w:numId w:val="11"/>
        </w:numPr>
      </w:pPr>
      <w:r>
        <w:t>The OC4 Jacket model requires approximately 2 GB of memory and may not run on 32-bit Windows®</w:t>
      </w:r>
      <w:r w:rsidR="00523E1B">
        <w:t xml:space="preserve"> systems</w:t>
      </w:r>
      <w:r>
        <w:t>.</w:t>
      </w:r>
      <w:r w:rsidR="00523E1B">
        <w:t xml:space="preserve"> (The model does run using FAST_Win32.exe on a 64-bit Windows® system.)</w:t>
      </w:r>
    </w:p>
    <w:p w:rsidR="00523E1B" w:rsidRDefault="00523E1B" w:rsidP="00523E1B">
      <w:pPr>
        <w:pStyle w:val="ListParagraph"/>
        <w:numPr>
          <w:ilvl w:val="0"/>
          <w:numId w:val="11"/>
        </w:numPr>
      </w:pPr>
      <w:r>
        <w:t>The IceDyn and FEAMooring modules are not complete in FAST v8.0</w:t>
      </w:r>
      <w:r w:rsidR="00E759ED">
        <w:t>9</w:t>
      </w:r>
      <w:r>
        <w:t>.00c-bjj.</w:t>
      </w:r>
    </w:p>
    <w:p w:rsidR="006552FB" w:rsidRDefault="006552FB" w:rsidP="00992CCA">
      <w:pPr>
        <w:pStyle w:val="Heading1"/>
      </w:pPr>
      <w:bookmarkStart w:id="96" w:name="_Toc413698682"/>
      <w:r>
        <w:t>Future Work</w:t>
      </w:r>
      <w:bookmarkEnd w:id="96"/>
    </w:p>
    <w:p w:rsidR="00C7297C" w:rsidRDefault="00C7297C" w:rsidP="00AC31AB">
      <w:r w:rsidRPr="003F591E">
        <w:t>All future developments of FAST will follow the framework.</w:t>
      </w:r>
    </w:p>
    <w:p w:rsidR="00C7297C" w:rsidRDefault="00F864B4" w:rsidP="003C2940">
      <w:pPr>
        <w:pStyle w:val="ListParagraph"/>
        <w:numPr>
          <w:ilvl w:val="0"/>
          <w:numId w:val="1"/>
        </w:numPr>
      </w:pPr>
      <w:r>
        <w:t>Address i</w:t>
      </w:r>
      <w:r w:rsidR="00C7297C">
        <w:t xml:space="preserve">tems from the </w:t>
      </w:r>
      <w:r w:rsidR="002B2441">
        <w:t>“</w:t>
      </w:r>
      <w:r w:rsidR="00253827">
        <w:fldChar w:fldCharType="begin"/>
      </w:r>
      <w:r w:rsidR="00253827">
        <w:instrText xml:space="preserve"> REF _Ref391885623 \h </w:instrText>
      </w:r>
      <w:r w:rsidR="00253827">
        <w:fldChar w:fldCharType="separate"/>
      </w:r>
      <w:r w:rsidR="00317AA0">
        <w:t>Limitations</w:t>
      </w:r>
      <w:r w:rsidR="00253827">
        <w:fldChar w:fldCharType="end"/>
      </w:r>
      <w:r w:rsidR="002B2441">
        <w:t xml:space="preserve">” </w:t>
      </w:r>
      <w:r w:rsidR="00C7297C">
        <w:t xml:space="preserve">section </w:t>
      </w:r>
    </w:p>
    <w:p w:rsidR="00C7297C" w:rsidRDefault="00C7297C" w:rsidP="00C7297C">
      <w:pPr>
        <w:pStyle w:val="ListParagraph"/>
        <w:numPr>
          <w:ilvl w:val="0"/>
          <w:numId w:val="1"/>
        </w:numPr>
      </w:pPr>
      <w:r>
        <w:t xml:space="preserve">Introduce </w:t>
      </w:r>
      <w:r w:rsidRPr="00C7297C">
        <w:t xml:space="preserve">the new BeamDyn module for nonlinear finite-element modeling of blade </w:t>
      </w:r>
      <w:r w:rsidR="00F864B4">
        <w:t xml:space="preserve">structural </w:t>
      </w:r>
      <w:r w:rsidRPr="00C7297C">
        <w:t>dynamics</w:t>
      </w:r>
    </w:p>
    <w:p w:rsidR="00EA4DEE" w:rsidRDefault="00C7297C" w:rsidP="00C7297C">
      <w:pPr>
        <w:pStyle w:val="ListParagraph"/>
        <w:numPr>
          <w:ilvl w:val="0"/>
          <w:numId w:val="1"/>
        </w:numPr>
      </w:pPr>
      <w:r>
        <w:t>U</w:t>
      </w:r>
      <w:r w:rsidRPr="00C7297C">
        <w:t>pgrade</w:t>
      </w:r>
      <w:r>
        <w:t xml:space="preserve"> the </w:t>
      </w:r>
      <w:r w:rsidR="00F864B4" w:rsidRPr="00C7297C">
        <w:t>loose</w:t>
      </w:r>
      <w:r w:rsidR="00F864B4">
        <w:t>-</w:t>
      </w:r>
      <w:r w:rsidRPr="00C7297C">
        <w:t xml:space="preserve">coupling algorithm </w:t>
      </w:r>
      <w:r>
        <w:t xml:space="preserve">of the glue code to </w:t>
      </w:r>
      <w:r w:rsidRPr="00C7297C">
        <w:t>allow each module to have its own time step</w:t>
      </w:r>
      <w:r w:rsidR="000E1D2E">
        <w:t>, including time steps larger than the glue-code time step.</w:t>
      </w:r>
    </w:p>
    <w:p w:rsidR="002E5163" w:rsidRDefault="00F864B4" w:rsidP="00941C74">
      <w:pPr>
        <w:pStyle w:val="ListParagraph"/>
        <w:numPr>
          <w:ilvl w:val="0"/>
          <w:numId w:val="1"/>
        </w:numPr>
      </w:pPr>
      <w:r>
        <w:t xml:space="preserve">Upgrade </w:t>
      </w:r>
      <w:r w:rsidR="002E5163">
        <w:t xml:space="preserve">ElastoDyn </w:t>
      </w:r>
      <w:r>
        <w:t xml:space="preserve">and AeroDyn to have distinct </w:t>
      </w:r>
      <w:r w:rsidR="002E5163">
        <w:t>discretization scheme</w:t>
      </w:r>
      <w:r>
        <w:t>s</w:t>
      </w:r>
      <w:r w:rsidR="00435832">
        <w:t xml:space="preserve"> for the blades and tower</w:t>
      </w:r>
      <w:r w:rsidR="002E5163">
        <w:t xml:space="preserve"> (currently </w:t>
      </w:r>
      <w:r w:rsidR="00C7297C">
        <w:t>ElastoDyn uses AeroDyn’s blade discretization and AeroDyn uses ElastoDyn’s tower discretization</w:t>
      </w:r>
      <w:r w:rsidR="002E5163">
        <w:t>)</w:t>
      </w:r>
    </w:p>
    <w:p w:rsidR="005B5316" w:rsidRDefault="005B5316" w:rsidP="00941C74">
      <w:pPr>
        <w:pStyle w:val="ListParagraph"/>
        <w:numPr>
          <w:ilvl w:val="0"/>
          <w:numId w:val="1"/>
        </w:numPr>
      </w:pPr>
      <w:r>
        <w:t>Optimize the code, particularly ElastoDyn, so that it runs faster</w:t>
      </w:r>
    </w:p>
    <w:p w:rsidR="00C7297C" w:rsidRDefault="00C7297C" w:rsidP="00941C74">
      <w:pPr>
        <w:pStyle w:val="ListParagraph"/>
        <w:numPr>
          <w:ilvl w:val="0"/>
          <w:numId w:val="1"/>
        </w:numPr>
      </w:pPr>
      <w:r>
        <w:t>Introduce tight coupling</w:t>
      </w:r>
    </w:p>
    <w:p w:rsidR="00C7297C" w:rsidRDefault="00C7297C" w:rsidP="00222668">
      <w:pPr>
        <w:pStyle w:val="ListParagraph"/>
        <w:keepNext/>
        <w:numPr>
          <w:ilvl w:val="0"/>
          <w:numId w:val="1"/>
        </w:numPr>
      </w:pPr>
      <w:r>
        <w:lastRenderedPageBreak/>
        <w:t>Introduce operating-point determination and linearization across the coupled aero-hydro-servo-elastic solution</w:t>
      </w:r>
    </w:p>
    <w:p w:rsidR="009A2E23" w:rsidRPr="00583AAD" w:rsidRDefault="009A2E23" w:rsidP="00941C74">
      <w:pPr>
        <w:pStyle w:val="ListParagraph"/>
        <w:numPr>
          <w:ilvl w:val="0"/>
          <w:numId w:val="1"/>
        </w:numPr>
      </w:pPr>
      <w:r>
        <w:t>And much, much, more…</w:t>
      </w:r>
    </w:p>
    <w:p w:rsidR="00CA74B5" w:rsidRDefault="00CA74B5" w:rsidP="00992CCA">
      <w:pPr>
        <w:pStyle w:val="Heading1"/>
      </w:pPr>
      <w:bookmarkStart w:id="97" w:name="_Ref352670793"/>
      <w:bookmarkStart w:id="98" w:name="_Toc413698683"/>
      <w:r>
        <w:t>Converting to FAST v8.0</w:t>
      </w:r>
      <w:r w:rsidR="00E92541">
        <w:t>9</w:t>
      </w:r>
      <w:r>
        <w:t>.x</w:t>
      </w:r>
      <w:bookmarkEnd w:id="97"/>
      <w:bookmarkEnd w:id="98"/>
    </w:p>
    <w:p w:rsidR="00214A47" w:rsidRDefault="00214A47" w:rsidP="00214A47">
      <w:r>
        <w:t>We have created template input files for</w:t>
      </w:r>
      <w:r w:rsidR="00BA0751">
        <w:t xml:space="preserve"> FAST v8.0</w:t>
      </w:r>
      <w:r w:rsidR="008949F6">
        <w:t>8</w:t>
      </w:r>
      <w:r w:rsidR="00BA0751">
        <w:t>.</w:t>
      </w:r>
      <w:r w:rsidR="00253827">
        <w:t>x</w:t>
      </w:r>
      <w:r w:rsidR="00BA0751">
        <w:t>, ElastoD</w:t>
      </w:r>
      <w:r w:rsidR="00BA0751" w:rsidRPr="00253827">
        <w:t xml:space="preserve">yn </w:t>
      </w:r>
      <w:r w:rsidR="00F65048" w:rsidRPr="00253827">
        <w:t>v1.0</w:t>
      </w:r>
      <w:r w:rsidR="00253827" w:rsidRPr="00253827">
        <w:t>1</w:t>
      </w:r>
      <w:r w:rsidR="00F65048" w:rsidRPr="00253827">
        <w:t>.</w:t>
      </w:r>
      <w:r w:rsidR="00253827">
        <w:t>x</w:t>
      </w:r>
      <w:r w:rsidR="00BA0751">
        <w:t xml:space="preserve">, ServoDyn </w:t>
      </w:r>
      <w:r w:rsidR="00F65048" w:rsidRPr="00253827">
        <w:t>v1.01.</w:t>
      </w:r>
      <w:r w:rsidR="00253827" w:rsidRPr="00253827">
        <w:t>x</w:t>
      </w:r>
      <w:r w:rsidR="00ED5157">
        <w:t>, and HydroDyn v2.0</w:t>
      </w:r>
      <w:r w:rsidR="00E92541">
        <w:t>2</w:t>
      </w:r>
      <w:r w:rsidR="00ED5157">
        <w:t>.x</w:t>
      </w:r>
      <w:r w:rsidR="00BA0751" w:rsidRPr="00253827">
        <w:t>. T</w:t>
      </w:r>
      <w:r w:rsidR="00BA0751">
        <w:t xml:space="preserve">hese template files can be found in the </w:t>
      </w:r>
      <w:r w:rsidR="00AE3A86">
        <w:t xml:space="preserve">MATLAB </w:t>
      </w:r>
      <w:r w:rsidR="00BA0751">
        <w:t xml:space="preserve">Simulation Toolbox that is now included in the FAST archive:  </w:t>
      </w:r>
      <w:r w:rsidR="00BA0751" w:rsidRPr="00BA0751">
        <w:t>Utilities\SimulationToolbox\ConvertFASTVersions\TemplateFiles</w:t>
      </w:r>
      <w:r w:rsidR="00813432">
        <w:t>.</w:t>
      </w:r>
    </w:p>
    <w:p w:rsidR="00F81797" w:rsidRDefault="00F81797" w:rsidP="00214A47">
      <w:r>
        <w:t>See the “</w:t>
      </w:r>
      <w:r w:rsidR="002C4FC6">
        <w:fldChar w:fldCharType="begin"/>
      </w:r>
      <w:r w:rsidR="002C4FC6">
        <w:instrText xml:space="preserve"> REF _Ref391845887 \h </w:instrText>
      </w:r>
      <w:r w:rsidR="002C4FC6">
        <w:fldChar w:fldCharType="separate"/>
      </w:r>
      <w:r w:rsidR="00317AA0">
        <w:t>MATLAB Conversion Scripts</w:t>
      </w:r>
      <w:r w:rsidR="002C4FC6">
        <w:fldChar w:fldCharType="end"/>
      </w:r>
      <w:r>
        <w:t>” section below for help in automatically converting input files to the latest version.</w:t>
      </w:r>
    </w:p>
    <w:p w:rsidR="00ED5157" w:rsidRDefault="00ED5157" w:rsidP="00ED5157">
      <w:r>
        <w:t>Also note that you can find example</w:t>
      </w:r>
      <w:r w:rsidR="00813432">
        <w:t xml:space="preserve"> up-to-date</w:t>
      </w:r>
      <w:r>
        <w:t xml:space="preserve"> input files in the FAST v8.0</w:t>
      </w:r>
      <w:r w:rsidR="00E759ED">
        <w:t>9</w:t>
      </w:r>
      <w:r>
        <w:t>.00c-bjj archive’s CertTest folder. See the “</w:t>
      </w:r>
      <w:r>
        <w:fldChar w:fldCharType="begin"/>
      </w:r>
      <w:r>
        <w:instrText xml:space="preserve"> REF _Ref391890933 \h </w:instrText>
      </w:r>
      <w:r>
        <w:fldChar w:fldCharType="separate"/>
      </w:r>
      <w:r w:rsidR="00317AA0">
        <w:t>Certification Tests</w:t>
      </w:r>
      <w:r>
        <w:fldChar w:fldCharType="end"/>
      </w:r>
      <w:r>
        <w:t>” section of this document for descriptions.</w:t>
      </w:r>
    </w:p>
    <w:p w:rsidR="00214A47" w:rsidRDefault="00214A47" w:rsidP="005847A9">
      <w:pPr>
        <w:pStyle w:val="Heading2"/>
      </w:pPr>
      <w:bookmarkStart w:id="99" w:name="_Toc413698684"/>
      <w:r>
        <w:t>Summary of Changes to Inputs</w:t>
      </w:r>
      <w:bookmarkEnd w:id="99"/>
    </w:p>
    <w:p w:rsidR="00A961B1" w:rsidRPr="00A961B1" w:rsidRDefault="00A961B1" w:rsidP="00A961B1">
      <w:r>
        <w:t xml:space="preserve">This section summarizes changes to the </w:t>
      </w:r>
      <w:r w:rsidR="007D09CB">
        <w:t xml:space="preserve">FAST </w:t>
      </w:r>
      <w:r>
        <w:t>primary input file</w:t>
      </w:r>
      <w:r w:rsidR="003F11AE">
        <w:t xml:space="preserve"> between major releases</w:t>
      </w:r>
      <w:r>
        <w:t xml:space="preserve">. </w:t>
      </w:r>
    </w:p>
    <w:p w:rsidR="005A2B54" w:rsidRDefault="005A2B54" w:rsidP="005A2B54">
      <w:pPr>
        <w:pStyle w:val="Heading3"/>
      </w:pPr>
      <w:r>
        <w:t>Changes in FAST v8.10.00a-bjj</w:t>
      </w:r>
    </w:p>
    <w:p w:rsidR="00D540B3" w:rsidRDefault="005A2B54">
      <w:pPr>
        <w:rPr>
          <w:ins w:id="100" w:author="Bonnie Jonkman" w:date="2015-03-14T15:12:00Z"/>
        </w:rPr>
        <w:pPrChange w:id="101" w:author="Bonnie Jonkman" w:date="2015-03-09T21:51:00Z">
          <w:pPr>
            <w:pStyle w:val="Heading3"/>
          </w:pPr>
        </w:pPrChange>
      </w:pPr>
      <w:r>
        <w:t xml:space="preserve">The primary input file of FAST v8.10.00a-bjj </w:t>
      </w:r>
      <w:r w:rsidR="00100AB0">
        <w:t>is the same as that of FAST v8.09.00a-bjj</w:t>
      </w:r>
      <w:ins w:id="102" w:author="Bonnie Jonkman" w:date="2015-03-14T15:12:00Z">
        <w:r w:rsidR="00D540B3">
          <w:t>, however</w:t>
        </w:r>
      </w:ins>
      <w:del w:id="103" w:author="Bonnie Jonkman" w:date="2015-03-14T15:12:00Z">
        <w:r w:rsidR="00100AB0" w:rsidDel="00D540B3">
          <w:delText xml:space="preserve">. </w:delText>
        </w:r>
      </w:del>
      <w:ins w:id="104" w:author="Bonnie Jonkman" w:date="2015-03-14T15:12:00Z">
        <w:r w:rsidR="00D540B3">
          <w:t xml:space="preserve"> the input files for the MAP and ServoDyn modules have been modified.</w:t>
        </w:r>
      </w:ins>
    </w:p>
    <w:p w:rsidR="005A2B54" w:rsidRDefault="00503806">
      <w:pPr>
        <w:pPrChange w:id="105" w:author="Bonnie Jonkman" w:date="2015-03-09T21:51:00Z">
          <w:pPr>
            <w:pStyle w:val="Heading3"/>
          </w:pPr>
        </w:pPrChange>
      </w:pPr>
      <w:r>
        <w:t>The following differences occur in the primary input file of the ServoDyn module:</w:t>
      </w:r>
    </w:p>
    <w:p w:rsidR="00100AB0" w:rsidRDefault="00685372">
      <w:pPr>
        <w:pStyle w:val="ListParagraph"/>
        <w:numPr>
          <w:ilvl w:val="0"/>
          <w:numId w:val="3"/>
        </w:numPr>
        <w:pPrChange w:id="106" w:author="Bonnie Jonkman" w:date="2015-03-09T21:55:00Z">
          <w:pPr>
            <w:pStyle w:val="Heading3"/>
          </w:pPr>
        </w:pPrChange>
      </w:pPr>
      <w:ins w:id="107" w:author="Bonnie Jonkman" w:date="2015-03-09T21:57:00Z">
        <w:r>
          <w:t xml:space="preserve">A tuned-mass damper </w:t>
        </w:r>
      </w:ins>
      <w:ins w:id="108" w:author="Bonnie Jonkman" w:date="2015-03-09T22:07:00Z">
        <w:r w:rsidR="00C41DFA">
          <w:t xml:space="preserve">section </w:t>
        </w:r>
      </w:ins>
      <w:ins w:id="109" w:author="Bonnie Jonkman" w:date="2015-03-09T21:57:00Z">
        <w:r>
          <w:t xml:space="preserve">has been added. </w:t>
        </w:r>
      </w:ins>
      <w:ins w:id="110" w:author="Bonnie Jonkman" w:date="2015-03-09T22:08:00Z">
        <w:r w:rsidR="00C41DFA">
          <w:t xml:space="preserve">A new </w:t>
        </w:r>
      </w:ins>
      <w:ins w:id="111" w:author="Bonnie Jonkman" w:date="2015-03-09T21:57:00Z">
        <w:r>
          <w:t>comment line</w:t>
        </w:r>
      </w:ins>
      <w:ins w:id="112" w:author="Bonnie Jonkman" w:date="2015-03-09T22:08:00Z">
        <w:r w:rsidR="00C41DFA">
          <w:t xml:space="preserve"> and</w:t>
        </w:r>
      </w:ins>
      <w:ins w:id="113" w:author="Bonnie Jonkman" w:date="2015-03-09T21:57:00Z">
        <w:r>
          <w:t xml:space="preserve"> </w:t>
        </w:r>
      </w:ins>
      <w:del w:id="114" w:author="Bonnie Jonkman" w:date="2015-03-09T21:58:00Z">
        <w:r w:rsidR="00100AB0" w:rsidDel="00685372">
          <w:delText xml:space="preserve">The ServoDyn module has </w:delText>
        </w:r>
      </w:del>
      <w:r w:rsidR="00100AB0">
        <w:t>two additional inputs for the nacelle tuned-mass damper</w:t>
      </w:r>
      <w:ins w:id="115" w:author="Bonnie Jonkman" w:date="2015-03-09T22:08:00Z">
        <w:r w:rsidR="00C41DFA" w:rsidRPr="00C41DFA">
          <w:t xml:space="preserve"> </w:t>
        </w:r>
        <w:r w:rsidR="00C41DFA">
          <w:t>have been added</w:t>
        </w:r>
      </w:ins>
      <w:r w:rsidR="00100AB0">
        <w:t>:</w:t>
      </w:r>
      <w:r w:rsidR="0064763A">
        <w:t xml:space="preserve"> </w:t>
      </w:r>
      <w:r w:rsidR="0064763A" w:rsidRPr="00685372">
        <w:rPr>
          <w:b/>
          <w:rPrChange w:id="116" w:author="Bonnie Jonkman" w:date="2015-03-09T21:58:00Z">
            <w:rPr>
              <w:bCs w:val="0"/>
            </w:rPr>
          </w:rPrChange>
        </w:rPr>
        <w:t>CompNTMD</w:t>
      </w:r>
      <w:r w:rsidR="0064763A">
        <w:t xml:space="preserve"> and </w:t>
      </w:r>
      <w:r w:rsidR="0064763A" w:rsidRPr="00685372">
        <w:rPr>
          <w:b/>
          <w:rPrChange w:id="117" w:author="Bonnie Jonkman" w:date="2015-03-09T21:58:00Z">
            <w:rPr>
              <w:b w:val="0"/>
              <w:bCs w:val="0"/>
            </w:rPr>
          </w:rPrChange>
        </w:rPr>
        <w:t>NTMD</w:t>
      </w:r>
      <w:del w:id="118" w:author="Bonnie Jonkman" w:date="2015-03-09T21:58:00Z">
        <w:r w:rsidR="0064763A" w:rsidRPr="00685372" w:rsidDel="00685372">
          <w:rPr>
            <w:b/>
            <w:rPrChange w:id="119" w:author="Bonnie Jonkman" w:date="2015-03-09T21:58:00Z">
              <w:rPr>
                <w:b w:val="0"/>
                <w:bCs w:val="0"/>
              </w:rPr>
            </w:rPrChange>
          </w:rPr>
          <w:delText>F</w:delText>
        </w:r>
      </w:del>
      <w:ins w:id="120" w:author="Bonnie Jonkman" w:date="2015-03-09T21:58:00Z">
        <w:r>
          <w:rPr>
            <w:b/>
          </w:rPr>
          <w:t>f</w:t>
        </w:r>
      </w:ins>
      <w:r w:rsidR="0064763A" w:rsidRPr="00685372">
        <w:rPr>
          <w:b/>
          <w:rPrChange w:id="121" w:author="Bonnie Jonkman" w:date="2015-03-09T21:58:00Z">
            <w:rPr>
              <w:b w:val="0"/>
              <w:bCs w:val="0"/>
            </w:rPr>
          </w:rPrChange>
        </w:rPr>
        <w:t>ile</w:t>
      </w:r>
      <w:r w:rsidR="00503806" w:rsidRPr="00503806">
        <w:t>.</w:t>
      </w:r>
      <w:del w:id="122" w:author="Bonnie Jonkman" w:date="2015-03-09T21:58:00Z">
        <w:r w:rsidR="00503806" w:rsidDel="00E34664">
          <w:delText xml:space="preserve"> There is also an additional comment line for this section.</w:delText>
        </w:r>
      </w:del>
    </w:p>
    <w:p w:rsidR="00503806" w:rsidRDefault="00503806">
      <w:pPr>
        <w:pStyle w:val="ListParagraph"/>
        <w:numPr>
          <w:ilvl w:val="0"/>
          <w:numId w:val="3"/>
        </w:numPr>
        <w:pPrChange w:id="123" w:author="Bonnie Jonkman" w:date="2015-03-09T21:56:00Z">
          <w:pPr>
            <w:pStyle w:val="Heading3"/>
          </w:pPr>
        </w:pPrChange>
      </w:pPr>
      <w:r>
        <w:t xml:space="preserve">Switches for control modes </w:t>
      </w:r>
      <w:ins w:id="124" w:author="Bonnie Jonkman" w:date="2015-03-09T21:59:00Z">
        <w:r w:rsidR="00C9142A">
          <w:rPr>
            <w:b/>
          </w:rPr>
          <w:t>PCMode</w:t>
        </w:r>
        <w:r w:rsidR="00C9142A">
          <w:t xml:space="preserve">, </w:t>
        </w:r>
        <w:r w:rsidR="00C9142A">
          <w:rPr>
            <w:b/>
          </w:rPr>
          <w:t>VSContrl</w:t>
        </w:r>
        <w:r w:rsidR="00C9142A">
          <w:t>,</w:t>
        </w:r>
      </w:ins>
      <w:ins w:id="125" w:author="Bonnie Jonkman" w:date="2015-03-09T22:04:00Z">
        <w:r w:rsidR="00C9142A">
          <w:t xml:space="preserve"> </w:t>
        </w:r>
      </w:ins>
      <w:ins w:id="126" w:author="Bonnie Jonkman" w:date="2015-03-09T21:59:00Z">
        <w:r w:rsidR="00C9142A">
          <w:rPr>
            <w:b/>
          </w:rPr>
          <w:t>GenModel</w:t>
        </w:r>
        <w:r w:rsidR="00C9142A">
          <w:t xml:space="preserve">, </w:t>
        </w:r>
      </w:ins>
      <w:ins w:id="127" w:author="Bonnie Jonkman" w:date="2015-03-09T22:00:00Z">
        <w:r w:rsidR="00C9142A">
          <w:rPr>
            <w:b/>
          </w:rPr>
          <w:t>HSSBrMode</w:t>
        </w:r>
        <w:r w:rsidR="00C9142A">
          <w:t xml:space="preserve">, and </w:t>
        </w:r>
        <w:r w:rsidR="00C9142A">
          <w:rPr>
            <w:b/>
          </w:rPr>
          <w:t>YCMode</w:t>
        </w:r>
      </w:ins>
      <w:ins w:id="128" w:author="Bonnie Jonkman" w:date="2015-03-09T21:59:00Z">
        <w:r w:rsidR="00C9142A">
          <w:t xml:space="preserve"> </w:t>
        </w:r>
      </w:ins>
      <w:r>
        <w:t>have been standardized to the following</w:t>
      </w:r>
      <w:ins w:id="129" w:author="Bonnie Jonkman" w:date="2015-03-09T22:09:00Z">
        <w:r w:rsidR="0004326B">
          <w:t xml:space="preserve"> (note that not all switches are valid options for each control modes</w:t>
        </w:r>
      </w:ins>
      <w:ins w:id="130" w:author="Bonnie Jonkman" w:date="2015-03-09T22:10:00Z">
        <w:r w:rsidR="00F86A33">
          <w:t>; see comments in sample input files</w:t>
        </w:r>
      </w:ins>
      <w:ins w:id="131" w:author="Bonnie Jonkman" w:date="2015-03-09T22:09:00Z">
        <w:r w:rsidR="0004326B">
          <w:t>)</w:t>
        </w:r>
      </w:ins>
      <w:r>
        <w:t>:</w:t>
      </w:r>
    </w:p>
    <w:tbl>
      <w:tblPr>
        <w:tblStyle w:val="MediumList1-Accent1"/>
        <w:tblW w:w="0" w:type="auto"/>
        <w:tblInd w:w="828" w:type="dxa"/>
        <w:tblLook w:val="04A0" w:firstRow="1" w:lastRow="0" w:firstColumn="1" w:lastColumn="0" w:noHBand="0" w:noVBand="1"/>
      </w:tblPr>
      <w:tblGrid>
        <w:gridCol w:w="3132"/>
        <w:gridCol w:w="3618"/>
      </w:tblGrid>
      <w:tr w:rsidR="00685372" w:rsidTr="000F21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rsidR="00685372" w:rsidRDefault="00685372" w:rsidP="000F21D1">
            <w:pPr>
              <w:jc w:val="center"/>
            </w:pPr>
            <w:r>
              <w:t>Control Mode</w:t>
            </w:r>
          </w:p>
        </w:tc>
        <w:tc>
          <w:tcPr>
            <w:tcW w:w="3618" w:type="dxa"/>
          </w:tcPr>
          <w:p w:rsidR="00685372" w:rsidRPr="00BE4686" w:rsidRDefault="00685372" w:rsidP="000F21D1">
            <w:pPr>
              <w:jc w:val="center"/>
              <w:cnfStyle w:val="100000000000" w:firstRow="1" w:lastRow="0" w:firstColumn="0" w:lastColumn="0" w:oddVBand="0" w:evenVBand="0" w:oddHBand="0" w:evenHBand="0" w:firstRowFirstColumn="0" w:firstRowLastColumn="0" w:lastRowFirstColumn="0" w:lastRowLastColumn="0"/>
              <w:rPr>
                <w:b/>
              </w:rPr>
            </w:pPr>
            <w:r>
              <w:rPr>
                <w:b/>
              </w:rPr>
              <w:t>Description</w:t>
            </w:r>
          </w:p>
        </w:tc>
      </w:tr>
      <w:tr w:rsidR="00685372" w:rsidTr="000F21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rsidR="00685372" w:rsidRPr="00BE4686" w:rsidRDefault="00C9142A" w:rsidP="000F21D1">
            <w:pPr>
              <w:jc w:val="center"/>
              <w:rPr>
                <w:b w:val="0"/>
              </w:rPr>
            </w:pPr>
            <w:r>
              <w:rPr>
                <w:b w:val="0"/>
              </w:rPr>
              <w:t>0</w:t>
            </w:r>
          </w:p>
        </w:tc>
        <w:tc>
          <w:tcPr>
            <w:tcW w:w="3618" w:type="dxa"/>
          </w:tcPr>
          <w:p w:rsidR="00685372" w:rsidRDefault="00C9142A" w:rsidP="00C9142A">
            <w:pPr>
              <w:cnfStyle w:val="000000100000" w:firstRow="0" w:lastRow="0" w:firstColumn="0" w:lastColumn="0" w:oddVBand="0" w:evenVBand="0" w:oddHBand="1" w:evenHBand="0" w:firstRowFirstColumn="0" w:firstRowLastColumn="0" w:lastRowFirstColumn="0" w:lastRowLastColumn="0"/>
            </w:pPr>
            <w:r>
              <w:t>None (no control)</w:t>
            </w:r>
          </w:p>
        </w:tc>
      </w:tr>
      <w:tr w:rsidR="00685372" w:rsidTr="000F21D1">
        <w:tc>
          <w:tcPr>
            <w:cnfStyle w:val="001000000000" w:firstRow="0" w:lastRow="0" w:firstColumn="1" w:lastColumn="0" w:oddVBand="0" w:evenVBand="0" w:oddHBand="0" w:evenHBand="0" w:firstRowFirstColumn="0" w:firstRowLastColumn="0" w:lastRowFirstColumn="0" w:lastRowLastColumn="0"/>
            <w:tcW w:w="3132" w:type="dxa"/>
          </w:tcPr>
          <w:p w:rsidR="00685372" w:rsidRPr="00BE4686" w:rsidRDefault="00C9142A" w:rsidP="000F21D1">
            <w:pPr>
              <w:jc w:val="center"/>
              <w:rPr>
                <w:b w:val="0"/>
              </w:rPr>
            </w:pPr>
            <w:r>
              <w:rPr>
                <w:b w:val="0"/>
              </w:rPr>
              <w:t>1</w:t>
            </w:r>
          </w:p>
        </w:tc>
        <w:tc>
          <w:tcPr>
            <w:tcW w:w="3618" w:type="dxa"/>
          </w:tcPr>
          <w:p w:rsidR="00685372" w:rsidRDefault="00C9142A" w:rsidP="00C9142A">
            <w:pPr>
              <w:cnfStyle w:val="000000000000" w:firstRow="0" w:lastRow="0" w:firstColumn="0" w:lastColumn="0" w:oddVBand="0" w:evenVBand="0" w:oddHBand="0" w:evenHBand="0" w:firstRowFirstColumn="0" w:firstRowLastColumn="0" w:lastRowFirstColumn="0" w:lastRowLastColumn="0"/>
            </w:pPr>
            <w:r>
              <w:t>Simple built-in model</w:t>
            </w:r>
          </w:p>
        </w:tc>
      </w:tr>
      <w:tr w:rsidR="00685372" w:rsidTr="000F21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rsidR="00685372" w:rsidRPr="00BE4686" w:rsidRDefault="00C9142A" w:rsidP="000F21D1">
            <w:pPr>
              <w:jc w:val="center"/>
              <w:rPr>
                <w:b w:val="0"/>
              </w:rPr>
            </w:pPr>
            <w:r>
              <w:rPr>
                <w:b w:val="0"/>
              </w:rPr>
              <w:t>2</w:t>
            </w:r>
          </w:p>
        </w:tc>
        <w:tc>
          <w:tcPr>
            <w:tcW w:w="3618" w:type="dxa"/>
          </w:tcPr>
          <w:p w:rsidR="00685372" w:rsidRDefault="00C9142A" w:rsidP="00C9142A">
            <w:pPr>
              <w:cnfStyle w:val="000000100000" w:firstRow="0" w:lastRow="0" w:firstColumn="0" w:lastColumn="0" w:oddVBand="0" w:evenVBand="0" w:oddHBand="1" w:evenHBand="0" w:firstRowFirstColumn="0" w:firstRowLastColumn="0" w:lastRowFirstColumn="0" w:lastRowLastColumn="0"/>
            </w:pPr>
            <w:r>
              <w:t>Advanced built-in model</w:t>
            </w:r>
          </w:p>
        </w:tc>
      </w:tr>
      <w:tr w:rsidR="00685372" w:rsidTr="000F21D1">
        <w:tc>
          <w:tcPr>
            <w:cnfStyle w:val="001000000000" w:firstRow="0" w:lastRow="0" w:firstColumn="1" w:lastColumn="0" w:oddVBand="0" w:evenVBand="0" w:oddHBand="0" w:evenHBand="0" w:firstRowFirstColumn="0" w:firstRowLastColumn="0" w:lastRowFirstColumn="0" w:lastRowLastColumn="0"/>
            <w:tcW w:w="3132" w:type="dxa"/>
          </w:tcPr>
          <w:p w:rsidR="00685372" w:rsidRPr="00BE4686" w:rsidRDefault="00C9142A" w:rsidP="000F21D1">
            <w:pPr>
              <w:jc w:val="center"/>
              <w:rPr>
                <w:b w:val="0"/>
              </w:rPr>
            </w:pPr>
            <w:r>
              <w:rPr>
                <w:b w:val="0"/>
              </w:rPr>
              <w:t>3</w:t>
            </w:r>
          </w:p>
        </w:tc>
        <w:tc>
          <w:tcPr>
            <w:tcW w:w="3618" w:type="dxa"/>
          </w:tcPr>
          <w:p w:rsidR="00685372" w:rsidRDefault="00C9142A" w:rsidP="00C9142A">
            <w:pPr>
              <w:cnfStyle w:val="000000000000" w:firstRow="0" w:lastRow="0" w:firstColumn="0" w:lastColumn="0" w:oddVBand="0" w:evenVBand="0" w:oddHBand="0" w:evenHBand="0" w:firstRowFirstColumn="0" w:firstRowLastColumn="0" w:lastRowFirstColumn="0" w:lastRowLastColumn="0"/>
            </w:pPr>
            <w:r>
              <w:t>User-defined from user routine</w:t>
            </w:r>
          </w:p>
        </w:tc>
      </w:tr>
      <w:tr w:rsidR="00685372" w:rsidTr="000F21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rsidR="00685372" w:rsidRPr="00BE4686" w:rsidRDefault="00C9142A" w:rsidP="000F21D1">
            <w:pPr>
              <w:jc w:val="center"/>
              <w:rPr>
                <w:b w:val="0"/>
              </w:rPr>
            </w:pPr>
            <w:r>
              <w:rPr>
                <w:b w:val="0"/>
              </w:rPr>
              <w:t>4</w:t>
            </w:r>
          </w:p>
        </w:tc>
        <w:tc>
          <w:tcPr>
            <w:tcW w:w="3618" w:type="dxa"/>
          </w:tcPr>
          <w:p w:rsidR="00685372" w:rsidRDefault="00C9142A" w:rsidP="00C9142A">
            <w:pPr>
              <w:cnfStyle w:val="000000100000" w:firstRow="0" w:lastRow="0" w:firstColumn="0" w:lastColumn="0" w:oddVBand="0" w:evenVBand="0" w:oddHBand="1" w:evenHBand="0" w:firstRowFirstColumn="0" w:firstRowLastColumn="0" w:lastRowFirstColumn="0" w:lastRowLastColumn="0"/>
            </w:pPr>
            <w:r>
              <w:t>User-defined from Simulink/</w:t>
            </w:r>
            <w:del w:id="132" w:author="Bonnie Jonkman" w:date="2015-03-09T22:05:00Z">
              <w:r w:rsidDel="00C9142A">
                <w:delText>Labview</w:delText>
              </w:r>
            </w:del>
            <w:ins w:id="133" w:author="Bonnie Jonkman" w:date="2015-03-09T22:05:00Z">
              <w:r>
                <w:t>LabVIEW</w:t>
              </w:r>
              <w:r>
                <w:rPr>
                  <w:rStyle w:val="FootnoteReference"/>
                </w:rPr>
                <w:footnoteReference w:id="9"/>
              </w:r>
            </w:ins>
          </w:p>
        </w:tc>
      </w:tr>
      <w:tr w:rsidR="00685372" w:rsidTr="000F21D1">
        <w:tc>
          <w:tcPr>
            <w:cnfStyle w:val="001000000000" w:firstRow="0" w:lastRow="0" w:firstColumn="1" w:lastColumn="0" w:oddVBand="0" w:evenVBand="0" w:oddHBand="0" w:evenHBand="0" w:firstRowFirstColumn="0" w:firstRowLastColumn="0" w:lastRowFirstColumn="0" w:lastRowLastColumn="0"/>
            <w:tcW w:w="3132" w:type="dxa"/>
          </w:tcPr>
          <w:p w:rsidR="00685372" w:rsidRPr="00BE4686" w:rsidRDefault="00C9142A" w:rsidP="000F21D1">
            <w:pPr>
              <w:jc w:val="center"/>
              <w:rPr>
                <w:b w:val="0"/>
              </w:rPr>
            </w:pPr>
            <w:r>
              <w:rPr>
                <w:b w:val="0"/>
              </w:rPr>
              <w:t>5</w:t>
            </w:r>
          </w:p>
        </w:tc>
        <w:tc>
          <w:tcPr>
            <w:tcW w:w="3618" w:type="dxa"/>
          </w:tcPr>
          <w:p w:rsidR="00685372" w:rsidRDefault="00C9142A" w:rsidP="00C9142A">
            <w:pPr>
              <w:cnfStyle w:val="000000000000" w:firstRow="0" w:lastRow="0" w:firstColumn="0" w:lastColumn="0" w:oddVBand="0" w:evenVBand="0" w:oddHBand="0" w:evenHBand="0" w:firstRowFirstColumn="0" w:firstRowLastColumn="0" w:lastRowFirstColumn="0" w:lastRowLastColumn="0"/>
            </w:pPr>
            <w:r>
              <w:t>User-defined from Bladed-style DLL</w:t>
            </w:r>
          </w:p>
        </w:tc>
      </w:tr>
    </w:tbl>
    <w:p w:rsidR="00685372" w:rsidRPr="00503806" w:rsidRDefault="00D540B3">
      <w:pPr>
        <w:pPrChange w:id="135" w:author="Bonnie Jonkman" w:date="2015-03-14T15:13:00Z">
          <w:pPr>
            <w:pStyle w:val="ListParagraph"/>
            <w:numPr>
              <w:numId w:val="3"/>
            </w:numPr>
            <w:ind w:hanging="360"/>
          </w:pPr>
        </w:pPrChange>
      </w:pPr>
      <w:ins w:id="136" w:author="Bonnie Jonkman" w:date="2015-03-14T15:13:00Z">
        <w:r>
          <w:br/>
          <w:t>The MAP input file: different units and different switches</w:t>
        </w:r>
      </w:ins>
    </w:p>
    <w:p w:rsidR="00E759ED" w:rsidRDefault="00E759ED" w:rsidP="00E759ED">
      <w:pPr>
        <w:pStyle w:val="Heading3"/>
      </w:pPr>
      <w:r>
        <w:lastRenderedPageBreak/>
        <w:t>Changes in FAST v8.09.00</w:t>
      </w:r>
      <w:r w:rsidR="005A2B54">
        <w:t>a</w:t>
      </w:r>
      <w:r>
        <w:t>-bjj</w:t>
      </w:r>
    </w:p>
    <w:p w:rsidR="00E759ED" w:rsidRPr="00E759ED" w:rsidRDefault="00E759ED" w:rsidP="00E759ED">
      <w:r>
        <w:t>The primary input file of FAST v8.09.00a-bjj is the same as that of FAST v8.08.00c-bjj</w:t>
      </w:r>
      <w:r w:rsidR="007F152F">
        <w:t>. However, the HydroDyn input file in this new version has one less line that the previous version.</w:t>
      </w:r>
    </w:p>
    <w:p w:rsidR="007A051E" w:rsidRDefault="007A051E" w:rsidP="007A051E">
      <w:pPr>
        <w:pStyle w:val="Heading3"/>
      </w:pPr>
      <w:r>
        <w:t>Changes in FAST v8.08.00c-bjj</w:t>
      </w:r>
    </w:p>
    <w:p w:rsidR="00A961B1" w:rsidRPr="00A961B1" w:rsidRDefault="00A961B1" w:rsidP="00A961B1">
      <w:r>
        <w:t xml:space="preserve">The following list describes the </w:t>
      </w:r>
      <w:r w:rsidR="008E4072">
        <w:t>differences in</w:t>
      </w:r>
      <w:r>
        <w:t xml:space="preserve"> the primary input file </w:t>
      </w:r>
      <w:r w:rsidR="008E4072">
        <w:t xml:space="preserve">of FAST v8.08.00c-bjj </w:t>
      </w:r>
      <w:r>
        <w:t>relative to FAST v8.03.02b-bjj.</w:t>
      </w:r>
    </w:p>
    <w:p w:rsidR="000A7AE6" w:rsidRDefault="000A7AE6" w:rsidP="000A7AE6">
      <w:pPr>
        <w:pStyle w:val="ListParagraph"/>
        <w:numPr>
          <w:ilvl w:val="0"/>
          <w:numId w:val="3"/>
        </w:numPr>
      </w:pPr>
      <w:r>
        <w:t xml:space="preserve">Many variables in the primary FAST input file have been renamed: </w:t>
      </w:r>
    </w:p>
    <w:tbl>
      <w:tblPr>
        <w:tblStyle w:val="MediumList1-Accent1"/>
        <w:tblW w:w="0" w:type="auto"/>
        <w:tblInd w:w="828" w:type="dxa"/>
        <w:tblLook w:val="04A0" w:firstRow="1" w:lastRow="0" w:firstColumn="1" w:lastColumn="0" w:noHBand="0" w:noVBand="1"/>
      </w:tblPr>
      <w:tblGrid>
        <w:gridCol w:w="3132"/>
        <w:gridCol w:w="3618"/>
      </w:tblGrid>
      <w:tr w:rsidR="000A7AE6" w:rsidTr="00BE46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rsidR="000A7AE6" w:rsidRDefault="000A7AE6" w:rsidP="00D33FB9">
            <w:pPr>
              <w:jc w:val="center"/>
            </w:pPr>
            <w:r>
              <w:t>FAST v8.03.x Name</w:t>
            </w:r>
          </w:p>
        </w:tc>
        <w:tc>
          <w:tcPr>
            <w:tcW w:w="3618" w:type="dxa"/>
          </w:tcPr>
          <w:p w:rsidR="000A7AE6" w:rsidRPr="00BE4686" w:rsidRDefault="000A7AE6" w:rsidP="00D33FB9">
            <w:pPr>
              <w:jc w:val="center"/>
              <w:cnfStyle w:val="100000000000" w:firstRow="1" w:lastRow="0" w:firstColumn="0" w:lastColumn="0" w:oddVBand="0" w:evenVBand="0" w:oddHBand="0" w:evenHBand="0" w:firstRowFirstColumn="0" w:firstRowLastColumn="0" w:lastRowFirstColumn="0" w:lastRowLastColumn="0"/>
              <w:rPr>
                <w:b/>
              </w:rPr>
            </w:pPr>
            <w:r w:rsidRPr="00BE4686">
              <w:rPr>
                <w:b/>
              </w:rPr>
              <w:t>FAST v8.08.x Name</w:t>
            </w:r>
          </w:p>
        </w:tc>
      </w:tr>
      <w:tr w:rsidR="000A7AE6"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r w:rsidRPr="00BE4686">
              <w:rPr>
                <w:b w:val="0"/>
              </w:rPr>
              <w:t>ADFile</w:t>
            </w:r>
          </w:p>
        </w:tc>
        <w:tc>
          <w:tcPr>
            <w:tcW w:w="3618" w:type="dxa"/>
          </w:tcPr>
          <w:p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r>
              <w:t>AeroFile</w:t>
            </w:r>
          </w:p>
        </w:tc>
      </w:tr>
      <w:tr w:rsidR="000A7AE6" w:rsidTr="00BE4686">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r w:rsidRPr="00BE4686">
              <w:rPr>
                <w:b w:val="0"/>
              </w:rPr>
              <w:t>SrvDFile</w:t>
            </w:r>
          </w:p>
        </w:tc>
        <w:tc>
          <w:tcPr>
            <w:tcW w:w="3618" w:type="dxa"/>
          </w:tcPr>
          <w:p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r>
              <w:t>ServoFile</w:t>
            </w:r>
          </w:p>
        </w:tc>
      </w:tr>
      <w:tr w:rsidR="000A7AE6"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r w:rsidRPr="00BE4686">
              <w:rPr>
                <w:b w:val="0"/>
              </w:rPr>
              <w:t>HDFile</w:t>
            </w:r>
          </w:p>
        </w:tc>
        <w:tc>
          <w:tcPr>
            <w:tcW w:w="3618" w:type="dxa"/>
          </w:tcPr>
          <w:p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r>
              <w:t>HydroFile</w:t>
            </w:r>
          </w:p>
        </w:tc>
      </w:tr>
      <w:tr w:rsidR="000A7AE6" w:rsidTr="00BE4686">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r w:rsidRPr="00BE4686">
              <w:rPr>
                <w:b w:val="0"/>
              </w:rPr>
              <w:t>SDFile</w:t>
            </w:r>
          </w:p>
        </w:tc>
        <w:tc>
          <w:tcPr>
            <w:tcW w:w="3618" w:type="dxa"/>
          </w:tcPr>
          <w:p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r>
              <w:t>SubFile</w:t>
            </w:r>
          </w:p>
        </w:tc>
      </w:tr>
      <w:tr w:rsidR="000A7AE6"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r w:rsidRPr="00BE4686">
              <w:rPr>
                <w:b w:val="0"/>
              </w:rPr>
              <w:t>MAPFile</w:t>
            </w:r>
          </w:p>
        </w:tc>
        <w:tc>
          <w:tcPr>
            <w:tcW w:w="3618" w:type="dxa"/>
          </w:tcPr>
          <w:p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r>
              <w:t>MooringFile</w:t>
            </w:r>
          </w:p>
        </w:tc>
      </w:tr>
      <w:tr w:rsidR="000A7AE6" w:rsidTr="00BE4686">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r w:rsidRPr="00BE4686">
              <w:rPr>
                <w:b w:val="0"/>
              </w:rPr>
              <w:t>CompMAP</w:t>
            </w:r>
          </w:p>
        </w:tc>
        <w:tc>
          <w:tcPr>
            <w:tcW w:w="3618" w:type="dxa"/>
          </w:tcPr>
          <w:p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r>
              <w:t>CompMooring</w:t>
            </w:r>
          </w:p>
        </w:tc>
      </w:tr>
    </w:tbl>
    <w:p w:rsidR="00A961B1" w:rsidRDefault="00A961B1" w:rsidP="00A961B1">
      <w:pPr>
        <w:pStyle w:val="ListParagraph"/>
        <w:numPr>
          <w:ilvl w:val="0"/>
          <w:numId w:val="3"/>
        </w:numPr>
      </w:pPr>
      <w:r>
        <w:t xml:space="preserve">Most of the feature </w:t>
      </w:r>
      <w:r w:rsidRPr="00A961B1">
        <w:rPr>
          <w:i/>
        </w:rPr>
        <w:t>flags</w:t>
      </w:r>
      <w:r>
        <w:t xml:space="preserve"> </w:t>
      </w:r>
      <w:r w:rsidR="00813432">
        <w:t xml:space="preserve">were </w:t>
      </w:r>
      <w:r>
        <w:t xml:space="preserve">changed to feature </w:t>
      </w:r>
      <w:r w:rsidRPr="00BE4686">
        <w:rPr>
          <w:i/>
        </w:rPr>
        <w:t>switches</w:t>
      </w:r>
      <w:r>
        <w:t xml:space="preserve"> in the primary </w:t>
      </w:r>
      <w:r w:rsidR="007D09CB">
        <w:t xml:space="preserve">FAST </w:t>
      </w:r>
      <w:r>
        <w:t xml:space="preserve">input file. Instead of </w:t>
      </w:r>
      <w:r w:rsidR="00813432">
        <w:t>True</w:t>
      </w:r>
      <w:r>
        <w:t>/</w:t>
      </w:r>
      <w:r w:rsidR="00813432">
        <w:t xml:space="preserve">False </w:t>
      </w:r>
      <w:r>
        <w:t xml:space="preserve">inputs, </w:t>
      </w:r>
      <w:r w:rsidRPr="00A961B1">
        <w:t>CompAero</w:t>
      </w:r>
      <w:r>
        <w:t xml:space="preserve">, CompServo, </w:t>
      </w:r>
      <w:r w:rsidRPr="00A961B1">
        <w:t>CompHydro</w:t>
      </w:r>
      <w:r>
        <w:t xml:space="preserve">, CompSub, and </w:t>
      </w:r>
      <w:r w:rsidRPr="00A961B1">
        <w:t>CompMooring</w:t>
      </w:r>
      <w:r>
        <w:t xml:space="preserve"> now require integer inputs.</w:t>
      </w:r>
    </w:p>
    <w:p w:rsidR="00A961B1" w:rsidRPr="00A961B1" w:rsidRDefault="00A961B1" w:rsidP="00A961B1">
      <w:pPr>
        <w:pStyle w:val="ListParagraph"/>
        <w:numPr>
          <w:ilvl w:val="0"/>
          <w:numId w:val="3"/>
        </w:numPr>
      </w:pPr>
      <w:r>
        <w:t xml:space="preserve">Inputs for coupling with modules IceFloe and IceDyn have been added: </w:t>
      </w:r>
      <w:r w:rsidRPr="00A961B1">
        <w:rPr>
          <w:b/>
        </w:rPr>
        <w:t>CompIce</w:t>
      </w:r>
      <w:r>
        <w:t xml:space="preserve"> and </w:t>
      </w:r>
      <w:r w:rsidRPr="00A961B1">
        <w:rPr>
          <w:b/>
        </w:rPr>
        <w:t>IceFile</w:t>
      </w:r>
      <w:r w:rsidR="00813432">
        <w:t>.</w:t>
      </w:r>
    </w:p>
    <w:p w:rsidR="000A7AE6" w:rsidRPr="00BE4686" w:rsidRDefault="00BE4686" w:rsidP="00BE4686">
      <w:pPr>
        <w:pStyle w:val="ListParagraph"/>
        <w:numPr>
          <w:ilvl w:val="0"/>
          <w:numId w:val="3"/>
        </w:numPr>
        <w:rPr>
          <w:b/>
        </w:rPr>
      </w:pPr>
      <w:r>
        <w:t xml:space="preserve">Several new inputs for future </w:t>
      </w:r>
      <w:r w:rsidR="00813432">
        <w:t xml:space="preserve">coupling of </w:t>
      </w:r>
      <w:r>
        <w:t xml:space="preserve">BeamDyn into FAST have been added. These inputs are </w:t>
      </w:r>
      <w:r w:rsidRPr="00BE4686">
        <w:rPr>
          <w:b/>
        </w:rPr>
        <w:t>CompElast</w:t>
      </w:r>
      <w:r w:rsidRPr="00BE4686">
        <w:t xml:space="preserve">, </w:t>
      </w:r>
      <w:r w:rsidRPr="00BE4686">
        <w:rPr>
          <w:b/>
        </w:rPr>
        <w:t>BDBldFile(1)</w:t>
      </w:r>
      <w:r w:rsidRPr="00BE4686">
        <w:t>,</w:t>
      </w:r>
      <w:r>
        <w:rPr>
          <w:b/>
        </w:rPr>
        <w:t xml:space="preserve"> </w:t>
      </w:r>
      <w:r w:rsidRPr="00BE4686">
        <w:rPr>
          <w:b/>
        </w:rPr>
        <w:t>BDBldFile(</w:t>
      </w:r>
      <w:r>
        <w:rPr>
          <w:b/>
        </w:rPr>
        <w:t>2</w:t>
      </w:r>
      <w:r w:rsidRPr="00BE4686">
        <w:rPr>
          <w:b/>
        </w:rPr>
        <w:t>)</w:t>
      </w:r>
      <w:r w:rsidRPr="00BE4686">
        <w:t>,</w:t>
      </w:r>
      <w:r>
        <w:rPr>
          <w:b/>
        </w:rPr>
        <w:t xml:space="preserve"> </w:t>
      </w:r>
      <w:r>
        <w:t>and</w:t>
      </w:r>
      <w:r>
        <w:rPr>
          <w:b/>
        </w:rPr>
        <w:t xml:space="preserve"> </w:t>
      </w:r>
      <w:r w:rsidRPr="00BE4686">
        <w:rPr>
          <w:b/>
        </w:rPr>
        <w:t>BDBldFile(</w:t>
      </w:r>
      <w:r>
        <w:rPr>
          <w:b/>
        </w:rPr>
        <w:t>3</w:t>
      </w:r>
      <w:r w:rsidRPr="00BE4686">
        <w:rPr>
          <w:b/>
        </w:rPr>
        <w:t>)</w:t>
      </w:r>
      <w:r>
        <w:t>.</w:t>
      </w:r>
    </w:p>
    <w:p w:rsidR="00A961B1" w:rsidRPr="00B31562" w:rsidRDefault="00A961B1" w:rsidP="00B31562">
      <w:pPr>
        <w:pStyle w:val="ListParagraph"/>
        <w:numPr>
          <w:ilvl w:val="0"/>
          <w:numId w:val="3"/>
        </w:numPr>
      </w:pPr>
      <w:r>
        <w:t>The modules ElastoDyn, ServoDyn,</w:t>
      </w:r>
      <w:r w:rsidRPr="00A961B1">
        <w:t xml:space="preserve"> </w:t>
      </w:r>
      <w:r>
        <w:t>AeroDyn, HydroDyn, and SubDyn allow users to input the string “</w:t>
      </w:r>
      <w:r w:rsidR="00813432">
        <w:t>Default</w:t>
      </w:r>
      <w:r>
        <w:t xml:space="preserve">” for their respective time steps, which will then use the time step from the </w:t>
      </w:r>
      <w:r w:rsidR="007D09CB">
        <w:t xml:space="preserve">FAST </w:t>
      </w:r>
      <w:r>
        <w:t>primary input file.</w:t>
      </w:r>
    </w:p>
    <w:p w:rsidR="007A051E" w:rsidRDefault="007A051E" w:rsidP="007A051E">
      <w:pPr>
        <w:pStyle w:val="Heading3"/>
      </w:pPr>
      <w:r>
        <w:t>Changes in FAST v8.03.02b-bjj</w:t>
      </w:r>
    </w:p>
    <w:p w:rsidR="00B00831" w:rsidRPr="00A961B1" w:rsidRDefault="00B00831" w:rsidP="00B00831">
      <w:r>
        <w:t>The following list describes the differences in the FAST</w:t>
      </w:r>
      <w:r w:rsidR="009445DA">
        <w:t>, ElastoDyn, and ServoDyn</w:t>
      </w:r>
      <w:r>
        <w:t xml:space="preserve"> input file</w:t>
      </w:r>
      <w:r w:rsidR="009445DA">
        <w:t>s</w:t>
      </w:r>
      <w:r>
        <w:t xml:space="preserve"> of FAST v8.03.02b-bjj relative to</w:t>
      </w:r>
      <w:r w:rsidR="009445DA">
        <w:t xml:space="preserve"> the input files of</w:t>
      </w:r>
      <w:r>
        <w:t xml:space="preserve"> FAST v7.02.00d-bjj.</w:t>
      </w:r>
    </w:p>
    <w:p w:rsidR="00214A47" w:rsidRDefault="00214A47" w:rsidP="00214A47">
      <w:pPr>
        <w:pStyle w:val="ListParagraph"/>
        <w:numPr>
          <w:ilvl w:val="0"/>
          <w:numId w:val="3"/>
        </w:numPr>
      </w:pPr>
      <w:r>
        <w:t>The primary FAST input file has been converted to primary input files fo</w:t>
      </w:r>
      <w:r w:rsidR="00BA0751">
        <w:t>r FAST, ElastoDyn, and ServoDyn</w:t>
      </w:r>
      <w:r w:rsidR="00E42E58">
        <w:t xml:space="preserve"> and some of the inputs have been reordered</w:t>
      </w:r>
      <w:r w:rsidR="00754E0F">
        <w:t>.</w:t>
      </w:r>
    </w:p>
    <w:p w:rsidR="00214A47" w:rsidRDefault="00E42E58" w:rsidP="00214A47">
      <w:pPr>
        <w:pStyle w:val="ListParagraph"/>
        <w:numPr>
          <w:ilvl w:val="0"/>
          <w:numId w:val="3"/>
        </w:numPr>
      </w:pPr>
      <w:r>
        <w:t xml:space="preserve">The FAST Platform file has been eliminated, with some of the inputs </w:t>
      </w:r>
      <w:r w:rsidR="00214A47">
        <w:t>now part of the ElastoDyn primary input file</w:t>
      </w:r>
      <w:r>
        <w:t xml:space="preserve"> and some of the inputs now part of HydroDyn’s </w:t>
      </w:r>
      <w:r w:rsidR="00F43F8D">
        <w:t xml:space="preserve">and MAP’s </w:t>
      </w:r>
      <w:r>
        <w:t>input file</w:t>
      </w:r>
      <w:r w:rsidR="00F43F8D">
        <w:t>s</w:t>
      </w:r>
      <w:r w:rsidR="00754E0F">
        <w:t>.</w:t>
      </w:r>
    </w:p>
    <w:p w:rsidR="00214A47" w:rsidRDefault="00852A08" w:rsidP="00852A08">
      <w:pPr>
        <w:pStyle w:val="ListParagraph"/>
        <w:numPr>
          <w:ilvl w:val="0"/>
          <w:numId w:val="3"/>
        </w:numPr>
      </w:pPr>
      <w:r>
        <w:t>All of the inputs formerly labeled “</w:t>
      </w:r>
      <w:r w:rsidRPr="00852A08">
        <w:t>[CURRENTLY IGNORED]</w:t>
      </w:r>
      <w:r>
        <w:t>”</w:t>
      </w:r>
      <w:r w:rsidR="00BA0751">
        <w:t xml:space="preserve"> have been removed</w:t>
      </w:r>
      <w:r w:rsidR="00754E0F">
        <w:t>.</w:t>
      </w:r>
    </w:p>
    <w:p w:rsidR="00852A08" w:rsidRDefault="00852A08" w:rsidP="00852A08">
      <w:pPr>
        <w:pStyle w:val="ListParagraph"/>
        <w:numPr>
          <w:ilvl w:val="0"/>
          <w:numId w:val="3"/>
        </w:numPr>
      </w:pPr>
      <w:r>
        <w:t xml:space="preserve">Switches for ADAMS preprocessing and </w:t>
      </w:r>
      <w:r w:rsidR="00BA0751">
        <w:t>linearization have been removed</w:t>
      </w:r>
      <w:r w:rsidR="00754E0F">
        <w:t>.</w:t>
      </w:r>
    </w:p>
    <w:p w:rsidR="00852A08" w:rsidRDefault="00BA0751" w:rsidP="00852A08">
      <w:pPr>
        <w:pStyle w:val="ListParagraph"/>
        <w:numPr>
          <w:ilvl w:val="0"/>
          <w:numId w:val="3"/>
        </w:numPr>
      </w:pPr>
      <w:r>
        <w:t>Noise has been removed</w:t>
      </w:r>
      <w:r w:rsidR="00754E0F">
        <w:t>.</w:t>
      </w:r>
    </w:p>
    <w:p w:rsidR="00852A08" w:rsidRDefault="00852A08" w:rsidP="00852A08">
      <w:pPr>
        <w:pStyle w:val="ListParagraph"/>
        <w:numPr>
          <w:ilvl w:val="0"/>
          <w:numId w:val="3"/>
        </w:numPr>
      </w:pPr>
      <w:r w:rsidRPr="007D7E91">
        <w:rPr>
          <w:b/>
        </w:rPr>
        <w:t>PtfmLdMod</w:t>
      </w:r>
      <w:r>
        <w:t xml:space="preserve"> has </w:t>
      </w:r>
      <w:r w:rsidR="00BA0751">
        <w:t xml:space="preserve">been converted to </w:t>
      </w:r>
      <w:r w:rsidR="00BA0751" w:rsidRPr="007D7E91">
        <w:rPr>
          <w:b/>
        </w:rPr>
        <w:t>CompUsrPtfmLd</w:t>
      </w:r>
      <w:r w:rsidR="00754E0F">
        <w:t>.</w:t>
      </w:r>
    </w:p>
    <w:p w:rsidR="00852A08" w:rsidRDefault="00852A08" w:rsidP="00852A08">
      <w:pPr>
        <w:pStyle w:val="ListParagraph"/>
        <w:numPr>
          <w:ilvl w:val="0"/>
          <w:numId w:val="3"/>
        </w:numPr>
      </w:pPr>
      <w:r w:rsidRPr="007D7E91">
        <w:rPr>
          <w:b/>
        </w:rPr>
        <w:t>TwrLdMod</w:t>
      </w:r>
      <w:r>
        <w:t xml:space="preserve"> has been converted to </w:t>
      </w:r>
      <w:r w:rsidRPr="007D7E91">
        <w:rPr>
          <w:b/>
        </w:rPr>
        <w:t>CompUserTwrLd</w:t>
      </w:r>
      <w:r w:rsidR="00754E0F">
        <w:t>.</w:t>
      </w:r>
    </w:p>
    <w:p w:rsidR="00852A08" w:rsidRDefault="00852A08" w:rsidP="00852A08">
      <w:pPr>
        <w:pStyle w:val="ListParagraph"/>
        <w:numPr>
          <w:ilvl w:val="0"/>
          <w:numId w:val="3"/>
        </w:numPr>
      </w:pPr>
      <w:r>
        <w:t xml:space="preserve">The </w:t>
      </w:r>
      <w:r w:rsidR="00F43F8D">
        <w:t>tip-</w:t>
      </w:r>
      <w:r>
        <w:t>brake inputs have been removed</w:t>
      </w:r>
      <w:r w:rsidR="00754E0F">
        <w:t>.</w:t>
      </w:r>
    </w:p>
    <w:p w:rsidR="00852A08" w:rsidRDefault="00852A08" w:rsidP="00852A08">
      <w:pPr>
        <w:pStyle w:val="ListParagraph"/>
        <w:numPr>
          <w:ilvl w:val="0"/>
          <w:numId w:val="3"/>
        </w:numPr>
      </w:pPr>
      <w:r w:rsidRPr="007D7E91">
        <w:rPr>
          <w:b/>
        </w:rPr>
        <w:t>PtfmCM</w:t>
      </w:r>
      <w:r>
        <w:t xml:space="preserve"> is now </w:t>
      </w:r>
      <w:r w:rsidRPr="007D7E91">
        <w:rPr>
          <w:b/>
        </w:rPr>
        <w:t>PtfmCMzt</w:t>
      </w:r>
      <w:r>
        <w:t xml:space="preserve">, with </w:t>
      </w:r>
      <w:r w:rsidRPr="007D7E91">
        <w:rPr>
          <w:b/>
        </w:rPr>
        <w:t>PtfmCMzt</w:t>
      </w:r>
      <w:r>
        <w:t xml:space="preserve"> = -</w:t>
      </w:r>
      <w:r w:rsidRPr="007D7E91">
        <w:rPr>
          <w:b/>
        </w:rPr>
        <w:t>PtfmCM</w:t>
      </w:r>
      <w:r w:rsidR="00754E0F">
        <w:t>.</w:t>
      </w:r>
    </w:p>
    <w:p w:rsidR="00852A08" w:rsidRDefault="00852A08" w:rsidP="00852A08">
      <w:pPr>
        <w:pStyle w:val="ListParagraph"/>
        <w:numPr>
          <w:ilvl w:val="0"/>
          <w:numId w:val="3"/>
        </w:numPr>
      </w:pPr>
      <w:r>
        <w:t xml:space="preserve">Corresponding inputs </w:t>
      </w:r>
      <w:r w:rsidRPr="007D7E91">
        <w:rPr>
          <w:b/>
        </w:rPr>
        <w:t>PtfmCMxt</w:t>
      </w:r>
      <w:r>
        <w:t xml:space="preserve"> and </w:t>
      </w:r>
      <w:r w:rsidRPr="007D7E91">
        <w:rPr>
          <w:b/>
        </w:rPr>
        <w:t>PtfmCMyt</w:t>
      </w:r>
      <w:r>
        <w:t xml:space="preserve"> have been added</w:t>
      </w:r>
      <w:r w:rsidR="00754E0F">
        <w:t>.</w:t>
      </w:r>
    </w:p>
    <w:p w:rsidR="00F37CCF" w:rsidRDefault="00F37CCF" w:rsidP="00F37CCF">
      <w:pPr>
        <w:pStyle w:val="ListParagraph"/>
        <w:numPr>
          <w:ilvl w:val="0"/>
          <w:numId w:val="3"/>
        </w:numPr>
      </w:pPr>
      <w:r w:rsidRPr="007D7E91">
        <w:rPr>
          <w:b/>
        </w:rPr>
        <w:t>PtfmRef</w:t>
      </w:r>
      <w:r>
        <w:t xml:space="preserve"> is now </w:t>
      </w:r>
      <w:r w:rsidRPr="007D7E91">
        <w:rPr>
          <w:b/>
        </w:rPr>
        <w:t>PtfmRefzt</w:t>
      </w:r>
      <w:r>
        <w:t xml:space="preserve">, with </w:t>
      </w:r>
      <w:r w:rsidRPr="007D7E91">
        <w:rPr>
          <w:b/>
        </w:rPr>
        <w:t>PtfmRefzt</w:t>
      </w:r>
      <w:r>
        <w:t xml:space="preserve"> = -</w:t>
      </w:r>
      <w:r w:rsidRPr="007D7E91">
        <w:rPr>
          <w:b/>
        </w:rPr>
        <w:t>PtfmRef</w:t>
      </w:r>
      <w:r>
        <w:t>.</w:t>
      </w:r>
    </w:p>
    <w:p w:rsidR="00F37CCF" w:rsidRDefault="00F37CCF" w:rsidP="00F37CCF">
      <w:pPr>
        <w:pStyle w:val="ListParagraph"/>
        <w:numPr>
          <w:ilvl w:val="0"/>
          <w:numId w:val="3"/>
        </w:numPr>
      </w:pPr>
      <w:r w:rsidRPr="007D7E91">
        <w:rPr>
          <w:b/>
        </w:rPr>
        <w:lastRenderedPageBreak/>
        <w:t>TwrRBHt</w:t>
      </w:r>
      <w:r>
        <w:t xml:space="preserve"> and </w:t>
      </w:r>
      <w:r w:rsidRPr="007D7E91">
        <w:rPr>
          <w:b/>
        </w:rPr>
        <w:t>TwrDraft</w:t>
      </w:r>
      <w:r>
        <w:t xml:space="preserve"> have been replaced with </w:t>
      </w:r>
      <w:r w:rsidRPr="007D7E91">
        <w:rPr>
          <w:b/>
        </w:rPr>
        <w:t>TowerBsHt</w:t>
      </w:r>
      <w:r>
        <w:t xml:space="preserve">, with </w:t>
      </w:r>
      <w:r>
        <w:br/>
      </w:r>
      <w:r w:rsidRPr="007D7E91">
        <w:rPr>
          <w:b/>
        </w:rPr>
        <w:t>TowerBsHt</w:t>
      </w:r>
      <w:r>
        <w:t xml:space="preserve"> = </w:t>
      </w:r>
      <w:r w:rsidRPr="007D7E91">
        <w:rPr>
          <w:b/>
        </w:rPr>
        <w:t>TwrRBHt</w:t>
      </w:r>
      <w:r>
        <w:t> – </w:t>
      </w:r>
      <w:r w:rsidRPr="007D7E91">
        <w:rPr>
          <w:b/>
        </w:rPr>
        <w:t>TwrDraft</w:t>
      </w:r>
      <w:r>
        <w:t>.</w:t>
      </w:r>
    </w:p>
    <w:p w:rsidR="00852A08" w:rsidRDefault="00852A08" w:rsidP="00852A08">
      <w:pPr>
        <w:pStyle w:val="ListParagraph"/>
        <w:numPr>
          <w:ilvl w:val="0"/>
          <w:numId w:val="3"/>
        </w:numPr>
      </w:pPr>
      <w:r>
        <w:t>The output decimation factor (</w:t>
      </w:r>
      <w:r w:rsidRPr="007D7E91">
        <w:rPr>
          <w:b/>
        </w:rPr>
        <w:t>DecFact</w:t>
      </w:r>
      <w:r>
        <w:t xml:space="preserve">) has been converted to </w:t>
      </w:r>
      <w:r w:rsidRPr="007D7E91">
        <w:rPr>
          <w:b/>
        </w:rPr>
        <w:t>DT_out</w:t>
      </w:r>
      <w:r>
        <w:t xml:space="preserve"> (</w:t>
      </w:r>
      <w:r w:rsidRPr="007D7E91">
        <w:rPr>
          <w:b/>
        </w:rPr>
        <w:t>DT_out</w:t>
      </w:r>
      <w:r>
        <w:t xml:space="preserve"> = </w:t>
      </w:r>
      <w:r w:rsidRPr="007D7E91">
        <w:rPr>
          <w:b/>
        </w:rPr>
        <w:t>DT</w:t>
      </w:r>
      <w:r>
        <w:t>*</w:t>
      </w:r>
      <w:r w:rsidRPr="007D7E91">
        <w:rPr>
          <w:b/>
        </w:rPr>
        <w:t>DecFact</w:t>
      </w:r>
      <w:r>
        <w:t>)</w:t>
      </w:r>
      <w:r w:rsidR="00754E0F">
        <w:t>.</w:t>
      </w:r>
    </w:p>
    <w:p w:rsidR="00852A08" w:rsidRDefault="00852A08" w:rsidP="00852A08">
      <w:pPr>
        <w:pStyle w:val="ListParagraph"/>
        <w:numPr>
          <w:ilvl w:val="0"/>
          <w:numId w:val="3"/>
        </w:numPr>
      </w:pPr>
      <w:r>
        <w:t>The yaw and pitch maneuvers no longer specify end times for the maneuvers. Instead they specify a rate for the maneuver</w:t>
      </w:r>
      <w:r w:rsidR="00754E0F">
        <w:t>.</w:t>
      </w:r>
    </w:p>
    <w:p w:rsidR="00BA0751" w:rsidRDefault="00BA0751" w:rsidP="00BA0751">
      <w:pPr>
        <w:pStyle w:val="ListParagraph"/>
        <w:numPr>
          <w:ilvl w:val="0"/>
          <w:numId w:val="3"/>
        </w:numPr>
      </w:pPr>
      <w:r>
        <w:t xml:space="preserve">The </w:t>
      </w:r>
      <w:r w:rsidRPr="007D7E91">
        <w:rPr>
          <w:b/>
        </w:rPr>
        <w:t>GBRevers</w:t>
      </w:r>
      <w:r>
        <w:t xml:space="preserve"> variable has been removed; input </w:t>
      </w:r>
      <w:r w:rsidRPr="00EA3ECC">
        <w:rPr>
          <w:b/>
        </w:rPr>
        <w:t>GBRatio</w:t>
      </w:r>
      <w:r>
        <w:t xml:space="preserve"> must now be specified as a negative number if </w:t>
      </w:r>
      <w:r w:rsidRPr="007D7E91">
        <w:rPr>
          <w:b/>
        </w:rPr>
        <w:t>GBRevers</w:t>
      </w:r>
      <w:r>
        <w:t xml:space="preserve"> was previously set to </w:t>
      </w:r>
      <w:r w:rsidR="00813432">
        <w:t>True</w:t>
      </w:r>
      <w:r w:rsidR="00754E0F">
        <w:t>.</w:t>
      </w:r>
    </w:p>
    <w:p w:rsidR="00BA0751" w:rsidRDefault="00BA0751" w:rsidP="00BA0751">
      <w:pPr>
        <w:pStyle w:val="ListParagraph"/>
        <w:numPr>
          <w:ilvl w:val="0"/>
          <w:numId w:val="3"/>
        </w:numPr>
      </w:pPr>
      <w:r>
        <w:t xml:space="preserve">ElastoDyn’s blade input properties table no longer specifies </w:t>
      </w:r>
      <w:r w:rsidRPr="007D7E91">
        <w:rPr>
          <w:b/>
        </w:rPr>
        <w:t>AeroCent</w:t>
      </w:r>
      <w:r>
        <w:t>. Instead, i</w:t>
      </w:r>
      <w:r w:rsidR="00E42E58">
        <w:t>t</w:t>
      </w:r>
      <w:r>
        <w:t xml:space="preserve"> specifies </w:t>
      </w:r>
      <w:r w:rsidR="00E42E58">
        <w:t xml:space="preserve">the location of the pitch axis, </w:t>
      </w:r>
      <w:r w:rsidRPr="007D7E91">
        <w:rPr>
          <w:b/>
        </w:rPr>
        <w:t>PitchAxis</w:t>
      </w:r>
      <w:r>
        <w:t xml:space="preserve">, which is calculated as </w:t>
      </w:r>
      <w:r w:rsidRPr="007D7E91">
        <w:rPr>
          <w:b/>
        </w:rPr>
        <w:t>PitchAxis</w:t>
      </w:r>
      <w:r>
        <w:t xml:space="preserve"> = 0.5 </w:t>
      </w:r>
      <w:r w:rsidR="004C2327">
        <w:t>–</w:t>
      </w:r>
      <w:r>
        <w:t xml:space="preserve"> </w:t>
      </w:r>
      <w:r w:rsidRPr="007D7E91">
        <w:rPr>
          <w:b/>
        </w:rPr>
        <w:t>AeroCent</w:t>
      </w:r>
      <w:r w:rsidR="00F43F8D">
        <w:t xml:space="preserve"> by the MATLAB conversion script</w:t>
      </w:r>
      <w:r w:rsidR="00E42E58">
        <w:t>; the aerodynamic center will become part of AeroDyn in a future release</w:t>
      </w:r>
      <w:r w:rsidR="00754E0F">
        <w:t>.</w:t>
      </w:r>
    </w:p>
    <w:p w:rsidR="004C2327" w:rsidRDefault="004C2327" w:rsidP="00BA0751">
      <w:pPr>
        <w:pStyle w:val="ListParagraph"/>
        <w:numPr>
          <w:ilvl w:val="0"/>
          <w:numId w:val="3"/>
        </w:numPr>
      </w:pPr>
      <w:r>
        <w:t xml:space="preserve">The </w:t>
      </w:r>
      <w:r w:rsidRPr="007D7E91">
        <w:rPr>
          <w:b/>
        </w:rPr>
        <w:t>OutList</w:t>
      </w:r>
      <w:r>
        <w:t xml:space="preserve"> variables have been divided among the various FAST modules, and several outputs are no longer valid.</w:t>
      </w:r>
    </w:p>
    <w:p w:rsidR="00754E0F" w:rsidRDefault="00754E0F" w:rsidP="00BA0751">
      <w:pPr>
        <w:pStyle w:val="ListParagraph"/>
        <w:numPr>
          <w:ilvl w:val="0"/>
          <w:numId w:val="3"/>
        </w:numPr>
      </w:pPr>
      <w:r>
        <w:t>The GH Bladed Interface is now a standard option in ServoDyn, without requiring a recompile.</w:t>
      </w:r>
    </w:p>
    <w:p w:rsidR="00F65382" w:rsidRDefault="00F65382" w:rsidP="00F65382">
      <w:pPr>
        <w:pStyle w:val="ListParagraph"/>
        <w:numPr>
          <w:ilvl w:val="0"/>
          <w:numId w:val="3"/>
        </w:numPr>
      </w:pPr>
      <w:r>
        <w:t xml:space="preserve">Tower drag loading has been added to AeroDyn </w:t>
      </w:r>
      <w:r w:rsidRPr="00F65382">
        <w:t>v14.02.00c-mlb</w:t>
      </w:r>
      <w:r>
        <w:t xml:space="preserve"> with a new corresponding flag in the AeroDyn input file.</w:t>
      </w:r>
    </w:p>
    <w:p w:rsidR="003F591E" w:rsidRDefault="003F591E" w:rsidP="00BA0751">
      <w:pPr>
        <w:pStyle w:val="ListParagraph"/>
        <w:numPr>
          <w:ilvl w:val="0"/>
          <w:numId w:val="3"/>
        </w:numPr>
      </w:pPr>
      <w:r>
        <w:t xml:space="preserve">The glue code allows options for </w:t>
      </w:r>
      <w:r w:rsidRPr="007D7E91">
        <w:rPr>
          <w:b/>
        </w:rPr>
        <w:t>AbortErrLevel</w:t>
      </w:r>
      <w:r>
        <w:t>, number of corrections in the predictor-corrector algorithm, and extrapolation/interpolation order of module inputs to be used for time advancement.</w:t>
      </w:r>
    </w:p>
    <w:p w:rsidR="003F591E" w:rsidRPr="00583AAD" w:rsidRDefault="003F591E" w:rsidP="003F591E">
      <w:pPr>
        <w:pStyle w:val="ListParagraph"/>
        <w:numPr>
          <w:ilvl w:val="0"/>
          <w:numId w:val="3"/>
        </w:numPr>
      </w:pPr>
      <w:r>
        <w:t>For the ElastoDyn coupling to HydroDyn or SubDyn, FAST also has two inputs controlling the implicit solve (via Jacobian computed with finite differences)</w:t>
      </w:r>
      <w:r w:rsidR="00813432">
        <w:t xml:space="preserve">—see </w:t>
      </w:r>
      <w:r w:rsidR="00813432" w:rsidRPr="007D7E91">
        <w:rPr>
          <w:b/>
        </w:rPr>
        <w:t>DT_UJac</w:t>
      </w:r>
      <w:r w:rsidR="00813432">
        <w:t xml:space="preserve"> and </w:t>
      </w:r>
      <w:r w:rsidR="00813432" w:rsidRPr="007D7E91">
        <w:rPr>
          <w:b/>
        </w:rPr>
        <w:t>UJacSclFact</w:t>
      </w:r>
      <w:r w:rsidR="00813432">
        <w:t xml:space="preserve"> described in the </w:t>
      </w:r>
      <w:r w:rsidR="00813432">
        <w:fldChar w:fldCharType="begin"/>
      </w:r>
      <w:r w:rsidR="00813432">
        <w:instrText xml:space="preserve"> REF _Ref391883796 \h </w:instrText>
      </w:r>
      <w:r w:rsidR="00813432">
        <w:fldChar w:fldCharType="separate"/>
      </w:r>
      <w:r w:rsidR="00317AA0">
        <w:t>Variables Specified in the FAST Primary Input File</w:t>
      </w:r>
      <w:r w:rsidR="00813432">
        <w:fldChar w:fldCharType="end"/>
      </w:r>
      <w:r w:rsidR="00813432">
        <w:t xml:space="preserve"> Section above</w:t>
      </w:r>
      <w:r>
        <w:t>.</w:t>
      </w:r>
    </w:p>
    <w:p w:rsidR="006552FB" w:rsidRDefault="00AE3A86" w:rsidP="005847A9">
      <w:pPr>
        <w:pStyle w:val="Heading2"/>
      </w:pPr>
      <w:bookmarkStart w:id="137" w:name="_Ref391845139"/>
      <w:bookmarkStart w:id="138" w:name="_Ref391845887"/>
      <w:bookmarkStart w:id="139" w:name="_Toc413698685"/>
      <w:r>
        <w:t xml:space="preserve">MATLAB </w:t>
      </w:r>
      <w:r w:rsidR="00583AAD">
        <w:t>Conversion Script</w:t>
      </w:r>
      <w:bookmarkEnd w:id="137"/>
      <w:r w:rsidR="00F1616B">
        <w:t>s</w:t>
      </w:r>
      <w:bookmarkEnd w:id="138"/>
      <w:bookmarkEnd w:id="139"/>
    </w:p>
    <w:p w:rsidR="00F35ABA" w:rsidRDefault="00214A47" w:rsidP="00214A47">
      <w:r>
        <w:t xml:space="preserve">Because the changes to the input files are significant, we have created </w:t>
      </w:r>
      <w:r w:rsidR="00AE3A86">
        <w:t xml:space="preserve">MATLAB </w:t>
      </w:r>
      <w:r>
        <w:t xml:space="preserve">scripts to automatically convert FAST v7.x </w:t>
      </w:r>
      <w:r w:rsidR="005248A0">
        <w:t>or</w:t>
      </w:r>
      <w:r>
        <w:t xml:space="preserve"> FAST 8.0</w:t>
      </w:r>
      <w:r w:rsidR="00754E0F">
        <w:t>3</w:t>
      </w:r>
      <w:r>
        <w:t>.0</w:t>
      </w:r>
      <w:r w:rsidR="00754E0F">
        <w:t>2b</w:t>
      </w:r>
      <w:r>
        <w:t>-bjj input files</w:t>
      </w:r>
      <w:r w:rsidR="005248A0">
        <w:t xml:space="preserve"> to FAST v8.0</w:t>
      </w:r>
      <w:r w:rsidR="004066D9">
        <w:t>9</w:t>
      </w:r>
      <w:r w:rsidR="005248A0">
        <w:t>.00</w:t>
      </w:r>
      <w:r w:rsidR="004066D9">
        <w:t>a</w:t>
      </w:r>
      <w:r w:rsidR="005248A0">
        <w:t>-bjj</w:t>
      </w:r>
      <w:r>
        <w:t>.</w:t>
      </w:r>
      <w:r w:rsidR="002C779E">
        <w:t xml:space="preserve"> </w:t>
      </w:r>
      <w:r w:rsidR="00F35ABA">
        <w:t xml:space="preserve">The files you will need are included in the Simulation Toolbox, located in this directory of the FAST archive: </w:t>
      </w:r>
      <w:r w:rsidR="00F35ABA" w:rsidRPr="00F35ABA">
        <w:t>Utilities\SimulationToolbox\ConvertFASTVersions</w:t>
      </w:r>
      <w:r w:rsidR="008353BA">
        <w:t>.</w:t>
      </w:r>
    </w:p>
    <w:p w:rsidR="00F35ABA" w:rsidRDefault="00F35ABA" w:rsidP="00F35ABA">
      <w:r>
        <w:t xml:space="preserve">We recommend that you add the Simulation Toolbox to your </w:t>
      </w:r>
      <w:r w:rsidR="00AE3A86">
        <w:t xml:space="preserve">MATLAB </w:t>
      </w:r>
      <w:r>
        <w:t>path so that you can access all of the routines defined in it</w:t>
      </w:r>
      <w:r w:rsidR="00754E0F">
        <w:t>. For example</w:t>
      </w:r>
      <w:r>
        <w:t>:</w:t>
      </w:r>
    </w:p>
    <w:p w:rsidR="00F35ABA" w:rsidRDefault="00F35ABA" w:rsidP="00F35ABA">
      <w:pPr>
        <w:pStyle w:val="SourceCode"/>
      </w:pPr>
      <w:r>
        <w:t>FASTSimulationToolbox = '</w:t>
      </w:r>
      <w:r w:rsidRPr="002C779E">
        <w:rPr>
          <w:color w:val="4F81BD" w:themeColor="accent1"/>
        </w:rPr>
        <w:t>C:\Users\bjonkman\FAST\UtilityCodes\SimulationToolbox</w:t>
      </w:r>
      <w:r>
        <w:t>';</w:t>
      </w:r>
    </w:p>
    <w:p w:rsidR="00F35ABA" w:rsidRDefault="00F35ABA" w:rsidP="00F35ABA">
      <w:pPr>
        <w:pStyle w:val="SourceCode"/>
      </w:pPr>
      <w:r>
        <w:t>addpath( genpath( FASTSimulationToolbox ) );</w:t>
      </w:r>
    </w:p>
    <w:p w:rsidR="002C779E" w:rsidRPr="002C779E" w:rsidRDefault="004C2327" w:rsidP="00214A47">
      <w:r>
        <w:t>An example showing how we converted the NREL CertTest input files for use with FAST v8.0</w:t>
      </w:r>
      <w:r w:rsidR="004066D9">
        <w:t>9</w:t>
      </w:r>
      <w:r>
        <w:t>.0</w:t>
      </w:r>
      <w:r w:rsidR="00DC6217">
        <w:t>0</w:t>
      </w:r>
      <w:r w:rsidR="004066D9">
        <w:t>a</w:t>
      </w:r>
      <w:r>
        <w:t xml:space="preserve">-bjj is included in the FAST archive: </w:t>
      </w:r>
      <w:r w:rsidRPr="004C2327">
        <w:t>CertTest\ConvertFiles.m</w:t>
      </w:r>
      <w:r>
        <w:t xml:space="preserve">. You can use this script as a basis for helping </w:t>
      </w:r>
      <w:r w:rsidR="00F35ABA">
        <w:t xml:space="preserve">to </w:t>
      </w:r>
      <w:r>
        <w:t>convert your own input files; h</w:t>
      </w:r>
      <w:r w:rsidR="002C779E">
        <w:t xml:space="preserve">owever, we </w:t>
      </w:r>
      <w:r w:rsidR="002C779E">
        <w:rPr>
          <w:i/>
        </w:rPr>
        <w:t>strongly</w:t>
      </w:r>
      <w:r w:rsidR="002C779E">
        <w:t xml:space="preserve"> recommend that you make copies of all your input files before running </w:t>
      </w:r>
      <w:r>
        <w:t xml:space="preserve">any </w:t>
      </w:r>
      <w:r w:rsidR="002C779E">
        <w:t>script</w:t>
      </w:r>
      <w:r>
        <w:t>s to convert them</w:t>
      </w:r>
      <w:r w:rsidR="002C779E">
        <w:t>.</w:t>
      </w:r>
      <w:r w:rsidR="00CD1C3F">
        <w:t xml:space="preserve"> Fortran and MATLAB read text input files in slightly different ways; so some things that may work in Fortran may not be read in the same way in MATLAB. We recommend that you carefully check the files after converting them.</w:t>
      </w:r>
    </w:p>
    <w:p w:rsidR="00E90E09" w:rsidRDefault="00E90E09" w:rsidP="00E90E09">
      <w:pPr>
        <w:pStyle w:val="Heading3"/>
      </w:pPr>
      <w:r>
        <w:lastRenderedPageBreak/>
        <w:t>Converting from FAST v8.03.02b-bjj</w:t>
      </w:r>
      <w:r w:rsidR="00A670F6">
        <w:t xml:space="preserve"> and v8.08.00c-bjj</w:t>
      </w:r>
    </w:p>
    <w:p w:rsidR="00583013" w:rsidRDefault="00583013" w:rsidP="00E90E09">
      <w:r>
        <w:t>If you have FAST v8.03.x input files that you wish to convert to FAST v8.0</w:t>
      </w:r>
      <w:r w:rsidR="006B028F">
        <w:t>9</w:t>
      </w:r>
      <w:r>
        <w:t>.00</w:t>
      </w:r>
      <w:r w:rsidR="006B028F">
        <w:t>a</w:t>
      </w:r>
      <w:r>
        <w:t xml:space="preserve">-bjj, you can use the </w:t>
      </w:r>
      <w:r w:rsidR="00AE3A86">
        <w:t xml:space="preserve">MATLAB </w:t>
      </w:r>
      <w:r>
        <w:t xml:space="preserve">function, </w:t>
      </w:r>
      <w:r w:rsidRPr="00583013">
        <w:rPr>
          <w:b/>
        </w:rPr>
        <w:t>ConvertFAST8_3to8</w:t>
      </w:r>
      <w:r>
        <w:t xml:space="preserve">. This function will convert the primary FAST input file </w:t>
      </w:r>
      <w:r w:rsidRPr="00583013">
        <w:rPr>
          <w:i/>
        </w:rPr>
        <w:t xml:space="preserve">and the </w:t>
      </w:r>
      <w:r>
        <w:rPr>
          <w:i/>
        </w:rPr>
        <w:t xml:space="preserve">primary </w:t>
      </w:r>
      <w:r w:rsidRPr="00583013">
        <w:rPr>
          <w:i/>
        </w:rPr>
        <w:t>HydroDyn input file</w:t>
      </w:r>
      <w:r>
        <w:t xml:space="preserve"> from FAST v8.03.x to FAST v8.08.x.</w:t>
      </w:r>
      <w:r w:rsidR="00ED5157">
        <w:t xml:space="preserve"> You will need to provide the name of the FAST v8.03.x primary input file and the name of the directory where the new input files should be placed:</w:t>
      </w:r>
    </w:p>
    <w:p w:rsidR="00E90E09" w:rsidRDefault="00583013" w:rsidP="00583013">
      <w:pPr>
        <w:pStyle w:val="SourceCode"/>
      </w:pPr>
      <w:r w:rsidRPr="00583013">
        <w:t>ConvertFAST8_3to8(</w:t>
      </w:r>
      <w:r>
        <w:t xml:space="preserve"> </w:t>
      </w:r>
      <w:r w:rsidRPr="00583013">
        <w:t>inputfile,</w:t>
      </w:r>
      <w:r>
        <w:t xml:space="preserve"> </w:t>
      </w:r>
      <w:r w:rsidRPr="00583013">
        <w:t>newDir</w:t>
      </w:r>
      <w:r>
        <w:t xml:space="preserve"> </w:t>
      </w:r>
      <w:r w:rsidRPr="00583013">
        <w:t>);</w:t>
      </w:r>
    </w:p>
    <w:p w:rsidR="00A670F6" w:rsidRDefault="0051119D" w:rsidP="0051119D">
      <w:r>
        <w:t xml:space="preserve">Note that we do not automatically convert the SubDyn input files from FAST v8.03. These you must do by hand—or use the models provided in the FAST </w:t>
      </w:r>
      <w:r>
        <w:fldChar w:fldCharType="begin"/>
      </w:r>
      <w:r>
        <w:instrText xml:space="preserve"> REF _Ref391890933 \h </w:instrText>
      </w:r>
      <w:r>
        <w:fldChar w:fldCharType="separate"/>
      </w:r>
      <w:r w:rsidR="00317AA0">
        <w:t>Certification Tests</w:t>
      </w:r>
      <w:r>
        <w:fldChar w:fldCharType="end"/>
      </w:r>
      <w:r>
        <w:t>.</w:t>
      </w:r>
    </w:p>
    <w:p w:rsidR="0051119D" w:rsidRDefault="006B028F" w:rsidP="0051119D">
      <w:r>
        <w:t xml:space="preserve">You can then call </w:t>
      </w:r>
      <w:r w:rsidRPr="006B028F">
        <w:rPr>
          <w:b/>
        </w:rPr>
        <w:t>ConvertFAST8_8to9</w:t>
      </w:r>
      <w:r>
        <w:t xml:space="preserve"> to convert the FAST v8.08</w:t>
      </w:r>
      <w:r w:rsidR="004066D9">
        <w:t>.x</w:t>
      </w:r>
      <w:r>
        <w:t xml:space="preserve"> files for use with FAST v8.09.</w:t>
      </w:r>
      <w:r w:rsidR="004066D9">
        <w:t>x.</w:t>
      </w:r>
    </w:p>
    <w:p w:rsidR="004066D9" w:rsidRDefault="004066D9" w:rsidP="004066D9">
      <w:pPr>
        <w:pStyle w:val="SourceCode"/>
      </w:pPr>
      <w:r w:rsidRPr="00583013">
        <w:t>ConvertFAST8_</w:t>
      </w:r>
      <w:r>
        <w:t>8</w:t>
      </w:r>
      <w:r w:rsidRPr="00583013">
        <w:t>to</w:t>
      </w:r>
      <w:r>
        <w:t>9</w:t>
      </w:r>
      <w:r w:rsidRPr="00583013">
        <w:t>(</w:t>
      </w:r>
      <w:r>
        <w:t xml:space="preserve"> </w:t>
      </w:r>
      <w:r w:rsidRPr="00583013">
        <w:t>inputfile,</w:t>
      </w:r>
      <w:r>
        <w:t xml:space="preserve"> </w:t>
      </w:r>
      <w:r w:rsidRPr="00583013">
        <w:t>newDir</w:t>
      </w:r>
      <w:r>
        <w:t xml:space="preserve"> </w:t>
      </w:r>
      <w:r w:rsidRPr="00583013">
        <w:t>);</w:t>
      </w:r>
    </w:p>
    <w:p w:rsidR="00E90E09" w:rsidRPr="00E90E09" w:rsidRDefault="00E90E09" w:rsidP="00E90E09">
      <w:pPr>
        <w:pStyle w:val="Heading3"/>
      </w:pPr>
      <w:r>
        <w:t>Converting from FAST v7</w:t>
      </w:r>
    </w:p>
    <w:p w:rsidR="00E20484" w:rsidRDefault="00CD1C3F" w:rsidP="003D4251">
      <w:r>
        <w:t>To convert FAST v7 input files to FAST v8.0</w:t>
      </w:r>
      <w:r w:rsidR="006B028F">
        <w:t>9</w:t>
      </w:r>
      <w:r>
        <w:t xml:space="preserve">.00c-bjj, you can use the MATLAB function </w:t>
      </w:r>
      <w:r w:rsidRPr="00ED5157">
        <w:rPr>
          <w:b/>
        </w:rPr>
        <w:t>ConvertFAST7to8</w:t>
      </w:r>
      <w:r w:rsidRPr="00CD1C3F">
        <w:t>.</w:t>
      </w:r>
      <w:r>
        <w:t xml:space="preserve"> This function will create a new primary input files for FAST, ServoDyn, and ElastoDyn. It also creates new blade and tower files for ElastoDyn. </w:t>
      </w:r>
      <w:r w:rsidR="00E20484" w:rsidRPr="003C4A45">
        <w:rPr>
          <w:i/>
        </w:rPr>
        <w:t>It does not automatically convert hydrodynamic- and mooring system-related inputs</w:t>
      </w:r>
      <w:r w:rsidR="00E20484">
        <w:t>. This function does not create HydroDyn, SubDyn, MAP, or AeroDyn</w:t>
      </w:r>
      <w:r w:rsidR="00E20484" w:rsidRPr="00AC31AB">
        <w:rPr>
          <w:rStyle w:val="FootnoteReference"/>
          <w:rFonts w:eastAsia="Times New Roman" w:cs="Times New Roman"/>
          <w:color w:val="000000"/>
        </w:rPr>
        <w:footnoteReference w:id="10"/>
      </w:r>
      <w:r w:rsidR="00E20484">
        <w:t xml:space="preserve"> input files.</w:t>
      </w:r>
    </w:p>
    <w:p w:rsidR="003D4251" w:rsidRDefault="003D4251" w:rsidP="004066D9">
      <w:pPr>
        <w:keepNext/>
      </w:pPr>
      <w:r>
        <w:t xml:space="preserve">You will need to provide </w:t>
      </w:r>
      <w:r w:rsidR="00CD1C3F">
        <w:t>th</w:t>
      </w:r>
      <w:r w:rsidR="00F4472C">
        <w:t xml:space="preserve">e </w:t>
      </w:r>
      <w:r w:rsidR="00F4472C" w:rsidRPr="00ED5157">
        <w:rPr>
          <w:b/>
        </w:rPr>
        <w:t>ConvertFAST7to8</w:t>
      </w:r>
      <w:r w:rsidR="00CD1C3F">
        <w:t xml:space="preserve"> function </w:t>
      </w:r>
      <w:r>
        <w:t xml:space="preserve">with the name of the FAST v7.x primary input file and the directory where the new input files should be placed. </w:t>
      </w:r>
      <w:r w:rsidRPr="004C2327">
        <w:rPr>
          <w:i/>
        </w:rPr>
        <w:t xml:space="preserve">The new directory </w:t>
      </w:r>
      <w:r>
        <w:rPr>
          <w:i/>
        </w:rPr>
        <w:t>should not be the directory where the old files are located!</w:t>
      </w:r>
      <w:r>
        <w:t xml:space="preserve"> </w:t>
      </w:r>
    </w:p>
    <w:p w:rsidR="00D36AEB" w:rsidRPr="00D36AEB" w:rsidRDefault="00D36AEB" w:rsidP="00D36AEB">
      <w:pPr>
        <w:pStyle w:val="SourceCode"/>
      </w:pPr>
      <w:r w:rsidRPr="00D36AEB">
        <w:t>ConvertFAST7to8(inputfile,newDir);</w:t>
      </w:r>
    </w:p>
    <w:p w:rsidR="003D4251" w:rsidRDefault="003D4251" w:rsidP="00222668">
      <w:pPr>
        <w:keepNext/>
      </w:pPr>
      <w:r>
        <w:t xml:space="preserve">If your input file has pitch or yaw maneuvers, you may also provide the routine with the new rates (instead of the end times previously used). We have also provided a </w:t>
      </w:r>
      <w:r w:rsidR="00AE3A86">
        <w:t xml:space="preserve">MATLAB </w:t>
      </w:r>
      <w:r>
        <w:t>routine (</w:t>
      </w:r>
      <w:r w:rsidRPr="00D36AEB">
        <w:rPr>
          <w:b/>
        </w:rPr>
        <w:t>CalculateYawAndPitchRates</w:t>
      </w:r>
      <w:r>
        <w:t>) that will calculate these rates, but you must provide the routine the name of the FAST output file that contains the previous results of the Pitch and/or Yaw channels.</w:t>
      </w:r>
    </w:p>
    <w:p w:rsidR="00182565" w:rsidRPr="00D36AEB" w:rsidRDefault="00182565" w:rsidP="00222668">
      <w:pPr>
        <w:pStyle w:val="SourceCode"/>
        <w:keepNext/>
      </w:pPr>
      <w:r w:rsidRPr="00D36AEB">
        <w:t>[YawManRat, PitManRat] = CalculateYawAndPitchRates(</w:t>
      </w:r>
      <w:r w:rsidR="00D36AEB" w:rsidRPr="00D36AEB">
        <w:t>'Test09</w:t>
      </w:r>
      <w:r w:rsidR="00D36AEB">
        <w:t>.fst</w:t>
      </w:r>
      <w:r w:rsidR="00D36AEB" w:rsidRPr="00D36AEB">
        <w:t>'</w:t>
      </w:r>
      <w:r w:rsidRPr="00D36AEB">
        <w:t xml:space="preserve">, </w:t>
      </w:r>
      <w:r w:rsidR="00D36AEB" w:rsidRPr="00D36AEB">
        <w:t>'Test09</w:t>
      </w:r>
      <w:r w:rsidR="00D36AEB">
        <w:t>.out</w:t>
      </w:r>
      <w:r w:rsidR="00D36AEB" w:rsidRPr="00D36AEB">
        <w:t>'</w:t>
      </w:r>
      <w:r w:rsidRPr="00D36AEB">
        <w:t>);</w:t>
      </w:r>
    </w:p>
    <w:p w:rsidR="00182565" w:rsidRDefault="00182565" w:rsidP="00D36AEB">
      <w:pPr>
        <w:pStyle w:val="SourceCode"/>
      </w:pPr>
      <w:r w:rsidRPr="00D36AEB">
        <w:t>ConvertFAST7to8(inputfile,</w:t>
      </w:r>
      <w:r w:rsidR="00D36AEB">
        <w:t xml:space="preserve"> </w:t>
      </w:r>
      <w:r w:rsidRPr="00D36AEB">
        <w:t>newDir,</w:t>
      </w:r>
      <w:r w:rsidR="00D36AEB">
        <w:t xml:space="preserve"> </w:t>
      </w:r>
      <w:r w:rsidRPr="00D36AEB">
        <w:t>YawManRat</w:t>
      </w:r>
      <w:r w:rsidR="00D36AEB">
        <w:t>,</w:t>
      </w:r>
      <w:r w:rsidR="00D36AEB" w:rsidRPr="00D36AEB">
        <w:t xml:space="preserve"> PitManRat</w:t>
      </w:r>
      <w:r w:rsidRPr="00D36AEB">
        <w:t>);</w:t>
      </w:r>
    </w:p>
    <w:p w:rsidR="000D66E4" w:rsidRDefault="000D66E4" w:rsidP="003D4251">
      <w:r>
        <w:t xml:space="preserve">If </w:t>
      </w:r>
      <w:r w:rsidRPr="000D66E4">
        <w:rPr>
          <w:b/>
        </w:rPr>
        <w:t>YawManRat</w:t>
      </w:r>
      <w:r>
        <w:t xml:space="preserve"> or </w:t>
      </w:r>
      <w:r w:rsidRPr="000D66E4">
        <w:rPr>
          <w:b/>
        </w:rPr>
        <w:t>PitManRat</w:t>
      </w:r>
      <w:r>
        <w:t xml:space="preserve"> are zero, those inputs are ignored and values from the ServoDyn template file will be used instead.</w:t>
      </w:r>
    </w:p>
    <w:p w:rsidR="003D4251" w:rsidRDefault="003D4251" w:rsidP="003D4251">
      <w:r>
        <w:t>If your input file was used with the custom interface to GH Bladed DLL controllers, you should also set the optional input parameter, usedBladedDLL, so that your input switches that previously called the DLL are now set to 5, the new switch for User-Defined Control from Bladed DLL.</w:t>
      </w:r>
    </w:p>
    <w:p w:rsidR="00022BE0" w:rsidRPr="00D36AEB" w:rsidRDefault="00022BE0" w:rsidP="00022BE0">
      <w:pPr>
        <w:pStyle w:val="SourceCode"/>
      </w:pPr>
      <w:r w:rsidRPr="00D36AEB">
        <w:t>ConvertFAST7to8(oldFSTName, newDir, YawManRat, PitManRat, usedBladedDLL)</w:t>
      </w:r>
    </w:p>
    <w:p w:rsidR="002C779E" w:rsidRDefault="00CE2DA4" w:rsidP="00992CCA">
      <w:pPr>
        <w:pStyle w:val="Heading1"/>
      </w:pPr>
      <w:bookmarkStart w:id="140" w:name="_Ref412121277"/>
      <w:bookmarkStart w:id="141" w:name="_Toc413698686"/>
      <w:r>
        <w:lastRenderedPageBreak/>
        <w:t>Compiling</w:t>
      </w:r>
      <w:bookmarkEnd w:id="140"/>
      <w:bookmarkEnd w:id="141"/>
    </w:p>
    <w:p w:rsidR="00062F6C" w:rsidRDefault="00CE2DA4" w:rsidP="00CE2DA4">
      <w:r>
        <w:t xml:space="preserve">If you want to compile the code, please </w:t>
      </w:r>
      <w:r w:rsidR="00123745">
        <w:t>read the file, “CompilingInstructions_FASTv8.pdf” located in the “C</w:t>
      </w:r>
      <w:r>
        <w:t>ompiling</w:t>
      </w:r>
      <w:r w:rsidR="00123745">
        <w:t>”</w:t>
      </w:r>
      <w:r>
        <w:t xml:space="preserve"> folder in the FAST archive</w:t>
      </w:r>
      <w:r w:rsidR="00CA4DEA">
        <w:t xml:space="preserve"> for details</w:t>
      </w:r>
      <w:r w:rsidR="00062F6C">
        <w:t>.</w:t>
      </w:r>
    </w:p>
    <w:p w:rsidR="00062F6C" w:rsidRDefault="00062F6C" w:rsidP="00062F6C">
      <w:r>
        <w:t xml:space="preserve">Unlike FAST </w:t>
      </w:r>
      <w:r w:rsidR="00D34FED">
        <w:t xml:space="preserve">v7 </w:t>
      </w:r>
      <w:r>
        <w:t>distributions, all of the source code you need to compile the project is contained in</w:t>
      </w:r>
      <w:r w:rsidR="0077211A">
        <w:t xml:space="preserve"> the archive’s Source directory</w:t>
      </w:r>
      <w:r>
        <w:t>.</w:t>
      </w:r>
      <w:r w:rsidR="00494C80">
        <w:t xml:space="preserve"> The text files (.txt) in the source folders are input files for the FAST Registry. These files are used to generate the *_Types.f90 files for the component modules.</w:t>
      </w:r>
    </w:p>
    <w:p w:rsidR="00123745" w:rsidRDefault="00123745" w:rsidP="00840641">
      <w:pPr>
        <w:keepNext/>
      </w:pPr>
      <w:r>
        <w:t>The compiling folder contains:</w:t>
      </w:r>
    </w:p>
    <w:p w:rsidR="0058480C" w:rsidRDefault="0058480C" w:rsidP="00123745">
      <w:pPr>
        <w:pStyle w:val="ListParagraph"/>
        <w:numPr>
          <w:ilvl w:val="0"/>
          <w:numId w:val="12"/>
        </w:numPr>
      </w:pPr>
      <w:r>
        <w:t xml:space="preserve">A Microsoft Visual Studio project with all of the FAST source files and settings needed to compile in Release or Debug mode. This project places executables called </w:t>
      </w:r>
      <w:r w:rsidR="001C4FB6">
        <w:t>“</w:t>
      </w:r>
      <w:r>
        <w:t>FAST_dev_Win32.exe</w:t>
      </w:r>
      <w:r w:rsidR="001C4FB6">
        <w:t>”</w:t>
      </w:r>
      <w:r>
        <w:t xml:space="preserve"> and </w:t>
      </w:r>
      <w:r w:rsidR="001C4FB6">
        <w:t>“</w:t>
      </w:r>
      <w:r>
        <w:t>FAST_dev_debug_Win32.exe</w:t>
      </w:r>
      <w:r w:rsidR="001C4FB6">
        <w:t>”</w:t>
      </w:r>
      <w:r>
        <w:t xml:space="preserve"> in the FAST\bin folder. (renamed with “_dev” to prevent overwriting the </w:t>
      </w:r>
      <w:r w:rsidR="004F4788">
        <w:t>executables created by NREL and distributed with FAST).</w:t>
      </w:r>
    </w:p>
    <w:p w:rsidR="0058480C" w:rsidRDefault="0058480C" w:rsidP="00123745">
      <w:pPr>
        <w:pStyle w:val="ListParagraph"/>
        <w:numPr>
          <w:ilvl w:val="0"/>
          <w:numId w:val="12"/>
        </w:numPr>
      </w:pPr>
      <w:r>
        <w:t>A</w:t>
      </w:r>
      <w:r w:rsidR="00405814">
        <w:t xml:space="preserve"> </w:t>
      </w:r>
      <w:r w:rsidR="004B0DB9">
        <w:t>Windows® batch script</w:t>
      </w:r>
      <w:r w:rsidR="00405814">
        <w:t xml:space="preserve"> </w:t>
      </w:r>
      <w:r w:rsidR="00062F6C">
        <w:t xml:space="preserve">that can be run from your Intel Fortran Command Prompt Window, with very little (if any) modification. </w:t>
      </w:r>
      <w:r w:rsidR="001C4FB6">
        <w:t xml:space="preserve">This batch file creates executables named “FAST_iwin32.exe” and “FAST_iwin64.exe” in the local </w:t>
      </w:r>
      <w:r w:rsidR="00411B3A">
        <w:t xml:space="preserve">(i.e., </w:t>
      </w:r>
      <w:r w:rsidR="001C4FB6">
        <w:t>FAST\Compiling) folder.</w:t>
      </w:r>
    </w:p>
    <w:p w:rsidR="001C4FB6" w:rsidRDefault="001C4FB6" w:rsidP="00123745">
      <w:pPr>
        <w:pStyle w:val="ListParagraph"/>
        <w:numPr>
          <w:ilvl w:val="0"/>
          <w:numId w:val="12"/>
        </w:numPr>
      </w:pPr>
      <w:r>
        <w:t xml:space="preserve">A </w:t>
      </w:r>
      <w:r w:rsidRPr="00EA3ECC">
        <w:rPr>
          <w:i/>
        </w:rPr>
        <w:t>makefile</w:t>
      </w:r>
      <w:r>
        <w:t xml:space="preserve"> for gfortran with (most of) the settings to create “FAST_gwin32.exe” and “FAST_gwin64.exe”</w:t>
      </w:r>
      <w:r w:rsidR="00411B3A">
        <w:t xml:space="preserve"> in the local (i.e., FAST\Compiling) folder.</w:t>
      </w:r>
      <w:r>
        <w:t xml:space="preserve"> </w:t>
      </w:r>
      <w:r w:rsidR="0026798D">
        <w:t>To run this on Windows, you will need to install binaries of the LAPACK libraries. Please see “CompilingInstructions_FASTv8.pdf” for details.</w:t>
      </w:r>
      <w:r>
        <w:t xml:space="preserve"> </w:t>
      </w:r>
      <w:r w:rsidR="00BB51E2">
        <w:t xml:space="preserve">This </w:t>
      </w:r>
      <w:r w:rsidR="00BB51E2" w:rsidRPr="00EA3ECC">
        <w:rPr>
          <w:i/>
        </w:rPr>
        <w:t>makefile</w:t>
      </w:r>
      <w:r w:rsidR="00BB51E2">
        <w:t xml:space="preserve"> has been tested only on Windows. Also note that offshore models do not run with the gfortran executables (land-based models do).</w:t>
      </w:r>
    </w:p>
    <w:p w:rsidR="00494C80" w:rsidRDefault="00494C80" w:rsidP="001B1E94">
      <w:r>
        <w:t>All of these tools for compiling are set up to compile and link with the appropriate settings</w:t>
      </w:r>
      <w:r w:rsidR="00CA4DEA">
        <w:t xml:space="preserve">, though you may have to modify the </w:t>
      </w:r>
      <w:r w:rsidR="00CA4DEA" w:rsidRPr="00EA3ECC">
        <w:rPr>
          <w:i/>
        </w:rPr>
        <w:t>makefile</w:t>
      </w:r>
      <w:r w:rsidR="00CA4DEA">
        <w:t xml:space="preserve"> to find the LAPACK libraries</w:t>
      </w:r>
      <w:r>
        <w:t xml:space="preserve">. (Note that </w:t>
      </w:r>
      <w:r w:rsidR="00CA4DEA">
        <w:t>FAST uses</w:t>
      </w:r>
      <w:r>
        <w:t xml:space="preserve"> several specialized compiling/linking options and that MAP is distributed as a dynamic-link library.) The</w:t>
      </w:r>
      <w:r w:rsidR="00CA4DEA">
        <w:t>se tools</w:t>
      </w:r>
      <w:r>
        <w:t xml:space="preserve"> also run the FAST Registry if necessary (e.g., changes to the Registry input files or missing *_Types.f90 files).</w:t>
      </w:r>
    </w:p>
    <w:p w:rsidR="00BB51E2" w:rsidRDefault="00BB51E2" w:rsidP="00222668">
      <w:pPr>
        <w:keepNext/>
      </w:pPr>
      <w:r>
        <w:t>The Visual Studio project and Windows batch script were created using</w:t>
      </w:r>
    </w:p>
    <w:p w:rsidR="00BB51E2" w:rsidRDefault="00BB51E2" w:rsidP="00222668">
      <w:pPr>
        <w:keepNext/>
        <w:ind w:left="720"/>
      </w:pPr>
      <w:r>
        <w:t>Microsoft Visual Studio 2010 Shell</w:t>
      </w:r>
      <w:r>
        <w:br/>
        <w:t>Intel® Visual Fortran Composer XE 2011</w:t>
      </w:r>
      <w:r w:rsidR="000341D0">
        <w:t>, version 12.1.3.300</w:t>
      </w:r>
      <w:r>
        <w:br/>
        <w:t>Intel Math Kernel Library (MKL) 10.3 Update 9</w:t>
      </w:r>
    </w:p>
    <w:p w:rsidR="001B1E94" w:rsidRDefault="00BB51E2" w:rsidP="001B1E94">
      <w:r>
        <w:t>The MKL is used only for LAPACK routines.</w:t>
      </w:r>
    </w:p>
    <w:p w:rsidR="0051119D" w:rsidRDefault="007F152F" w:rsidP="00992CCA">
      <w:pPr>
        <w:pStyle w:val="Heading1"/>
      </w:pPr>
      <w:bookmarkStart w:id="142" w:name="_Toc413698687"/>
      <w:r>
        <w:t>Running FAST v8.</w:t>
      </w:r>
      <w:r w:rsidR="00DC6859">
        <w:t>10</w:t>
      </w:r>
      <w:r w:rsidR="0051119D">
        <w:t>.00</w:t>
      </w:r>
      <w:r>
        <w:t>a</w:t>
      </w:r>
      <w:r w:rsidR="0051119D">
        <w:t>-bjj</w:t>
      </w:r>
      <w:bookmarkEnd w:id="142"/>
    </w:p>
    <w:p w:rsidR="0051119D" w:rsidRDefault="0051119D" w:rsidP="0051119D">
      <w:r>
        <w:t>FAST v8.</w:t>
      </w:r>
      <w:r w:rsidR="00DC6859">
        <w:t>10</w:t>
      </w:r>
      <w:r>
        <w:t>.00</w:t>
      </w:r>
      <w:r w:rsidR="007F152F">
        <w:t>a</w:t>
      </w:r>
      <w:r>
        <w:t xml:space="preserve">-bjj must load the MAP </w:t>
      </w:r>
      <w:r w:rsidR="007E0629">
        <w:t>library</w:t>
      </w:r>
      <w:r>
        <w:t xml:space="preserve"> when the program starts. FAST_Win32.exe needs to load MAP_Win32.dll and FAST_x64.exe needs to load MAP_x64.dll. These dynamic link libraries (DLLs) must be on your Windows® path. The easiest way to do this is to make sure that the MAP DLLs are in the same directory as the FAST executables. We distribute the executables and DLLs in the \bin directory of the FAST archive, so this is already done for you. However, if you choose to move the files or if you </w:t>
      </w:r>
      <w:r>
        <w:lastRenderedPageBreak/>
        <w:t xml:space="preserve">compile using the Windows® batch script or the </w:t>
      </w:r>
      <w:r w:rsidRPr="00EA3ECC">
        <w:rPr>
          <w:i/>
        </w:rPr>
        <w:t>makefile</w:t>
      </w:r>
      <w:r>
        <w:t xml:space="preserve"> for gfortran, </w:t>
      </w:r>
      <w:r w:rsidR="007E0629">
        <w:t>you may have to modify your path environment variable or move some files.</w:t>
      </w:r>
    </w:p>
    <w:p w:rsidR="00DC658B" w:rsidRDefault="00DC658B" w:rsidP="00DC658B">
      <w:r>
        <w:t>To run FAST from a Windows command prompt, the syntax is:</w:t>
      </w:r>
    </w:p>
    <w:p w:rsidR="00DC658B" w:rsidRDefault="00DC658B" w:rsidP="007D7E91">
      <w:pPr>
        <w:pStyle w:val="SourceCode"/>
      </w:pPr>
      <w:r>
        <w:t>&lt;name of FAST executable with or without extension&gt; &lt;name of input file with extension&gt;</w:t>
      </w:r>
    </w:p>
    <w:p w:rsidR="00DC658B" w:rsidRDefault="00DC658B" w:rsidP="00DC658B">
      <w:r>
        <w:t>To start, it easiest to open up your command window in the directory in which your FAST primary input file and FAST executable are stored. For example, if you have an input file named “Input.fst”, along with “FAST</w:t>
      </w:r>
      <w:r w:rsidR="007D7E91">
        <w:t>_Win32</w:t>
      </w:r>
      <w:r>
        <w:t>.exe”, stored in “C:\FileLocation”, you should type:</w:t>
      </w:r>
    </w:p>
    <w:p w:rsidR="00DC658B" w:rsidRDefault="00DC658B" w:rsidP="007D7E91">
      <w:pPr>
        <w:pStyle w:val="SourceCode"/>
      </w:pPr>
      <w:r>
        <w:t>C:\&gt;cd FileLocation</w:t>
      </w:r>
    </w:p>
    <w:p w:rsidR="00DC658B" w:rsidRDefault="00DC658B" w:rsidP="007D7E91">
      <w:pPr>
        <w:pStyle w:val="SourceCode"/>
      </w:pPr>
      <w:r>
        <w:t>C:\FileLocation&gt; FAST</w:t>
      </w:r>
      <w:r w:rsidR="007D7E91">
        <w:t>_Win32</w:t>
      </w:r>
      <w:r>
        <w:t xml:space="preserve"> Input.fst</w:t>
      </w:r>
    </w:p>
    <w:p w:rsidR="00DC658B" w:rsidRDefault="00DC658B" w:rsidP="00DC658B">
      <w:r>
        <w:t>The syntax is the same for different input files. Simply change “Input.fst” to whatever input file you want.</w:t>
      </w:r>
    </w:p>
    <w:p w:rsidR="00DC658B" w:rsidRDefault="00DC658B" w:rsidP="00DC658B">
      <w:r>
        <w:t xml:space="preserve">An installation guide is available that describes how to install FAST (and the other CAE tools) in such a way that they will run from a command window from any folder (without moving or copying the executable around to different folders). See: </w:t>
      </w:r>
      <w:hyperlink r:id="rId24" w:history="1">
        <w:r w:rsidR="00DC6859">
          <w:rPr>
            <w:rStyle w:val="Hyperlink"/>
          </w:rPr>
          <w:t>Installing NWTC CAE Tools on PCs Running Windows®</w:t>
        </w:r>
      </w:hyperlink>
      <w:r>
        <w:t>.</w:t>
      </w:r>
    </w:p>
    <w:p w:rsidR="00D0774B" w:rsidRDefault="00D0774B" w:rsidP="00D0774B">
      <w:pPr>
        <w:pStyle w:val="Heading1"/>
      </w:pPr>
      <w:bookmarkStart w:id="143" w:name="_Toc413698688"/>
      <w:bookmarkStart w:id="144" w:name="_Ref413700469"/>
      <w:r>
        <w:t>FAST v8 Interface to Simulink</w:t>
      </w:r>
      <w:bookmarkEnd w:id="143"/>
      <w:bookmarkEnd w:id="144"/>
    </w:p>
    <w:p w:rsidR="008D29CA" w:rsidRPr="008D29CA" w:rsidRDefault="008D29CA" w:rsidP="008233CD">
      <w:r>
        <w:t>FAST v8 has been implemented as a library that can be called from a Simulink S-Function block, using predefined inputs from Simulink.</w:t>
      </w:r>
      <w:r w:rsidR="00703CA6">
        <w:t xml:space="preserve"> Simulink is a popular simulation tool for controls design that is distributed by The Mathworks, Inc. in conjunction with MATLAB</w:t>
      </w:r>
      <w:r w:rsidR="00351DEB">
        <w:t>.</w:t>
      </w:r>
    </w:p>
    <w:p w:rsidR="00CD44DA" w:rsidRDefault="00CD44DA" w:rsidP="00CD44DA">
      <w:pPr>
        <w:pStyle w:val="Heading2"/>
        <w:rPr>
          <w:ins w:id="145" w:author="Bonnie Jonkman" w:date="2015-02-25T14:47:00Z"/>
        </w:rPr>
      </w:pPr>
      <w:bookmarkStart w:id="146" w:name="_Toc413698689"/>
      <w:bookmarkStart w:id="147" w:name="_Ref412115319"/>
      <w:ins w:id="148" w:author="Bonnie Jonkman" w:date="2015-02-25T14:46:00Z">
        <w:r>
          <w:t xml:space="preserve">Major Changes </w:t>
        </w:r>
      </w:ins>
      <w:ins w:id="149" w:author="Bonnie Jonkman" w:date="2015-02-25T14:47:00Z">
        <w:r>
          <w:t>B</w:t>
        </w:r>
      </w:ins>
      <w:ins w:id="150" w:author="Bonnie Jonkman" w:date="2015-02-25T14:46:00Z">
        <w:r>
          <w:t>etween the FAST v7 and v8 Interfaces to Simulink</w:t>
        </w:r>
      </w:ins>
      <w:bookmarkEnd w:id="146"/>
    </w:p>
    <w:p w:rsidR="00CD44DA" w:rsidRDefault="00CD44DA" w:rsidP="00CD44DA">
      <w:pPr>
        <w:pStyle w:val="ListParagraph"/>
        <w:numPr>
          <w:ilvl w:val="0"/>
          <w:numId w:val="26"/>
        </w:numPr>
        <w:rPr>
          <w:ins w:id="151" w:author="Bonnie Jonkman" w:date="2015-02-25T14:47:00Z"/>
        </w:rPr>
      </w:pPr>
      <w:ins w:id="152" w:author="Bonnie Jonkman" w:date="2015-02-25T14:47:00Z">
        <w:r>
          <w:t>Simulink no longer integrates the FAST states, which are now included in the FAST library.</w:t>
        </w:r>
      </w:ins>
    </w:p>
    <w:p w:rsidR="00985CF5" w:rsidRDefault="00985CF5" w:rsidP="00985CF5">
      <w:pPr>
        <w:pStyle w:val="ListParagraph"/>
        <w:numPr>
          <w:ilvl w:val="0"/>
          <w:numId w:val="26"/>
        </w:numPr>
        <w:rPr>
          <w:ins w:id="153" w:author="Bonnie Jonkman" w:date="2015-02-26T09:10:00Z"/>
        </w:rPr>
      </w:pPr>
      <w:ins w:id="154" w:author="Bonnie Jonkman" w:date="2015-02-26T09:10:00Z">
        <w:r>
          <w:t>MATLAB no longer reads the FAST input file, so Read_FAST_Input.m and Simsetup.m are no longer part of the FAST archive.</w:t>
        </w:r>
      </w:ins>
    </w:p>
    <w:p w:rsidR="00985CF5" w:rsidRPr="00CD44DA" w:rsidRDefault="00985CF5" w:rsidP="00985CF5">
      <w:pPr>
        <w:pStyle w:val="ListParagraph"/>
        <w:numPr>
          <w:ilvl w:val="0"/>
          <w:numId w:val="26"/>
        </w:numPr>
        <w:rPr>
          <w:ins w:id="155" w:author="Bonnie Jonkman" w:date="2015-02-26T09:10:00Z"/>
        </w:rPr>
      </w:pPr>
      <w:ins w:id="156" w:author="Bonnie Jonkman" w:date="2015-02-26T09:10:00Z">
        <w:r>
          <w:t>FAST_SFunc no longer reads variables from the MATLAB workspace.</w:t>
        </w:r>
      </w:ins>
    </w:p>
    <w:p w:rsidR="00CD44DA" w:rsidRDefault="00CD44DA" w:rsidP="00CD44DA">
      <w:pPr>
        <w:pStyle w:val="ListParagraph"/>
        <w:numPr>
          <w:ilvl w:val="0"/>
          <w:numId w:val="26"/>
        </w:numPr>
        <w:rPr>
          <w:ins w:id="157" w:author="Bonnie Jonkman" w:date="2015-02-25T14:48:00Z"/>
        </w:rPr>
      </w:pPr>
      <w:ins w:id="158" w:author="Bonnie Jonkman" w:date="2015-02-25T14:47:00Z">
        <w:r>
          <w:t>The blade and tower initial conditions</w:t>
        </w:r>
      </w:ins>
      <w:ins w:id="159" w:author="Bonnie Jonkman" w:date="2015-02-26T09:01:00Z">
        <w:r w:rsidR="00DE4D91">
          <w:t xml:space="preserve"> (ElastoDyn’s </w:t>
        </w:r>
        <w:r w:rsidR="00DE4D91">
          <w:rPr>
            <w:i/>
          </w:rPr>
          <w:t xml:space="preserve">IPDefl, OopDefl, TTDspFA, </w:t>
        </w:r>
        <w:r w:rsidR="00DE4D91" w:rsidRPr="00DE4D91">
          <w:t>and</w:t>
        </w:r>
        <w:r w:rsidR="00DE4D91">
          <w:rPr>
            <w:i/>
          </w:rPr>
          <w:t xml:space="preserve"> TTDspSS </w:t>
        </w:r>
        <w:r w:rsidR="00DE4D91" w:rsidRPr="00DE4D91">
          <w:t>variables)</w:t>
        </w:r>
      </w:ins>
      <w:ins w:id="160" w:author="Bonnie Jonkman" w:date="2015-02-25T14:47:00Z">
        <w:r>
          <w:t xml:space="preserve"> need not be zero.</w:t>
        </w:r>
      </w:ins>
    </w:p>
    <w:p w:rsidR="00CD44DA" w:rsidRDefault="00730F88" w:rsidP="00730F88">
      <w:pPr>
        <w:pStyle w:val="ListParagraph"/>
        <w:numPr>
          <w:ilvl w:val="0"/>
          <w:numId w:val="26"/>
        </w:numPr>
        <w:rPr>
          <w:ins w:id="161" w:author="Bonnie Jonkman" w:date="2015-02-26T09:00:00Z"/>
        </w:rPr>
      </w:pPr>
      <w:ins w:id="162" w:author="Bonnie Jonkman" w:date="2015-02-26T08:54:00Z">
        <w:r>
          <w:t xml:space="preserve">ServoDyn’s </w:t>
        </w:r>
        <w:r w:rsidRPr="00DE4D91">
          <w:rPr>
            <w:i/>
          </w:rPr>
          <w:t>TPCOn</w:t>
        </w:r>
      </w:ins>
      <w:ins w:id="163" w:author="Bonnie Jonkman" w:date="2015-02-26T08:55:00Z">
        <w:r>
          <w:t xml:space="preserve">, </w:t>
        </w:r>
        <w:r>
          <w:rPr>
            <w:i/>
          </w:rPr>
          <w:t>TYCOn</w:t>
        </w:r>
        <w:r>
          <w:t xml:space="preserve">, </w:t>
        </w:r>
      </w:ins>
      <w:ins w:id="164" w:author="Bonnie Jonkman" w:date="2015-02-26T09:00:00Z">
        <w:r>
          <w:t xml:space="preserve">and </w:t>
        </w:r>
      </w:ins>
      <w:ins w:id="165" w:author="Bonnie Jonkman" w:date="2015-02-26T08:55:00Z">
        <w:r>
          <w:rPr>
            <w:i/>
          </w:rPr>
          <w:t>TimGenOn</w:t>
        </w:r>
      </w:ins>
      <w:ins w:id="166" w:author="Bonnie Jonkman" w:date="2015-02-26T08:54:00Z">
        <w:r>
          <w:t xml:space="preserve"> variables need not be zero.</w:t>
        </w:r>
      </w:ins>
    </w:p>
    <w:p w:rsidR="00730F88" w:rsidRDefault="00730F88" w:rsidP="00730F88">
      <w:pPr>
        <w:pStyle w:val="ListParagraph"/>
        <w:numPr>
          <w:ilvl w:val="0"/>
          <w:numId w:val="26"/>
        </w:numPr>
        <w:rPr>
          <w:ins w:id="167" w:author="Bonnie Jonkman" w:date="2015-02-26T08:55:00Z"/>
        </w:rPr>
      </w:pPr>
      <w:ins w:id="168" w:author="Bonnie Jonkman" w:date="2015-02-26T09:00:00Z">
        <w:r>
          <w:rPr>
            <w:i/>
          </w:rPr>
          <w:t>ServoDyn’s TimGenOf</w:t>
        </w:r>
        <w:r>
          <w:t xml:space="preserve"> variable need not be larger than </w:t>
        </w:r>
        <w:r w:rsidRPr="00DE4D91">
          <w:rPr>
            <w:i/>
          </w:rPr>
          <w:t>TMax</w:t>
        </w:r>
        <w:r>
          <w:t>.</w:t>
        </w:r>
      </w:ins>
    </w:p>
    <w:p w:rsidR="00730F88" w:rsidRDefault="00730F88" w:rsidP="00730F88">
      <w:pPr>
        <w:pStyle w:val="ListParagraph"/>
        <w:numPr>
          <w:ilvl w:val="0"/>
          <w:numId w:val="26"/>
        </w:numPr>
        <w:rPr>
          <w:ins w:id="169" w:author="Bonnie Jonkman" w:date="2015-02-27T13:09:00Z"/>
        </w:rPr>
      </w:pPr>
      <w:ins w:id="170" w:author="Bonnie Jonkman" w:date="2015-02-26T08:56:00Z">
        <w:r>
          <w:t xml:space="preserve">ServoDyn’s </w:t>
        </w:r>
        <w:r>
          <w:rPr>
            <w:i/>
          </w:rPr>
          <w:t>GenTiStr</w:t>
        </w:r>
        <w:r>
          <w:t xml:space="preserve"> and </w:t>
        </w:r>
        <w:r>
          <w:rPr>
            <w:i/>
          </w:rPr>
          <w:t>GenTiStp</w:t>
        </w:r>
      </w:ins>
      <w:ins w:id="171" w:author="Bonnie Jonkman" w:date="2015-02-26T08:57:00Z">
        <w:r>
          <w:rPr>
            <w:i/>
          </w:rPr>
          <w:t xml:space="preserve"> </w:t>
        </w:r>
        <w:r>
          <w:t>variables need not be set to TRUE.</w:t>
        </w:r>
      </w:ins>
    </w:p>
    <w:p w:rsidR="00825D8B" w:rsidRDefault="00825D8B" w:rsidP="00730F88">
      <w:pPr>
        <w:pStyle w:val="ListParagraph"/>
        <w:numPr>
          <w:ilvl w:val="0"/>
          <w:numId w:val="26"/>
        </w:numPr>
        <w:rPr>
          <w:ins w:id="172" w:author="Bonnie Jonkman" w:date="2015-02-26T08:57:00Z"/>
        </w:rPr>
      </w:pPr>
      <w:ins w:id="173" w:author="Bonnie Jonkman" w:date="2015-02-27T13:09:00Z">
        <w:r>
          <w:t>High-speed shaft braking has been added as an input to FAST_SFunc from Simulink.</w:t>
        </w:r>
      </w:ins>
    </w:p>
    <w:p w:rsidR="00D0774B" w:rsidRDefault="00D0774B" w:rsidP="003F0FFD">
      <w:pPr>
        <w:pStyle w:val="Heading2"/>
      </w:pPr>
      <w:bookmarkStart w:id="174" w:name="_Toc413698690"/>
      <w:r>
        <w:t>Definition of the FAST v8 Interface to Simulink</w:t>
      </w:r>
      <w:bookmarkEnd w:id="147"/>
      <w:bookmarkEnd w:id="174"/>
    </w:p>
    <w:p w:rsidR="00D0774B" w:rsidRDefault="00D0774B" w:rsidP="00D0774B">
      <w:r>
        <w:t xml:space="preserve">The FAST v8 interface to Simulink is implemented as a </w:t>
      </w:r>
      <w:r w:rsidR="00351DEB">
        <w:t>L</w:t>
      </w:r>
      <w:r>
        <w:t>evel</w:t>
      </w:r>
      <w:r w:rsidR="00351DEB">
        <w:t>-</w:t>
      </w:r>
      <w:r>
        <w:t>2 S-Function</w:t>
      </w:r>
      <w:r w:rsidR="00351DEB">
        <w:t xml:space="preserve"> called FAST_SFunc</w:t>
      </w:r>
      <w:r>
        <w:t xml:space="preserve">. The interface is written in C, and it calls a DLL of FAST v8 routines, which </w:t>
      </w:r>
      <w:r w:rsidR="008233CD">
        <w:t xml:space="preserve">are </w:t>
      </w:r>
      <w:r>
        <w:t xml:space="preserve">written in Fortran. </w:t>
      </w:r>
      <w:r w:rsidR="00351DEB">
        <w:t>Both 32- and 64-bit Windows</w:t>
      </w:r>
      <w:r w:rsidR="008F632E">
        <w:t>®</w:t>
      </w:r>
      <w:r w:rsidR="00351DEB">
        <w:t xml:space="preserve"> versions are supported</w:t>
      </w:r>
      <w:r w:rsidR="008F632E">
        <w:t>, although the libraries must have the same addressing scheme</w:t>
      </w:r>
      <w:r w:rsidR="00351DEB">
        <w:t xml:space="preserve"> (both </w:t>
      </w:r>
      <w:r w:rsidR="008F632E">
        <w:t xml:space="preserve">addressing schemes </w:t>
      </w:r>
      <w:r w:rsidR="00351DEB">
        <w:t xml:space="preserve">can be </w:t>
      </w:r>
      <w:r w:rsidR="008F632E">
        <w:t>used o</w:t>
      </w:r>
      <w:r w:rsidR="00351DEB">
        <w:t xml:space="preserve">n 64-bit operating systems, but only the 32-bit version can be </w:t>
      </w:r>
      <w:r w:rsidR="008F632E">
        <w:t>used</w:t>
      </w:r>
      <w:r w:rsidR="00351DEB">
        <w:t xml:space="preserve"> on a 32-bit operating system). The calling sequence between the libraries is illustrated in </w:t>
      </w:r>
      <w:r w:rsidR="00351DEB">
        <w:fldChar w:fldCharType="begin"/>
      </w:r>
      <w:r w:rsidR="00351DEB">
        <w:instrText xml:space="preserve"> REF _Ref412536543 \h </w:instrText>
      </w:r>
      <w:r w:rsidR="00351DEB">
        <w:fldChar w:fldCharType="separate"/>
      </w:r>
      <w:r w:rsidR="00317AA0">
        <w:t xml:space="preserve">Figure </w:t>
      </w:r>
      <w:r w:rsidR="00317AA0">
        <w:rPr>
          <w:noProof/>
        </w:rPr>
        <w:t>5</w:t>
      </w:r>
      <w:r w:rsidR="00351DEB">
        <w:fldChar w:fldCharType="end"/>
      </w:r>
      <w:r w:rsidR="00351DEB">
        <w:t>.</w:t>
      </w:r>
    </w:p>
    <w:p w:rsidR="003F0FFD" w:rsidRDefault="00D0774B" w:rsidP="008233CD">
      <w:pPr>
        <w:keepNext/>
        <w:jc w:val="center"/>
      </w:pPr>
      <w:r>
        <w:rPr>
          <w:noProof/>
        </w:rPr>
        <w:lastRenderedPageBreak/>
        <mc:AlternateContent>
          <mc:Choice Requires="wpg">
            <w:drawing>
              <wp:inline distT="0" distB="0" distL="0" distR="0" wp14:anchorId="299EF127" wp14:editId="51963018">
                <wp:extent cx="5943486" cy="777240"/>
                <wp:effectExtent l="57150" t="38100" r="76835" b="99060"/>
                <wp:docPr id="19" name="Group 19"/>
                <wp:cNvGraphicFramePr/>
                <a:graphic xmlns:a="http://schemas.openxmlformats.org/drawingml/2006/main">
                  <a:graphicData uri="http://schemas.microsoft.com/office/word/2010/wordprocessingGroup">
                    <wpg:wgp>
                      <wpg:cNvGrpSpPr/>
                      <wpg:grpSpPr>
                        <a:xfrm>
                          <a:off x="0" y="0"/>
                          <a:ext cx="5943486" cy="777240"/>
                          <a:chOff x="0" y="0"/>
                          <a:chExt cx="5943486" cy="777240"/>
                        </a:xfrm>
                      </wpg:grpSpPr>
                      <wpg:grpSp>
                        <wpg:cNvPr id="17" name="Group 17"/>
                        <wpg:cNvGrpSpPr/>
                        <wpg:grpSpPr>
                          <a:xfrm>
                            <a:off x="1262418" y="341194"/>
                            <a:ext cx="3182990" cy="13174"/>
                            <a:chOff x="0" y="0"/>
                            <a:chExt cx="3182990" cy="13174"/>
                          </a:xfrm>
                        </wpg:grpSpPr>
                        <wps:wsp>
                          <wps:cNvPr id="14" name="Straight Arrow Connector 14"/>
                          <wps:cNvCnPr/>
                          <wps:spPr>
                            <a:xfrm>
                              <a:off x="0" y="6824"/>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a:off x="1426191" y="0"/>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a:off x="3050275" y="6824"/>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18" name="Group 18"/>
                        <wpg:cNvGrpSpPr/>
                        <wpg:grpSpPr>
                          <a:xfrm>
                            <a:off x="0" y="0"/>
                            <a:ext cx="5943486" cy="777240"/>
                            <a:chOff x="0" y="0"/>
                            <a:chExt cx="5943486" cy="777240"/>
                          </a:xfrm>
                        </wpg:grpSpPr>
                        <wps:wsp>
                          <wps:cNvPr id="4" name="Rectangle 4"/>
                          <wps:cNvSpPr/>
                          <wps:spPr>
                            <a:xfrm>
                              <a:off x="0" y="0"/>
                              <a:ext cx="1251585"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317AA0" w:rsidRPr="00CF75BB" w:rsidRDefault="00317AA0" w:rsidP="00D0774B">
                                <w:pPr>
                                  <w:jc w:val="center"/>
                                  <w:rPr>
                                    <w:sz w:val="16"/>
                                    <w:szCs w:val="16"/>
                                  </w:rPr>
                                </w:pPr>
                                <w:r w:rsidRPr="003F2E3C">
                                  <w:rPr>
                                    <w:b/>
                                  </w:rPr>
                                  <w:t>MATLAB</w:t>
                                </w:r>
                                <w:r w:rsidRPr="000C5867">
                                  <w:rPr>
                                    <w:b/>
                                  </w:rPr>
                                  <w:t>/Simulink</w:t>
                                </w:r>
                                <w:r>
                                  <w:br/>
                                </w:r>
                                <w:r w:rsidRPr="00CF75BB">
                                  <w:rPr>
                                    <w:sz w:val="16"/>
                                    <w:szCs w:val="16"/>
                                  </w:rPr>
                                  <w:t>32-bit Windows</w:t>
                                </w:r>
                                <w:r>
                                  <w:rPr>
                                    <w:sz w:val="16"/>
                                    <w:szCs w:val="16"/>
                                  </w:rPr>
                                  <w:br/>
                                </w:r>
                                <w:r w:rsidRPr="00CF75BB">
                                  <w:rPr>
                                    <w:sz w:val="16"/>
                                    <w:szCs w:val="16"/>
                                  </w:rPr>
                                  <w:t>64-bit Windows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405719" y="0"/>
                              <a:ext cx="1297940"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317AA0" w:rsidRPr="00CF75BB" w:rsidRDefault="00317AA0" w:rsidP="00D0774B">
                                <w:pPr>
                                  <w:jc w:val="center"/>
                                  <w:rPr>
                                    <w:sz w:val="16"/>
                                    <w:szCs w:val="18"/>
                                  </w:rPr>
                                </w:pPr>
                                <w:r w:rsidRPr="000C5867">
                                  <w:rPr>
                                    <w:b/>
                                  </w:rPr>
                                  <w:t>Level</w:t>
                                </w:r>
                                <w:r>
                                  <w:rPr>
                                    <w:b/>
                                  </w:rPr>
                                  <w:t>-</w:t>
                                </w:r>
                                <w:r w:rsidRPr="000C5867">
                                  <w:rPr>
                                    <w:b/>
                                  </w:rPr>
                                  <w:t>2 S Function</w:t>
                                </w:r>
                                <w:r>
                                  <w:rPr>
                                    <w:sz w:val="18"/>
                                  </w:rPr>
                                  <w:br/>
                                </w:r>
                                <w:r w:rsidRPr="00CF75BB">
                                  <w:rPr>
                                    <w:sz w:val="16"/>
                                  </w:rPr>
                                  <w:t>FAST_SFunc.mexw32</w:t>
                                </w:r>
                                <w:r w:rsidRPr="00CF75BB">
                                  <w:rPr>
                                    <w:sz w:val="16"/>
                                  </w:rPr>
                                  <w:br/>
                                  <w:t>FAST_SFunc.mexw64</w:t>
                                </w:r>
                                <w:r>
                                  <w:rPr>
                                    <w:sz w:val="16"/>
                                  </w:rPr>
                                  <w:br/>
                                </w:r>
                                <w:r>
                                  <w:rPr>
                                    <w:sz w:val="16"/>
                                    <w:szCs w:val="18"/>
                                  </w:rPr>
                                  <w:t>w</w:t>
                                </w:r>
                                <w:r w:rsidRPr="00CF75BB">
                                  <w:rPr>
                                    <w:sz w:val="16"/>
                                    <w:szCs w:val="18"/>
                                  </w:rPr>
                                  <w:t>ritten in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831910" y="0"/>
                              <a:ext cx="1490345"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317AA0" w:rsidRPr="00CF75BB" w:rsidRDefault="00317AA0" w:rsidP="00D0774B">
                                <w:pPr>
                                  <w:jc w:val="center"/>
                                  <w:rPr>
                                    <w:sz w:val="16"/>
                                    <w:szCs w:val="16"/>
                                  </w:rPr>
                                </w:pPr>
                                <w:r w:rsidRPr="000C5867">
                                  <w:rPr>
                                    <w:b/>
                                  </w:rPr>
                                  <w:t>FAST Dynamic Library</w:t>
                                </w:r>
                                <w:r>
                                  <w:br/>
                                </w:r>
                                <w:r w:rsidRPr="00CF75BB">
                                  <w:rPr>
                                    <w:sz w:val="16"/>
                                    <w:szCs w:val="16"/>
                                  </w:rPr>
                                  <w:t>FAST_Library_Win32.dll</w:t>
                                </w:r>
                                <w:r w:rsidRPr="00CF75BB">
                                  <w:rPr>
                                    <w:sz w:val="16"/>
                                    <w:szCs w:val="16"/>
                                  </w:rPr>
                                  <w:br/>
                                  <w:t>FAST_Library_x64.dll</w:t>
                                </w:r>
                                <w:r>
                                  <w:rPr>
                                    <w:sz w:val="16"/>
                                    <w:szCs w:val="16"/>
                                  </w:rPr>
                                  <w:br/>
                                </w:r>
                                <w:r w:rsidRPr="00CF75BB">
                                  <w:rPr>
                                    <w:sz w:val="16"/>
                                    <w:szCs w:val="16"/>
                                  </w:rPr>
                                  <w:t>written in Fortran 2003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4442346" y="0"/>
                              <a:ext cx="1501140"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317AA0" w:rsidRPr="00CF75BB" w:rsidRDefault="00317AA0" w:rsidP="00D0774B">
                                <w:pPr>
                                  <w:jc w:val="center"/>
                                  <w:rPr>
                                    <w:sz w:val="16"/>
                                    <w:szCs w:val="16"/>
                                  </w:rPr>
                                </w:pPr>
                                <w:r w:rsidRPr="000C5867">
                                  <w:rPr>
                                    <w:b/>
                                  </w:rPr>
                                  <w:t>MAP Dynamic Library</w:t>
                                </w:r>
                                <w:r>
                                  <w:br/>
                                </w:r>
                                <w:r>
                                  <w:rPr>
                                    <w:sz w:val="16"/>
                                    <w:szCs w:val="16"/>
                                  </w:rPr>
                                  <w:t>MAP</w:t>
                                </w:r>
                                <w:r w:rsidRPr="00CF75BB">
                                  <w:rPr>
                                    <w:sz w:val="16"/>
                                    <w:szCs w:val="16"/>
                                  </w:rPr>
                                  <w:t>_Win32.dll</w:t>
                                </w:r>
                                <w:r w:rsidRPr="00CF75BB">
                                  <w:rPr>
                                    <w:sz w:val="16"/>
                                    <w:szCs w:val="16"/>
                                  </w:rPr>
                                  <w:br/>
                                </w:r>
                                <w:r>
                                  <w:rPr>
                                    <w:sz w:val="16"/>
                                    <w:szCs w:val="16"/>
                                  </w:rPr>
                                  <w:t>MAP</w:t>
                                </w:r>
                                <w:r w:rsidRPr="00CF75BB">
                                  <w:rPr>
                                    <w:sz w:val="16"/>
                                    <w:szCs w:val="16"/>
                                  </w:rPr>
                                  <w:t>_x64.dll</w:t>
                                </w:r>
                                <w:r>
                                  <w:rPr>
                                    <w:sz w:val="16"/>
                                    <w:szCs w:val="16"/>
                                  </w:rPr>
                                  <w:br/>
                                </w:r>
                                <w:r w:rsidRPr="00CF75BB">
                                  <w:rPr>
                                    <w:sz w:val="16"/>
                                    <w:szCs w:val="16"/>
                                  </w:rPr>
                                  <w:t xml:space="preserve">written in </w:t>
                                </w:r>
                                <w:r>
                                  <w:rPr>
                                    <w:sz w:val="16"/>
                                    <w:szCs w:val="16"/>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Group 19" o:spid="_x0000_s1026" style="width:468pt;height:61.2pt;mso-position-horizontal-relative:char;mso-position-vertical-relative:line" coordsize="59434,7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">
                <v:group id="Group 17" o:spid="_x0000_s1027" style="position:absolute;left:12624;top:3411;width:31830;height:132" coordsize="31829,1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type id="_x0000_t32" coordsize="21600,21600" o:spt="32" o:oned="t" path="m,l21600,21600e" filled="f">
                    <v:path arrowok="t" fillok="f" o:connecttype="none"/>
                    <o:lock v:ext="edit" shapetype="t"/>
                  </v:shapetype>
                  <v:shape id="Straight Arrow Connector 14" o:spid="_x0000_s1028" type="#_x0000_t32" style="position:absolute;top:68;width:1327;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NE1cEAAADbAAAADwAAAGRycy9kb3ducmV2LnhtbERPS2vCQBC+C/0PyxR6001rU0J0FQkE&#10;e21UaG/T7JgEs7Mhu3n033cLBW/z8T1nu59NK0bqXWNZwfMqAkFcWt1wpeB8ypcJCOeRNbaWScEP&#10;OdjvHhZbTLWd+IPGwlcihLBLUUHtfZdK6cqaDLqV7YgDd7W9QR9gX0nd4xTCTStfouhNGmw4NNTY&#10;UVZTeSsGo2B9/Z6PiT/IJP+02TDEcXzJv5R6epwPGxCeZn8X/7vfdZj/Cn+/hAPk7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Y0TVwQAAANsAAAAPAAAAAAAAAAAAAAAA&#10;AKECAABkcnMvZG93bnJldi54bWxQSwUGAAAAAAQABAD5AAAAjwMAAAAA&#10;" strokecolor="#4579b8 [3044]">
                    <v:stroke endarrow="open"/>
                  </v:shape>
                  <v:shape id="Straight Arrow Connector 15" o:spid="_x0000_s1029" type="#_x0000_t32" style="position:absolute;left:14261;width:1328;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hTsAAAADbAAAADwAAAGRycy9kb3ducmV2LnhtbERPS4vCMBC+C/sfwizszaauVErXKCKU&#10;9eoL9DbbjG2xmZQm1e6/N4LgbT6+58yXg2nEjTpXW1YwiWIQxIXVNZcKDvt8nIJwHlljY5kU/JOD&#10;5eJjNMdM2ztv6bbzpQgh7DJUUHnfZlK6oiKDLrItceAutjPoA+xKqTu8h3DTyO84nkmDNYeGClta&#10;V1Rcd71RML38Db+pX8k0P9l13ydJcszPSn19DqsfEJ4G/xa/3Bsd5ifw/CUcIB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Iv4U7AAAAA2wAAAA8AAAAAAAAAAAAAAAAA&#10;oQIAAGRycy9kb3ducmV2LnhtbFBLBQYAAAAABAAEAPkAAACOAwAAAAA=&#10;" strokecolor="#4579b8 [3044]">
                    <v:stroke endarrow="open"/>
                  </v:shape>
                  <v:shape id="Straight Arrow Connector 16" o:spid="_x0000_s1030" type="#_x0000_t32" style="position:absolute;left:30502;top:68;width:1327;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1/OcEAAADbAAAADwAAAGRycy9kb3ducmV2LnhtbERPyWrDMBC9F/oPYgq91XJbHIwTJYSA&#10;aa9JGkhvU2timVgjY8lL/r4qBHqbx1tntZltK0bqfeNYwWuSgiCunG64VvB1LF9yED4ga2wdk4Ib&#10;edisHx9WWGg38Z7GQ6hFDGFfoAITQldI6StDFn3iOuLIXVxvMUTY11L3OMVw28q3NF1Iiw3HBoMd&#10;7QxV18NgFbxffuaPPGxlXp7dbhiyLDuV30o9P83bJYhAc/gX392fOs5fwN8v8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X85wQAAANsAAAAPAAAAAAAAAAAAAAAA&#10;AKECAABkcnMvZG93bnJldi54bWxQSwUGAAAAAAQABAD5AAAAjwMAAAAA&#10;" strokecolor="#4579b8 [3044]">
                    <v:stroke endarrow="open"/>
                  </v:shape>
                </v:group>
                <v:group id="Group 18" o:spid="_x0000_s1031" style="position:absolute;width:59434;height:7772" coordsize="59434,77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ect id="Rectangle 4" o:spid="_x0000_s1032" style="position:absolute;width:12515;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J9B8QA&#10;AADaAAAADwAAAGRycy9kb3ducmV2LnhtbESPS4vCQBCE7wv+h6EFL6ITRRaJjiI+QPHgGzw2mTYJ&#10;ZnpCZtTs/npnQdhjUVVfUeNpbQrxpMrllhX0uhEI4sTqnFMF59OqMwThPLLGwjIp+CEH00nja4yx&#10;ti8+0PPoUxEg7GJUkHlfxlK6JCODrmtL4uDdbGXQB1mlUlf4CnBTyH4UfUuDOYeFDEuaZ5Tcjw+j&#10;oMRB1N8t7pvL+bpcbRft3vZ3XyjVatazEQhPtf8Pf9prrWAAf1fCDZCT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yfQfEAAAA2g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rsidR="00317AA0" w:rsidRPr="00CF75BB" w:rsidRDefault="00317AA0" w:rsidP="00D0774B">
                          <w:pPr>
                            <w:jc w:val="center"/>
                            <w:rPr>
                              <w:sz w:val="16"/>
                              <w:szCs w:val="16"/>
                            </w:rPr>
                          </w:pPr>
                          <w:r w:rsidRPr="003F2E3C">
                            <w:rPr>
                              <w:b/>
                            </w:rPr>
                            <w:t>MATLAB</w:t>
                          </w:r>
                          <w:r w:rsidRPr="000C5867">
                            <w:rPr>
                              <w:b/>
                            </w:rPr>
                            <w:t>/Simulink</w:t>
                          </w:r>
                          <w:r>
                            <w:br/>
                          </w:r>
                          <w:r w:rsidRPr="00CF75BB">
                            <w:rPr>
                              <w:sz w:val="16"/>
                              <w:szCs w:val="16"/>
                            </w:rPr>
                            <w:t>32-bit Windows</w:t>
                          </w:r>
                          <w:r>
                            <w:rPr>
                              <w:sz w:val="16"/>
                              <w:szCs w:val="16"/>
                            </w:rPr>
                            <w:br/>
                          </w:r>
                          <w:r w:rsidRPr="00CF75BB">
                            <w:rPr>
                              <w:sz w:val="16"/>
                              <w:szCs w:val="16"/>
                            </w:rPr>
                            <w:t>64-bit Windows</w:t>
                          </w:r>
                        </w:p>
                      </w:txbxContent>
                    </v:textbox>
                  </v:rect>
                  <v:rect id="Rectangle 10" o:spid="_x0000_s1033" style="position:absolute;left:14057;width:12979;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fP6ccA&#10;AADbAAAADwAAAGRycy9kb3ducmV2LnhtbESPT2vCQBDF70K/wzKFXsRslCIlZpVSK7R48E8VPA7Z&#10;aRLMzobsVtN++s5B8DbDe/Peb/JF7xp1oS7Ung2MkxQUceFtzaWBw9dq9AIqRGSLjWcy8EsBFvOH&#10;QY6Z9Vfe0WUfSyUhHDI0UMXYZlqHoiKHIfEtsWjfvnMYZe1KbTu8Srhr9CRNp9phzdJQYUtvFRXn&#10;/Y8z0OJzOtksz5/Hw+l9tV4Ox+u/bWPM02P/OgMVqY938+36wwq+0MsvMoCe/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Xz+n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317AA0" w:rsidRPr="00CF75BB" w:rsidRDefault="00317AA0" w:rsidP="00D0774B">
                          <w:pPr>
                            <w:jc w:val="center"/>
                            <w:rPr>
                              <w:sz w:val="16"/>
                              <w:szCs w:val="18"/>
                            </w:rPr>
                          </w:pPr>
                          <w:r w:rsidRPr="000C5867">
                            <w:rPr>
                              <w:b/>
                            </w:rPr>
                            <w:t>Level</w:t>
                          </w:r>
                          <w:r>
                            <w:rPr>
                              <w:b/>
                            </w:rPr>
                            <w:t>-</w:t>
                          </w:r>
                          <w:r w:rsidRPr="000C5867">
                            <w:rPr>
                              <w:b/>
                            </w:rPr>
                            <w:t>2 S Function</w:t>
                          </w:r>
                          <w:r>
                            <w:rPr>
                              <w:sz w:val="18"/>
                            </w:rPr>
                            <w:br/>
                          </w:r>
                          <w:r w:rsidRPr="00CF75BB">
                            <w:rPr>
                              <w:sz w:val="16"/>
                            </w:rPr>
                            <w:t>FAST_SFunc.mexw32</w:t>
                          </w:r>
                          <w:r w:rsidRPr="00CF75BB">
                            <w:rPr>
                              <w:sz w:val="16"/>
                            </w:rPr>
                            <w:br/>
                            <w:t>FAST_SFunc.mexw64</w:t>
                          </w:r>
                          <w:r>
                            <w:rPr>
                              <w:sz w:val="16"/>
                            </w:rPr>
                            <w:br/>
                          </w:r>
                          <w:r>
                            <w:rPr>
                              <w:sz w:val="16"/>
                              <w:szCs w:val="18"/>
                            </w:rPr>
                            <w:t>w</w:t>
                          </w:r>
                          <w:r w:rsidRPr="00CF75BB">
                            <w:rPr>
                              <w:sz w:val="16"/>
                              <w:szCs w:val="18"/>
                            </w:rPr>
                            <w:t>ritten in C</w:t>
                          </w:r>
                        </w:p>
                      </w:txbxContent>
                    </v:textbox>
                  </v:rect>
                  <v:rect id="Rectangle 12" o:spid="_x0000_s1034" style="position:absolute;left:28319;width:14903;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n0BcIA&#10;AADbAAAADwAAAGRycy9kb3ducmV2LnhtbERPS4vCMBC+L/gfwgh7WTS1LCLVKKIruHjwDR6HZmyL&#10;zaQ0Uau/3ggLe5uP7zmjSWNKcaPaFZYV9LoRCOLU6oIzBYf9ojMA4TyyxtIyKXiQg8m49THCRNs7&#10;b+m285kIIewSVJB7XyVSujQng65rK+LAnW1t0AdYZ1LXeA/hppRxFPWlwYJDQ44VzXJKL7urUVDh&#10;dxSv55ff4+H0s1jNv3qr56ZU6rPdTIcgPDX+X/znXuowP4b3L+EAO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ifQFwgAAANsAAAAPAAAAAAAAAAAAAAAAAJgCAABkcnMvZG93&#10;bnJldi54bWxQSwUGAAAAAAQABAD1AAAAhwMAAAAA&#10;" fillcolor="#a7bfde [1620]" strokecolor="#4579b8 [3044]">
                    <v:fill color2="#e4ecf5 [500]" rotate="t" angle="180" colors="0 #a3c4ff;22938f #bfd5ff;1 #e5eeff" focus="100%" type="gradient"/>
                    <v:shadow on="t" color="black" opacity="24903f" origin=",.5" offset="0,.55556mm"/>
                    <v:textbox>
                      <w:txbxContent>
                        <w:p w:rsidR="00317AA0" w:rsidRPr="00CF75BB" w:rsidRDefault="00317AA0" w:rsidP="00D0774B">
                          <w:pPr>
                            <w:jc w:val="center"/>
                            <w:rPr>
                              <w:sz w:val="16"/>
                              <w:szCs w:val="16"/>
                            </w:rPr>
                          </w:pPr>
                          <w:r w:rsidRPr="000C5867">
                            <w:rPr>
                              <w:b/>
                            </w:rPr>
                            <w:t>FAST Dynamic Library</w:t>
                          </w:r>
                          <w:r>
                            <w:br/>
                          </w:r>
                          <w:r w:rsidRPr="00CF75BB">
                            <w:rPr>
                              <w:sz w:val="16"/>
                              <w:szCs w:val="16"/>
                            </w:rPr>
                            <w:t>FAST_Library_Win32.dll</w:t>
                          </w:r>
                          <w:r w:rsidRPr="00CF75BB">
                            <w:rPr>
                              <w:sz w:val="16"/>
                              <w:szCs w:val="16"/>
                            </w:rPr>
                            <w:br/>
                            <w:t>FAST_Library_x64.dll</w:t>
                          </w:r>
                          <w:r>
                            <w:rPr>
                              <w:sz w:val="16"/>
                              <w:szCs w:val="16"/>
                            </w:rPr>
                            <w:br/>
                          </w:r>
                          <w:r w:rsidRPr="00CF75BB">
                            <w:rPr>
                              <w:sz w:val="16"/>
                              <w:szCs w:val="16"/>
                            </w:rPr>
                            <w:t>written in Fortran 2003</w:t>
                          </w:r>
                        </w:p>
                      </w:txbxContent>
                    </v:textbox>
                  </v:rect>
                  <v:rect id="Rectangle 13" o:spid="_x0000_s1035" style="position:absolute;left:44423;width:15011;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VRnsQA&#10;AADbAAAADwAAAGRycy9kb3ducmV2LnhtbERPS2vCQBC+F/wPywi9SN0kLVJSV5GmQsVD6wt6HLJj&#10;EpKdDdmtRn+9WxB6m4/vOdN5bxpxos5VlhXE4wgEcW51xYWC/W759ArCeWSNjWVScCEH89ngYYqp&#10;tmfe0GnrCxFC2KWooPS+TaV0eUkG3di2xIE72s6gD7ArpO7wHMJNI5MomkiDFYeGElt6Lymvt79G&#10;QYsvUfKV1avD/udjuc5G8fr63Sj1OOwXbyA89f5ffHd/6jD/Gf5+CQf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FUZ7EAAAA2w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rsidR="00317AA0" w:rsidRPr="00CF75BB" w:rsidRDefault="00317AA0" w:rsidP="00D0774B">
                          <w:pPr>
                            <w:jc w:val="center"/>
                            <w:rPr>
                              <w:sz w:val="16"/>
                              <w:szCs w:val="16"/>
                            </w:rPr>
                          </w:pPr>
                          <w:r w:rsidRPr="000C5867">
                            <w:rPr>
                              <w:b/>
                            </w:rPr>
                            <w:t>MAP Dynamic Library</w:t>
                          </w:r>
                          <w:r>
                            <w:br/>
                          </w:r>
                          <w:r>
                            <w:rPr>
                              <w:sz w:val="16"/>
                              <w:szCs w:val="16"/>
                            </w:rPr>
                            <w:t>MAP</w:t>
                          </w:r>
                          <w:r w:rsidRPr="00CF75BB">
                            <w:rPr>
                              <w:sz w:val="16"/>
                              <w:szCs w:val="16"/>
                            </w:rPr>
                            <w:t>_Win32.dll</w:t>
                          </w:r>
                          <w:r w:rsidRPr="00CF75BB">
                            <w:rPr>
                              <w:sz w:val="16"/>
                              <w:szCs w:val="16"/>
                            </w:rPr>
                            <w:br/>
                          </w:r>
                          <w:r>
                            <w:rPr>
                              <w:sz w:val="16"/>
                              <w:szCs w:val="16"/>
                            </w:rPr>
                            <w:t>MAP</w:t>
                          </w:r>
                          <w:r w:rsidRPr="00CF75BB">
                            <w:rPr>
                              <w:sz w:val="16"/>
                              <w:szCs w:val="16"/>
                            </w:rPr>
                            <w:t>_x64.dll</w:t>
                          </w:r>
                          <w:r>
                            <w:rPr>
                              <w:sz w:val="16"/>
                              <w:szCs w:val="16"/>
                            </w:rPr>
                            <w:br/>
                          </w:r>
                          <w:r w:rsidRPr="00CF75BB">
                            <w:rPr>
                              <w:sz w:val="16"/>
                              <w:szCs w:val="16"/>
                            </w:rPr>
                            <w:t xml:space="preserve">written in </w:t>
                          </w:r>
                          <w:r>
                            <w:rPr>
                              <w:sz w:val="16"/>
                              <w:szCs w:val="16"/>
                            </w:rPr>
                            <w:t>C</w:t>
                          </w:r>
                        </w:p>
                      </w:txbxContent>
                    </v:textbox>
                  </v:rect>
                </v:group>
                <w10:anchorlock/>
              </v:group>
            </w:pict>
          </mc:Fallback>
        </mc:AlternateContent>
      </w:r>
    </w:p>
    <w:p w:rsidR="00D0774B" w:rsidRDefault="003F0FFD" w:rsidP="003D5EA3">
      <w:pPr>
        <w:pStyle w:val="Caption"/>
        <w:jc w:val="center"/>
        <w:rPr>
          <w:ins w:id="175" w:author="Bonnie Jonkman" w:date="2015-03-09T21:10:00Z"/>
        </w:rPr>
      </w:pPr>
      <w:bookmarkStart w:id="176" w:name="_Ref412536543"/>
      <w:r>
        <w:t xml:space="preserve">Figure </w:t>
      </w:r>
      <w:fldSimple w:instr=" SEQ Figure \* ARABIC ">
        <w:r w:rsidR="00317AA0">
          <w:rPr>
            <w:noProof/>
          </w:rPr>
          <w:t>5</w:t>
        </w:r>
      </w:fldSimple>
      <w:bookmarkEnd w:id="176"/>
      <w:r>
        <w:t>: Libraries in the FAST - Simulink Interface</w:t>
      </w:r>
    </w:p>
    <w:p w:rsidR="006D62BD" w:rsidRPr="006D62BD" w:rsidRDefault="006D62BD" w:rsidP="00653C1F">
      <w:ins w:id="177" w:author="Bonnie Jonkman" w:date="2015-03-09T21:10:00Z">
        <w:r>
          <w:t xml:space="preserve">Please note that because this interface uses static variables, there can be only one instance of the FAST_SFunc </w:t>
        </w:r>
      </w:ins>
      <w:ins w:id="178" w:author="Bonnie Jonkman" w:date="2015-03-09T21:11:00Z">
        <w:r>
          <w:t>mex file in any instance of MATLAB (i.e., you cannot run two different models simultaneously).</w:t>
        </w:r>
      </w:ins>
    </w:p>
    <w:p w:rsidR="00D0774B" w:rsidRDefault="00D0774B" w:rsidP="003F0FFD">
      <w:pPr>
        <w:pStyle w:val="Heading3"/>
      </w:pPr>
      <w:bookmarkStart w:id="179" w:name="_Ref411514591"/>
      <w:r>
        <w:t>S-Function Parameters</w:t>
      </w:r>
      <w:bookmarkEnd w:id="179"/>
    </w:p>
    <w:p w:rsidR="00D0774B" w:rsidRDefault="00D0774B" w:rsidP="00D0774B">
      <w:r>
        <w:t>FAST_SFunc</w:t>
      </w:r>
      <w:r w:rsidR="00D56818">
        <w:t xml:space="preserve"> S-function block</w:t>
      </w:r>
      <w:r>
        <w:t xml:space="preserve"> is designed to accept exactly three parameters from Simulink.</w:t>
      </w:r>
      <w:r w:rsidR="003D5EA3">
        <w:t xml:space="preserve"> The values for each of the parameters are required at initialization, and they must not be changed during the simulation.</w:t>
      </w:r>
    </w:p>
    <w:p w:rsidR="003D5EA3" w:rsidRDefault="00D0774B" w:rsidP="008233CD">
      <w:pPr>
        <w:keepNext/>
        <w:jc w:val="center"/>
      </w:pPr>
      <w:r>
        <w:rPr>
          <w:noProof/>
        </w:rPr>
        <w:drawing>
          <wp:inline distT="0" distB="0" distL="0" distR="0" wp14:anchorId="09BFFB23" wp14:editId="25122F34">
            <wp:extent cx="2834640" cy="2718151"/>
            <wp:effectExtent l="0" t="0" r="381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834640" cy="2718151"/>
                    </a:xfrm>
                    <a:prstGeom prst="rect">
                      <a:avLst/>
                    </a:prstGeom>
                  </pic:spPr>
                </pic:pic>
              </a:graphicData>
            </a:graphic>
          </wp:inline>
        </w:drawing>
      </w:r>
    </w:p>
    <w:p w:rsidR="00D0774B" w:rsidRPr="00681E4B" w:rsidRDefault="003D5EA3" w:rsidP="007C0572">
      <w:pPr>
        <w:pStyle w:val="Caption"/>
        <w:jc w:val="center"/>
      </w:pPr>
      <w:r>
        <w:t xml:space="preserve">Figure </w:t>
      </w:r>
      <w:fldSimple w:instr=" SEQ Figure \* ARABIC ">
        <w:r w:rsidR="00317AA0">
          <w:rPr>
            <w:noProof/>
          </w:rPr>
          <w:t>6</w:t>
        </w:r>
      </w:fldSimple>
      <w:r>
        <w:t>: FAST_SFunc Block Parameters</w:t>
      </w:r>
    </w:p>
    <w:p w:rsidR="00D0774B" w:rsidRDefault="00D0774B" w:rsidP="003F0FFD">
      <w:pPr>
        <w:pStyle w:val="Heading4"/>
      </w:pPr>
      <w:r>
        <w:t>FAST_InputFileName</w:t>
      </w:r>
    </w:p>
    <w:p w:rsidR="00D0774B" w:rsidRPr="00681E4B" w:rsidRDefault="00D0774B" w:rsidP="00D0774B">
      <w:r>
        <w:t xml:space="preserve">The first parameter is a string, which contains the name of the FAST v8 primary input file. In the sample models, this string is contained in a variable called </w:t>
      </w:r>
      <w:r w:rsidRPr="006C5C90">
        <w:rPr>
          <w:i/>
        </w:rPr>
        <w:t>FAST_InputFileName</w:t>
      </w:r>
      <w:r>
        <w:t>.</w:t>
      </w:r>
    </w:p>
    <w:p w:rsidR="00D0774B" w:rsidRPr="00810027" w:rsidRDefault="00D0774B" w:rsidP="003F0FFD">
      <w:pPr>
        <w:pStyle w:val="Heading4"/>
      </w:pPr>
      <w:r>
        <w:t>TMax</w:t>
      </w:r>
    </w:p>
    <w:p w:rsidR="008233CD" w:rsidRDefault="008233CD" w:rsidP="00D0774B">
      <w:r>
        <w:t xml:space="preserve">The second parameter is a double-precision real value called </w:t>
      </w:r>
      <w:r w:rsidRPr="006C5C90">
        <w:rPr>
          <w:i/>
        </w:rPr>
        <w:t>TMax</w:t>
      </w:r>
      <w:r>
        <w:t xml:space="preserve">. </w:t>
      </w:r>
      <w:r w:rsidR="00CA0AA7">
        <w:t xml:space="preserve">This </w:t>
      </w:r>
      <w:r w:rsidR="00CA0AA7" w:rsidRPr="007C0572">
        <w:rPr>
          <w:i/>
        </w:rPr>
        <w:t>TMax</w:t>
      </w:r>
      <w:r w:rsidR="00CA0AA7">
        <w:t xml:space="preserve"> is used in place of the </w:t>
      </w:r>
      <w:r w:rsidR="00CA0AA7" w:rsidRPr="007C0572">
        <w:rPr>
          <w:i/>
        </w:rPr>
        <w:t>TMax</w:t>
      </w:r>
      <w:r w:rsidR="00CA0AA7">
        <w:t xml:space="preserve"> specified in the FAST v8 primary input file, except for the following </w:t>
      </w:r>
      <w:r>
        <w:t xml:space="preserve">two </w:t>
      </w:r>
      <w:r w:rsidR="00CA0AA7">
        <w:t>cases:</w:t>
      </w:r>
      <w:r>
        <w:t xml:space="preserve"> </w:t>
      </w:r>
    </w:p>
    <w:p w:rsidR="00CA0AA7" w:rsidRDefault="00CA0AA7" w:rsidP="007C0572">
      <w:pPr>
        <w:pStyle w:val="ListParagraph"/>
        <w:numPr>
          <w:ilvl w:val="0"/>
          <w:numId w:val="25"/>
        </w:numPr>
      </w:pPr>
      <w:r>
        <w:t xml:space="preserve">If </w:t>
      </w:r>
      <w:r w:rsidRPr="007C0572">
        <w:rPr>
          <w:i/>
        </w:rPr>
        <w:t>TMax</w:t>
      </w:r>
      <w:r>
        <w:t xml:space="preserve"> in the FAST v8 primary input file is larger than the one in Simulink, the FAST </w:t>
      </w:r>
      <w:r w:rsidRPr="007C0572">
        <w:rPr>
          <w:i/>
        </w:rPr>
        <w:t>TMax</w:t>
      </w:r>
      <w:r>
        <w:t xml:space="preserve"> will be used by the FAST modules</w:t>
      </w:r>
      <w:r w:rsidR="008233CD">
        <w:t xml:space="preserve"> (e.g., HydroDyn’s waves module).</w:t>
      </w:r>
    </w:p>
    <w:p w:rsidR="008233CD" w:rsidRDefault="008233CD" w:rsidP="007C0572">
      <w:pPr>
        <w:pStyle w:val="ListParagraph"/>
        <w:numPr>
          <w:ilvl w:val="0"/>
          <w:numId w:val="25"/>
        </w:numPr>
      </w:pPr>
      <w:r>
        <w:lastRenderedPageBreak/>
        <w:t xml:space="preserve">If </w:t>
      </w:r>
      <w:r w:rsidRPr="009E13B7">
        <w:rPr>
          <w:i/>
        </w:rPr>
        <w:t>TMax</w:t>
      </w:r>
      <w:r>
        <w:t xml:space="preserve"> in the FAST v8 primary input file is larger than the one in Simulink, the FAST </w:t>
      </w:r>
      <w:r w:rsidRPr="009E13B7">
        <w:rPr>
          <w:i/>
        </w:rPr>
        <w:t>TMax</w:t>
      </w:r>
      <w:r>
        <w:t xml:space="preserve"> will be used to allocate space for the binary output file (if </w:t>
      </w:r>
      <w:r w:rsidR="007C0572" w:rsidRPr="007C0572">
        <w:rPr>
          <w:i/>
        </w:rPr>
        <w:t>OutFileFmt</w:t>
      </w:r>
      <w:r w:rsidR="007C0572">
        <w:t xml:space="preserve"> /= 1</w:t>
      </w:r>
      <w:r>
        <w:t>).</w:t>
      </w:r>
    </w:p>
    <w:p w:rsidR="007C0572" w:rsidRDefault="00D0774B" w:rsidP="007C0572">
      <w:pPr>
        <w:keepNext/>
        <w:jc w:val="center"/>
      </w:pPr>
      <w:r>
        <w:rPr>
          <w:noProof/>
        </w:rPr>
        <w:drawing>
          <wp:inline distT="0" distB="0" distL="0" distR="0" wp14:anchorId="45A9AE4A" wp14:editId="199022E7">
            <wp:extent cx="5650173" cy="589079"/>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r="59641" b="93101"/>
                    <a:stretch/>
                  </pic:blipFill>
                  <pic:spPr bwMode="auto">
                    <a:xfrm>
                      <a:off x="0" y="0"/>
                      <a:ext cx="5720844" cy="596447"/>
                    </a:xfrm>
                    <a:prstGeom prst="rect">
                      <a:avLst/>
                    </a:prstGeom>
                    <a:ln>
                      <a:noFill/>
                    </a:ln>
                    <a:extLst>
                      <a:ext uri="{53640926-AAD7-44D8-BBD7-CCE9431645EC}">
                        <a14:shadowObscured xmlns:a14="http://schemas.microsoft.com/office/drawing/2010/main"/>
                      </a:ext>
                    </a:extLst>
                  </pic:spPr>
                </pic:pic>
              </a:graphicData>
            </a:graphic>
          </wp:inline>
        </w:drawing>
      </w:r>
    </w:p>
    <w:p w:rsidR="00D0774B" w:rsidRDefault="007C0572" w:rsidP="007C0572">
      <w:pPr>
        <w:pStyle w:val="Caption"/>
        <w:jc w:val="center"/>
      </w:pPr>
      <w:r>
        <w:t xml:space="preserve">Figure </w:t>
      </w:r>
      <w:fldSimple w:instr=" SEQ Figure \* ARABIC ">
        <w:r w:rsidR="00317AA0">
          <w:rPr>
            <w:noProof/>
          </w:rPr>
          <w:t>7</w:t>
        </w:r>
      </w:fldSimple>
      <w:r>
        <w:t>: Using TMax to specify simulation end time in Simulink</w:t>
      </w:r>
    </w:p>
    <w:p w:rsidR="00D0774B" w:rsidRPr="00810027" w:rsidRDefault="00D0774B" w:rsidP="003F0FFD">
      <w:pPr>
        <w:pStyle w:val="Heading4"/>
      </w:pPr>
      <w:r>
        <w:t>NumAdditionalInputs</w:t>
      </w:r>
    </w:p>
    <w:p w:rsidR="00D0774B" w:rsidRDefault="006A4CEA" w:rsidP="00D0774B">
      <w:r>
        <w:t>T</w:t>
      </w:r>
      <w:r w:rsidR="00D0774B">
        <w:t>he third parameter sent to the S-Function block</w:t>
      </w:r>
      <w:r>
        <w:t xml:space="preserve"> is </w:t>
      </w:r>
      <w:r w:rsidRPr="00605E33">
        <w:rPr>
          <w:i/>
        </w:rPr>
        <w:t>NumAdditionalInputs</w:t>
      </w:r>
      <w:r w:rsidR="00D0774B">
        <w:t xml:space="preserve">. Currently, </w:t>
      </w:r>
      <w:r w:rsidR="00D0774B" w:rsidRPr="00605E33">
        <w:rPr>
          <w:i/>
        </w:rPr>
        <w:t>NumAdditionalInputs</w:t>
      </w:r>
      <w:r w:rsidR="00D0774B">
        <w:rPr>
          <w:i/>
        </w:rPr>
        <w:t xml:space="preserve"> </w:t>
      </w:r>
      <w:r w:rsidR="00D0774B">
        <w:t>is 0 for most cases.</w:t>
      </w:r>
    </w:p>
    <w:p w:rsidR="00D0774B" w:rsidRPr="005244A7" w:rsidRDefault="003D5EA3" w:rsidP="00D0774B">
      <w:r>
        <w:t>For flexibility reasons (i.e., so that FAST_SFunc.c doesn’t have to be recompiled for customizations to FAST_Library.f90), this</w:t>
      </w:r>
      <w:r w:rsidR="00D0774B">
        <w:t xml:space="preserve"> third parameter can also be input as an array with no more than 11 entries. If this parameter is an array, the first element of the array is </w:t>
      </w:r>
      <w:r w:rsidR="00D0774B">
        <w:rPr>
          <w:i/>
        </w:rPr>
        <w:t>NumAdditionalInputs</w:t>
      </w:r>
      <w:r>
        <w:t>.</w:t>
      </w:r>
    </w:p>
    <w:p w:rsidR="00D0774B" w:rsidRDefault="00D720E0" w:rsidP="003F0FFD">
      <w:pPr>
        <w:pStyle w:val="Heading3"/>
      </w:pPr>
      <w:bookmarkStart w:id="180" w:name="_Ref412806082"/>
      <w:r>
        <w:t xml:space="preserve">S-Function </w:t>
      </w:r>
      <w:r w:rsidR="00D0774B">
        <w:t>Inputs</w:t>
      </w:r>
      <w:bookmarkEnd w:id="180"/>
    </w:p>
    <w:p w:rsidR="00D0774B" w:rsidRPr="00810027" w:rsidRDefault="00D0774B" w:rsidP="00D0774B">
      <w:r>
        <w:t xml:space="preserve">The inputs to the FAST S-Function are values in an array of size </w:t>
      </w:r>
      <w:r w:rsidR="00FE259D">
        <w:t xml:space="preserve">8 </w:t>
      </w:r>
      <w:r>
        <w:t xml:space="preserve">+ </w:t>
      </w:r>
      <w:r w:rsidRPr="00605E33">
        <w:rPr>
          <w:i/>
        </w:rPr>
        <w:t>NumAdditionalInputs</w:t>
      </w:r>
      <w:r>
        <w:t xml:space="preserve">. (See </w:t>
      </w:r>
      <w:r w:rsidR="00743E68">
        <w:t>section “</w:t>
      </w:r>
      <w:r>
        <w:fldChar w:fldCharType="begin"/>
      </w:r>
      <w:r>
        <w:instrText xml:space="preserve"> REF _Ref411514591 \h </w:instrText>
      </w:r>
      <w:r>
        <w:fldChar w:fldCharType="separate"/>
      </w:r>
      <w:r w:rsidR="00653C1F">
        <w:t>S-Function Parameters</w:t>
      </w:r>
      <w:r>
        <w:fldChar w:fldCharType="end"/>
      </w:r>
      <w:r w:rsidR="00743E68">
        <w:t>”</w:t>
      </w:r>
      <w:r w:rsidR="00775774">
        <w:t xml:space="preserve"> for an explanation of </w:t>
      </w:r>
      <w:r w:rsidR="00775774" w:rsidRPr="00D56818">
        <w:rPr>
          <w:i/>
        </w:rPr>
        <w:t>NumAdditionalInputs</w:t>
      </w:r>
      <w:r w:rsidR="00775774">
        <w:t>.</w:t>
      </w:r>
      <w:r>
        <w:t>)</w:t>
      </w:r>
    </w:p>
    <w:p w:rsidR="00D0774B" w:rsidRDefault="00D0774B" w:rsidP="00D0774B">
      <w:r>
        <w:t>The values in the input array are as follows:</w:t>
      </w:r>
    </w:p>
    <w:p w:rsidR="00D0774B" w:rsidRDefault="00D0774B" w:rsidP="00D0774B">
      <w:pPr>
        <w:pStyle w:val="ListParagraph"/>
        <w:numPr>
          <w:ilvl w:val="0"/>
          <w:numId w:val="19"/>
        </w:numPr>
      </w:pPr>
      <w:r>
        <w:t>Generator torque</w:t>
      </w:r>
      <w:r w:rsidR="00540E39">
        <w:t xml:space="preserve"> (Nm)</w:t>
      </w:r>
    </w:p>
    <w:p w:rsidR="00D0774B" w:rsidRDefault="00D0774B" w:rsidP="00D0774B">
      <w:pPr>
        <w:pStyle w:val="ListParagraph"/>
        <w:numPr>
          <w:ilvl w:val="0"/>
          <w:numId w:val="19"/>
        </w:numPr>
      </w:pPr>
      <w:r>
        <w:t>Electrical power</w:t>
      </w:r>
      <w:r w:rsidR="00540E39">
        <w:t xml:space="preserve"> (W)</w:t>
      </w:r>
    </w:p>
    <w:p w:rsidR="00D0774B" w:rsidRDefault="00D0774B" w:rsidP="00D0774B">
      <w:pPr>
        <w:pStyle w:val="ListParagraph"/>
        <w:numPr>
          <w:ilvl w:val="0"/>
          <w:numId w:val="19"/>
        </w:numPr>
      </w:pPr>
      <w:r>
        <w:t>Commanded yaw position</w:t>
      </w:r>
      <w:r w:rsidR="00540E39">
        <w:t xml:space="preserve"> (radians)</w:t>
      </w:r>
    </w:p>
    <w:p w:rsidR="00D0774B" w:rsidRDefault="00D0774B" w:rsidP="00D0774B">
      <w:pPr>
        <w:pStyle w:val="ListParagraph"/>
        <w:numPr>
          <w:ilvl w:val="0"/>
          <w:numId w:val="19"/>
        </w:numPr>
      </w:pPr>
      <w:r>
        <w:t>Commanded yaw rate</w:t>
      </w:r>
      <w:r w:rsidR="00540E39">
        <w:t xml:space="preserve"> (radians/s)</w:t>
      </w:r>
    </w:p>
    <w:p w:rsidR="00D0774B" w:rsidRDefault="00D0774B" w:rsidP="00D0774B">
      <w:pPr>
        <w:pStyle w:val="ListParagraph"/>
        <w:numPr>
          <w:ilvl w:val="0"/>
          <w:numId w:val="19"/>
        </w:numPr>
      </w:pPr>
      <w:r>
        <w:t>Commanded pitch for blade 1</w:t>
      </w:r>
      <w:r w:rsidR="00540E39">
        <w:t xml:space="preserve"> (radians)</w:t>
      </w:r>
    </w:p>
    <w:p w:rsidR="00D0774B" w:rsidRDefault="00D0774B" w:rsidP="00D0774B">
      <w:pPr>
        <w:pStyle w:val="ListParagraph"/>
        <w:numPr>
          <w:ilvl w:val="0"/>
          <w:numId w:val="19"/>
        </w:numPr>
      </w:pPr>
      <w:r>
        <w:t>Commanded pitch for blade 2</w:t>
      </w:r>
      <w:r w:rsidR="00540E39">
        <w:t xml:space="preserve"> (radians)</w:t>
      </w:r>
    </w:p>
    <w:p w:rsidR="00CE549F" w:rsidRDefault="00D0774B" w:rsidP="00D0774B">
      <w:pPr>
        <w:pStyle w:val="ListParagraph"/>
        <w:numPr>
          <w:ilvl w:val="0"/>
          <w:numId w:val="19"/>
        </w:numPr>
      </w:pPr>
      <w:r>
        <w:t>Commanded pitch for blade 3</w:t>
      </w:r>
      <w:r w:rsidR="00540E39">
        <w:t xml:space="preserve"> (radians): note that this input is </w:t>
      </w:r>
      <w:r>
        <w:t xml:space="preserve">unused on 2-bladed turbines, but </w:t>
      </w:r>
      <w:r w:rsidR="00FE259D">
        <w:t xml:space="preserve">is always </w:t>
      </w:r>
      <w:r>
        <w:t xml:space="preserve">required as input to </w:t>
      </w:r>
      <w:r w:rsidR="00D56818">
        <w:t xml:space="preserve">the </w:t>
      </w:r>
      <w:r>
        <w:t>DLL</w:t>
      </w:r>
    </w:p>
    <w:p w:rsidR="00D0774B" w:rsidRDefault="00CE549F" w:rsidP="00D0774B">
      <w:pPr>
        <w:pStyle w:val="ListParagraph"/>
        <w:numPr>
          <w:ilvl w:val="0"/>
          <w:numId w:val="19"/>
        </w:numPr>
      </w:pPr>
      <w:ins w:id="181" w:author="Bonnie Jonkman" w:date="2015-02-26T12:50:00Z">
        <w:r>
          <w:t>High-speed shaft braking fraction (</w:t>
        </w:r>
        <w:r w:rsidR="00FE259D">
          <w:t>fractional value between 0 and 1</w:t>
        </w:r>
        <w:r>
          <w:t>)</w:t>
        </w:r>
      </w:ins>
      <w:del w:id="182" w:author="Bonnie Jonkman" w:date="2015-02-26T09:09:00Z">
        <w:r w:rsidR="00D0774B" w:rsidDel="00540E39">
          <w:delText>)</w:delText>
        </w:r>
      </w:del>
    </w:p>
    <w:p w:rsidR="008D29CA" w:rsidRDefault="008D29CA" w:rsidP="00D56818">
      <w:r>
        <w:t xml:space="preserve">Note that these inputs are passed from Simulink to ServoDyn. However, these inputs are used </w:t>
      </w:r>
      <w:r>
        <w:rPr>
          <w:i/>
        </w:rPr>
        <w:t>only if</w:t>
      </w:r>
      <w:r>
        <w:t xml:space="preserve"> the appropriate switches in the ServoDyn input file are selected. The </w:t>
      </w:r>
      <w:r w:rsidRPr="00957A33">
        <w:rPr>
          <w:i/>
        </w:rPr>
        <w:t>PCMode</w:t>
      </w:r>
      <w:r>
        <w:t xml:space="preserve">, </w:t>
      </w:r>
      <w:r w:rsidRPr="00957A33">
        <w:rPr>
          <w:i/>
        </w:rPr>
        <w:t>VSContrl</w:t>
      </w:r>
      <w:r>
        <w:t xml:space="preserve">, </w:t>
      </w:r>
      <w:del w:id="183" w:author="Bonnie Jonkman" w:date="2015-02-26T12:55:00Z">
        <w:r w:rsidDel="00FE259D">
          <w:delText xml:space="preserve">and </w:delText>
        </w:r>
      </w:del>
      <w:r w:rsidRPr="00957A33">
        <w:rPr>
          <w:i/>
        </w:rPr>
        <w:t>YCMode</w:t>
      </w:r>
      <w:ins w:id="184" w:author="Bonnie Jonkman" w:date="2015-02-26T12:55:00Z">
        <w:r w:rsidR="00FE259D">
          <w:rPr>
            <w:i/>
          </w:rPr>
          <w:t>,</w:t>
        </w:r>
        <w:r w:rsidR="00FE259D" w:rsidRPr="00FE259D">
          <w:t xml:space="preserve"> </w:t>
        </w:r>
        <w:r w:rsidR="00FE259D">
          <w:t xml:space="preserve">and </w:t>
        </w:r>
        <w:r w:rsidR="00FE259D">
          <w:rPr>
            <w:i/>
          </w:rPr>
          <w:t>HSSBrMode</w:t>
        </w:r>
      </w:ins>
      <w:r>
        <w:t xml:space="preserve"> parameters in the ServoDyn input file must be set to “4” to allow the inputs from Simulink to be used for pitch control, variable-speed control, </w:t>
      </w:r>
      <w:del w:id="185" w:author="Bonnie Jonkman" w:date="2015-02-26T12:55:00Z">
        <w:r w:rsidDel="00FE259D">
          <w:delText xml:space="preserve">and/or </w:delText>
        </w:r>
      </w:del>
      <w:r w:rsidR="00703CA6">
        <w:t xml:space="preserve">nacelle </w:t>
      </w:r>
      <w:r>
        <w:t>yaw control,</w:t>
      </w:r>
      <w:ins w:id="186" w:author="Bonnie Jonkman" w:date="2015-02-26T12:55:00Z">
        <w:r w:rsidR="00FE259D">
          <w:t xml:space="preserve"> and/or high-speed shaft braking</w:t>
        </w:r>
      </w:ins>
      <w:r>
        <w:t xml:space="preserve"> respectively.</w:t>
      </w:r>
    </w:p>
    <w:p w:rsidR="002A6D2A" w:rsidRDefault="002A6D2A" w:rsidP="002A6D2A">
      <w:pPr>
        <w:keepNext/>
        <w:jc w:val="center"/>
      </w:pPr>
      <w:r>
        <w:rPr>
          <w:noProof/>
        </w:rPr>
        <w:lastRenderedPageBreak/>
        <w:drawing>
          <wp:inline distT="0" distB="0" distL="0" distR="0" wp14:anchorId="3C878C3F" wp14:editId="371C1292">
            <wp:extent cx="5943600" cy="3282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282950"/>
                    </a:xfrm>
                    <a:prstGeom prst="rect">
                      <a:avLst/>
                    </a:prstGeom>
                  </pic:spPr>
                </pic:pic>
              </a:graphicData>
            </a:graphic>
          </wp:inline>
        </w:drawing>
      </w:r>
    </w:p>
    <w:p w:rsidR="002A6D2A" w:rsidRDefault="002A6D2A" w:rsidP="002A6D2A">
      <w:pPr>
        <w:pStyle w:val="Caption"/>
        <w:jc w:val="center"/>
      </w:pPr>
      <w:r>
        <w:t xml:space="preserve">Figure </w:t>
      </w:r>
      <w:fldSimple w:instr=" SEQ Figure \* ARABIC ">
        <w:r w:rsidR="00317AA0">
          <w:rPr>
            <w:noProof/>
          </w:rPr>
          <w:t>8</w:t>
        </w:r>
      </w:fldSimple>
      <w:r>
        <w:t>: FAST v8 Nonlinear Wind Turbine Block in Simulink</w:t>
      </w:r>
    </w:p>
    <w:p w:rsidR="00D0774B" w:rsidRDefault="00D720E0" w:rsidP="003F0FFD">
      <w:pPr>
        <w:pStyle w:val="Heading3"/>
      </w:pPr>
      <w:r>
        <w:t xml:space="preserve">S-Function </w:t>
      </w:r>
      <w:r w:rsidR="00D0774B">
        <w:t>Outputs</w:t>
      </w:r>
    </w:p>
    <w:p w:rsidR="00D0774B" w:rsidRDefault="00D0774B" w:rsidP="00D0774B">
      <w:r>
        <w:t xml:space="preserve">The outputs from FAST to Simulink are the values that are written to the FAST output file(s). </w:t>
      </w:r>
      <w:r w:rsidR="00D56818">
        <w:t xml:space="preserve">The values are output to Simulink every time the S-Function is called, and thus, are not affected by FAST’s </w:t>
      </w:r>
      <w:r w:rsidR="00D56818">
        <w:rPr>
          <w:i/>
        </w:rPr>
        <w:t>DT_Out</w:t>
      </w:r>
      <w:r w:rsidR="00D56818">
        <w:t xml:space="preserve"> parameter. </w:t>
      </w:r>
      <w:r>
        <w:t xml:space="preserve">These </w:t>
      </w:r>
      <w:r w:rsidR="00D56818">
        <w:t xml:space="preserve">outputs </w:t>
      </w:r>
      <w:r>
        <w:t xml:space="preserve">are the channels defined in module </w:t>
      </w:r>
      <w:r w:rsidRPr="002A6D2A">
        <w:rPr>
          <w:i/>
        </w:rPr>
        <w:t>OutList</w:t>
      </w:r>
      <w:r>
        <w:rPr>
          <w:b/>
        </w:rPr>
        <w:t xml:space="preserve"> </w:t>
      </w:r>
      <w:r>
        <w:t>variables; these channel names and units are also written in the FAST summary file. At the FAST_SFunc block initialization, FAST_SFunc writes a cell array called “</w:t>
      </w:r>
      <w:r w:rsidR="00F24945">
        <w:t>O</w:t>
      </w:r>
      <w:r>
        <w:t xml:space="preserve">utList” containing the names of these output channels to the </w:t>
      </w:r>
      <w:r w:rsidR="00AE3A86">
        <w:t xml:space="preserve">MATLAB </w:t>
      </w:r>
      <w:r>
        <w:t>base workspace.</w:t>
      </w:r>
      <w:r w:rsidR="00277AD8">
        <w:t xml:space="preserve"> Currently, there is a limit of 1000 outputs from FAST when used with the Simulink Interface.</w:t>
      </w:r>
    </w:p>
    <w:p w:rsidR="00D0774B" w:rsidRDefault="00D720E0" w:rsidP="003F0FFD">
      <w:pPr>
        <w:pStyle w:val="Heading3"/>
      </w:pPr>
      <w:r>
        <w:t xml:space="preserve">S-Function </w:t>
      </w:r>
      <w:r w:rsidR="00D0774B">
        <w:t>States</w:t>
      </w:r>
    </w:p>
    <w:p w:rsidR="00D0774B" w:rsidRPr="001821CD" w:rsidRDefault="00D0774B" w:rsidP="00D0774B">
      <w:r>
        <w:t>The FAST v8 S-Function does not register any states with Simulink. This effectively makes the block a discrete</w:t>
      </w:r>
      <w:r w:rsidR="00F24945">
        <w:t>-time</w:t>
      </w:r>
      <w:r>
        <w:t xml:space="preserve"> system which is solved inside the S-Function block. Whereas the FAST v7 Simulink models frequently required a time-delay block to </w:t>
      </w:r>
      <w:r w:rsidR="00F24945">
        <w:t>eliminate alge</w:t>
      </w:r>
      <w:r w:rsidR="00D56818">
        <w:t>b</w:t>
      </w:r>
      <w:r w:rsidR="00F24945">
        <w:t xml:space="preserve">raic loops, </w:t>
      </w:r>
      <w:r>
        <w:t>allow</w:t>
      </w:r>
      <w:r w:rsidR="00F24945">
        <w:t>ing</w:t>
      </w:r>
      <w:r>
        <w:t xml:space="preserve"> the system to solve, FAST v8 Simulink models should not need to implement a time-delay block.</w:t>
      </w:r>
    </w:p>
    <w:p w:rsidR="00D0774B" w:rsidRDefault="00D0774B" w:rsidP="003F0FFD">
      <w:pPr>
        <w:pStyle w:val="Heading2"/>
      </w:pPr>
      <w:bookmarkStart w:id="187" w:name="_Toc413698691"/>
      <w:r>
        <w:t>Converting FAST v7 Simulink Models to FAST v8</w:t>
      </w:r>
      <w:bookmarkEnd w:id="187"/>
    </w:p>
    <w:p w:rsidR="00D0774B" w:rsidRDefault="00D0774B" w:rsidP="003F0FFD">
      <w:pPr>
        <w:pStyle w:val="Heading3"/>
      </w:pPr>
      <w:r>
        <w:t>Convert FAST input file(s)</w:t>
      </w:r>
    </w:p>
    <w:p w:rsidR="00D720E0" w:rsidRPr="00D720E0" w:rsidRDefault="00D720E0" w:rsidP="00D56818">
      <w:r>
        <w:t xml:space="preserve">Any FAST </w:t>
      </w:r>
      <w:r w:rsidR="00F24945">
        <w:t>v</w:t>
      </w:r>
      <w:r>
        <w:t>7 input files must be converted to files for FAST v8 prior to using the FAST v8 Interface to Simulink. See the section “</w:t>
      </w:r>
      <w:r>
        <w:fldChar w:fldCharType="begin"/>
      </w:r>
      <w:r>
        <w:instrText xml:space="preserve"> REF _Ref352670793 \h </w:instrText>
      </w:r>
      <w:r>
        <w:fldChar w:fldCharType="separate"/>
      </w:r>
      <w:r w:rsidR="00317AA0">
        <w:t>Converting to FAST v8.09.x</w:t>
      </w:r>
      <w:r>
        <w:fldChar w:fldCharType="end"/>
      </w:r>
      <w:r>
        <w:t>” for help with this conversion.</w:t>
      </w:r>
    </w:p>
    <w:p w:rsidR="00D0774B" w:rsidRDefault="00D0774B" w:rsidP="003F0FFD">
      <w:pPr>
        <w:pStyle w:val="Heading3"/>
      </w:pPr>
      <w:r>
        <w:t>Edit Simulink model</w:t>
      </w:r>
    </w:p>
    <w:p w:rsidR="00D0774B" w:rsidRDefault="00D0774B" w:rsidP="00D0774B">
      <w:pPr>
        <w:pStyle w:val="ListParagraph"/>
        <w:numPr>
          <w:ilvl w:val="0"/>
          <w:numId w:val="20"/>
        </w:numPr>
      </w:pPr>
      <w:r>
        <w:t>Remove state integrations from</w:t>
      </w:r>
      <w:r w:rsidR="00D720E0">
        <w:t xml:space="preserve"> the </w:t>
      </w:r>
      <w:r>
        <w:t>FAST Nonlinear Wind Turbine block</w:t>
      </w:r>
      <w:r w:rsidR="00825D8B">
        <w:t>.</w:t>
      </w:r>
    </w:p>
    <w:p w:rsidR="00D0774B" w:rsidRDefault="00D0774B" w:rsidP="00D0774B">
      <w:pPr>
        <w:pStyle w:val="ListParagraph"/>
        <w:numPr>
          <w:ilvl w:val="0"/>
          <w:numId w:val="20"/>
        </w:numPr>
      </w:pPr>
      <w:r>
        <w:t>Remove time delay (if it exists)</w:t>
      </w:r>
      <w:r w:rsidR="00825D8B">
        <w:t>.</w:t>
      </w:r>
    </w:p>
    <w:p w:rsidR="00C47D84" w:rsidRDefault="00C47D84" w:rsidP="00C47D84">
      <w:pPr>
        <w:pStyle w:val="ListParagraph"/>
        <w:numPr>
          <w:ilvl w:val="0"/>
          <w:numId w:val="20"/>
        </w:numPr>
      </w:pPr>
      <w:r>
        <w:t>Add appropriate parameters to the FAST_SFunc block (see “</w:t>
      </w:r>
      <w:r>
        <w:fldChar w:fldCharType="begin"/>
      </w:r>
      <w:r>
        <w:instrText xml:space="preserve"> REF _Ref411514591 \h </w:instrText>
      </w:r>
      <w:r>
        <w:fldChar w:fldCharType="separate"/>
      </w:r>
      <w:r w:rsidR="00653C1F">
        <w:t>S-Function Parameters</w:t>
      </w:r>
      <w:r>
        <w:fldChar w:fldCharType="end"/>
      </w:r>
      <w:r>
        <w:t>”).</w:t>
      </w:r>
    </w:p>
    <w:p w:rsidR="00D0774B" w:rsidRDefault="00D0774B" w:rsidP="00D0774B">
      <w:pPr>
        <w:pStyle w:val="ListParagraph"/>
        <w:numPr>
          <w:ilvl w:val="0"/>
          <w:numId w:val="20"/>
        </w:numPr>
      </w:pPr>
      <w:r>
        <w:lastRenderedPageBreak/>
        <w:t xml:space="preserve">Change pitch controller to input 3 values instead of </w:t>
      </w:r>
      <w:r w:rsidRPr="00E64C2D">
        <w:rPr>
          <w:i/>
        </w:rPr>
        <w:t>NumBl</w:t>
      </w:r>
      <w:r>
        <w:t xml:space="preserve"> values</w:t>
      </w:r>
      <w:r w:rsidR="00825D8B">
        <w:t>.</w:t>
      </w:r>
    </w:p>
    <w:p w:rsidR="00CE549F" w:rsidRDefault="00CE549F" w:rsidP="00D0774B">
      <w:pPr>
        <w:pStyle w:val="ListParagraph"/>
        <w:numPr>
          <w:ilvl w:val="0"/>
          <w:numId w:val="20"/>
        </w:numPr>
      </w:pPr>
      <w:ins w:id="188" w:author="Bonnie Jonkman" w:date="2015-02-26T12:40:00Z">
        <w:r>
          <w:t>Add an input for the high-speed shaft brake fraction</w:t>
        </w:r>
      </w:ins>
      <w:ins w:id="189" w:author="Bonnie Jonkman" w:date="2015-02-27T13:11:00Z">
        <w:r w:rsidR="00825D8B">
          <w:t>.</w:t>
        </w:r>
      </w:ins>
    </w:p>
    <w:p w:rsidR="00D0774B" w:rsidRDefault="00D0774B" w:rsidP="00D0774B">
      <w:pPr>
        <w:pStyle w:val="ListParagraph"/>
        <w:numPr>
          <w:ilvl w:val="0"/>
          <w:numId w:val="20"/>
        </w:numPr>
      </w:pPr>
      <w:r>
        <w:t>There are no continuous states, so the solver may be changed to FixedStepDiscrete.</w:t>
      </w:r>
    </w:p>
    <w:p w:rsidR="00D0774B" w:rsidRDefault="00D0774B" w:rsidP="00D0774B">
      <w:pPr>
        <w:pStyle w:val="ListParagraph"/>
        <w:numPr>
          <w:ilvl w:val="0"/>
          <w:numId w:val="20"/>
        </w:numPr>
      </w:pPr>
      <w:r>
        <w:t xml:space="preserve">If </w:t>
      </w:r>
      <w:r w:rsidR="00D720E0">
        <w:t xml:space="preserve">the Simulink model </w:t>
      </w:r>
      <w:r>
        <w:t>previously used states (</w:t>
      </w:r>
      <w:r w:rsidRPr="00653C1F">
        <w:rPr>
          <w:i/>
        </w:rPr>
        <w:t>q</w:t>
      </w:r>
      <w:r>
        <w:t xml:space="preserve">, </w:t>
      </w:r>
      <w:r w:rsidRPr="00653C1F">
        <w:rPr>
          <w:i/>
        </w:rPr>
        <w:t>qdot</w:t>
      </w:r>
      <w:r>
        <w:t>) from FAST v7, choose the appropriate state outputs from ElastoDyn instead (see OutListParameters.xlsx).</w:t>
      </w:r>
    </w:p>
    <w:p w:rsidR="00707227" w:rsidRDefault="00707227" w:rsidP="00D0774B">
      <w:pPr>
        <w:pStyle w:val="ListParagraph"/>
        <w:numPr>
          <w:ilvl w:val="0"/>
          <w:numId w:val="20"/>
        </w:numPr>
      </w:pPr>
      <w:r>
        <w:t>Replace any previously used output channels that don’t exist in FAST v8.</w:t>
      </w:r>
    </w:p>
    <w:p w:rsidR="00D0774B" w:rsidRDefault="00D0774B" w:rsidP="003F0FFD">
      <w:pPr>
        <w:pStyle w:val="Heading3"/>
      </w:pPr>
      <w:r>
        <w:t>Initialization</w:t>
      </w:r>
    </w:p>
    <w:p w:rsidR="00D0774B" w:rsidRDefault="00D0774B" w:rsidP="00D0774B">
      <w:r>
        <w:t xml:space="preserve">The Simulink interface for FAST v8 does not read </w:t>
      </w:r>
      <w:r>
        <w:rPr>
          <w:i/>
        </w:rPr>
        <w:t>any</w:t>
      </w:r>
      <w:r>
        <w:t xml:space="preserve"> variables defined in the </w:t>
      </w:r>
      <w:r w:rsidR="00AE3A86">
        <w:t xml:space="preserve">MATLAB </w:t>
      </w:r>
      <w:r>
        <w:t xml:space="preserve">workspace, which means the </w:t>
      </w:r>
      <w:r w:rsidR="008F632E" w:rsidRPr="0027571D">
        <w:rPr>
          <w:i/>
        </w:rPr>
        <w:t>SimSetup.m</w:t>
      </w:r>
      <w:r w:rsidR="008F632E">
        <w:t xml:space="preserve"> and </w:t>
      </w:r>
      <w:r w:rsidRPr="0027571D">
        <w:rPr>
          <w:i/>
        </w:rPr>
        <w:t>Read_FAST_Input.m</w:t>
      </w:r>
      <w:r>
        <w:t xml:space="preserve"> file</w:t>
      </w:r>
      <w:r w:rsidR="008F632E">
        <w:t>s</w:t>
      </w:r>
      <w:r w:rsidR="00792AB8">
        <w:t xml:space="preserve"> used by the Simulink interface for FAST v7</w:t>
      </w:r>
      <w:r>
        <w:t xml:space="preserve"> do not exist in v8. All values required for the DLL to run are passed directly through S-Function parameters (</w:t>
      </w:r>
      <w:r w:rsidR="00825D8B">
        <w:t>s</w:t>
      </w:r>
      <w:r>
        <w:t>ee section “</w:t>
      </w:r>
      <w:r>
        <w:fldChar w:fldCharType="begin"/>
      </w:r>
      <w:r>
        <w:instrText xml:space="preserve"> REF _Ref411514591 \h </w:instrText>
      </w:r>
      <w:r>
        <w:fldChar w:fldCharType="separate"/>
      </w:r>
      <w:r w:rsidR="00653C1F">
        <w:t>S-Function Parameters</w:t>
      </w:r>
      <w:r>
        <w:fldChar w:fldCharType="end"/>
      </w:r>
      <w:r>
        <w:t>”)</w:t>
      </w:r>
      <w:r w:rsidR="00825D8B">
        <w:t xml:space="preserve"> and S-Function inputs (section “</w:t>
      </w:r>
      <w:r w:rsidR="00825D8B">
        <w:fldChar w:fldCharType="begin"/>
      </w:r>
      <w:r w:rsidR="00825D8B">
        <w:instrText xml:space="preserve"> REF _Ref412806082 \h </w:instrText>
      </w:r>
      <w:r w:rsidR="00825D8B">
        <w:fldChar w:fldCharType="separate"/>
      </w:r>
      <w:r w:rsidR="00317AA0">
        <w:t>S-Function Inputs</w:t>
      </w:r>
      <w:r w:rsidR="00825D8B">
        <w:fldChar w:fldCharType="end"/>
      </w:r>
      <w:r w:rsidR="00825D8B">
        <w:t>”)</w:t>
      </w:r>
      <w:r>
        <w:t>.</w:t>
      </w:r>
    </w:p>
    <w:p w:rsidR="00D0774B" w:rsidRPr="00825D8B" w:rsidRDefault="00D0774B" w:rsidP="00825D8B">
      <w:r>
        <w:t xml:space="preserve">After FAST v8 is initialized, it places two variables, </w:t>
      </w:r>
      <w:r w:rsidRPr="00B0353E">
        <w:rPr>
          <w:i/>
        </w:rPr>
        <w:t>OutList</w:t>
      </w:r>
      <w:r>
        <w:t xml:space="preserve">, and </w:t>
      </w:r>
      <w:r w:rsidRPr="00B0353E">
        <w:rPr>
          <w:i/>
        </w:rPr>
        <w:t>DT</w:t>
      </w:r>
      <w:r>
        <w:t xml:space="preserve"> in the </w:t>
      </w:r>
      <w:r w:rsidR="00AE3A86">
        <w:t xml:space="preserve">MATLAB </w:t>
      </w:r>
      <w:r>
        <w:t xml:space="preserve">workspace. </w:t>
      </w:r>
      <w:r>
        <w:rPr>
          <w:i/>
        </w:rPr>
        <w:t>OutList</w:t>
      </w:r>
      <w:r>
        <w:t xml:space="preserve"> is a cell array of channel names corresponding to the FAST output channels, and </w:t>
      </w:r>
      <w:r>
        <w:rPr>
          <w:i/>
        </w:rPr>
        <w:t xml:space="preserve">DT </w:t>
      </w:r>
      <w:r>
        <w:t xml:space="preserve">is a </w:t>
      </w:r>
      <w:r w:rsidR="00021903">
        <w:t xml:space="preserve">double-precision </w:t>
      </w:r>
      <w:r>
        <w:t xml:space="preserve">real value </w:t>
      </w:r>
      <w:r w:rsidR="00792AB8">
        <w:t xml:space="preserve">storing the time step from the FAST v8 primary input file </w:t>
      </w:r>
      <w:r>
        <w:t xml:space="preserve">that is </w:t>
      </w:r>
      <w:ins w:id="190" w:author="Bonnie Jonkman" w:date="2015-02-27T13:13:00Z">
        <w:r w:rsidR="00825D8B">
          <w:t>typically used</w:t>
        </w:r>
      </w:ins>
      <w:del w:id="191" w:author="Bonnie Jonkman" w:date="2015-02-27T13:13:00Z">
        <w:r w:rsidDel="00825D8B">
          <w:delText>required for</w:delText>
        </w:r>
      </w:del>
      <w:ins w:id="192" w:author="Bonnie Jonkman" w:date="2015-02-27T13:13:00Z">
        <w:r w:rsidR="00825D8B">
          <w:t xml:space="preserve"> in</w:t>
        </w:r>
      </w:ins>
      <w:r>
        <w:t xml:space="preserve"> the Simulink solver.</w:t>
      </w:r>
      <w:ins w:id="193" w:author="Bonnie Jonkman" w:date="2015-02-27T13:13:00Z">
        <w:r w:rsidR="00825D8B">
          <w:t xml:space="preserve"> (Note: </w:t>
        </w:r>
        <w:r w:rsidR="00825D8B" w:rsidRPr="00E64C2D">
          <w:rPr>
            <w:i/>
          </w:rPr>
          <w:t>DT</w:t>
        </w:r>
        <w:r w:rsidR="00825D8B">
          <w:t xml:space="preserve"> need not be the same value as in the Simulink solver, but </w:t>
        </w:r>
      </w:ins>
      <w:ins w:id="194" w:author="Bonnie Jonkman" w:date="2015-02-27T13:16:00Z">
        <w:r w:rsidR="00825D8B">
          <w:t xml:space="preserve">Simulink </w:t>
        </w:r>
      </w:ins>
      <w:ins w:id="195" w:author="Bonnie Jonkman" w:date="2015-02-27T13:13:00Z">
        <w:r w:rsidR="00825D8B">
          <w:t>require</w:t>
        </w:r>
      </w:ins>
      <w:ins w:id="196" w:author="Bonnie Jonkman" w:date="2015-02-27T13:16:00Z">
        <w:r w:rsidR="00825D8B">
          <w:t>s</w:t>
        </w:r>
      </w:ins>
      <w:ins w:id="197" w:author="Bonnie Jonkman" w:date="2015-02-27T13:13:00Z">
        <w:r w:rsidR="00825D8B">
          <w:t xml:space="preserve"> that </w:t>
        </w:r>
        <w:r w:rsidR="00825D8B">
          <w:rPr>
            <w:i/>
          </w:rPr>
          <w:t>DT</w:t>
        </w:r>
        <w:r w:rsidR="00825D8B">
          <w:t xml:space="preserve"> be an integer multiple of </w:t>
        </w:r>
      </w:ins>
      <w:ins w:id="198" w:author="Bonnie Jonkman" w:date="2015-02-27T13:21:00Z">
        <w:r w:rsidR="001B3FFF">
          <w:t xml:space="preserve">the </w:t>
        </w:r>
      </w:ins>
      <w:ins w:id="199" w:author="Bonnie Jonkman" w:date="2015-02-27T13:13:00Z">
        <w:r w:rsidR="00825D8B">
          <w:t>Simulink’s solver</w:t>
        </w:r>
      </w:ins>
      <w:ins w:id="200" w:author="Bonnie Jonkman" w:date="2015-02-27T13:14:00Z">
        <w:r w:rsidR="00825D8B">
          <w:t xml:space="preserve">’s fundamental </w:t>
        </w:r>
      </w:ins>
      <w:ins w:id="201" w:author="Bonnie Jonkman" w:date="2015-02-27T13:15:00Z">
        <w:r w:rsidR="00825D8B">
          <w:t>sample</w:t>
        </w:r>
      </w:ins>
      <w:ins w:id="202" w:author="Bonnie Jonkman" w:date="2015-02-27T13:13:00Z">
        <w:r w:rsidR="00825D8B">
          <w:t xml:space="preserve"> time</w:t>
        </w:r>
      </w:ins>
      <w:ins w:id="203" w:author="Bonnie Jonkman" w:date="2015-02-27T13:15:00Z">
        <w:r w:rsidR="00825D8B">
          <w:t>.</w:t>
        </w:r>
      </w:ins>
      <w:ins w:id="204" w:author="Bonnie Jonkman" w:date="2015-02-27T13:16:00Z">
        <w:r w:rsidR="00825D8B">
          <w:t xml:space="preserve">) </w:t>
        </w:r>
      </w:ins>
    </w:p>
    <w:p w:rsidR="00D0774B" w:rsidRPr="00EC786F" w:rsidRDefault="00D0774B" w:rsidP="00D0774B">
      <w:r>
        <w:t xml:space="preserve">Depending on the model, you may have to set </w:t>
      </w:r>
      <w:r w:rsidRPr="00B0353E">
        <w:rPr>
          <w:i/>
        </w:rPr>
        <w:t>DT</w:t>
      </w:r>
      <w:r>
        <w:t xml:space="preserve"> and </w:t>
      </w:r>
      <w:r w:rsidRPr="00B0353E">
        <w:rPr>
          <w:i/>
        </w:rPr>
        <w:t>OutList</w:t>
      </w:r>
      <w:r>
        <w:t xml:space="preserve"> prior to running your Simulink model. The two sample models included in the FAST archive do not require this step, but </w:t>
      </w:r>
      <w:r w:rsidR="00C47D84">
        <w:t xml:space="preserve">it may be required for </w:t>
      </w:r>
      <w:r>
        <w:t xml:space="preserve">more complicated models; this is because the FAST_SFunc block may not be initialized before Simulink checks </w:t>
      </w:r>
      <w:r w:rsidR="00792AB8">
        <w:t>whether</w:t>
      </w:r>
      <w:r>
        <w:t xml:space="preserve"> other blocks are valid. </w:t>
      </w:r>
      <w:r w:rsidRPr="00B0353E">
        <w:rPr>
          <w:i/>
        </w:rPr>
        <w:t xml:space="preserve">OutList </w:t>
      </w:r>
      <w:r>
        <w:t xml:space="preserve">and </w:t>
      </w:r>
      <w:r w:rsidRPr="00B0353E">
        <w:rPr>
          <w:i/>
        </w:rPr>
        <w:t>DT</w:t>
      </w:r>
      <w:r>
        <w:t xml:space="preserve"> will be overwritten before FAST_SFunc calculates any output, so they do not necessarily have to be correct when initialized; they just have to exist</w:t>
      </w:r>
      <w:r w:rsidR="00E64C2D">
        <w:t xml:space="preserve"> so that the rest of the model can be evaluated</w:t>
      </w:r>
      <w:r>
        <w:t>.</w:t>
      </w:r>
    </w:p>
    <w:p w:rsidR="00D0774B" w:rsidRDefault="00D0774B" w:rsidP="003F0FFD">
      <w:pPr>
        <w:pStyle w:val="Heading3"/>
      </w:pPr>
      <w:r>
        <w:t>Output Files</w:t>
      </w:r>
    </w:p>
    <w:p w:rsidR="00D0774B" w:rsidRPr="00CF6F12" w:rsidRDefault="00D0774B" w:rsidP="00D0774B">
      <w:r>
        <w:t>Output files from FAST v8 for Simulink are named &lt;RootName&gt;.SFunc.&lt;ext&gt;. This is in contrast to files from FAST v7, which were named &lt;RootName&gt;_SFunc.&lt;ext&gt;. Note that the extensions in FAST v8 have changed from w</w:t>
      </w:r>
      <w:r w:rsidR="00BC064B">
        <w:t>hat was used in FAST v7 (see section “</w:t>
      </w:r>
      <w:r w:rsidR="00BC064B">
        <w:fldChar w:fldCharType="begin"/>
      </w:r>
      <w:r w:rsidR="00BC064B">
        <w:instrText xml:space="preserve"> REF _Ref412116139 \h </w:instrText>
      </w:r>
      <w:r w:rsidR="00BC064B">
        <w:fldChar w:fldCharType="separate"/>
      </w:r>
      <w:r w:rsidR="00317AA0">
        <w:t>v8.08.00c-bjj</w:t>
      </w:r>
      <w:r w:rsidR="00BC064B">
        <w:fldChar w:fldCharType="end"/>
      </w:r>
      <w:r w:rsidR="00BC064B">
        <w:t>” under “</w:t>
      </w:r>
      <w:r w:rsidR="00BC064B">
        <w:fldChar w:fldCharType="begin"/>
      </w:r>
      <w:r w:rsidR="00BC064B">
        <w:instrText xml:space="preserve"> REF _Ref412116144 \h </w:instrText>
      </w:r>
      <w:r w:rsidR="00BC064B">
        <w:fldChar w:fldCharType="separate"/>
      </w:r>
      <w:r w:rsidR="00317AA0">
        <w:t>Major changes in FAST</w:t>
      </w:r>
      <w:r w:rsidR="00BC064B">
        <w:fldChar w:fldCharType="end"/>
      </w:r>
      <w:r w:rsidR="00BC064B">
        <w:t>”</w:t>
      </w:r>
      <w:r>
        <w:t xml:space="preserve">). </w:t>
      </w:r>
    </w:p>
    <w:p w:rsidR="00703CA6" w:rsidRDefault="00703CA6" w:rsidP="00703CA6">
      <w:pPr>
        <w:pStyle w:val="Heading2"/>
      </w:pPr>
      <w:bookmarkStart w:id="205" w:name="_Toc413698692"/>
      <w:r>
        <w:t>Running FAST in Simulink</w:t>
      </w:r>
      <w:bookmarkEnd w:id="205"/>
    </w:p>
    <w:p w:rsidR="00703CA6" w:rsidRDefault="00703CA6" w:rsidP="00BC064B">
      <w:r>
        <w:t xml:space="preserve">To run the FAST S-Function from Simulink, </w:t>
      </w:r>
      <w:r w:rsidR="00AE3A86">
        <w:t xml:space="preserve">MATLAB </w:t>
      </w:r>
      <w:r>
        <w:t xml:space="preserve">must be able to find the appropriate DLLs. This includes the FAST_SFunc.mex*, FAST_Library_*.dll, and MAP_*.dll files. All of these files are contained in the FAST archive’s bin directory, so the easiest way to do this is to add the </w:t>
      </w:r>
      <w:r w:rsidRPr="00BC064B">
        <w:rPr>
          <w:i/>
        </w:rPr>
        <w:t>&lt;FAST</w:t>
      </w:r>
      <w:r w:rsidR="003F6633">
        <w:rPr>
          <w:i/>
        </w:rPr>
        <w:t>8</w:t>
      </w:r>
      <w:r w:rsidRPr="00BC064B">
        <w:rPr>
          <w:i/>
        </w:rPr>
        <w:t>&gt;\bin</w:t>
      </w:r>
      <w:r>
        <w:t xml:space="preserve"> directory to the </w:t>
      </w:r>
      <w:r w:rsidR="00AE3A86">
        <w:t xml:space="preserve">MATLAB </w:t>
      </w:r>
      <w:r>
        <w:t xml:space="preserve">path. </w:t>
      </w:r>
    </w:p>
    <w:p w:rsidR="00D0774B" w:rsidRDefault="00D0774B" w:rsidP="00BC064B">
      <w:pPr>
        <w:pStyle w:val="Heading3"/>
      </w:pPr>
      <w:r>
        <w:t>Sample Simulink Models for FAST v8</w:t>
      </w:r>
    </w:p>
    <w:p w:rsidR="00D0774B" w:rsidRDefault="00D0774B" w:rsidP="00D0774B">
      <w:r>
        <w:t xml:space="preserve">Two sample models for running FAST v8 with Simulink are provided in the FAST archive (see the </w:t>
      </w:r>
      <w:r w:rsidR="003F6633">
        <w:t>&lt;FAST8&gt;/</w:t>
      </w:r>
      <w:r>
        <w:t>Simulink/Samples folder).</w:t>
      </w:r>
      <w:r w:rsidR="00707227">
        <w:t xml:space="preserve"> These examples are intended to help the user understand how to use the FAST_SFunc block. It assumed that the user is already somewhat familiar with the Simulink environment.</w:t>
      </w:r>
    </w:p>
    <w:p w:rsidR="003F0FFD" w:rsidRDefault="003F0FFD" w:rsidP="00BC064B">
      <w:pPr>
        <w:pStyle w:val="Heading4"/>
      </w:pPr>
      <w:r>
        <w:lastRenderedPageBreak/>
        <w:t>OpenLoop</w:t>
      </w:r>
    </w:p>
    <w:p w:rsidR="00703CA6" w:rsidRDefault="00703CA6" w:rsidP="00BC064B">
      <w:r>
        <w:t>The OpenLoop sample model contains the FAST S-Function block and constant open</w:t>
      </w:r>
      <w:r w:rsidR="00792AB8">
        <w:t>-</w:t>
      </w:r>
      <w:r>
        <w:t>loop control input blocks.</w:t>
      </w:r>
    </w:p>
    <w:p w:rsidR="008D29CA" w:rsidRPr="008D29CA" w:rsidRDefault="00703CA6" w:rsidP="00BC064B">
      <w:r>
        <w:t xml:space="preserve">The Run_OpenLoop.m script in the </w:t>
      </w:r>
      <w:r w:rsidR="003F6633">
        <w:t>&lt;FAST8&gt;/</w:t>
      </w:r>
      <w:r>
        <w:t>Simulink/Samples folder allows the user to run all of the FAST Certification Tests from Simulink using the OpenLoop model without using any of the control inputs from Simulink.</w:t>
      </w:r>
    </w:p>
    <w:p w:rsidR="003F0FFD" w:rsidRDefault="00CE549F" w:rsidP="00BC064B">
      <w:pPr>
        <w:keepNext/>
      </w:pPr>
      <w:r>
        <w:rPr>
          <w:noProof/>
        </w:rPr>
        <w:drawing>
          <wp:inline distT="0" distB="0" distL="0" distR="0" wp14:anchorId="62858ADF" wp14:editId="382D72EA">
            <wp:extent cx="5943600" cy="40297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029710"/>
                    </a:xfrm>
                    <a:prstGeom prst="rect">
                      <a:avLst/>
                    </a:prstGeom>
                  </pic:spPr>
                </pic:pic>
              </a:graphicData>
            </a:graphic>
          </wp:inline>
        </w:drawing>
      </w:r>
    </w:p>
    <w:p w:rsidR="003F0FFD" w:rsidRDefault="003F0FFD" w:rsidP="00BC064B">
      <w:pPr>
        <w:pStyle w:val="Caption"/>
        <w:jc w:val="center"/>
        <w:rPr>
          <w:noProof/>
        </w:rPr>
      </w:pPr>
      <w:r>
        <w:t xml:space="preserve">Figure </w:t>
      </w:r>
      <w:fldSimple w:instr=" SEQ Figure \* ARABIC ">
        <w:r w:rsidR="00317AA0">
          <w:rPr>
            <w:noProof/>
          </w:rPr>
          <w:t>9</w:t>
        </w:r>
      </w:fldSimple>
      <w:r>
        <w:t>: OpenLoop.mdl Sample Model for Simulink</w:t>
      </w:r>
    </w:p>
    <w:p w:rsidR="003F0FFD" w:rsidRDefault="003F0FFD" w:rsidP="00CE549F">
      <w:pPr>
        <w:pStyle w:val="Heading4"/>
      </w:pPr>
      <w:r>
        <w:t>Test01_SIG</w:t>
      </w:r>
    </w:p>
    <w:p w:rsidR="00715AAA" w:rsidRPr="00715AAA" w:rsidRDefault="00715AAA" w:rsidP="00BC064B">
      <w:r>
        <w:t xml:space="preserve">The Test01_SIG.mdl file contains the FAST S-Function block and the simple induction generator model for FAST certification test #01 implemented within Simulink. To run this model, change </w:t>
      </w:r>
      <w:r w:rsidR="00707227">
        <w:rPr>
          <w:i/>
        </w:rPr>
        <w:t xml:space="preserve">VSControl </w:t>
      </w:r>
      <w:r w:rsidR="00707227">
        <w:t xml:space="preserve">to “4” in </w:t>
      </w:r>
      <w:r>
        <w:t xml:space="preserve">the </w:t>
      </w:r>
      <w:r w:rsidR="003F6633">
        <w:t>&lt;FAST8&gt;/</w:t>
      </w:r>
      <w:r w:rsidR="00707227" w:rsidRPr="00707227">
        <w:t>CertTest</w:t>
      </w:r>
      <w:r w:rsidR="00707227">
        <w:t>/</w:t>
      </w:r>
      <w:r w:rsidR="00707227" w:rsidRPr="00707227">
        <w:t>AWT27</w:t>
      </w:r>
      <w:r w:rsidR="00707227">
        <w:t>/</w:t>
      </w:r>
      <w:r w:rsidR="00707227" w:rsidRPr="00707227">
        <w:t>Test01_ServoDyn.dat</w:t>
      </w:r>
      <w:r w:rsidR="00707227">
        <w:t xml:space="preserve"> file, then run the </w:t>
      </w:r>
      <w:r>
        <w:t xml:space="preserve">Run_Test01_SIG.m file in the </w:t>
      </w:r>
      <w:r w:rsidR="00DC6859">
        <w:t>&lt;FAST8&gt;/</w:t>
      </w:r>
      <w:r>
        <w:t>Simulink/Samples folder.</w:t>
      </w:r>
    </w:p>
    <w:p w:rsidR="003F0FFD" w:rsidRDefault="00CE549F" w:rsidP="00BC064B">
      <w:pPr>
        <w:keepNext/>
      </w:pPr>
      <w:r>
        <w:rPr>
          <w:noProof/>
        </w:rPr>
        <w:lastRenderedPageBreak/>
        <w:drawing>
          <wp:inline distT="0" distB="0" distL="0" distR="0" wp14:anchorId="429E560C" wp14:editId="4F57D86F">
            <wp:extent cx="5943600" cy="33553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355340"/>
                    </a:xfrm>
                    <a:prstGeom prst="rect">
                      <a:avLst/>
                    </a:prstGeom>
                  </pic:spPr>
                </pic:pic>
              </a:graphicData>
            </a:graphic>
          </wp:inline>
        </w:drawing>
      </w:r>
    </w:p>
    <w:p w:rsidR="003F0FFD" w:rsidRDefault="003F0FFD" w:rsidP="00BC064B">
      <w:pPr>
        <w:pStyle w:val="Caption"/>
        <w:jc w:val="center"/>
      </w:pPr>
      <w:r>
        <w:t xml:space="preserve">Figure </w:t>
      </w:r>
      <w:fldSimple w:instr=" SEQ Figure \* ARABIC ">
        <w:r w:rsidR="00317AA0">
          <w:rPr>
            <w:noProof/>
          </w:rPr>
          <w:t>10</w:t>
        </w:r>
      </w:fldSimple>
      <w:r>
        <w:t>: Test01_SIG</w:t>
      </w:r>
      <w:r w:rsidRPr="00DE1A84">
        <w:t>.mdl Sample Model for Simulink</w:t>
      </w:r>
    </w:p>
    <w:p w:rsidR="005B630C" w:rsidRDefault="009F7B14" w:rsidP="0027571D">
      <w:pPr>
        <w:pStyle w:val="Heading3"/>
      </w:pPr>
      <w:r>
        <w:t>Error Messages</w:t>
      </w:r>
    </w:p>
    <w:p w:rsidR="005B630C" w:rsidRPr="005B630C" w:rsidRDefault="005B630C" w:rsidP="0027571D">
      <w:r>
        <w:t>If your Simulink model fails to run, please make note of any error</w:t>
      </w:r>
      <w:r w:rsidR="007441EB">
        <w:t>, warning,</w:t>
      </w:r>
      <w:r w:rsidR="00C47D84">
        <w:t xml:space="preserve"> or </w:t>
      </w:r>
      <w:r>
        <w:t>informational window</w:t>
      </w:r>
      <w:r w:rsidR="009F7B14">
        <w:t>s</w:t>
      </w:r>
      <w:r>
        <w:t xml:space="preserve"> that open. Also make sure to look at any text written to the </w:t>
      </w:r>
      <w:r w:rsidR="00AE3A86">
        <w:t xml:space="preserve">MATLAB </w:t>
      </w:r>
      <w:r>
        <w:t>Command Window, which is where all messages from the FAST_Library_*.dll file will be written.</w:t>
      </w:r>
    </w:p>
    <w:p w:rsidR="00D0774B" w:rsidRDefault="00D0774B" w:rsidP="003F0FFD">
      <w:pPr>
        <w:pStyle w:val="Heading2"/>
      </w:pPr>
      <w:bookmarkStart w:id="206" w:name="_Toc413698693"/>
      <w:r>
        <w:t xml:space="preserve">Compiling </w:t>
      </w:r>
      <w:r w:rsidR="008509E5">
        <w:t xml:space="preserve">FAST </w:t>
      </w:r>
      <w:r>
        <w:t>for Simulink</w:t>
      </w:r>
      <w:bookmarkEnd w:id="206"/>
    </w:p>
    <w:p w:rsidR="005B630C" w:rsidRPr="005B630C" w:rsidRDefault="005B630C" w:rsidP="001B3FFF">
      <w:r>
        <w:t>The S-Function (mex) file</w:t>
      </w:r>
      <w:r w:rsidR="001B3FFF">
        <w:t>s</w:t>
      </w:r>
      <w:r>
        <w:t xml:space="preserve"> contained in the </w:t>
      </w:r>
      <w:r w:rsidR="001B3FFF">
        <w:t xml:space="preserve">FAST v8 archive were compiled with </w:t>
      </w:r>
      <w:commentRangeStart w:id="207"/>
      <w:r w:rsidR="001B3FFF" w:rsidRPr="001B3FFF">
        <w:rPr>
          <w:highlight w:val="yellow"/>
        </w:rPr>
        <w:t>Matlab 2014b</w:t>
      </w:r>
      <w:commentRangeEnd w:id="207"/>
      <w:r w:rsidR="001B3FFF">
        <w:rPr>
          <w:rStyle w:val="CommentReference"/>
        </w:rPr>
        <w:commentReference w:id="207"/>
      </w:r>
      <w:r w:rsidR="001B3FFF">
        <w:t>. If you are using a different version of Matlab, you may have to compile FAST_SFunc, but you should not have to recompile the FAST_Library dll.</w:t>
      </w:r>
    </w:p>
    <w:p w:rsidR="00D0774B" w:rsidRDefault="00D0774B" w:rsidP="003F0FFD">
      <w:pPr>
        <w:pStyle w:val="Heading3"/>
      </w:pPr>
      <w:r>
        <w:t>FAST_Library</w:t>
      </w:r>
    </w:p>
    <w:p w:rsidR="00955CA5" w:rsidRPr="00F00B79" w:rsidRDefault="00955CA5" w:rsidP="00955CA5">
      <w:r>
        <w:t xml:space="preserve">The FAST archive contains a sample Visual Studio </w:t>
      </w:r>
      <w:r w:rsidR="00276C5F">
        <w:t xml:space="preserve">Intel Fortran </w:t>
      </w:r>
      <w:r>
        <w:t>project (2010) that is set up to compile a dll called FAST_Library_{Win32 | x64}.dll and place it in the &lt;FAST8&gt;/bin folder. This project is located in the &lt;FAST8&gt;/Simulink/VisualStudio folder.</w:t>
      </w:r>
    </w:p>
    <w:p w:rsidR="00955CA5" w:rsidRDefault="00F00B79" w:rsidP="0027571D">
      <w:r>
        <w:t>Compiling the FAST library is very similar to compiling the stand-alone version of FAST v8</w:t>
      </w:r>
      <w:r w:rsidR="00063365">
        <w:t>, which is described in the “</w:t>
      </w:r>
      <w:r w:rsidR="00063365">
        <w:fldChar w:fldCharType="begin"/>
      </w:r>
      <w:r w:rsidR="00063365">
        <w:instrText xml:space="preserve"> REF _Ref412121277 \h </w:instrText>
      </w:r>
      <w:r w:rsidR="00063365">
        <w:fldChar w:fldCharType="separate"/>
      </w:r>
      <w:r w:rsidR="00317AA0">
        <w:t>Compiling</w:t>
      </w:r>
      <w:r w:rsidR="00063365">
        <w:fldChar w:fldCharType="end"/>
      </w:r>
      <w:r w:rsidR="00063365">
        <w:t>” section of this document</w:t>
      </w:r>
      <w:r>
        <w:t>.</w:t>
      </w:r>
      <w:r w:rsidR="00B7075F">
        <w:t xml:space="preserve"> The remainder of this section describes some things that are different </w:t>
      </w:r>
    </w:p>
    <w:p w:rsidR="00F00B79" w:rsidRDefault="001F3997" w:rsidP="0027571D">
      <w:r>
        <w:t>Two files need to be replaced to compile FAST as a dll:</w:t>
      </w:r>
    </w:p>
    <w:p w:rsidR="001F3997" w:rsidRDefault="001F3997" w:rsidP="0027571D">
      <w:pPr>
        <w:pStyle w:val="ListParagraph"/>
        <w:numPr>
          <w:ilvl w:val="0"/>
          <w:numId w:val="22"/>
        </w:numPr>
      </w:pPr>
      <w:r>
        <w:t>FAST_Library.f90 should be used in place of FAST_Prog.f90</w:t>
      </w:r>
    </w:p>
    <w:p w:rsidR="001F3997" w:rsidRDefault="001F3997" w:rsidP="0027571D">
      <w:pPr>
        <w:pStyle w:val="ListParagraph"/>
        <w:numPr>
          <w:ilvl w:val="0"/>
          <w:numId w:val="22"/>
        </w:numPr>
      </w:pPr>
      <w:r>
        <w:t>SysMatlab.f90 should be used in place of SysIVF.f90</w:t>
      </w:r>
      <w:r w:rsidR="00955CA5">
        <w:t>.</w:t>
      </w:r>
      <w:r>
        <w:t xml:space="preserve"> (</w:t>
      </w:r>
      <w:r w:rsidR="00955CA5">
        <w:t>N</w:t>
      </w:r>
      <w:r>
        <w:t>ote that this assumes we’re using the Intel Visual Fortran compiler. SysMatlab.f90 may need slight modification if using gfortran.)</w:t>
      </w:r>
    </w:p>
    <w:p w:rsidR="005C697F" w:rsidRDefault="005C697F" w:rsidP="0027571D">
      <w:r>
        <w:lastRenderedPageBreak/>
        <w:t xml:space="preserve">A few </w:t>
      </w:r>
      <w:r w:rsidR="00955CA5">
        <w:t xml:space="preserve">compiling </w:t>
      </w:r>
      <w:r>
        <w:t>commands are different from the stand-alone application:</w:t>
      </w:r>
    </w:p>
    <w:p w:rsidR="005C697F" w:rsidRDefault="005C697F" w:rsidP="0027571D">
      <w:pPr>
        <w:pStyle w:val="ListParagraph"/>
        <w:numPr>
          <w:ilvl w:val="0"/>
          <w:numId w:val="23"/>
        </w:numPr>
      </w:pPr>
      <w:r>
        <w:t xml:space="preserve">The project must </w:t>
      </w:r>
      <w:r w:rsidR="00955CA5">
        <w:t xml:space="preserve">create </w:t>
      </w:r>
      <w:r>
        <w:t>a dynamic library (DLL or shared object) instead of a console application.</w:t>
      </w:r>
    </w:p>
    <w:p w:rsidR="00B7075F" w:rsidRDefault="00B7075F" w:rsidP="0027571D">
      <w:pPr>
        <w:pStyle w:val="ListParagraph"/>
        <w:numPr>
          <w:ilvl w:val="0"/>
          <w:numId w:val="23"/>
        </w:numPr>
      </w:pPr>
      <w:r>
        <w:t xml:space="preserve">The </w:t>
      </w:r>
      <w:r w:rsidRPr="00B7075F">
        <w:t>COMPILE_SIMULINK</w:t>
      </w:r>
      <w:r>
        <w:t xml:space="preserve"> preprocessor directive must be used.</w:t>
      </w:r>
    </w:p>
    <w:p w:rsidR="00955CA5" w:rsidRDefault="00B7075F" w:rsidP="0027571D">
      <w:pPr>
        <w:pStyle w:val="ListParagraph"/>
        <w:numPr>
          <w:ilvl w:val="0"/>
          <w:numId w:val="23"/>
        </w:numPr>
      </w:pPr>
      <w:r>
        <w:t xml:space="preserve">The FAST library should be linked with libmex.lib. </w:t>
      </w:r>
      <w:r w:rsidR="005C697F">
        <w:t xml:space="preserve">SysMatlab.f90 is designed to call </w:t>
      </w:r>
      <w:r w:rsidR="00AE3A86">
        <w:t>MATLAB</w:t>
      </w:r>
      <w:r w:rsidR="005C697F">
        <w:t xml:space="preserve">’s </w:t>
      </w:r>
      <w:r>
        <w:t xml:space="preserve">mexPrintf function </w:t>
      </w:r>
      <w:r w:rsidR="005C697F">
        <w:t>to</w:t>
      </w:r>
      <w:r>
        <w:t xml:space="preserve"> print in</w:t>
      </w:r>
      <w:r w:rsidR="005C697F">
        <w:t xml:space="preserve"> the </w:t>
      </w:r>
      <w:r w:rsidR="00AE3A86">
        <w:t xml:space="preserve">MATLAB </w:t>
      </w:r>
      <w:r w:rsidR="005C697F">
        <w:t>Command Window</w:t>
      </w:r>
      <w:r w:rsidR="00955CA5">
        <w:t>.</w:t>
      </w:r>
      <w:r>
        <w:t xml:space="preserve"> This function is part of the libmex.lib library,</w:t>
      </w:r>
      <w:r w:rsidR="002D794B">
        <w:t xml:space="preserve"> which is found in the %matlabroot%/extern/lib/{architecture}</w:t>
      </w:r>
      <w:r w:rsidR="00955CA5">
        <w:t>/{compiler}</w:t>
      </w:r>
      <w:r w:rsidR="002D794B">
        <w:t xml:space="preserve">/ folder. For the 64-bit version of </w:t>
      </w:r>
      <w:r w:rsidR="00AE3A86">
        <w:t xml:space="preserve">MATLAB </w:t>
      </w:r>
      <w:r w:rsidR="001B3FFF">
        <w:t>R2014b</w:t>
      </w:r>
      <w:r w:rsidR="002D794B">
        <w:t xml:space="preserve">, </w:t>
      </w:r>
      <w:r w:rsidR="00955CA5">
        <w:t xml:space="preserve">using Visual Studio, </w:t>
      </w:r>
      <w:r w:rsidR="002D794B">
        <w:t>the file is located here:</w:t>
      </w:r>
      <w:r>
        <w:br/>
        <w:t xml:space="preserve">     </w:t>
      </w:r>
      <w:r w:rsidR="002D794B" w:rsidRPr="002D794B">
        <w:t>"C:\Program Files\MATLAB\</w:t>
      </w:r>
      <w:r w:rsidR="001B3FFF" w:rsidRPr="002D794B">
        <w:t>R201</w:t>
      </w:r>
      <w:r w:rsidR="001B3FFF">
        <w:t>4b</w:t>
      </w:r>
      <w:r w:rsidR="002D794B" w:rsidRPr="002D794B">
        <w:t>\extern\lib\win64\microsoft\libmex.lib"</w:t>
      </w:r>
      <w:r>
        <w:br/>
      </w:r>
      <w:r>
        <w:br/>
      </w:r>
      <w:r w:rsidR="00955CA5">
        <w:t xml:space="preserve">If you wish to compile the library without linking with libmex.lib, use the preprocessor directive CONSOLE_FILE. This directive will write to a text file called CONSOLE.TXT instead of to the </w:t>
      </w:r>
      <w:r w:rsidR="00AE3A86">
        <w:t xml:space="preserve">MATLAB </w:t>
      </w:r>
      <w:r w:rsidR="00955CA5">
        <w:t>Command Window</w:t>
      </w:r>
    </w:p>
    <w:p w:rsidR="00B7075F" w:rsidRDefault="00B7075F" w:rsidP="0027571D">
      <w:pPr>
        <w:keepNext/>
      </w:pPr>
      <w:r>
        <w:rPr>
          <w:noProof/>
        </w:rPr>
        <w:drawing>
          <wp:inline distT="0" distB="0" distL="0" distR="0" wp14:anchorId="730D2618" wp14:editId="5A7B5C5B">
            <wp:extent cx="5943600" cy="3741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741420"/>
                    </a:xfrm>
                    <a:prstGeom prst="rect">
                      <a:avLst/>
                    </a:prstGeom>
                  </pic:spPr>
                </pic:pic>
              </a:graphicData>
            </a:graphic>
          </wp:inline>
        </w:drawing>
      </w:r>
    </w:p>
    <w:p w:rsidR="00B7075F" w:rsidRDefault="00B7075F" w:rsidP="0027571D">
      <w:pPr>
        <w:pStyle w:val="Caption"/>
        <w:jc w:val="center"/>
        <w:rPr>
          <w:noProof/>
        </w:rPr>
      </w:pPr>
      <w:r>
        <w:t xml:space="preserve">Figure </w:t>
      </w:r>
      <w:fldSimple w:instr=" SEQ Figure \* ARABIC ">
        <w:r w:rsidR="00317AA0">
          <w:rPr>
            <w:noProof/>
          </w:rPr>
          <w:t>11</w:t>
        </w:r>
      </w:fldSimple>
      <w:r>
        <w:t>: Visual Studio window</w:t>
      </w:r>
      <w:r>
        <w:rPr>
          <w:noProof/>
        </w:rPr>
        <w:t xml:space="preserve"> showing additional dependencies for the linker (MAP and libmex)</w:t>
      </w:r>
    </w:p>
    <w:p w:rsidR="00B7075F" w:rsidRDefault="00B7075F" w:rsidP="0027571D">
      <w:pPr>
        <w:keepNext/>
      </w:pPr>
      <w:r>
        <w:rPr>
          <w:noProof/>
        </w:rPr>
        <w:lastRenderedPageBreak/>
        <w:drawing>
          <wp:inline distT="0" distB="0" distL="0" distR="0" wp14:anchorId="4992FB2E" wp14:editId="26BAF1AC">
            <wp:extent cx="5943600" cy="3741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741420"/>
                    </a:xfrm>
                    <a:prstGeom prst="rect">
                      <a:avLst/>
                    </a:prstGeom>
                  </pic:spPr>
                </pic:pic>
              </a:graphicData>
            </a:graphic>
          </wp:inline>
        </w:drawing>
      </w:r>
    </w:p>
    <w:p w:rsidR="00B7075F" w:rsidRPr="00066FEC" w:rsidRDefault="00B7075F" w:rsidP="0027571D">
      <w:pPr>
        <w:pStyle w:val="Caption"/>
        <w:jc w:val="center"/>
      </w:pPr>
      <w:r>
        <w:t xml:space="preserve">Figure </w:t>
      </w:r>
      <w:fldSimple w:instr=" SEQ Figure \* ARABIC ">
        <w:r w:rsidR="00317AA0">
          <w:rPr>
            <w:noProof/>
          </w:rPr>
          <w:t>12</w:t>
        </w:r>
      </w:fldSimple>
      <w:r>
        <w:t>: Preprocessor directives for FAST_Library</w:t>
      </w:r>
    </w:p>
    <w:p w:rsidR="00D0774B" w:rsidRDefault="00D0774B" w:rsidP="003F0FFD">
      <w:pPr>
        <w:pStyle w:val="Heading3"/>
      </w:pPr>
      <w:r>
        <w:t>FAST_SFunc</w:t>
      </w:r>
    </w:p>
    <w:p w:rsidR="005B630C" w:rsidRDefault="005B630C" w:rsidP="0027571D">
      <w:r>
        <w:t xml:space="preserve">To compile the FAST_SFunc S-Function, you must have a C compiler supported by the version of </w:t>
      </w:r>
      <w:r w:rsidR="00AE3A86">
        <w:t xml:space="preserve">MATLAB </w:t>
      </w:r>
      <w:r>
        <w:t xml:space="preserve">you are using. The compilation is done in </w:t>
      </w:r>
      <w:r w:rsidR="00AE3A86">
        <w:t xml:space="preserve">MATLAB </w:t>
      </w:r>
      <w:r>
        <w:t>via the “mex” command. If you haven’t already done so,</w:t>
      </w:r>
      <w:r w:rsidR="00C47D84">
        <w:t xml:space="preserve"> first</w:t>
      </w:r>
      <w:r>
        <w:t xml:space="preserve"> run “mex –setup” from the </w:t>
      </w:r>
      <w:r w:rsidR="00AE3A86">
        <w:t xml:space="preserve">MATLAB </w:t>
      </w:r>
      <w:r>
        <w:t>Command W</w:t>
      </w:r>
      <w:r w:rsidR="003F6633">
        <w:t>i</w:t>
      </w:r>
      <w:r>
        <w:t>ndow</w:t>
      </w:r>
      <w:r w:rsidR="003F6633">
        <w:t xml:space="preserve"> to select your compiler.</w:t>
      </w:r>
    </w:p>
    <w:p w:rsidR="003F6633" w:rsidRDefault="003F6633" w:rsidP="0027571D">
      <w:r>
        <w:t xml:space="preserve">For 32-bit </w:t>
      </w:r>
      <w:r w:rsidR="00F00B79">
        <w:t xml:space="preserve">versions of </w:t>
      </w:r>
      <w:r w:rsidR="00AE3A86">
        <w:t>MATLAB</w:t>
      </w:r>
      <w:r>
        <w:t xml:space="preserve">, the command </w:t>
      </w:r>
      <w:r w:rsidR="0027571D">
        <w:t xml:space="preserve">to compile FAST_SFunc </w:t>
      </w:r>
      <w:r>
        <w:t>is</w:t>
      </w:r>
    </w:p>
    <w:p w:rsidR="003F6633" w:rsidRPr="00F00B79" w:rsidRDefault="003F6633" w:rsidP="0027571D">
      <w:pPr>
        <w:autoSpaceDE w:val="0"/>
        <w:autoSpaceDN w:val="0"/>
        <w:adjustRightInd w:val="0"/>
        <w:spacing w:after="240" w:line="240" w:lineRule="auto"/>
        <w:ind w:left="720"/>
        <w:rPr>
          <w:rFonts w:ascii="Courier New" w:hAnsi="Courier New" w:cs="Courier New"/>
          <w:sz w:val="20"/>
          <w:szCs w:val="24"/>
        </w:rPr>
      </w:pPr>
      <w:r w:rsidRPr="00F00B79">
        <w:rPr>
          <w:rFonts w:ascii="Courier New" w:hAnsi="Courier New" w:cs="Courier New"/>
          <w:color w:val="000000"/>
          <w:sz w:val="20"/>
          <w:szCs w:val="24"/>
        </w:rPr>
        <w:t xml:space="preserve">mex </w:t>
      </w:r>
      <w:r w:rsidRPr="00F00B79">
        <w:rPr>
          <w:rFonts w:ascii="Courier New" w:hAnsi="Courier New" w:cs="Courier New"/>
          <w:color w:val="A020F0"/>
          <w:sz w:val="20"/>
          <w:szCs w:val="24"/>
        </w:rPr>
        <w:t>-L../../bin</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-lFAST_Library_Win32</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-outdir</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../../bin</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LINKFLAGS='$LINKFLAGS /STACK:999999999 /LARGEADDRESSAWARE'</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FAST_SFunc.c</w:t>
      </w:r>
      <w:r w:rsidRPr="00F00B79">
        <w:rPr>
          <w:rFonts w:ascii="Courier New" w:hAnsi="Courier New" w:cs="Courier New"/>
          <w:color w:val="000000"/>
          <w:sz w:val="20"/>
          <w:szCs w:val="24"/>
        </w:rPr>
        <w:t xml:space="preserve"> </w:t>
      </w:r>
    </w:p>
    <w:p w:rsidR="001B3FFF" w:rsidRDefault="001B3FFF" w:rsidP="00F00B79">
      <w:r>
        <w:t>(</w:t>
      </w:r>
      <w:r w:rsidR="00C47D84">
        <w:t>N</w:t>
      </w:r>
      <w:r>
        <w:t>ote that the LINKFLAGS option can be removed if necessary</w:t>
      </w:r>
      <w:r w:rsidR="00C47D84">
        <w:t>.</w:t>
      </w:r>
      <w:r>
        <w:t>)</w:t>
      </w:r>
    </w:p>
    <w:p w:rsidR="003F6633" w:rsidRDefault="003F6633" w:rsidP="00F00B79">
      <w:r>
        <w:t xml:space="preserve">For 64-bit </w:t>
      </w:r>
      <w:r w:rsidR="00F00B79">
        <w:t xml:space="preserve">versions of </w:t>
      </w:r>
      <w:r w:rsidR="00AE3A86">
        <w:t xml:space="preserve">MATLAB </w:t>
      </w:r>
      <w:r>
        <w:t>it is</w:t>
      </w:r>
    </w:p>
    <w:p w:rsidR="003F6633" w:rsidRPr="00F00B79" w:rsidRDefault="003F6633" w:rsidP="0027571D">
      <w:pPr>
        <w:autoSpaceDE w:val="0"/>
        <w:autoSpaceDN w:val="0"/>
        <w:adjustRightInd w:val="0"/>
        <w:spacing w:after="240" w:line="240" w:lineRule="auto"/>
        <w:ind w:left="720"/>
        <w:rPr>
          <w:rFonts w:ascii="Courier New" w:hAnsi="Courier New" w:cs="Courier New"/>
          <w:sz w:val="20"/>
          <w:szCs w:val="24"/>
        </w:rPr>
      </w:pPr>
      <w:r w:rsidRPr="00F00B79">
        <w:rPr>
          <w:rFonts w:ascii="Courier New" w:hAnsi="Courier New" w:cs="Courier New"/>
          <w:color w:val="000000"/>
          <w:sz w:val="20"/>
          <w:szCs w:val="24"/>
        </w:rPr>
        <w:t xml:space="preserve">mex </w:t>
      </w:r>
      <w:r w:rsidRPr="00F00B79">
        <w:rPr>
          <w:rFonts w:ascii="Courier New" w:hAnsi="Courier New" w:cs="Courier New"/>
          <w:color w:val="A020F0"/>
          <w:sz w:val="20"/>
          <w:szCs w:val="24"/>
        </w:rPr>
        <w:t>-v</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-L../../bin</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-lFAST_Library_x64</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-outdir</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../../bin</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FAST_SFunc.c</w:t>
      </w:r>
    </w:p>
    <w:p w:rsidR="003F6633" w:rsidRDefault="003F6633" w:rsidP="003F6633">
      <w:r>
        <w:t xml:space="preserve">These commands are specified in the </w:t>
      </w:r>
      <w:r w:rsidR="00DC6859">
        <w:t>&lt;FAST8&gt;/</w:t>
      </w:r>
      <w:r>
        <w:t>Simulink/Source/create_FAST_SFunc.m file. The script assumes it is being run from the &lt;FAST8&gt;/Simulink/Source/ directory</w:t>
      </w:r>
      <w:r w:rsidR="001B3FFF">
        <w:t xml:space="preserve"> where the script and source files reside</w:t>
      </w:r>
      <w:r>
        <w:t xml:space="preserve">. </w:t>
      </w:r>
    </w:p>
    <w:p w:rsidR="00F00B79" w:rsidRDefault="00F00B79" w:rsidP="003F6633">
      <w:r>
        <w:t xml:space="preserve">These commands compile FAST_SFunc.c (which includes FAST_Library.h) and link it with the FAST_Library_*.lib file for the appropriate addressing scheme (32- or 64-bits). If you are using a 32-bit </w:t>
      </w:r>
      <w:r>
        <w:lastRenderedPageBreak/>
        <w:t xml:space="preserve">Windows® version of </w:t>
      </w:r>
      <w:r w:rsidR="00AE3A86">
        <w:t>MATLAB</w:t>
      </w:r>
      <w:r>
        <w:t xml:space="preserve">, this will produce ../../bin/FAST_SFunc.mexw32. On 64-bit Windows versions of </w:t>
      </w:r>
      <w:r w:rsidR="00AE3A86">
        <w:t>MATLAB</w:t>
      </w:r>
      <w:r>
        <w:t>, it will produce ../../bin/FAST_SFunc.mexw64.</w:t>
      </w:r>
    </w:p>
    <w:p w:rsidR="00F00B79" w:rsidRDefault="00F00B79" w:rsidP="003F6633">
      <w:r>
        <w:t>Because FAST_SFunc.c passes the input</w:t>
      </w:r>
      <w:r w:rsidR="00DC6859">
        <w:t xml:space="preserve"> and </w:t>
      </w:r>
      <w:r>
        <w:t xml:space="preserve">output arrays directly to the FAST_Library*.dll file, FAST_SFunc should not need to be modified (or recompiled) very often. For example, </w:t>
      </w:r>
      <w:r w:rsidR="00276C5F">
        <w:t>if you wanted to add an additional FAST_SFunc input from Simulink, you would change the third S-Function parameter in the S-Function block in Simulink and then modify FAST_Library.f90 to handle the new input value, without touching FAST_SFunc.c</w:t>
      </w:r>
      <w:r w:rsidR="008F632E">
        <w:t>;</w:t>
      </w:r>
      <w:r w:rsidR="00276C5F">
        <w:t xml:space="preserve"> FAST_Library would need to be recompiled, but FAST_SFunc would not.</w:t>
      </w:r>
    </w:p>
    <w:p w:rsidR="006E56E7" w:rsidRDefault="00F2521D" w:rsidP="00992CCA">
      <w:pPr>
        <w:pStyle w:val="Heading1"/>
      </w:pPr>
      <w:bookmarkStart w:id="208" w:name="_Toc413698694"/>
      <w:r>
        <w:t>Feedback</w:t>
      </w:r>
      <w:bookmarkEnd w:id="208"/>
    </w:p>
    <w:p w:rsidR="006D7B34" w:rsidRDefault="00F2521D" w:rsidP="007F2710">
      <w:pPr>
        <w:sectPr w:rsidR="006D7B34">
          <w:footnotePr>
            <w:numFmt w:val="chicago"/>
          </w:footnotePr>
          <w:pgSz w:w="12240" w:h="15840"/>
          <w:pgMar w:top="1440" w:right="1440" w:bottom="1440" w:left="1440" w:header="720" w:footer="720" w:gutter="0"/>
          <w:cols w:space="720"/>
          <w:docGrid w:linePitch="360"/>
        </w:sectPr>
      </w:pPr>
      <w:r>
        <w:t xml:space="preserve">If you have questions or </w:t>
      </w:r>
      <w:r w:rsidR="00B313C9">
        <w:t>wish</w:t>
      </w:r>
      <w:r w:rsidR="00423985">
        <w:t xml:space="preserve"> to provide feed</w:t>
      </w:r>
      <w:r w:rsidR="00B313C9">
        <w:t>back</w:t>
      </w:r>
      <w:r>
        <w:t xml:space="preserve">, please use our forums: </w:t>
      </w:r>
      <w:hyperlink r:id="rId32" w:history="1">
        <w:r>
          <w:rPr>
            <w:rStyle w:val="Hyperlink"/>
          </w:rPr>
          <w:t>https://wind.nrel.gov/forum/wind/</w:t>
        </w:r>
      </w:hyperlink>
      <w:r>
        <w:t xml:space="preserve"> </w:t>
      </w:r>
    </w:p>
    <w:p w:rsidR="00452E60" w:rsidRDefault="006D7B34" w:rsidP="007D7E91">
      <w:pPr>
        <w:pStyle w:val="Heading1"/>
      </w:pPr>
      <w:bookmarkStart w:id="209" w:name="_Ref392062682"/>
      <w:bookmarkStart w:id="210" w:name="_Toc413698695"/>
      <w:r>
        <w:lastRenderedPageBreak/>
        <w:t xml:space="preserve">Appendix: </w:t>
      </w:r>
      <w:r w:rsidR="00992CCA">
        <w:t xml:space="preserve">Example FAST </w:t>
      </w:r>
      <w:r w:rsidR="00B859C9">
        <w:t>v8.</w:t>
      </w:r>
      <w:r w:rsidR="00A85DDE">
        <w:t>10</w:t>
      </w:r>
      <w:r w:rsidR="00B859C9">
        <w:t xml:space="preserve">.* </w:t>
      </w:r>
      <w:r w:rsidR="00992CCA">
        <w:t>Input File</w:t>
      </w:r>
      <w:bookmarkEnd w:id="209"/>
      <w:bookmarkEnd w:id="210"/>
    </w:p>
    <w:p w:rsidR="00EC4C17" w:rsidRPr="00EC4C17" w:rsidRDefault="00EC4C17" w:rsidP="00A16467"/>
    <w:p w:rsidR="001017C7" w:rsidRDefault="007F2710" w:rsidP="001017C7">
      <w:pPr>
        <w:keepNext/>
        <w:ind w:left="-360"/>
        <w:jc w:val="center"/>
      </w:pPr>
      <w:r>
        <w:rPr>
          <w:noProof/>
        </w:rPr>
        <mc:AlternateContent>
          <mc:Choice Requires="wps">
            <w:drawing>
              <wp:inline distT="0" distB="0" distL="0" distR="0" wp14:anchorId="6CD624C7" wp14:editId="6E4DE991">
                <wp:extent cx="6400800" cy="7468235"/>
                <wp:effectExtent l="0" t="0" r="19050" b="24130"/>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7468235"/>
                        </a:xfrm>
                        <a:prstGeom prst="rect">
                          <a:avLst/>
                        </a:prstGeom>
                        <a:solidFill>
                          <a:srgbClr val="FFFFFF"/>
                        </a:solidFill>
                        <a:ln w="9525">
                          <a:solidFill>
                            <a:srgbClr val="000000"/>
                          </a:solidFill>
                          <a:miter lim="800000"/>
                          <a:headEnd/>
                          <a:tailEnd/>
                        </a:ln>
                      </wps:spPr>
                      <wps:txbx>
                        <w:txbxContent>
                          <w:p w:rsidR="00317AA0" w:rsidRPr="00C914B8" w:rsidRDefault="00317AA0" w:rsidP="001017C7">
                            <w:pPr>
                              <w:spacing w:after="0" w:line="240" w:lineRule="auto"/>
                              <w:rPr>
                                <w:rFonts w:ascii="Courier New" w:hAnsi="Courier New" w:cs="Courier New"/>
                                <w:sz w:val="15"/>
                                <w:szCs w:val="15"/>
                              </w:rPr>
                            </w:pPr>
                            <w:r w:rsidRPr="00C914B8">
                              <w:rPr>
                                <w:rFonts w:ascii="Courier New" w:hAnsi="Courier New" w:cs="Courier New"/>
                                <w:sz w:val="15"/>
                                <w:szCs w:val="15"/>
                              </w:rPr>
                              <w:t>------- FAST v8.</w:t>
                            </w:r>
                            <w:r>
                              <w:rPr>
                                <w:rFonts w:ascii="Courier New" w:hAnsi="Courier New" w:cs="Courier New"/>
                                <w:sz w:val="15"/>
                                <w:szCs w:val="15"/>
                              </w:rPr>
                              <w:t>10</w:t>
                            </w:r>
                            <w:r w:rsidRPr="00C914B8">
                              <w:rPr>
                                <w:rFonts w:ascii="Courier New" w:hAnsi="Courier New" w:cs="Courier New"/>
                                <w:sz w:val="15"/>
                                <w:szCs w:val="15"/>
                              </w:rPr>
                              <w:t>.* INPUT FILE ------------------------------------------------</w:t>
                            </w:r>
                          </w:p>
                          <w:p w:rsidR="00317AA0" w:rsidRPr="00C914B8" w:rsidRDefault="00317AA0" w:rsidP="001017C7">
                            <w:pPr>
                              <w:spacing w:after="0" w:line="240" w:lineRule="auto"/>
                              <w:rPr>
                                <w:rFonts w:ascii="Courier New" w:hAnsi="Courier New" w:cs="Courier New"/>
                                <w:sz w:val="15"/>
                                <w:szCs w:val="15"/>
                              </w:rPr>
                            </w:pPr>
                            <w:r w:rsidRPr="00C914B8">
                              <w:rPr>
                                <w:rFonts w:ascii="Courier New" w:hAnsi="Courier New" w:cs="Courier New"/>
                                <w:sz w:val="15"/>
                                <w:szCs w:val="15"/>
                              </w:rPr>
                              <w:t>NREL 5.0 MW Baseline Wind Turbine with OC4 Jacket Configuration, for use in offshore analysis</w:t>
                            </w:r>
                          </w:p>
                          <w:p w:rsidR="00317AA0" w:rsidRPr="00C914B8" w:rsidRDefault="00317AA0" w:rsidP="001017C7">
                            <w:pPr>
                              <w:spacing w:after="0" w:line="240" w:lineRule="auto"/>
                              <w:rPr>
                                <w:rFonts w:ascii="Courier New" w:hAnsi="Courier New" w:cs="Courier New"/>
                                <w:sz w:val="15"/>
                                <w:szCs w:val="15"/>
                              </w:rPr>
                            </w:pPr>
                            <w:r w:rsidRPr="00C914B8">
                              <w:rPr>
                                <w:rFonts w:ascii="Courier New" w:hAnsi="Courier New" w:cs="Courier New"/>
                                <w:sz w:val="15"/>
                                <w:szCs w:val="15"/>
                              </w:rPr>
                              <w:t>---------------------- SIMULATION CONTROL --------------------------------------</w:t>
                            </w:r>
                          </w:p>
                          <w:p w:rsidR="00317AA0" w:rsidRPr="00C914B8" w:rsidRDefault="00317AA0"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Echo           - Echo input data to &lt;RootName&gt;.ech (flag)</w:t>
                            </w:r>
                          </w:p>
                          <w:p w:rsidR="00317AA0" w:rsidRPr="00C914B8" w:rsidRDefault="00317AA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"FATAL"    AbortLevel     - Error level when simulation should abort (string) {"WARNING", "SEVERE", "FATAL"} </w:t>
                            </w:r>
                          </w:p>
                          <w:p w:rsidR="00317AA0" w:rsidRPr="00C914B8" w:rsidRDefault="00317AA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60  TMax           - Total run time (s)</w:t>
                            </w:r>
                          </w:p>
                          <w:p w:rsidR="00317AA0" w:rsidRPr="00C914B8" w:rsidRDefault="00317AA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0.01  DT             - Recommended module time step (s)</w:t>
                            </w:r>
                          </w:p>
                          <w:p w:rsidR="00317AA0" w:rsidRPr="00C914B8" w:rsidRDefault="00317AA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2  InterpOrder    - Interpolation order for input/output time history (-) {1=linear, 2=quadratic}</w:t>
                            </w:r>
                          </w:p>
                          <w:p w:rsidR="00317AA0" w:rsidRPr="00C914B8" w:rsidRDefault="00317AA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NumCrctn       - Number of correction iterations (-) {0=explicit calculation, i.e., no corrections}</w:t>
                            </w:r>
                          </w:p>
                          <w:p w:rsidR="00317AA0" w:rsidRPr="00C914B8" w:rsidRDefault="00317AA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99999  DT_UJac        - Time between calls to get Jacobians (s)</w:t>
                            </w:r>
                          </w:p>
                          <w:p w:rsidR="00317AA0" w:rsidRPr="00C914B8" w:rsidRDefault="00317AA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1E+06  UJacSclFact    - Scaling factor used in Jacobians (-)</w:t>
                            </w:r>
                          </w:p>
                          <w:p w:rsidR="00317AA0" w:rsidRPr="00C914B8" w:rsidRDefault="00317AA0" w:rsidP="001017C7">
                            <w:pPr>
                              <w:spacing w:after="0" w:line="240" w:lineRule="auto"/>
                              <w:rPr>
                                <w:rFonts w:ascii="Courier New" w:hAnsi="Courier New" w:cs="Courier New"/>
                                <w:sz w:val="15"/>
                                <w:szCs w:val="15"/>
                              </w:rPr>
                            </w:pPr>
                            <w:r w:rsidRPr="00C914B8">
                              <w:rPr>
                                <w:rFonts w:ascii="Courier New" w:hAnsi="Courier New" w:cs="Courier New"/>
                                <w:sz w:val="15"/>
                                <w:szCs w:val="15"/>
                              </w:rPr>
                              <w:t>---------------------- FEATURE SWITCHES AND FLAGS ------------------------------</w:t>
                            </w:r>
                          </w:p>
                          <w:p w:rsidR="00317AA0" w:rsidRPr="00C914B8" w:rsidRDefault="00317AA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CompElast      - Compute structural dynamics (switch) {1=ElastoDyn; 2=ElastoDyn+BeamDyn blades}</w:t>
                            </w:r>
                          </w:p>
                          <w:p w:rsidR="00317AA0" w:rsidRPr="00C914B8" w:rsidRDefault="00317AA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CompAero       - Compute aerodynamic loads (switch) {0=None; 1=AeroDyn}</w:t>
                            </w:r>
                          </w:p>
                          <w:p w:rsidR="00317AA0" w:rsidRPr="00C914B8" w:rsidRDefault="00317AA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CompServo      - Compute control and electrical-drive dynamics (switch) {0=None; 1=ServoDyn}</w:t>
                            </w:r>
                          </w:p>
                          <w:p w:rsidR="00317AA0" w:rsidRPr="00C914B8" w:rsidRDefault="00317AA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CompHydro      - Compute hydrodynamic loads (switch) {0=None; 1=HydroDyn}</w:t>
                            </w:r>
                          </w:p>
                          <w:p w:rsidR="00317AA0" w:rsidRPr="00C914B8" w:rsidRDefault="00317AA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CompSub        - Compute sub-structural dynamics (switch) {0=None; 1=SubDyn}</w:t>
                            </w:r>
                          </w:p>
                          <w:p w:rsidR="00317AA0" w:rsidRPr="00C914B8" w:rsidRDefault="00317AA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CompMooring    - Compute mooring system (switch) {0=None; 1=MAP; 2=FEAMooring</w:t>
                            </w:r>
                            <w:r>
                              <w:rPr>
                                <w:rFonts w:ascii="Courier New" w:hAnsi="Courier New" w:cs="Courier New"/>
                                <w:sz w:val="15"/>
                                <w:szCs w:val="15"/>
                              </w:rPr>
                              <w:t>; 3=MoorDyn</w:t>
                            </w:r>
                            <w:r w:rsidRPr="00C914B8">
                              <w:rPr>
                                <w:rFonts w:ascii="Courier New" w:hAnsi="Courier New" w:cs="Courier New"/>
                                <w:sz w:val="15"/>
                                <w:szCs w:val="15"/>
                              </w:rPr>
                              <w:t>}</w:t>
                            </w:r>
                          </w:p>
                          <w:p w:rsidR="00317AA0" w:rsidRPr="00C914B8" w:rsidRDefault="00317AA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CompIce        - Compute ice loads (switch) {0=None; 1=IceFloe; 2=IceDyn}</w:t>
                            </w:r>
                          </w:p>
                          <w:p w:rsidR="00317AA0" w:rsidRPr="00C914B8" w:rsidRDefault="00317AA0"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CompUserPtfmLd - Compute additional platform loading (flag) {false: none; true: user-defined}</w:t>
                            </w:r>
                          </w:p>
                          <w:p w:rsidR="00317AA0" w:rsidRPr="00C914B8" w:rsidRDefault="00317AA0"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CompUserTwrLd  - Compute additional tower loading (flag) {false: none; true: user-defined}</w:t>
                            </w:r>
                          </w:p>
                          <w:p w:rsidR="00317AA0" w:rsidRPr="00C914B8" w:rsidRDefault="00317AA0" w:rsidP="001017C7">
                            <w:pPr>
                              <w:spacing w:after="0" w:line="240" w:lineRule="auto"/>
                              <w:rPr>
                                <w:rFonts w:ascii="Courier New" w:hAnsi="Courier New" w:cs="Courier New"/>
                                <w:sz w:val="15"/>
                                <w:szCs w:val="15"/>
                              </w:rPr>
                            </w:pPr>
                            <w:r w:rsidRPr="00C914B8">
                              <w:rPr>
                                <w:rFonts w:ascii="Courier New" w:hAnsi="Courier New" w:cs="Courier New"/>
                                <w:sz w:val="15"/>
                                <w:szCs w:val="15"/>
                              </w:rPr>
                              <w:t>---------------------- INPUT FILES ---------------------------------------------</w:t>
                            </w:r>
                          </w:p>
                          <w:p w:rsidR="00317AA0" w:rsidRPr="00C914B8" w:rsidRDefault="00317AA0"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"OC4Jacket_ElastoDyn.dat" EDFile       - Name of file containing ElastoDyn input parameters (quoted string)</w:t>
                            </w:r>
                          </w:p>
                          <w:p w:rsidR="00317AA0" w:rsidRPr="00C914B8" w:rsidRDefault="00317AA0"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BDBldFile(1) - Name of file containing BeamDyn blade 1 inputs (quoted string)</w:t>
                            </w:r>
                          </w:p>
                          <w:p w:rsidR="00317AA0" w:rsidRPr="00C914B8" w:rsidRDefault="00317AA0"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BDBldFile(2) - Name of file containing BeamDyn blade 2 inputs (quoted string)</w:t>
                            </w:r>
                          </w:p>
                          <w:p w:rsidR="00317AA0" w:rsidRPr="00C914B8" w:rsidRDefault="00317AA0"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BDBldFile(3) - Name of file containing BeamDyn blade 3 inputs (quoted string)</w:t>
                            </w:r>
                          </w:p>
                          <w:p w:rsidR="00317AA0" w:rsidRPr="00C914B8" w:rsidRDefault="00317AA0"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"OC4Jacket_AeroDyn.dat"   AeroFile     - Name of file containing aerodynamic input parameters (quoted string)</w:t>
                            </w:r>
                          </w:p>
                          <w:p w:rsidR="00317AA0" w:rsidRPr="00C914B8" w:rsidRDefault="00317AA0"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"OC4Jacket_ServoDyn.dat"  ServoFile    - Name of file with control/electric-drive inputs (quoted string)</w:t>
                            </w:r>
                          </w:p>
                          <w:p w:rsidR="00317AA0" w:rsidRPr="00C914B8" w:rsidRDefault="00317AA0"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"OC4Jacket_HydroDyn.dat"  HydroFile    - Name of file containing hydrodynamic inputs (quoted string)</w:t>
                            </w:r>
                          </w:p>
                          <w:p w:rsidR="00317AA0" w:rsidRPr="00C914B8" w:rsidRDefault="00317AA0"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"OC4Jacket_SubDyn.dat"    SubFile      - Name of file containing sub-structural inputs (quoted string)</w:t>
                            </w:r>
                          </w:p>
                          <w:p w:rsidR="00317AA0" w:rsidRPr="00C914B8" w:rsidRDefault="00317AA0"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MooringFile  - Name of file containing mooring system inputs (quoted string)</w:t>
                            </w:r>
                          </w:p>
                          <w:p w:rsidR="00317AA0" w:rsidRPr="00C914B8" w:rsidRDefault="00317AA0"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IceFile      - Name of file containing ice input parameters (quoted string)</w:t>
                            </w:r>
                          </w:p>
                          <w:p w:rsidR="00317AA0" w:rsidRPr="00C914B8" w:rsidRDefault="00317AA0" w:rsidP="001017C7">
                            <w:pPr>
                              <w:spacing w:after="0" w:line="240" w:lineRule="auto"/>
                              <w:rPr>
                                <w:rFonts w:ascii="Courier New" w:hAnsi="Courier New" w:cs="Courier New"/>
                                <w:sz w:val="15"/>
                                <w:szCs w:val="15"/>
                              </w:rPr>
                            </w:pPr>
                            <w:r w:rsidRPr="00C914B8">
                              <w:rPr>
                                <w:rFonts w:ascii="Courier New" w:hAnsi="Courier New" w:cs="Courier New"/>
                                <w:sz w:val="15"/>
                                <w:szCs w:val="15"/>
                              </w:rPr>
                              <w:t>---------------------- OUTPUT --------------------------------------------------</w:t>
                            </w:r>
                          </w:p>
                          <w:p w:rsidR="00317AA0" w:rsidRPr="00C914B8" w:rsidRDefault="00317AA0" w:rsidP="001017C7">
                            <w:pPr>
                              <w:spacing w:after="0" w:line="240" w:lineRule="auto"/>
                              <w:rPr>
                                <w:rFonts w:ascii="Courier New" w:hAnsi="Courier New" w:cs="Courier New"/>
                                <w:sz w:val="15"/>
                                <w:szCs w:val="15"/>
                              </w:rPr>
                            </w:pPr>
                            <w:r w:rsidRPr="00C914B8">
                              <w:rPr>
                                <w:rFonts w:ascii="Courier New" w:hAnsi="Courier New" w:cs="Courier New"/>
                                <w:sz w:val="15"/>
                                <w:szCs w:val="15"/>
                              </w:rPr>
                              <w:t>True       SumPrint        - Print summary data to "&lt;RootName&gt;.sum" (flag)</w:t>
                            </w:r>
                          </w:p>
                          <w:p w:rsidR="00317AA0" w:rsidRPr="00C914B8" w:rsidRDefault="00317AA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SttsTime        - Amount of time between screen status messages (s)</w:t>
                            </w:r>
                          </w:p>
                          <w:p w:rsidR="00317AA0" w:rsidRPr="00C914B8" w:rsidRDefault="00317AA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0.05  DT_Out          - Time step for tabular output (s)</w:t>
                            </w:r>
                          </w:p>
                          <w:p w:rsidR="00317AA0" w:rsidRPr="00C914B8" w:rsidRDefault="00317AA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TStart          - Time to begin tabular output (s)</w:t>
                            </w:r>
                          </w:p>
                          <w:p w:rsidR="00317AA0" w:rsidRPr="00C914B8" w:rsidRDefault="00317AA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2  OutFileFmt      - Format for tabular (time-marching) output file (switch) {1:out, 2:outb, 3:both}</w:t>
                            </w:r>
                          </w:p>
                          <w:p w:rsidR="00317AA0" w:rsidRPr="00C914B8" w:rsidRDefault="00317AA0" w:rsidP="001017C7">
                            <w:pPr>
                              <w:spacing w:after="0" w:line="240" w:lineRule="auto"/>
                              <w:rPr>
                                <w:rFonts w:ascii="Courier New" w:hAnsi="Courier New" w:cs="Courier New"/>
                                <w:sz w:val="15"/>
                                <w:szCs w:val="15"/>
                              </w:rPr>
                            </w:pPr>
                            <w:r w:rsidRPr="00C914B8">
                              <w:rPr>
                                <w:rFonts w:ascii="Courier New" w:hAnsi="Courier New" w:cs="Courier New"/>
                                <w:sz w:val="15"/>
                                <w:szCs w:val="15"/>
                              </w:rPr>
                              <w:t>True       TabDelim        - Use tab delimiters in text tabular output file? (flag)</w:t>
                            </w:r>
                          </w:p>
                          <w:p w:rsidR="00317AA0" w:rsidRPr="00C914B8" w:rsidRDefault="00317AA0" w:rsidP="001017C7">
                            <w:pPr>
                              <w:spacing w:after="0" w:line="240" w:lineRule="auto"/>
                              <w:rPr>
                                <w:rFonts w:ascii="Courier New" w:hAnsi="Courier New" w:cs="Courier New"/>
                                <w:sz w:val="15"/>
                                <w:szCs w:val="15"/>
                              </w:rPr>
                            </w:pPr>
                            <w:r w:rsidRPr="00C914B8">
                              <w:rPr>
                                <w:rFonts w:ascii="Courier New" w:hAnsi="Courier New" w:cs="Courier New"/>
                                <w:sz w:val="15"/>
                                <w:szCs w:val="15"/>
                              </w:rPr>
                              <w:t>"ES10.3E2" OutFmt          - Format used for text tabular output, excluding the time channel. (quoted string)</w:t>
                            </w:r>
                          </w:p>
                        </w:txbxContent>
                      </wps:txbx>
                      <wps:bodyPr rot="0" vert="horz" wrap="square" lIns="45720" tIns="45720" rIns="4572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Text Box 2" o:spid="_x0000_s1036" type="#_x0000_t202" style="width:7in;height:58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">
                <v:textbox style="mso-fit-shape-to-text:t" inset="3.6pt,,3.6pt">
                  <w:txbxContent>
                    <w:p w:rsidR="00317AA0" w:rsidRPr="00C914B8" w:rsidRDefault="00317AA0" w:rsidP="001017C7">
                      <w:pPr>
                        <w:spacing w:after="0" w:line="240" w:lineRule="auto"/>
                        <w:rPr>
                          <w:rFonts w:ascii="Courier New" w:hAnsi="Courier New" w:cs="Courier New"/>
                          <w:sz w:val="15"/>
                          <w:szCs w:val="15"/>
                        </w:rPr>
                      </w:pPr>
                      <w:r w:rsidRPr="00C914B8">
                        <w:rPr>
                          <w:rFonts w:ascii="Courier New" w:hAnsi="Courier New" w:cs="Courier New"/>
                          <w:sz w:val="15"/>
                          <w:szCs w:val="15"/>
                        </w:rPr>
                        <w:t>------- FAST v8.</w:t>
                      </w:r>
                      <w:r>
                        <w:rPr>
                          <w:rFonts w:ascii="Courier New" w:hAnsi="Courier New" w:cs="Courier New"/>
                          <w:sz w:val="15"/>
                          <w:szCs w:val="15"/>
                        </w:rPr>
                        <w:t>10</w:t>
                      </w:r>
                      <w:r w:rsidRPr="00C914B8">
                        <w:rPr>
                          <w:rFonts w:ascii="Courier New" w:hAnsi="Courier New" w:cs="Courier New"/>
                          <w:sz w:val="15"/>
                          <w:szCs w:val="15"/>
                        </w:rPr>
                        <w:t>.* INPUT FILE ------------------------------------------------</w:t>
                      </w:r>
                    </w:p>
                    <w:p w:rsidR="00317AA0" w:rsidRPr="00C914B8" w:rsidRDefault="00317AA0" w:rsidP="001017C7">
                      <w:pPr>
                        <w:spacing w:after="0" w:line="240" w:lineRule="auto"/>
                        <w:rPr>
                          <w:rFonts w:ascii="Courier New" w:hAnsi="Courier New" w:cs="Courier New"/>
                          <w:sz w:val="15"/>
                          <w:szCs w:val="15"/>
                        </w:rPr>
                      </w:pPr>
                      <w:r w:rsidRPr="00C914B8">
                        <w:rPr>
                          <w:rFonts w:ascii="Courier New" w:hAnsi="Courier New" w:cs="Courier New"/>
                          <w:sz w:val="15"/>
                          <w:szCs w:val="15"/>
                        </w:rPr>
                        <w:t>NREL 5.0 MW Baseline Wind Turbine with OC4 Jacket Configuration, for use in offshore analysis</w:t>
                      </w:r>
                    </w:p>
                    <w:p w:rsidR="00317AA0" w:rsidRPr="00C914B8" w:rsidRDefault="00317AA0" w:rsidP="001017C7">
                      <w:pPr>
                        <w:spacing w:after="0" w:line="240" w:lineRule="auto"/>
                        <w:rPr>
                          <w:rFonts w:ascii="Courier New" w:hAnsi="Courier New" w:cs="Courier New"/>
                          <w:sz w:val="15"/>
                          <w:szCs w:val="15"/>
                        </w:rPr>
                      </w:pPr>
                      <w:r w:rsidRPr="00C914B8">
                        <w:rPr>
                          <w:rFonts w:ascii="Courier New" w:hAnsi="Courier New" w:cs="Courier New"/>
                          <w:sz w:val="15"/>
                          <w:szCs w:val="15"/>
                        </w:rPr>
                        <w:t>---------------------- SIMULATION CONTROL --------------------------------------</w:t>
                      </w:r>
                    </w:p>
                    <w:p w:rsidR="00317AA0" w:rsidRPr="00C914B8" w:rsidRDefault="00317AA0"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Echo           - Echo input data to &lt;RootName&gt;.ech (flag)</w:t>
                      </w:r>
                    </w:p>
                    <w:p w:rsidR="00317AA0" w:rsidRPr="00C914B8" w:rsidRDefault="00317AA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"FATAL"    AbortLevel     - Error level when simulation should abort (string) {"WARNING", "SEVERE", "FATAL"} </w:t>
                      </w:r>
                    </w:p>
                    <w:p w:rsidR="00317AA0" w:rsidRPr="00C914B8" w:rsidRDefault="00317AA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60  TMax           - Total run time (s)</w:t>
                      </w:r>
                    </w:p>
                    <w:p w:rsidR="00317AA0" w:rsidRPr="00C914B8" w:rsidRDefault="00317AA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0.01  DT             - Recommended module time step (s)</w:t>
                      </w:r>
                    </w:p>
                    <w:p w:rsidR="00317AA0" w:rsidRPr="00C914B8" w:rsidRDefault="00317AA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2  InterpOrder    - Interpolation order for input/output time history (-) {1=linear, 2=quadratic}</w:t>
                      </w:r>
                    </w:p>
                    <w:p w:rsidR="00317AA0" w:rsidRPr="00C914B8" w:rsidRDefault="00317AA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NumCrctn       - Number of correction iterations (-) {0=explicit calculation, i.e., no corrections}</w:t>
                      </w:r>
                    </w:p>
                    <w:p w:rsidR="00317AA0" w:rsidRPr="00C914B8" w:rsidRDefault="00317AA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99999  DT_UJac        - Time between calls to get Jacobians (s)</w:t>
                      </w:r>
                    </w:p>
                    <w:p w:rsidR="00317AA0" w:rsidRPr="00C914B8" w:rsidRDefault="00317AA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1E+06  UJacSclFact    - Scaling factor used in Jacobians (-)</w:t>
                      </w:r>
                    </w:p>
                    <w:p w:rsidR="00317AA0" w:rsidRPr="00C914B8" w:rsidRDefault="00317AA0" w:rsidP="001017C7">
                      <w:pPr>
                        <w:spacing w:after="0" w:line="240" w:lineRule="auto"/>
                        <w:rPr>
                          <w:rFonts w:ascii="Courier New" w:hAnsi="Courier New" w:cs="Courier New"/>
                          <w:sz w:val="15"/>
                          <w:szCs w:val="15"/>
                        </w:rPr>
                      </w:pPr>
                      <w:r w:rsidRPr="00C914B8">
                        <w:rPr>
                          <w:rFonts w:ascii="Courier New" w:hAnsi="Courier New" w:cs="Courier New"/>
                          <w:sz w:val="15"/>
                          <w:szCs w:val="15"/>
                        </w:rPr>
                        <w:t>---------------------- FEATURE SWITCHES AND FLAGS ------------------------------</w:t>
                      </w:r>
                    </w:p>
                    <w:p w:rsidR="00317AA0" w:rsidRPr="00C914B8" w:rsidRDefault="00317AA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CompElast      - Compute structural dynamics (switch) {1=ElastoDyn; 2=ElastoDyn+BeamDyn blades}</w:t>
                      </w:r>
                    </w:p>
                    <w:p w:rsidR="00317AA0" w:rsidRPr="00C914B8" w:rsidRDefault="00317AA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CompAero       - Compute aerodynamic loads (switch) {0=None; 1=AeroDyn}</w:t>
                      </w:r>
                    </w:p>
                    <w:p w:rsidR="00317AA0" w:rsidRPr="00C914B8" w:rsidRDefault="00317AA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CompServo      - Compute control and electrical-drive dynamics (switch) {0=None; 1=ServoDyn}</w:t>
                      </w:r>
                    </w:p>
                    <w:p w:rsidR="00317AA0" w:rsidRPr="00C914B8" w:rsidRDefault="00317AA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CompHydro      - Compute hydrodynamic loads (switch) {0=None; 1=HydroDyn}</w:t>
                      </w:r>
                    </w:p>
                    <w:p w:rsidR="00317AA0" w:rsidRPr="00C914B8" w:rsidRDefault="00317AA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CompSub        - Compute sub-structural dynamics (switch) {0=None; 1=SubDyn}</w:t>
                      </w:r>
                    </w:p>
                    <w:p w:rsidR="00317AA0" w:rsidRPr="00C914B8" w:rsidRDefault="00317AA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CompMooring    - Compute mooring system (switch) {0=None; 1=MAP; 2=FEAMooring</w:t>
                      </w:r>
                      <w:r>
                        <w:rPr>
                          <w:rFonts w:ascii="Courier New" w:hAnsi="Courier New" w:cs="Courier New"/>
                          <w:sz w:val="15"/>
                          <w:szCs w:val="15"/>
                        </w:rPr>
                        <w:t>; 3=MoorDyn</w:t>
                      </w:r>
                      <w:r w:rsidRPr="00C914B8">
                        <w:rPr>
                          <w:rFonts w:ascii="Courier New" w:hAnsi="Courier New" w:cs="Courier New"/>
                          <w:sz w:val="15"/>
                          <w:szCs w:val="15"/>
                        </w:rPr>
                        <w:t>}</w:t>
                      </w:r>
                    </w:p>
                    <w:p w:rsidR="00317AA0" w:rsidRPr="00C914B8" w:rsidRDefault="00317AA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CompIce        - Compute ice loads (switch) {0=None; 1=IceFloe; 2=IceDyn}</w:t>
                      </w:r>
                    </w:p>
                    <w:p w:rsidR="00317AA0" w:rsidRPr="00C914B8" w:rsidRDefault="00317AA0"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CompUserPtfmLd - Compute additional platform loading (flag) {false: none; true: user-defined}</w:t>
                      </w:r>
                    </w:p>
                    <w:p w:rsidR="00317AA0" w:rsidRPr="00C914B8" w:rsidRDefault="00317AA0"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CompUserTwrLd  - Compute additional tower loading (flag) {false: none; true: user-defined}</w:t>
                      </w:r>
                    </w:p>
                    <w:p w:rsidR="00317AA0" w:rsidRPr="00C914B8" w:rsidRDefault="00317AA0" w:rsidP="001017C7">
                      <w:pPr>
                        <w:spacing w:after="0" w:line="240" w:lineRule="auto"/>
                        <w:rPr>
                          <w:rFonts w:ascii="Courier New" w:hAnsi="Courier New" w:cs="Courier New"/>
                          <w:sz w:val="15"/>
                          <w:szCs w:val="15"/>
                        </w:rPr>
                      </w:pPr>
                      <w:r w:rsidRPr="00C914B8">
                        <w:rPr>
                          <w:rFonts w:ascii="Courier New" w:hAnsi="Courier New" w:cs="Courier New"/>
                          <w:sz w:val="15"/>
                          <w:szCs w:val="15"/>
                        </w:rPr>
                        <w:t>---------------------- INPUT FILES ---------------------------------------------</w:t>
                      </w:r>
                    </w:p>
                    <w:p w:rsidR="00317AA0" w:rsidRPr="00C914B8" w:rsidRDefault="00317AA0"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"OC4Jacket_ElastoDyn.dat" EDFile       - Name of file containing ElastoDyn input parameters (quoted string)</w:t>
                      </w:r>
                    </w:p>
                    <w:p w:rsidR="00317AA0" w:rsidRPr="00C914B8" w:rsidRDefault="00317AA0"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BDBldFile(1) - Name of file containing BeamDyn blade 1 inputs (quoted string)</w:t>
                      </w:r>
                    </w:p>
                    <w:p w:rsidR="00317AA0" w:rsidRPr="00C914B8" w:rsidRDefault="00317AA0"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BDBldFile(2) - Name of file containing BeamDyn blade 2 inputs (quoted string)</w:t>
                      </w:r>
                    </w:p>
                    <w:p w:rsidR="00317AA0" w:rsidRPr="00C914B8" w:rsidRDefault="00317AA0"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BDBldFile(3) - Name of file containing BeamDyn blade 3 inputs (quoted string)</w:t>
                      </w:r>
                    </w:p>
                    <w:p w:rsidR="00317AA0" w:rsidRPr="00C914B8" w:rsidRDefault="00317AA0"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"OC4Jacket_AeroDyn.dat"   AeroFile     - Name of file containing aerodynamic input parameters (quoted string)</w:t>
                      </w:r>
                    </w:p>
                    <w:p w:rsidR="00317AA0" w:rsidRPr="00C914B8" w:rsidRDefault="00317AA0"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"OC4Jacket_ServoDyn.dat"  ServoFile    - Name of file with control/electric-drive inputs (quoted string)</w:t>
                      </w:r>
                    </w:p>
                    <w:p w:rsidR="00317AA0" w:rsidRPr="00C914B8" w:rsidRDefault="00317AA0"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"OC4Jacket_HydroDyn.dat"  HydroFile    - Name of file containing hydrodynamic inputs (quoted string)</w:t>
                      </w:r>
                    </w:p>
                    <w:p w:rsidR="00317AA0" w:rsidRPr="00C914B8" w:rsidRDefault="00317AA0"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"OC4Jacket_SubDyn.dat"    SubFile      - Name of file containing sub-structural inputs (quoted string)</w:t>
                      </w:r>
                    </w:p>
                    <w:p w:rsidR="00317AA0" w:rsidRPr="00C914B8" w:rsidRDefault="00317AA0"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MooringFile  - Name of file containing mooring system inputs (quoted string)</w:t>
                      </w:r>
                    </w:p>
                    <w:p w:rsidR="00317AA0" w:rsidRPr="00C914B8" w:rsidRDefault="00317AA0"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IceFile      - Name of file containing ice input parameters (quoted string)</w:t>
                      </w:r>
                    </w:p>
                    <w:p w:rsidR="00317AA0" w:rsidRPr="00C914B8" w:rsidRDefault="00317AA0" w:rsidP="001017C7">
                      <w:pPr>
                        <w:spacing w:after="0" w:line="240" w:lineRule="auto"/>
                        <w:rPr>
                          <w:rFonts w:ascii="Courier New" w:hAnsi="Courier New" w:cs="Courier New"/>
                          <w:sz w:val="15"/>
                          <w:szCs w:val="15"/>
                        </w:rPr>
                      </w:pPr>
                      <w:r w:rsidRPr="00C914B8">
                        <w:rPr>
                          <w:rFonts w:ascii="Courier New" w:hAnsi="Courier New" w:cs="Courier New"/>
                          <w:sz w:val="15"/>
                          <w:szCs w:val="15"/>
                        </w:rPr>
                        <w:t>---------------------- OUTPUT --------------------------------------------------</w:t>
                      </w:r>
                    </w:p>
                    <w:p w:rsidR="00317AA0" w:rsidRPr="00C914B8" w:rsidRDefault="00317AA0" w:rsidP="001017C7">
                      <w:pPr>
                        <w:spacing w:after="0" w:line="240" w:lineRule="auto"/>
                        <w:rPr>
                          <w:rFonts w:ascii="Courier New" w:hAnsi="Courier New" w:cs="Courier New"/>
                          <w:sz w:val="15"/>
                          <w:szCs w:val="15"/>
                        </w:rPr>
                      </w:pPr>
                      <w:r w:rsidRPr="00C914B8">
                        <w:rPr>
                          <w:rFonts w:ascii="Courier New" w:hAnsi="Courier New" w:cs="Courier New"/>
                          <w:sz w:val="15"/>
                          <w:szCs w:val="15"/>
                        </w:rPr>
                        <w:t>True       SumPrint        - Print summary data to "&lt;RootName&gt;.sum" (flag)</w:t>
                      </w:r>
                    </w:p>
                    <w:p w:rsidR="00317AA0" w:rsidRPr="00C914B8" w:rsidRDefault="00317AA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SttsTime        - Amount of time between screen status messages (s)</w:t>
                      </w:r>
                    </w:p>
                    <w:p w:rsidR="00317AA0" w:rsidRPr="00C914B8" w:rsidRDefault="00317AA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0.05  DT_Out          - Time step for tabular output (s)</w:t>
                      </w:r>
                    </w:p>
                    <w:p w:rsidR="00317AA0" w:rsidRPr="00C914B8" w:rsidRDefault="00317AA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TStart          - Time to begin tabular output (s)</w:t>
                      </w:r>
                    </w:p>
                    <w:p w:rsidR="00317AA0" w:rsidRPr="00C914B8" w:rsidRDefault="00317AA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2  OutFileFmt      - Format for tabular (time-marching) output file (switch) {1:out, 2:outb, 3:both}</w:t>
                      </w:r>
                    </w:p>
                    <w:p w:rsidR="00317AA0" w:rsidRPr="00C914B8" w:rsidRDefault="00317AA0" w:rsidP="001017C7">
                      <w:pPr>
                        <w:spacing w:after="0" w:line="240" w:lineRule="auto"/>
                        <w:rPr>
                          <w:rFonts w:ascii="Courier New" w:hAnsi="Courier New" w:cs="Courier New"/>
                          <w:sz w:val="15"/>
                          <w:szCs w:val="15"/>
                        </w:rPr>
                      </w:pPr>
                      <w:r w:rsidRPr="00C914B8">
                        <w:rPr>
                          <w:rFonts w:ascii="Courier New" w:hAnsi="Courier New" w:cs="Courier New"/>
                          <w:sz w:val="15"/>
                          <w:szCs w:val="15"/>
                        </w:rPr>
                        <w:t>True       TabDelim        - Use tab delimiters in text tabular output file? (flag)</w:t>
                      </w:r>
                    </w:p>
                    <w:p w:rsidR="00317AA0" w:rsidRPr="00C914B8" w:rsidRDefault="00317AA0" w:rsidP="001017C7">
                      <w:pPr>
                        <w:spacing w:after="0" w:line="240" w:lineRule="auto"/>
                        <w:rPr>
                          <w:rFonts w:ascii="Courier New" w:hAnsi="Courier New" w:cs="Courier New"/>
                          <w:sz w:val="15"/>
                          <w:szCs w:val="15"/>
                        </w:rPr>
                      </w:pPr>
                      <w:r w:rsidRPr="00C914B8">
                        <w:rPr>
                          <w:rFonts w:ascii="Courier New" w:hAnsi="Courier New" w:cs="Courier New"/>
                          <w:sz w:val="15"/>
                          <w:szCs w:val="15"/>
                        </w:rPr>
                        <w:t>"ES10.3E2" OutFmt          - Format used for text tabular output, excluding the time channel. (quoted string)</w:t>
                      </w:r>
                    </w:p>
                  </w:txbxContent>
                </v:textbox>
                <w10:anchorlock/>
              </v:shape>
            </w:pict>
          </mc:Fallback>
        </mc:AlternateContent>
      </w:r>
    </w:p>
    <w:p w:rsidR="007F2710" w:rsidRPr="00B859C9" w:rsidRDefault="001017C7" w:rsidP="001017C7">
      <w:pPr>
        <w:pStyle w:val="Caption"/>
        <w:jc w:val="center"/>
      </w:pPr>
      <w:r>
        <w:t xml:space="preserve">Figure </w:t>
      </w:r>
      <w:fldSimple w:instr=" SEQ Figure \* ARABIC ">
        <w:r w:rsidR="00317AA0">
          <w:rPr>
            <w:noProof/>
          </w:rPr>
          <w:t>13</w:t>
        </w:r>
      </w:fldSimple>
      <w:r>
        <w:t>: Example FAST v8.</w:t>
      </w:r>
      <w:r w:rsidR="005C5A0C">
        <w:t>10</w:t>
      </w:r>
      <w:r>
        <w:t>.00</w:t>
      </w:r>
      <w:r w:rsidR="007F152F">
        <w:t>a</w:t>
      </w:r>
      <w:r>
        <w:t>-bjj Input File</w:t>
      </w:r>
    </w:p>
    <w:sectPr w:rsidR="007F2710" w:rsidRPr="00B859C9">
      <w:footnotePr>
        <w:numFmt w:val="chicago"/>
      </w:footnotePr>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5" w:author="jjonkman" w:date="2015-02-27T13:29:00Z" w:initials="jmj">
    <w:p w:rsidR="00317AA0" w:rsidRDefault="00317AA0">
      <w:pPr>
        <w:pStyle w:val="CommentText"/>
      </w:pPr>
      <w:r>
        <w:rPr>
          <w:rStyle w:val="CommentReference"/>
        </w:rPr>
        <w:annotationRef/>
      </w:r>
      <w:r>
        <w:t>Add descriptions.</w:t>
      </w:r>
    </w:p>
  </w:comment>
  <w:comment w:id="207" w:author="Bonnie Jonkman" w:date="2015-02-27T13:29:00Z" w:initials="BJJ">
    <w:p w:rsidR="00317AA0" w:rsidRDefault="00317AA0">
      <w:pPr>
        <w:pStyle w:val="CommentText"/>
      </w:pPr>
      <w:r>
        <w:rPr>
          <w:rStyle w:val="CommentReference"/>
        </w:rPr>
        <w:annotationRef/>
      </w:r>
      <w:r>
        <w:t>Currently 64-bit is compiled with matlab 2014b; 32-bit is compiled with 2012a. Make sure this is correct and current by time of release.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7620" w:rsidRDefault="00047620" w:rsidP="0032059E">
      <w:pPr>
        <w:spacing w:after="0" w:line="240" w:lineRule="auto"/>
      </w:pPr>
      <w:r>
        <w:separator/>
      </w:r>
    </w:p>
  </w:endnote>
  <w:endnote w:type="continuationSeparator" w:id="0">
    <w:p w:rsidR="00047620" w:rsidRDefault="00047620" w:rsidP="003205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7AA0" w:rsidRPr="006228F7" w:rsidRDefault="00317AA0" w:rsidP="008A0C65">
    <w:pPr>
      <w:pStyle w:val="Footer"/>
      <w:jc w:val="center"/>
    </w:pPr>
    <w:r>
      <w:fldChar w:fldCharType="begin"/>
    </w:r>
    <w:r>
      <w:instrText xml:space="preserve"> PAGE  \* Arabic  \* MERGEFORMAT </w:instrText>
    </w:r>
    <w:r>
      <w:fldChar w:fldCharType="separate"/>
    </w:r>
    <w:r w:rsidR="00230DFF">
      <w:rPr>
        <w:noProof/>
      </w:rPr>
      <w:t>8</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7620" w:rsidRDefault="00047620" w:rsidP="0032059E">
      <w:pPr>
        <w:spacing w:after="0" w:line="240" w:lineRule="auto"/>
      </w:pPr>
      <w:r>
        <w:separator/>
      </w:r>
    </w:p>
  </w:footnote>
  <w:footnote w:type="continuationSeparator" w:id="0">
    <w:p w:rsidR="00047620" w:rsidRDefault="00047620" w:rsidP="0032059E">
      <w:pPr>
        <w:spacing w:after="0" w:line="240" w:lineRule="auto"/>
      </w:pPr>
      <w:r>
        <w:continuationSeparator/>
      </w:r>
    </w:p>
  </w:footnote>
  <w:footnote w:id="1">
    <w:p w:rsidR="00317AA0" w:rsidRDefault="00317AA0" w:rsidP="001A5D50">
      <w:pPr>
        <w:pStyle w:val="FootnoteText"/>
      </w:pPr>
      <w:r>
        <w:rPr>
          <w:rStyle w:val="FootnoteReference"/>
        </w:rPr>
        <w:footnoteRef/>
      </w:r>
      <w:r>
        <w:t>In FAST v8, this option is available only when using ElastoDyn’s ABM4 integration option.</w:t>
      </w:r>
    </w:p>
  </w:footnote>
  <w:footnote w:id="2">
    <w:p w:rsidR="00317AA0" w:rsidRDefault="00317AA0">
      <w:pPr>
        <w:pStyle w:val="FootnoteText"/>
      </w:pPr>
      <w:r>
        <w:rPr>
          <w:rStyle w:val="FootnoteReference"/>
        </w:rPr>
        <w:footnoteRef/>
      </w:r>
      <w:r>
        <w:t xml:space="preserve"> This option is a custom feature in FAST v7, requiring a separate executable. In FAST v8, it is part of the standard distribution.</w:t>
      </w:r>
    </w:p>
  </w:footnote>
  <w:footnote w:id="3">
    <w:p w:rsidR="00317AA0" w:rsidRDefault="00317AA0">
      <w:pPr>
        <w:pStyle w:val="FootnoteText"/>
      </w:pPr>
      <w:r>
        <w:rPr>
          <w:rStyle w:val="FootnoteReference"/>
        </w:rPr>
        <w:footnoteRef/>
      </w:r>
      <w:r>
        <w:t xml:space="preserve"> These steps must be integer multiples of the structural time step.</w:t>
      </w:r>
    </w:p>
  </w:footnote>
  <w:footnote w:id="4">
    <w:p w:rsidR="00317AA0" w:rsidRDefault="00317AA0" w:rsidP="002034C6">
      <w:pPr>
        <w:pStyle w:val="FootnoteText"/>
      </w:pPr>
      <w:r>
        <w:rPr>
          <w:rStyle w:val="FootnoteReference"/>
        </w:rPr>
        <w:footnoteRef/>
      </w:r>
      <w:r>
        <w:t xml:space="preserve"> These steps must be integer divisors of the glue-code time step. Future versions will allow integer multiples of the glue-code time step as well.</w:t>
      </w:r>
    </w:p>
  </w:footnote>
  <w:footnote w:id="5">
    <w:p w:rsidR="00317AA0" w:rsidRDefault="00317AA0">
      <w:pPr>
        <w:pStyle w:val="FootnoteText"/>
      </w:pPr>
      <w:r>
        <w:rPr>
          <w:rStyle w:val="FootnoteReference"/>
        </w:rPr>
        <w:footnoteRef/>
      </w:r>
      <w:r>
        <w:t xml:space="preserve"> FAST v7 is limited to one correction step and this correction step only applies to some modules.</w:t>
      </w:r>
    </w:p>
  </w:footnote>
  <w:footnote w:id="6">
    <w:p w:rsidR="00317AA0" w:rsidRDefault="00317AA0" w:rsidP="004A0A8F">
      <w:pPr>
        <w:pStyle w:val="FootnoteText"/>
      </w:pPr>
      <w:r>
        <w:rPr>
          <w:rStyle w:val="FootnoteReference"/>
        </w:rPr>
        <w:footnoteRef/>
      </w:r>
      <w:r>
        <w:t xml:space="preserve"> The FAST v8.</w:t>
      </w:r>
      <w:r w:rsidR="009250CC">
        <w:t>10</w:t>
      </w:r>
      <w:r>
        <w:t xml:space="preserve"> source code can be compiled using gfortran, however the offshore cases do not run with this compiled executable. We are working to find the problem and fix it.</w:t>
      </w:r>
    </w:p>
  </w:footnote>
  <w:footnote w:id="7">
    <w:p w:rsidR="00317AA0" w:rsidRDefault="00317AA0" w:rsidP="001A5D50">
      <w:pPr>
        <w:pStyle w:val="FootnoteText"/>
      </w:pPr>
      <w:r>
        <w:rPr>
          <w:rStyle w:val="FootnoteReference"/>
        </w:rPr>
        <w:footnoteRef/>
      </w:r>
      <w:r>
        <w:t xml:space="preserve"> </w:t>
      </w:r>
      <w:r w:rsidRPr="00435832">
        <w:t xml:space="preserve">The FAST Registry </w:t>
      </w:r>
      <w:r>
        <w:t xml:space="preserve">is a separate executable that </w:t>
      </w:r>
      <w:r w:rsidRPr="00435832">
        <w:t>reads input files from each module to auto-generate the *_Types.f90 files</w:t>
      </w:r>
      <w:r>
        <w:t xml:space="preserve"> required for the FAST framework</w:t>
      </w:r>
      <w:r w:rsidRPr="00435832">
        <w:t>.</w:t>
      </w:r>
    </w:p>
  </w:footnote>
  <w:footnote w:id="8">
    <w:p w:rsidR="00317AA0" w:rsidRDefault="00317AA0" w:rsidP="002C1FAC">
      <w:pPr>
        <w:pStyle w:val="FootnoteText"/>
      </w:pPr>
      <w:r>
        <w:rPr>
          <w:rStyle w:val="FootnoteReference"/>
        </w:rPr>
        <w:footnoteRef/>
      </w:r>
      <w:r>
        <w:t xml:space="preserve"> IceDyn and FEAMooring have been added to FAST v8.09.00a-bjj, but they are not complete and have not been tested well.</w:t>
      </w:r>
    </w:p>
  </w:footnote>
  <w:footnote w:id="9">
    <w:p w:rsidR="00C9142A" w:rsidRDefault="00C9142A">
      <w:pPr>
        <w:pStyle w:val="FootnoteText"/>
      </w:pPr>
      <w:ins w:id="134" w:author="Bonnie Jonkman" w:date="2015-03-09T22:05:00Z">
        <w:r>
          <w:rPr>
            <w:rStyle w:val="FootnoteReference"/>
          </w:rPr>
          <w:footnoteRef/>
        </w:r>
        <w:r>
          <w:t xml:space="preserve"> Note that the LabVIEW interface for FAST v8 has not yet been developed.</w:t>
        </w:r>
      </w:ins>
    </w:p>
  </w:footnote>
  <w:footnote w:id="10">
    <w:p w:rsidR="00317AA0" w:rsidRDefault="00317AA0" w:rsidP="00E20484">
      <w:pPr>
        <w:pStyle w:val="FootnoteText"/>
      </w:pPr>
      <w:r>
        <w:rPr>
          <w:rStyle w:val="FootnoteReference"/>
        </w:rPr>
        <w:footnoteRef/>
      </w:r>
      <w:r>
        <w:t xml:space="preserve"> If you use the “NEWTOWER” model in AeroDyn, you will have to add one additional line (the AeroDyn input file for Test18 in the CertTest folder contains this line); if you do not use the “NEWTOWER” model, the AeroDyn input file has not changed.</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1B6667"/>
    <w:multiLevelType w:val="hybridMultilevel"/>
    <w:tmpl w:val="9BB638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AE56E0"/>
    <w:multiLevelType w:val="hybridMultilevel"/>
    <w:tmpl w:val="C9E62B0E"/>
    <w:lvl w:ilvl="0" w:tplc="6BCE487A">
      <w:start w:val="1"/>
      <w:numFmt w:val="upperLetter"/>
      <w:pStyle w:val="Appendix"/>
      <w:lvlText w:val="Appendix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972817"/>
    <w:multiLevelType w:val="hybridMultilevel"/>
    <w:tmpl w:val="789A16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3F369EF"/>
    <w:multiLevelType w:val="hybridMultilevel"/>
    <w:tmpl w:val="8092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77447EE"/>
    <w:multiLevelType w:val="multilevel"/>
    <w:tmpl w:val="04090029"/>
    <w:lvl w:ilvl="0">
      <w:start w:val="1"/>
      <w:numFmt w:val="decimal"/>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5">
    <w:nsid w:val="287B2496"/>
    <w:multiLevelType w:val="multilevel"/>
    <w:tmpl w:val="0409001D"/>
    <w:styleLink w:val="oldlist"/>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28FA2C0B"/>
    <w:multiLevelType w:val="hybridMultilevel"/>
    <w:tmpl w:val="C630B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DA561F6"/>
    <w:multiLevelType w:val="hybridMultilevel"/>
    <w:tmpl w:val="9530DE4C"/>
    <w:lvl w:ilvl="0" w:tplc="6DB2B2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09C10E3"/>
    <w:multiLevelType w:val="hybridMultilevel"/>
    <w:tmpl w:val="FF3EA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B67420"/>
    <w:multiLevelType w:val="hybridMultilevel"/>
    <w:tmpl w:val="959E7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662A82"/>
    <w:multiLevelType w:val="hybridMultilevel"/>
    <w:tmpl w:val="0D666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0DA1A76"/>
    <w:multiLevelType w:val="hybridMultilevel"/>
    <w:tmpl w:val="AB348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4D43DCC"/>
    <w:multiLevelType w:val="hybridMultilevel"/>
    <w:tmpl w:val="1D582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6E86FC6"/>
    <w:multiLevelType w:val="hybridMultilevel"/>
    <w:tmpl w:val="A9468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77638FD"/>
    <w:multiLevelType w:val="hybridMultilevel"/>
    <w:tmpl w:val="F6525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AAB4CA0"/>
    <w:multiLevelType w:val="hybridMultilevel"/>
    <w:tmpl w:val="B7945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BE43187"/>
    <w:multiLevelType w:val="multilevel"/>
    <w:tmpl w:val="0409001D"/>
    <w:numStyleLink w:val="oldlist"/>
  </w:abstractNum>
  <w:abstractNum w:abstractNumId="17">
    <w:nsid w:val="579D70EC"/>
    <w:multiLevelType w:val="hybridMultilevel"/>
    <w:tmpl w:val="A9025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873090B"/>
    <w:multiLevelType w:val="hybridMultilevel"/>
    <w:tmpl w:val="30D83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95F64AB"/>
    <w:multiLevelType w:val="hybridMultilevel"/>
    <w:tmpl w:val="A12A6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B2B4EEC"/>
    <w:multiLevelType w:val="hybridMultilevel"/>
    <w:tmpl w:val="BD6427CA"/>
    <w:lvl w:ilvl="0" w:tplc="A50428AC">
      <w:numFmt w:val="bullet"/>
      <w:lvlText w:val="•"/>
      <w:lvlJc w:val="left"/>
      <w:pPr>
        <w:ind w:left="1080" w:hanging="72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1222819"/>
    <w:multiLevelType w:val="hybridMultilevel"/>
    <w:tmpl w:val="0854C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6301D42"/>
    <w:multiLevelType w:val="hybridMultilevel"/>
    <w:tmpl w:val="56E04E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8CD585C"/>
    <w:multiLevelType w:val="hybridMultilevel"/>
    <w:tmpl w:val="09DA4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AE7646F"/>
    <w:multiLevelType w:val="hybridMultilevel"/>
    <w:tmpl w:val="A8ECEA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A73587F"/>
    <w:multiLevelType w:val="hybridMultilevel"/>
    <w:tmpl w:val="97260ED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8"/>
  </w:num>
  <w:num w:numId="2">
    <w:abstractNumId w:val="2"/>
  </w:num>
  <w:num w:numId="3">
    <w:abstractNumId w:val="14"/>
  </w:num>
  <w:num w:numId="4">
    <w:abstractNumId w:val="13"/>
  </w:num>
  <w:num w:numId="5">
    <w:abstractNumId w:val="12"/>
  </w:num>
  <w:num w:numId="6">
    <w:abstractNumId w:val="20"/>
  </w:num>
  <w:num w:numId="7">
    <w:abstractNumId w:val="15"/>
  </w:num>
  <w:num w:numId="8">
    <w:abstractNumId w:val="25"/>
  </w:num>
  <w:num w:numId="9">
    <w:abstractNumId w:val="19"/>
  </w:num>
  <w:num w:numId="10">
    <w:abstractNumId w:val="11"/>
  </w:num>
  <w:num w:numId="11">
    <w:abstractNumId w:val="3"/>
  </w:num>
  <w:num w:numId="12">
    <w:abstractNumId w:val="23"/>
  </w:num>
  <w:num w:numId="13">
    <w:abstractNumId w:val="24"/>
  </w:num>
  <w:num w:numId="14">
    <w:abstractNumId w:val="5"/>
  </w:num>
  <w:num w:numId="15">
    <w:abstractNumId w:val="16"/>
  </w:num>
  <w:num w:numId="16">
    <w:abstractNumId w:val="4"/>
  </w:num>
  <w:num w:numId="17">
    <w:abstractNumId w:val="1"/>
  </w:num>
  <w:num w:numId="18">
    <w:abstractNumId w:val="10"/>
  </w:num>
  <w:num w:numId="19">
    <w:abstractNumId w:val="7"/>
  </w:num>
  <w:num w:numId="20">
    <w:abstractNumId w:val="22"/>
  </w:num>
  <w:num w:numId="21">
    <w:abstractNumId w:val="6"/>
  </w:num>
  <w:num w:numId="22">
    <w:abstractNumId w:val="9"/>
  </w:num>
  <w:num w:numId="23">
    <w:abstractNumId w:val="0"/>
  </w:num>
  <w:num w:numId="24">
    <w:abstractNumId w:val="18"/>
  </w:num>
  <w:num w:numId="25">
    <w:abstractNumId w:val="17"/>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1649"/>
    <w:rsid w:val="0001471D"/>
    <w:rsid w:val="000151C3"/>
    <w:rsid w:val="00017CF5"/>
    <w:rsid w:val="0002006B"/>
    <w:rsid w:val="000210A1"/>
    <w:rsid w:val="00021903"/>
    <w:rsid w:val="00022BE0"/>
    <w:rsid w:val="00024A69"/>
    <w:rsid w:val="00030E30"/>
    <w:rsid w:val="00031503"/>
    <w:rsid w:val="000341D0"/>
    <w:rsid w:val="00034E12"/>
    <w:rsid w:val="0004326B"/>
    <w:rsid w:val="00047620"/>
    <w:rsid w:val="00047E90"/>
    <w:rsid w:val="00050F5C"/>
    <w:rsid w:val="0006011A"/>
    <w:rsid w:val="00062F6C"/>
    <w:rsid w:val="00063365"/>
    <w:rsid w:val="00066DFD"/>
    <w:rsid w:val="00066FEC"/>
    <w:rsid w:val="00071BEF"/>
    <w:rsid w:val="00086C75"/>
    <w:rsid w:val="00095694"/>
    <w:rsid w:val="000973B8"/>
    <w:rsid w:val="000A7AE6"/>
    <w:rsid w:val="000C417D"/>
    <w:rsid w:val="000D16ED"/>
    <w:rsid w:val="000D2280"/>
    <w:rsid w:val="000D24F9"/>
    <w:rsid w:val="000D373D"/>
    <w:rsid w:val="000D66E4"/>
    <w:rsid w:val="000D67F1"/>
    <w:rsid w:val="000E1845"/>
    <w:rsid w:val="000E1D2E"/>
    <w:rsid w:val="000E4597"/>
    <w:rsid w:val="000F3583"/>
    <w:rsid w:val="00100AB0"/>
    <w:rsid w:val="001017C7"/>
    <w:rsid w:val="0010264A"/>
    <w:rsid w:val="0010612B"/>
    <w:rsid w:val="00123745"/>
    <w:rsid w:val="001336DD"/>
    <w:rsid w:val="00143736"/>
    <w:rsid w:val="00143EBA"/>
    <w:rsid w:val="001479F4"/>
    <w:rsid w:val="00160D02"/>
    <w:rsid w:val="0016100B"/>
    <w:rsid w:val="0017590F"/>
    <w:rsid w:val="00176884"/>
    <w:rsid w:val="00182565"/>
    <w:rsid w:val="001847A2"/>
    <w:rsid w:val="0018640E"/>
    <w:rsid w:val="00195D86"/>
    <w:rsid w:val="001A5D50"/>
    <w:rsid w:val="001A7232"/>
    <w:rsid w:val="001A778F"/>
    <w:rsid w:val="001B1E94"/>
    <w:rsid w:val="001B3FFF"/>
    <w:rsid w:val="001C051D"/>
    <w:rsid w:val="001C3EEE"/>
    <w:rsid w:val="001C3FE2"/>
    <w:rsid w:val="001C4FB6"/>
    <w:rsid w:val="001C5503"/>
    <w:rsid w:val="001D3CFF"/>
    <w:rsid w:val="001E429B"/>
    <w:rsid w:val="001E4B29"/>
    <w:rsid w:val="001F3997"/>
    <w:rsid w:val="001F7594"/>
    <w:rsid w:val="00201B27"/>
    <w:rsid w:val="002034C6"/>
    <w:rsid w:val="00207908"/>
    <w:rsid w:val="002105D5"/>
    <w:rsid w:val="0021214D"/>
    <w:rsid w:val="00214A47"/>
    <w:rsid w:val="00216308"/>
    <w:rsid w:val="002163CE"/>
    <w:rsid w:val="00217CBB"/>
    <w:rsid w:val="002204BD"/>
    <w:rsid w:val="002213CC"/>
    <w:rsid w:val="00222668"/>
    <w:rsid w:val="00230DFF"/>
    <w:rsid w:val="00243C5B"/>
    <w:rsid w:val="00246C52"/>
    <w:rsid w:val="0025096E"/>
    <w:rsid w:val="00253827"/>
    <w:rsid w:val="00254699"/>
    <w:rsid w:val="0025602C"/>
    <w:rsid w:val="00267231"/>
    <w:rsid w:val="0026798D"/>
    <w:rsid w:val="0027277B"/>
    <w:rsid w:val="0027571D"/>
    <w:rsid w:val="00276C5F"/>
    <w:rsid w:val="0027790F"/>
    <w:rsid w:val="00277AD8"/>
    <w:rsid w:val="00290622"/>
    <w:rsid w:val="00294041"/>
    <w:rsid w:val="002A2363"/>
    <w:rsid w:val="002A47ED"/>
    <w:rsid w:val="002A4917"/>
    <w:rsid w:val="002A6D2A"/>
    <w:rsid w:val="002A6E11"/>
    <w:rsid w:val="002B2441"/>
    <w:rsid w:val="002B2A60"/>
    <w:rsid w:val="002C073A"/>
    <w:rsid w:val="002C16F5"/>
    <w:rsid w:val="002C1FAC"/>
    <w:rsid w:val="002C4CCD"/>
    <w:rsid w:val="002C4FC6"/>
    <w:rsid w:val="002C779E"/>
    <w:rsid w:val="002D091E"/>
    <w:rsid w:val="002D794B"/>
    <w:rsid w:val="002E4801"/>
    <w:rsid w:val="002E5163"/>
    <w:rsid w:val="002E52E3"/>
    <w:rsid w:val="003002E5"/>
    <w:rsid w:val="00310129"/>
    <w:rsid w:val="00316C58"/>
    <w:rsid w:val="00317AA0"/>
    <w:rsid w:val="0032059E"/>
    <w:rsid w:val="00324BB2"/>
    <w:rsid w:val="00325C4A"/>
    <w:rsid w:val="003318D6"/>
    <w:rsid w:val="00351DEB"/>
    <w:rsid w:val="00352D3A"/>
    <w:rsid w:val="003544F5"/>
    <w:rsid w:val="00357156"/>
    <w:rsid w:val="00376EFF"/>
    <w:rsid w:val="0039422C"/>
    <w:rsid w:val="003A36AE"/>
    <w:rsid w:val="003A459F"/>
    <w:rsid w:val="003C03A3"/>
    <w:rsid w:val="003C2940"/>
    <w:rsid w:val="003C4A45"/>
    <w:rsid w:val="003D4251"/>
    <w:rsid w:val="003D4964"/>
    <w:rsid w:val="003D5EA3"/>
    <w:rsid w:val="003D7F3C"/>
    <w:rsid w:val="003F0FFD"/>
    <w:rsid w:val="003F11AE"/>
    <w:rsid w:val="003F2E3C"/>
    <w:rsid w:val="003F591E"/>
    <w:rsid w:val="003F6633"/>
    <w:rsid w:val="00402646"/>
    <w:rsid w:val="00405814"/>
    <w:rsid w:val="00405A94"/>
    <w:rsid w:val="00406345"/>
    <w:rsid w:val="004066D9"/>
    <w:rsid w:val="00411B3A"/>
    <w:rsid w:val="0041287D"/>
    <w:rsid w:val="00413886"/>
    <w:rsid w:val="004212D7"/>
    <w:rsid w:val="00423985"/>
    <w:rsid w:val="00424574"/>
    <w:rsid w:val="0042493B"/>
    <w:rsid w:val="00425D37"/>
    <w:rsid w:val="00426882"/>
    <w:rsid w:val="00431649"/>
    <w:rsid w:val="00435832"/>
    <w:rsid w:val="00441220"/>
    <w:rsid w:val="0044720D"/>
    <w:rsid w:val="0044746F"/>
    <w:rsid w:val="004502F5"/>
    <w:rsid w:val="00450382"/>
    <w:rsid w:val="00451190"/>
    <w:rsid w:val="00452E60"/>
    <w:rsid w:val="00460C71"/>
    <w:rsid w:val="00461B5D"/>
    <w:rsid w:val="00462FFD"/>
    <w:rsid w:val="00470DE9"/>
    <w:rsid w:val="0047266F"/>
    <w:rsid w:val="00473920"/>
    <w:rsid w:val="00485B0E"/>
    <w:rsid w:val="00487004"/>
    <w:rsid w:val="00487BBF"/>
    <w:rsid w:val="0049139C"/>
    <w:rsid w:val="00491464"/>
    <w:rsid w:val="00494C80"/>
    <w:rsid w:val="004A0A8F"/>
    <w:rsid w:val="004A0F59"/>
    <w:rsid w:val="004A39F6"/>
    <w:rsid w:val="004B0DB9"/>
    <w:rsid w:val="004C2327"/>
    <w:rsid w:val="004C4A8A"/>
    <w:rsid w:val="004C66D0"/>
    <w:rsid w:val="004C6A31"/>
    <w:rsid w:val="004D1388"/>
    <w:rsid w:val="004D4796"/>
    <w:rsid w:val="004D7F94"/>
    <w:rsid w:val="004F109B"/>
    <w:rsid w:val="004F4788"/>
    <w:rsid w:val="004F4871"/>
    <w:rsid w:val="004F77E5"/>
    <w:rsid w:val="00503806"/>
    <w:rsid w:val="00510B11"/>
    <w:rsid w:val="0051119D"/>
    <w:rsid w:val="00523E1B"/>
    <w:rsid w:val="005248A0"/>
    <w:rsid w:val="00540E39"/>
    <w:rsid w:val="00543B79"/>
    <w:rsid w:val="005556B1"/>
    <w:rsid w:val="00572C86"/>
    <w:rsid w:val="00583013"/>
    <w:rsid w:val="00583754"/>
    <w:rsid w:val="00583AAD"/>
    <w:rsid w:val="005847A9"/>
    <w:rsid w:val="0058480C"/>
    <w:rsid w:val="0059296F"/>
    <w:rsid w:val="00593BC1"/>
    <w:rsid w:val="00597FB7"/>
    <w:rsid w:val="005A2B54"/>
    <w:rsid w:val="005A3AA5"/>
    <w:rsid w:val="005B33D7"/>
    <w:rsid w:val="005B5316"/>
    <w:rsid w:val="005B630C"/>
    <w:rsid w:val="005C01C1"/>
    <w:rsid w:val="005C51E0"/>
    <w:rsid w:val="005C5A0C"/>
    <w:rsid w:val="005C697F"/>
    <w:rsid w:val="005D7EC4"/>
    <w:rsid w:val="005F0B16"/>
    <w:rsid w:val="005F3CDB"/>
    <w:rsid w:val="005F6FFB"/>
    <w:rsid w:val="00604B86"/>
    <w:rsid w:val="00616C1F"/>
    <w:rsid w:val="00617A56"/>
    <w:rsid w:val="006228F7"/>
    <w:rsid w:val="00636465"/>
    <w:rsid w:val="00640D9F"/>
    <w:rsid w:val="0064763A"/>
    <w:rsid w:val="0065210D"/>
    <w:rsid w:val="00653C1F"/>
    <w:rsid w:val="006552FB"/>
    <w:rsid w:val="00685372"/>
    <w:rsid w:val="00686170"/>
    <w:rsid w:val="00690150"/>
    <w:rsid w:val="00695C19"/>
    <w:rsid w:val="006A280F"/>
    <w:rsid w:val="006A4CEA"/>
    <w:rsid w:val="006A62EC"/>
    <w:rsid w:val="006B028F"/>
    <w:rsid w:val="006C131B"/>
    <w:rsid w:val="006D62BD"/>
    <w:rsid w:val="006D7B34"/>
    <w:rsid w:val="006E32A3"/>
    <w:rsid w:val="006E3E44"/>
    <w:rsid w:val="006E56E7"/>
    <w:rsid w:val="00703CA6"/>
    <w:rsid w:val="00707227"/>
    <w:rsid w:val="00710BF4"/>
    <w:rsid w:val="00715AAA"/>
    <w:rsid w:val="007163E7"/>
    <w:rsid w:val="00717098"/>
    <w:rsid w:val="007231E1"/>
    <w:rsid w:val="007255E7"/>
    <w:rsid w:val="007260CD"/>
    <w:rsid w:val="00730F88"/>
    <w:rsid w:val="00741D30"/>
    <w:rsid w:val="00743E68"/>
    <w:rsid w:val="007441EB"/>
    <w:rsid w:val="00751FAE"/>
    <w:rsid w:val="00754E0F"/>
    <w:rsid w:val="007720B4"/>
    <w:rsid w:val="0077211A"/>
    <w:rsid w:val="00775774"/>
    <w:rsid w:val="00791179"/>
    <w:rsid w:val="00792AB8"/>
    <w:rsid w:val="00794BE0"/>
    <w:rsid w:val="007A051E"/>
    <w:rsid w:val="007A2403"/>
    <w:rsid w:val="007A37F2"/>
    <w:rsid w:val="007A40D8"/>
    <w:rsid w:val="007B0CF4"/>
    <w:rsid w:val="007B654A"/>
    <w:rsid w:val="007C0572"/>
    <w:rsid w:val="007C61F5"/>
    <w:rsid w:val="007D09CB"/>
    <w:rsid w:val="007D20B2"/>
    <w:rsid w:val="007D2FC0"/>
    <w:rsid w:val="007D7E91"/>
    <w:rsid w:val="007E0629"/>
    <w:rsid w:val="007F152F"/>
    <w:rsid w:val="007F2710"/>
    <w:rsid w:val="007F665B"/>
    <w:rsid w:val="00802342"/>
    <w:rsid w:val="0080639F"/>
    <w:rsid w:val="0080762B"/>
    <w:rsid w:val="00813432"/>
    <w:rsid w:val="008233CD"/>
    <w:rsid w:val="00825D8B"/>
    <w:rsid w:val="008274A4"/>
    <w:rsid w:val="00830652"/>
    <w:rsid w:val="00831468"/>
    <w:rsid w:val="00831ED9"/>
    <w:rsid w:val="008343ED"/>
    <w:rsid w:val="008353BA"/>
    <w:rsid w:val="00840641"/>
    <w:rsid w:val="00845AC5"/>
    <w:rsid w:val="008509E5"/>
    <w:rsid w:val="00852A08"/>
    <w:rsid w:val="008546F4"/>
    <w:rsid w:val="00854E55"/>
    <w:rsid w:val="008709B5"/>
    <w:rsid w:val="00870EDF"/>
    <w:rsid w:val="00882C88"/>
    <w:rsid w:val="008875E5"/>
    <w:rsid w:val="008908C2"/>
    <w:rsid w:val="008949F6"/>
    <w:rsid w:val="008A0BA3"/>
    <w:rsid w:val="008A0C65"/>
    <w:rsid w:val="008A5B4E"/>
    <w:rsid w:val="008B0119"/>
    <w:rsid w:val="008B0813"/>
    <w:rsid w:val="008B306F"/>
    <w:rsid w:val="008B5549"/>
    <w:rsid w:val="008B7344"/>
    <w:rsid w:val="008C15EA"/>
    <w:rsid w:val="008C3E9A"/>
    <w:rsid w:val="008D12B0"/>
    <w:rsid w:val="008D177F"/>
    <w:rsid w:val="008D29CA"/>
    <w:rsid w:val="008E4072"/>
    <w:rsid w:val="008E79AA"/>
    <w:rsid w:val="008F1D42"/>
    <w:rsid w:val="008F632E"/>
    <w:rsid w:val="008F7B47"/>
    <w:rsid w:val="00902EA5"/>
    <w:rsid w:val="0090395F"/>
    <w:rsid w:val="0091346C"/>
    <w:rsid w:val="00921668"/>
    <w:rsid w:val="009240A9"/>
    <w:rsid w:val="009250CC"/>
    <w:rsid w:val="009300D5"/>
    <w:rsid w:val="00941C74"/>
    <w:rsid w:val="009445DA"/>
    <w:rsid w:val="00944CB5"/>
    <w:rsid w:val="00946655"/>
    <w:rsid w:val="009473D1"/>
    <w:rsid w:val="00955CA5"/>
    <w:rsid w:val="00960E61"/>
    <w:rsid w:val="009614E1"/>
    <w:rsid w:val="00963B58"/>
    <w:rsid w:val="00966397"/>
    <w:rsid w:val="009733A8"/>
    <w:rsid w:val="00980C9B"/>
    <w:rsid w:val="00985CF5"/>
    <w:rsid w:val="00992CCA"/>
    <w:rsid w:val="009951B8"/>
    <w:rsid w:val="009A2E23"/>
    <w:rsid w:val="009A4B60"/>
    <w:rsid w:val="009A60D9"/>
    <w:rsid w:val="009A69FA"/>
    <w:rsid w:val="009B0BC2"/>
    <w:rsid w:val="009B264B"/>
    <w:rsid w:val="009B51A8"/>
    <w:rsid w:val="009C0E86"/>
    <w:rsid w:val="009C1705"/>
    <w:rsid w:val="009C1B4E"/>
    <w:rsid w:val="009C2307"/>
    <w:rsid w:val="009C606B"/>
    <w:rsid w:val="009D29B6"/>
    <w:rsid w:val="009D3495"/>
    <w:rsid w:val="009E083D"/>
    <w:rsid w:val="009E13A6"/>
    <w:rsid w:val="009F2717"/>
    <w:rsid w:val="009F34BC"/>
    <w:rsid w:val="009F43D1"/>
    <w:rsid w:val="009F7B14"/>
    <w:rsid w:val="00A10B4F"/>
    <w:rsid w:val="00A1232C"/>
    <w:rsid w:val="00A12679"/>
    <w:rsid w:val="00A16467"/>
    <w:rsid w:val="00A337F1"/>
    <w:rsid w:val="00A611CB"/>
    <w:rsid w:val="00A670F6"/>
    <w:rsid w:val="00A82364"/>
    <w:rsid w:val="00A83475"/>
    <w:rsid w:val="00A85DDE"/>
    <w:rsid w:val="00A961B1"/>
    <w:rsid w:val="00AA26FF"/>
    <w:rsid w:val="00AB0D68"/>
    <w:rsid w:val="00AB4C00"/>
    <w:rsid w:val="00AB4FA0"/>
    <w:rsid w:val="00AB6BDA"/>
    <w:rsid w:val="00AB7DAA"/>
    <w:rsid w:val="00AC1E7D"/>
    <w:rsid w:val="00AC31AB"/>
    <w:rsid w:val="00AC7793"/>
    <w:rsid w:val="00AE3A86"/>
    <w:rsid w:val="00AE564B"/>
    <w:rsid w:val="00AF4372"/>
    <w:rsid w:val="00B00831"/>
    <w:rsid w:val="00B03B33"/>
    <w:rsid w:val="00B10E2D"/>
    <w:rsid w:val="00B1172F"/>
    <w:rsid w:val="00B15D1D"/>
    <w:rsid w:val="00B20DF4"/>
    <w:rsid w:val="00B214CB"/>
    <w:rsid w:val="00B23118"/>
    <w:rsid w:val="00B313C9"/>
    <w:rsid w:val="00B31562"/>
    <w:rsid w:val="00B378CD"/>
    <w:rsid w:val="00B42D5D"/>
    <w:rsid w:val="00B44FC9"/>
    <w:rsid w:val="00B52DBD"/>
    <w:rsid w:val="00B63F27"/>
    <w:rsid w:val="00B65334"/>
    <w:rsid w:val="00B67678"/>
    <w:rsid w:val="00B7075F"/>
    <w:rsid w:val="00B73836"/>
    <w:rsid w:val="00B749B5"/>
    <w:rsid w:val="00B763E9"/>
    <w:rsid w:val="00B76B55"/>
    <w:rsid w:val="00B859C9"/>
    <w:rsid w:val="00B93212"/>
    <w:rsid w:val="00BA0751"/>
    <w:rsid w:val="00BB51E2"/>
    <w:rsid w:val="00BC064B"/>
    <w:rsid w:val="00BC368A"/>
    <w:rsid w:val="00BD039A"/>
    <w:rsid w:val="00BE40F1"/>
    <w:rsid w:val="00BE4686"/>
    <w:rsid w:val="00BE7AE8"/>
    <w:rsid w:val="00BF4E3A"/>
    <w:rsid w:val="00C017CD"/>
    <w:rsid w:val="00C020FB"/>
    <w:rsid w:val="00C0452B"/>
    <w:rsid w:val="00C13750"/>
    <w:rsid w:val="00C16357"/>
    <w:rsid w:val="00C17402"/>
    <w:rsid w:val="00C2209D"/>
    <w:rsid w:val="00C22E8D"/>
    <w:rsid w:val="00C22F9B"/>
    <w:rsid w:val="00C258E0"/>
    <w:rsid w:val="00C35EE7"/>
    <w:rsid w:val="00C364BE"/>
    <w:rsid w:val="00C41533"/>
    <w:rsid w:val="00C41DFA"/>
    <w:rsid w:val="00C473F0"/>
    <w:rsid w:val="00C47D84"/>
    <w:rsid w:val="00C625E2"/>
    <w:rsid w:val="00C6618D"/>
    <w:rsid w:val="00C72128"/>
    <w:rsid w:val="00C7297C"/>
    <w:rsid w:val="00C767E6"/>
    <w:rsid w:val="00C83AC8"/>
    <w:rsid w:val="00C84D03"/>
    <w:rsid w:val="00C9142A"/>
    <w:rsid w:val="00C914B8"/>
    <w:rsid w:val="00C979CB"/>
    <w:rsid w:val="00CA0AA7"/>
    <w:rsid w:val="00CA2F20"/>
    <w:rsid w:val="00CA4DEA"/>
    <w:rsid w:val="00CA54DC"/>
    <w:rsid w:val="00CA74B5"/>
    <w:rsid w:val="00CB0B8F"/>
    <w:rsid w:val="00CB5929"/>
    <w:rsid w:val="00CB7383"/>
    <w:rsid w:val="00CD07C6"/>
    <w:rsid w:val="00CD0A98"/>
    <w:rsid w:val="00CD1C3F"/>
    <w:rsid w:val="00CD44DA"/>
    <w:rsid w:val="00CE2581"/>
    <w:rsid w:val="00CE2DA4"/>
    <w:rsid w:val="00CE4E89"/>
    <w:rsid w:val="00CE549F"/>
    <w:rsid w:val="00CE6A2F"/>
    <w:rsid w:val="00CE6C50"/>
    <w:rsid w:val="00CE6EC3"/>
    <w:rsid w:val="00CF0284"/>
    <w:rsid w:val="00CF0303"/>
    <w:rsid w:val="00D02778"/>
    <w:rsid w:val="00D03503"/>
    <w:rsid w:val="00D07613"/>
    <w:rsid w:val="00D0774B"/>
    <w:rsid w:val="00D172A3"/>
    <w:rsid w:val="00D3260C"/>
    <w:rsid w:val="00D33FB9"/>
    <w:rsid w:val="00D34FED"/>
    <w:rsid w:val="00D36AEB"/>
    <w:rsid w:val="00D37DB1"/>
    <w:rsid w:val="00D37EC2"/>
    <w:rsid w:val="00D540B3"/>
    <w:rsid w:val="00D56818"/>
    <w:rsid w:val="00D57472"/>
    <w:rsid w:val="00D57C07"/>
    <w:rsid w:val="00D62217"/>
    <w:rsid w:val="00D6617B"/>
    <w:rsid w:val="00D668A4"/>
    <w:rsid w:val="00D7063E"/>
    <w:rsid w:val="00D720E0"/>
    <w:rsid w:val="00D9198B"/>
    <w:rsid w:val="00DA779C"/>
    <w:rsid w:val="00DB0DFE"/>
    <w:rsid w:val="00DB3191"/>
    <w:rsid w:val="00DB33B3"/>
    <w:rsid w:val="00DC49AD"/>
    <w:rsid w:val="00DC6217"/>
    <w:rsid w:val="00DC658B"/>
    <w:rsid w:val="00DC6859"/>
    <w:rsid w:val="00DD0379"/>
    <w:rsid w:val="00DE337C"/>
    <w:rsid w:val="00DE4D91"/>
    <w:rsid w:val="00DE6B88"/>
    <w:rsid w:val="00DF37BC"/>
    <w:rsid w:val="00DF5C8E"/>
    <w:rsid w:val="00E003F4"/>
    <w:rsid w:val="00E04013"/>
    <w:rsid w:val="00E10129"/>
    <w:rsid w:val="00E14436"/>
    <w:rsid w:val="00E17C2E"/>
    <w:rsid w:val="00E20484"/>
    <w:rsid w:val="00E254E3"/>
    <w:rsid w:val="00E27744"/>
    <w:rsid w:val="00E34664"/>
    <w:rsid w:val="00E371BB"/>
    <w:rsid w:val="00E40658"/>
    <w:rsid w:val="00E40EE5"/>
    <w:rsid w:val="00E41567"/>
    <w:rsid w:val="00E42E58"/>
    <w:rsid w:val="00E56F1A"/>
    <w:rsid w:val="00E64C2D"/>
    <w:rsid w:val="00E7113A"/>
    <w:rsid w:val="00E72DCC"/>
    <w:rsid w:val="00E759ED"/>
    <w:rsid w:val="00E76264"/>
    <w:rsid w:val="00E821C7"/>
    <w:rsid w:val="00E841BB"/>
    <w:rsid w:val="00E8645F"/>
    <w:rsid w:val="00E90E09"/>
    <w:rsid w:val="00E92541"/>
    <w:rsid w:val="00EA31B9"/>
    <w:rsid w:val="00EA3ECC"/>
    <w:rsid w:val="00EA4DEE"/>
    <w:rsid w:val="00EB34CB"/>
    <w:rsid w:val="00EB4588"/>
    <w:rsid w:val="00EC0F52"/>
    <w:rsid w:val="00EC128B"/>
    <w:rsid w:val="00EC4C17"/>
    <w:rsid w:val="00EC632B"/>
    <w:rsid w:val="00ED2517"/>
    <w:rsid w:val="00ED3F28"/>
    <w:rsid w:val="00ED5157"/>
    <w:rsid w:val="00EE4134"/>
    <w:rsid w:val="00EE463C"/>
    <w:rsid w:val="00EF174A"/>
    <w:rsid w:val="00EF2B14"/>
    <w:rsid w:val="00EF33CC"/>
    <w:rsid w:val="00EF7FF6"/>
    <w:rsid w:val="00F00B79"/>
    <w:rsid w:val="00F06CA7"/>
    <w:rsid w:val="00F1616B"/>
    <w:rsid w:val="00F24945"/>
    <w:rsid w:val="00F2521D"/>
    <w:rsid w:val="00F27314"/>
    <w:rsid w:val="00F2770C"/>
    <w:rsid w:val="00F35ABA"/>
    <w:rsid w:val="00F37CCF"/>
    <w:rsid w:val="00F42846"/>
    <w:rsid w:val="00F43F8D"/>
    <w:rsid w:val="00F4472C"/>
    <w:rsid w:val="00F45A49"/>
    <w:rsid w:val="00F642DF"/>
    <w:rsid w:val="00F65048"/>
    <w:rsid w:val="00F65382"/>
    <w:rsid w:val="00F66E7D"/>
    <w:rsid w:val="00F8027B"/>
    <w:rsid w:val="00F81797"/>
    <w:rsid w:val="00F864B4"/>
    <w:rsid w:val="00F86A33"/>
    <w:rsid w:val="00F94BAE"/>
    <w:rsid w:val="00FA6688"/>
    <w:rsid w:val="00FA6C56"/>
    <w:rsid w:val="00FB4B7E"/>
    <w:rsid w:val="00FC0193"/>
    <w:rsid w:val="00FC5F2F"/>
    <w:rsid w:val="00FD0BAC"/>
    <w:rsid w:val="00FE259D"/>
    <w:rsid w:val="00FE36CB"/>
    <w:rsid w:val="00FE53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2CCA"/>
  </w:style>
  <w:style w:type="paragraph" w:styleId="Heading1">
    <w:name w:val="heading 1"/>
    <w:basedOn w:val="Normal"/>
    <w:next w:val="Normal"/>
    <w:link w:val="Heading1Char"/>
    <w:uiPriority w:val="9"/>
    <w:qFormat/>
    <w:rsid w:val="00992C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74B5"/>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52FB"/>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92CCA"/>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92CCA"/>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92CCA"/>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92CCA"/>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92CCA"/>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92CCA"/>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CCA"/>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CA74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A74B5"/>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CA74B5"/>
    <w:rPr>
      <w:color w:val="0000FF" w:themeColor="hyperlink"/>
      <w:u w:val="single"/>
    </w:rPr>
  </w:style>
  <w:style w:type="character" w:customStyle="1" w:styleId="Heading2Char">
    <w:name w:val="Heading 2 Char"/>
    <w:basedOn w:val="DefaultParagraphFont"/>
    <w:link w:val="Heading2"/>
    <w:uiPriority w:val="9"/>
    <w:rsid w:val="00CA74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52FB"/>
    <w:rPr>
      <w:rFonts w:asciiTheme="majorHAnsi" w:eastAsiaTheme="majorEastAsia" w:hAnsiTheme="majorHAnsi" w:cstheme="majorBidi"/>
      <w:b/>
      <w:bCs/>
      <w:color w:val="4F81BD" w:themeColor="accent1"/>
    </w:rPr>
  </w:style>
  <w:style w:type="table" w:styleId="TableGrid">
    <w:name w:val="Table Grid"/>
    <w:basedOn w:val="TableNormal"/>
    <w:uiPriority w:val="59"/>
    <w:rsid w:val="00583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1C74"/>
    <w:pPr>
      <w:ind w:left="720"/>
      <w:contextualSpacing/>
    </w:pPr>
  </w:style>
  <w:style w:type="table" w:styleId="LightList-Accent1">
    <w:name w:val="Light List Accent 1"/>
    <w:basedOn w:val="TableNormal"/>
    <w:uiPriority w:val="61"/>
    <w:rsid w:val="00941C7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ourceCode">
    <w:name w:val="SourceCode"/>
    <w:basedOn w:val="Normal"/>
    <w:qFormat/>
    <w:rsid w:val="002C779E"/>
    <w:pPr>
      <w:spacing w:line="240" w:lineRule="auto"/>
      <w:ind w:left="144" w:right="144"/>
      <w:contextualSpacing/>
    </w:pPr>
    <w:rPr>
      <w:rFonts w:ascii="Courier New" w:hAnsi="Courier New"/>
      <w:sz w:val="16"/>
    </w:rPr>
  </w:style>
  <w:style w:type="paragraph" w:styleId="BalloonText">
    <w:name w:val="Balloon Text"/>
    <w:basedOn w:val="Normal"/>
    <w:link w:val="BalloonTextChar"/>
    <w:uiPriority w:val="99"/>
    <w:semiHidden/>
    <w:unhideWhenUsed/>
    <w:rsid w:val="00973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3A8"/>
    <w:rPr>
      <w:rFonts w:ascii="Tahoma" w:hAnsi="Tahoma" w:cs="Tahoma"/>
      <w:sz w:val="16"/>
      <w:szCs w:val="16"/>
    </w:rPr>
  </w:style>
  <w:style w:type="paragraph" w:styleId="Caption">
    <w:name w:val="caption"/>
    <w:basedOn w:val="Normal"/>
    <w:next w:val="Normal"/>
    <w:uiPriority w:val="35"/>
    <w:unhideWhenUsed/>
    <w:qFormat/>
    <w:rsid w:val="009733A8"/>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205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059E"/>
    <w:rPr>
      <w:sz w:val="20"/>
      <w:szCs w:val="20"/>
    </w:rPr>
  </w:style>
  <w:style w:type="character" w:styleId="FootnoteReference">
    <w:name w:val="footnote reference"/>
    <w:basedOn w:val="DefaultParagraphFont"/>
    <w:uiPriority w:val="99"/>
    <w:semiHidden/>
    <w:unhideWhenUsed/>
    <w:rsid w:val="0032059E"/>
    <w:rPr>
      <w:vertAlign w:val="superscript"/>
    </w:rPr>
  </w:style>
  <w:style w:type="character" w:styleId="CommentReference">
    <w:name w:val="annotation reference"/>
    <w:basedOn w:val="DefaultParagraphFont"/>
    <w:uiPriority w:val="99"/>
    <w:semiHidden/>
    <w:unhideWhenUsed/>
    <w:rsid w:val="00F43F8D"/>
    <w:rPr>
      <w:sz w:val="16"/>
      <w:szCs w:val="16"/>
    </w:rPr>
  </w:style>
  <w:style w:type="paragraph" w:styleId="CommentText">
    <w:name w:val="annotation text"/>
    <w:basedOn w:val="Normal"/>
    <w:link w:val="CommentTextChar"/>
    <w:uiPriority w:val="99"/>
    <w:semiHidden/>
    <w:unhideWhenUsed/>
    <w:rsid w:val="00F43F8D"/>
    <w:pPr>
      <w:spacing w:line="240" w:lineRule="auto"/>
    </w:pPr>
    <w:rPr>
      <w:sz w:val="20"/>
      <w:szCs w:val="20"/>
    </w:rPr>
  </w:style>
  <w:style w:type="character" w:customStyle="1" w:styleId="CommentTextChar">
    <w:name w:val="Comment Text Char"/>
    <w:basedOn w:val="DefaultParagraphFont"/>
    <w:link w:val="CommentText"/>
    <w:uiPriority w:val="99"/>
    <w:semiHidden/>
    <w:rsid w:val="00F43F8D"/>
    <w:rPr>
      <w:sz w:val="20"/>
      <w:szCs w:val="20"/>
    </w:rPr>
  </w:style>
  <w:style w:type="paragraph" w:styleId="CommentSubject">
    <w:name w:val="annotation subject"/>
    <w:basedOn w:val="CommentText"/>
    <w:next w:val="CommentText"/>
    <w:link w:val="CommentSubjectChar"/>
    <w:uiPriority w:val="99"/>
    <w:semiHidden/>
    <w:unhideWhenUsed/>
    <w:rsid w:val="00F43F8D"/>
    <w:rPr>
      <w:b/>
      <w:bCs/>
    </w:rPr>
  </w:style>
  <w:style w:type="character" w:customStyle="1" w:styleId="CommentSubjectChar">
    <w:name w:val="Comment Subject Char"/>
    <w:basedOn w:val="CommentTextChar"/>
    <w:link w:val="CommentSubject"/>
    <w:uiPriority w:val="99"/>
    <w:semiHidden/>
    <w:rsid w:val="00F43F8D"/>
    <w:rPr>
      <w:b/>
      <w:bCs/>
      <w:sz w:val="20"/>
      <w:szCs w:val="20"/>
    </w:rPr>
  </w:style>
  <w:style w:type="paragraph" w:styleId="Revision">
    <w:name w:val="Revision"/>
    <w:hidden/>
    <w:uiPriority w:val="99"/>
    <w:semiHidden/>
    <w:rsid w:val="00F43F8D"/>
    <w:pPr>
      <w:spacing w:after="0" w:line="240" w:lineRule="auto"/>
    </w:pPr>
  </w:style>
  <w:style w:type="paragraph" w:styleId="Title">
    <w:name w:val="Title"/>
    <w:basedOn w:val="Normal"/>
    <w:next w:val="Normal"/>
    <w:link w:val="TitleChar"/>
    <w:uiPriority w:val="10"/>
    <w:qFormat/>
    <w:rsid w:val="00584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47A9"/>
    <w:rPr>
      <w:rFonts w:asciiTheme="majorHAnsi" w:eastAsiaTheme="majorEastAsia" w:hAnsiTheme="majorHAnsi" w:cstheme="majorBidi"/>
      <w:color w:val="17365D" w:themeColor="text2" w:themeShade="BF"/>
      <w:spacing w:val="5"/>
      <w:kern w:val="28"/>
      <w:sz w:val="52"/>
      <w:szCs w:val="52"/>
    </w:rPr>
  </w:style>
  <w:style w:type="table" w:styleId="MediumList1-Accent1">
    <w:name w:val="Medium List 1 Accent 1"/>
    <w:basedOn w:val="TableNormal"/>
    <w:uiPriority w:val="65"/>
    <w:rsid w:val="00BE4686"/>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ColorfulGrid-Accent1">
    <w:name w:val="Colorful Grid Accent 1"/>
    <w:basedOn w:val="TableNormal"/>
    <w:uiPriority w:val="73"/>
    <w:rsid w:val="00C1740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6E3E4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62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8F7"/>
  </w:style>
  <w:style w:type="paragraph" w:styleId="Footer">
    <w:name w:val="footer"/>
    <w:basedOn w:val="Normal"/>
    <w:link w:val="FooterChar"/>
    <w:uiPriority w:val="99"/>
    <w:unhideWhenUsed/>
    <w:rsid w:val="0062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8F7"/>
  </w:style>
  <w:style w:type="numbering" w:customStyle="1" w:styleId="oldlist">
    <w:name w:val="old list"/>
    <w:uiPriority w:val="99"/>
    <w:rsid w:val="00992CCA"/>
    <w:pPr>
      <w:numPr>
        <w:numId w:val="14"/>
      </w:numPr>
    </w:pPr>
  </w:style>
  <w:style w:type="character" w:customStyle="1" w:styleId="Heading4Char">
    <w:name w:val="Heading 4 Char"/>
    <w:basedOn w:val="DefaultParagraphFont"/>
    <w:link w:val="Heading4"/>
    <w:uiPriority w:val="9"/>
    <w:rsid w:val="00992C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92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92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92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2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92CCA"/>
    <w:rPr>
      <w:rFonts w:asciiTheme="majorHAnsi" w:eastAsiaTheme="majorEastAsia" w:hAnsiTheme="majorHAnsi" w:cstheme="majorBidi"/>
      <w:i/>
      <w:iCs/>
      <w:color w:val="404040" w:themeColor="text1" w:themeTint="BF"/>
      <w:sz w:val="20"/>
      <w:szCs w:val="20"/>
    </w:rPr>
  </w:style>
  <w:style w:type="paragraph" w:customStyle="1" w:styleId="Appendix">
    <w:name w:val="Appendix"/>
    <w:basedOn w:val="Heading1"/>
    <w:next w:val="Normal"/>
    <w:qFormat/>
    <w:rsid w:val="007F2710"/>
    <w:pPr>
      <w:pageBreakBefore/>
      <w:numPr>
        <w:numId w:val="17"/>
      </w:numPr>
      <w:ind w:left="0" w:firstLine="0"/>
      <w:outlineLvl w:val="9"/>
    </w:pPr>
  </w:style>
  <w:style w:type="paragraph" w:styleId="TOC1">
    <w:name w:val="toc 1"/>
    <w:basedOn w:val="Normal"/>
    <w:next w:val="Normal"/>
    <w:autoRedefine/>
    <w:uiPriority w:val="39"/>
    <w:unhideWhenUsed/>
    <w:rsid w:val="006C131B"/>
    <w:pPr>
      <w:spacing w:after="100"/>
    </w:pPr>
  </w:style>
  <w:style w:type="paragraph" w:styleId="TOC2">
    <w:name w:val="toc 2"/>
    <w:basedOn w:val="Normal"/>
    <w:next w:val="Normal"/>
    <w:autoRedefine/>
    <w:uiPriority w:val="39"/>
    <w:unhideWhenUsed/>
    <w:rsid w:val="006C131B"/>
    <w:pPr>
      <w:spacing w:after="100"/>
      <w:ind w:left="220"/>
    </w:pPr>
  </w:style>
  <w:style w:type="paragraph" w:styleId="TOC3">
    <w:name w:val="toc 3"/>
    <w:basedOn w:val="Normal"/>
    <w:next w:val="Normal"/>
    <w:autoRedefine/>
    <w:uiPriority w:val="39"/>
    <w:unhideWhenUsed/>
    <w:rsid w:val="006C131B"/>
    <w:pPr>
      <w:spacing w:after="100"/>
      <w:ind w:left="440"/>
    </w:pPr>
  </w:style>
  <w:style w:type="character" w:styleId="FollowedHyperlink">
    <w:name w:val="FollowedHyperlink"/>
    <w:basedOn w:val="DefaultParagraphFont"/>
    <w:uiPriority w:val="99"/>
    <w:semiHidden/>
    <w:unhideWhenUsed/>
    <w:rsid w:val="00DC6859"/>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2CCA"/>
  </w:style>
  <w:style w:type="paragraph" w:styleId="Heading1">
    <w:name w:val="heading 1"/>
    <w:basedOn w:val="Normal"/>
    <w:next w:val="Normal"/>
    <w:link w:val="Heading1Char"/>
    <w:uiPriority w:val="9"/>
    <w:qFormat/>
    <w:rsid w:val="00992C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74B5"/>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52FB"/>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92CCA"/>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92CCA"/>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92CCA"/>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92CCA"/>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92CCA"/>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92CCA"/>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CCA"/>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CA74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A74B5"/>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CA74B5"/>
    <w:rPr>
      <w:color w:val="0000FF" w:themeColor="hyperlink"/>
      <w:u w:val="single"/>
    </w:rPr>
  </w:style>
  <w:style w:type="character" w:customStyle="1" w:styleId="Heading2Char">
    <w:name w:val="Heading 2 Char"/>
    <w:basedOn w:val="DefaultParagraphFont"/>
    <w:link w:val="Heading2"/>
    <w:uiPriority w:val="9"/>
    <w:rsid w:val="00CA74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52FB"/>
    <w:rPr>
      <w:rFonts w:asciiTheme="majorHAnsi" w:eastAsiaTheme="majorEastAsia" w:hAnsiTheme="majorHAnsi" w:cstheme="majorBidi"/>
      <w:b/>
      <w:bCs/>
      <w:color w:val="4F81BD" w:themeColor="accent1"/>
    </w:rPr>
  </w:style>
  <w:style w:type="table" w:styleId="TableGrid">
    <w:name w:val="Table Grid"/>
    <w:basedOn w:val="TableNormal"/>
    <w:uiPriority w:val="59"/>
    <w:rsid w:val="00583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1C74"/>
    <w:pPr>
      <w:ind w:left="720"/>
      <w:contextualSpacing/>
    </w:pPr>
  </w:style>
  <w:style w:type="table" w:styleId="LightList-Accent1">
    <w:name w:val="Light List Accent 1"/>
    <w:basedOn w:val="TableNormal"/>
    <w:uiPriority w:val="61"/>
    <w:rsid w:val="00941C7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ourceCode">
    <w:name w:val="SourceCode"/>
    <w:basedOn w:val="Normal"/>
    <w:qFormat/>
    <w:rsid w:val="002C779E"/>
    <w:pPr>
      <w:spacing w:line="240" w:lineRule="auto"/>
      <w:ind w:left="144" w:right="144"/>
      <w:contextualSpacing/>
    </w:pPr>
    <w:rPr>
      <w:rFonts w:ascii="Courier New" w:hAnsi="Courier New"/>
      <w:sz w:val="16"/>
    </w:rPr>
  </w:style>
  <w:style w:type="paragraph" w:styleId="BalloonText">
    <w:name w:val="Balloon Text"/>
    <w:basedOn w:val="Normal"/>
    <w:link w:val="BalloonTextChar"/>
    <w:uiPriority w:val="99"/>
    <w:semiHidden/>
    <w:unhideWhenUsed/>
    <w:rsid w:val="00973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3A8"/>
    <w:rPr>
      <w:rFonts w:ascii="Tahoma" w:hAnsi="Tahoma" w:cs="Tahoma"/>
      <w:sz w:val="16"/>
      <w:szCs w:val="16"/>
    </w:rPr>
  </w:style>
  <w:style w:type="paragraph" w:styleId="Caption">
    <w:name w:val="caption"/>
    <w:basedOn w:val="Normal"/>
    <w:next w:val="Normal"/>
    <w:uiPriority w:val="35"/>
    <w:unhideWhenUsed/>
    <w:qFormat/>
    <w:rsid w:val="009733A8"/>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205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059E"/>
    <w:rPr>
      <w:sz w:val="20"/>
      <w:szCs w:val="20"/>
    </w:rPr>
  </w:style>
  <w:style w:type="character" w:styleId="FootnoteReference">
    <w:name w:val="footnote reference"/>
    <w:basedOn w:val="DefaultParagraphFont"/>
    <w:uiPriority w:val="99"/>
    <w:semiHidden/>
    <w:unhideWhenUsed/>
    <w:rsid w:val="0032059E"/>
    <w:rPr>
      <w:vertAlign w:val="superscript"/>
    </w:rPr>
  </w:style>
  <w:style w:type="character" w:styleId="CommentReference">
    <w:name w:val="annotation reference"/>
    <w:basedOn w:val="DefaultParagraphFont"/>
    <w:uiPriority w:val="99"/>
    <w:semiHidden/>
    <w:unhideWhenUsed/>
    <w:rsid w:val="00F43F8D"/>
    <w:rPr>
      <w:sz w:val="16"/>
      <w:szCs w:val="16"/>
    </w:rPr>
  </w:style>
  <w:style w:type="paragraph" w:styleId="CommentText">
    <w:name w:val="annotation text"/>
    <w:basedOn w:val="Normal"/>
    <w:link w:val="CommentTextChar"/>
    <w:uiPriority w:val="99"/>
    <w:semiHidden/>
    <w:unhideWhenUsed/>
    <w:rsid w:val="00F43F8D"/>
    <w:pPr>
      <w:spacing w:line="240" w:lineRule="auto"/>
    </w:pPr>
    <w:rPr>
      <w:sz w:val="20"/>
      <w:szCs w:val="20"/>
    </w:rPr>
  </w:style>
  <w:style w:type="character" w:customStyle="1" w:styleId="CommentTextChar">
    <w:name w:val="Comment Text Char"/>
    <w:basedOn w:val="DefaultParagraphFont"/>
    <w:link w:val="CommentText"/>
    <w:uiPriority w:val="99"/>
    <w:semiHidden/>
    <w:rsid w:val="00F43F8D"/>
    <w:rPr>
      <w:sz w:val="20"/>
      <w:szCs w:val="20"/>
    </w:rPr>
  </w:style>
  <w:style w:type="paragraph" w:styleId="CommentSubject">
    <w:name w:val="annotation subject"/>
    <w:basedOn w:val="CommentText"/>
    <w:next w:val="CommentText"/>
    <w:link w:val="CommentSubjectChar"/>
    <w:uiPriority w:val="99"/>
    <w:semiHidden/>
    <w:unhideWhenUsed/>
    <w:rsid w:val="00F43F8D"/>
    <w:rPr>
      <w:b/>
      <w:bCs/>
    </w:rPr>
  </w:style>
  <w:style w:type="character" w:customStyle="1" w:styleId="CommentSubjectChar">
    <w:name w:val="Comment Subject Char"/>
    <w:basedOn w:val="CommentTextChar"/>
    <w:link w:val="CommentSubject"/>
    <w:uiPriority w:val="99"/>
    <w:semiHidden/>
    <w:rsid w:val="00F43F8D"/>
    <w:rPr>
      <w:b/>
      <w:bCs/>
      <w:sz w:val="20"/>
      <w:szCs w:val="20"/>
    </w:rPr>
  </w:style>
  <w:style w:type="paragraph" w:styleId="Revision">
    <w:name w:val="Revision"/>
    <w:hidden/>
    <w:uiPriority w:val="99"/>
    <w:semiHidden/>
    <w:rsid w:val="00F43F8D"/>
    <w:pPr>
      <w:spacing w:after="0" w:line="240" w:lineRule="auto"/>
    </w:pPr>
  </w:style>
  <w:style w:type="paragraph" w:styleId="Title">
    <w:name w:val="Title"/>
    <w:basedOn w:val="Normal"/>
    <w:next w:val="Normal"/>
    <w:link w:val="TitleChar"/>
    <w:uiPriority w:val="10"/>
    <w:qFormat/>
    <w:rsid w:val="00584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47A9"/>
    <w:rPr>
      <w:rFonts w:asciiTheme="majorHAnsi" w:eastAsiaTheme="majorEastAsia" w:hAnsiTheme="majorHAnsi" w:cstheme="majorBidi"/>
      <w:color w:val="17365D" w:themeColor="text2" w:themeShade="BF"/>
      <w:spacing w:val="5"/>
      <w:kern w:val="28"/>
      <w:sz w:val="52"/>
      <w:szCs w:val="52"/>
    </w:rPr>
  </w:style>
  <w:style w:type="table" w:styleId="MediumList1-Accent1">
    <w:name w:val="Medium List 1 Accent 1"/>
    <w:basedOn w:val="TableNormal"/>
    <w:uiPriority w:val="65"/>
    <w:rsid w:val="00BE4686"/>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ColorfulGrid-Accent1">
    <w:name w:val="Colorful Grid Accent 1"/>
    <w:basedOn w:val="TableNormal"/>
    <w:uiPriority w:val="73"/>
    <w:rsid w:val="00C1740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6E3E4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62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8F7"/>
  </w:style>
  <w:style w:type="paragraph" w:styleId="Footer">
    <w:name w:val="footer"/>
    <w:basedOn w:val="Normal"/>
    <w:link w:val="FooterChar"/>
    <w:uiPriority w:val="99"/>
    <w:unhideWhenUsed/>
    <w:rsid w:val="0062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8F7"/>
  </w:style>
  <w:style w:type="numbering" w:customStyle="1" w:styleId="oldlist">
    <w:name w:val="old list"/>
    <w:uiPriority w:val="99"/>
    <w:rsid w:val="00992CCA"/>
    <w:pPr>
      <w:numPr>
        <w:numId w:val="14"/>
      </w:numPr>
    </w:pPr>
  </w:style>
  <w:style w:type="character" w:customStyle="1" w:styleId="Heading4Char">
    <w:name w:val="Heading 4 Char"/>
    <w:basedOn w:val="DefaultParagraphFont"/>
    <w:link w:val="Heading4"/>
    <w:uiPriority w:val="9"/>
    <w:rsid w:val="00992C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92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92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92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2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92CCA"/>
    <w:rPr>
      <w:rFonts w:asciiTheme="majorHAnsi" w:eastAsiaTheme="majorEastAsia" w:hAnsiTheme="majorHAnsi" w:cstheme="majorBidi"/>
      <w:i/>
      <w:iCs/>
      <w:color w:val="404040" w:themeColor="text1" w:themeTint="BF"/>
      <w:sz w:val="20"/>
      <w:szCs w:val="20"/>
    </w:rPr>
  </w:style>
  <w:style w:type="paragraph" w:customStyle="1" w:styleId="Appendix">
    <w:name w:val="Appendix"/>
    <w:basedOn w:val="Heading1"/>
    <w:next w:val="Normal"/>
    <w:qFormat/>
    <w:rsid w:val="007F2710"/>
    <w:pPr>
      <w:pageBreakBefore/>
      <w:numPr>
        <w:numId w:val="17"/>
      </w:numPr>
      <w:ind w:left="0" w:firstLine="0"/>
      <w:outlineLvl w:val="9"/>
    </w:pPr>
  </w:style>
  <w:style w:type="paragraph" w:styleId="TOC1">
    <w:name w:val="toc 1"/>
    <w:basedOn w:val="Normal"/>
    <w:next w:val="Normal"/>
    <w:autoRedefine/>
    <w:uiPriority w:val="39"/>
    <w:unhideWhenUsed/>
    <w:rsid w:val="006C131B"/>
    <w:pPr>
      <w:spacing w:after="100"/>
    </w:pPr>
  </w:style>
  <w:style w:type="paragraph" w:styleId="TOC2">
    <w:name w:val="toc 2"/>
    <w:basedOn w:val="Normal"/>
    <w:next w:val="Normal"/>
    <w:autoRedefine/>
    <w:uiPriority w:val="39"/>
    <w:unhideWhenUsed/>
    <w:rsid w:val="006C131B"/>
    <w:pPr>
      <w:spacing w:after="100"/>
      <w:ind w:left="220"/>
    </w:pPr>
  </w:style>
  <w:style w:type="paragraph" w:styleId="TOC3">
    <w:name w:val="toc 3"/>
    <w:basedOn w:val="Normal"/>
    <w:next w:val="Normal"/>
    <w:autoRedefine/>
    <w:uiPriority w:val="39"/>
    <w:unhideWhenUsed/>
    <w:rsid w:val="006C131B"/>
    <w:pPr>
      <w:spacing w:after="100"/>
      <w:ind w:left="440"/>
    </w:pPr>
  </w:style>
  <w:style w:type="character" w:styleId="FollowedHyperlink">
    <w:name w:val="FollowedHyperlink"/>
    <w:basedOn w:val="DefaultParagraphFont"/>
    <w:uiPriority w:val="99"/>
    <w:semiHidden/>
    <w:unhideWhenUsed/>
    <w:rsid w:val="00DC685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4865198">
      <w:bodyDiv w:val="1"/>
      <w:marLeft w:val="0"/>
      <w:marRight w:val="0"/>
      <w:marTop w:val="0"/>
      <w:marBottom w:val="0"/>
      <w:divBdr>
        <w:top w:val="none" w:sz="0" w:space="0" w:color="auto"/>
        <w:left w:val="none" w:sz="0" w:space="0" w:color="auto"/>
        <w:bottom w:val="none" w:sz="0" w:space="0" w:color="auto"/>
        <w:right w:val="none" w:sz="0" w:space="0" w:color="auto"/>
      </w:divBdr>
    </w:div>
    <w:div w:id="979262252">
      <w:bodyDiv w:val="1"/>
      <w:marLeft w:val="0"/>
      <w:marRight w:val="0"/>
      <w:marTop w:val="0"/>
      <w:marBottom w:val="0"/>
      <w:divBdr>
        <w:top w:val="none" w:sz="0" w:space="0" w:color="auto"/>
        <w:left w:val="none" w:sz="0" w:space="0" w:color="auto"/>
        <w:bottom w:val="none" w:sz="0" w:space="0" w:color="auto"/>
        <w:right w:val="none" w:sz="0" w:space="0" w:color="auto"/>
      </w:divBdr>
    </w:div>
    <w:div w:id="1070348422">
      <w:bodyDiv w:val="1"/>
      <w:marLeft w:val="0"/>
      <w:marRight w:val="0"/>
      <w:marTop w:val="0"/>
      <w:marBottom w:val="0"/>
      <w:divBdr>
        <w:top w:val="none" w:sz="0" w:space="0" w:color="auto"/>
        <w:left w:val="none" w:sz="0" w:space="0" w:color="auto"/>
        <w:bottom w:val="none" w:sz="0" w:space="0" w:color="auto"/>
        <w:right w:val="none" w:sz="0" w:space="0" w:color="auto"/>
      </w:divBdr>
    </w:div>
    <w:div w:id="1493330851">
      <w:bodyDiv w:val="1"/>
      <w:marLeft w:val="0"/>
      <w:marRight w:val="0"/>
      <w:marTop w:val="0"/>
      <w:marBottom w:val="0"/>
      <w:divBdr>
        <w:top w:val="none" w:sz="0" w:space="0" w:color="auto"/>
        <w:left w:val="none" w:sz="0" w:space="0" w:color="auto"/>
        <w:bottom w:val="none" w:sz="0" w:space="0" w:color="auto"/>
        <w:right w:val="none" w:sz="0" w:space="0" w:color="auto"/>
      </w:divBdr>
    </w:div>
    <w:div w:id="1935280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emf"/><Relationship Id="rId18" Type="http://schemas.openxmlformats.org/officeDocument/2006/relationships/hyperlink" Target="https://nwtc.nrel.gov/DWM"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comments" Target="comments.xml"/><Relationship Id="rId25" Type="http://schemas.openxmlformats.org/officeDocument/2006/relationships/image" Target="media/image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hyperlink" Target="http://www.nrel.gov/docs/fy14osti/60742.pdf"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nwtc.nrel.gov/FAST7" TargetMode="External"/><Relationship Id="rId24" Type="http://schemas.openxmlformats.org/officeDocument/2006/relationships/hyperlink" Target="https://nwtc.nrel.gov/system/files/Setup_NWTC_Windows.pdf" TargetMode="External"/><Relationship Id="rId32" Type="http://schemas.openxmlformats.org/officeDocument/2006/relationships/hyperlink" Target="https://wind.nrel.gov/forum/wind/" TargetMode="External"/><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5.png"/><Relationship Id="rId28" Type="http://schemas.openxmlformats.org/officeDocument/2006/relationships/image" Target="media/image9.png"/><Relationship Id="rId10" Type="http://schemas.openxmlformats.org/officeDocument/2006/relationships/hyperlink" Target="https://nwtc.nrel.gov/FAST-Developers" TargetMode="External"/><Relationship Id="rId19" Type="http://schemas.openxmlformats.org/officeDocument/2006/relationships/hyperlink" Target="http://www.nrel.gov/docs/fy14osti/60742.pdf" TargetMode="External"/><Relationship Id="rId31"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hyperlink" Target="http://wind.nrel.gov/designcodes/simulators/developers/" TargetMode="External"/><Relationship Id="rId27" Type="http://schemas.openxmlformats.org/officeDocument/2006/relationships/image" Target="media/image8.png"/><Relationship Id="rId30"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09EC62-F3DF-4DDF-958A-7378A4EECD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18335</TotalTime>
  <Pages>36</Pages>
  <Words>9416</Words>
  <Characters>53675</Characters>
  <Application>Microsoft Office Word</Application>
  <DocSecurity>0</DocSecurity>
  <Lines>447</Lines>
  <Paragraphs>125</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62966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Bonnie Jonkman</dc:creator>
  <cp:lastModifiedBy>Bonnie Jonkman</cp:lastModifiedBy>
  <cp:revision>99</cp:revision>
  <dcterms:created xsi:type="dcterms:W3CDTF">2014-10-01T13:04:00Z</dcterms:created>
  <dcterms:modified xsi:type="dcterms:W3CDTF">2015-03-17T15:14:00Z</dcterms:modified>
</cp:coreProperties>
</file>