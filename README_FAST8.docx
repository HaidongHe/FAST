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2A6E11">
        <w:t>1</w:t>
      </w:r>
      <w:r w:rsidR="005D7EC4">
        <w:t>0</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2A6E11">
        <w:t xml:space="preserve">March </w:t>
      </w:r>
      <w:r w:rsidR="00F45A49">
        <w:t>3</w:t>
      </w:r>
      <w:r w:rsidR="002A6E11">
        <w:t>1</w:t>
      </w:r>
      <w:r w:rsidR="00F45A49">
        <w:t>, 201</w:t>
      </w:r>
      <w:r w:rsidR="002A6E11">
        <w:t xml:space="preserve">5 – </w:t>
      </w:r>
      <w:r w:rsidR="002A6E11" w:rsidRPr="00C83AC8">
        <w:rPr>
          <w:highlight w:val="yellow"/>
        </w:rPr>
        <w:t>IN PROGRESS</w:t>
      </w:r>
    </w:p>
    <w:p w:rsidR="006C131B" w:rsidRDefault="006C131B" w:rsidP="006C131B"/>
    <w:p w:rsidR="009E13A6" w:rsidRDefault="006C131B" w:rsidP="00992CCA">
      <w:pPr>
        <w:pStyle w:val="Heading1"/>
      </w:pPr>
      <w:bookmarkStart w:id="0" w:name="_Toc413698667"/>
      <w:r>
        <w:t>Table of Contents</w:t>
      </w:r>
      <w:bookmarkEnd w:id="0"/>
    </w:p>
    <w:p w:rsidR="00317AA0"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3698667" w:history="1">
        <w:r w:rsidR="00317AA0" w:rsidRPr="004F1209">
          <w:rPr>
            <w:rStyle w:val="Hyperlink"/>
            <w:noProof/>
          </w:rPr>
          <w:t>Table of Contents</w:t>
        </w:r>
        <w:r w:rsidR="00317AA0">
          <w:rPr>
            <w:noProof/>
            <w:webHidden/>
          </w:rPr>
          <w:tab/>
        </w:r>
        <w:r w:rsidR="00317AA0">
          <w:rPr>
            <w:noProof/>
            <w:webHidden/>
          </w:rPr>
          <w:fldChar w:fldCharType="begin"/>
        </w:r>
        <w:r w:rsidR="00317AA0">
          <w:rPr>
            <w:noProof/>
            <w:webHidden/>
          </w:rPr>
          <w:instrText xml:space="preserve"> PAGEREF _Toc413698667 \h </w:instrText>
        </w:r>
        <w:r w:rsidR="00317AA0">
          <w:rPr>
            <w:noProof/>
            <w:webHidden/>
          </w:rPr>
        </w:r>
        <w:r w:rsidR="00317AA0">
          <w:rPr>
            <w:noProof/>
            <w:webHidden/>
          </w:rPr>
          <w:fldChar w:fldCharType="separate"/>
        </w:r>
        <w:r w:rsidR="00317AA0">
          <w:rPr>
            <w:noProof/>
            <w:webHidden/>
          </w:rPr>
          <w:t>1</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68" w:history="1">
        <w:r w:rsidR="00317AA0" w:rsidRPr="004F1209">
          <w:rPr>
            <w:rStyle w:val="Hyperlink"/>
            <w:noProof/>
          </w:rPr>
          <w:t>Introduction</w:t>
        </w:r>
        <w:r w:rsidR="00317AA0">
          <w:rPr>
            <w:noProof/>
            <w:webHidden/>
          </w:rPr>
          <w:tab/>
        </w:r>
        <w:r w:rsidR="00317AA0">
          <w:rPr>
            <w:noProof/>
            <w:webHidden/>
          </w:rPr>
          <w:fldChar w:fldCharType="begin"/>
        </w:r>
        <w:r w:rsidR="00317AA0">
          <w:rPr>
            <w:noProof/>
            <w:webHidden/>
          </w:rPr>
          <w:instrText xml:space="preserve"> PAGEREF _Toc413698668 \h </w:instrText>
        </w:r>
        <w:r w:rsidR="00317AA0">
          <w:rPr>
            <w:noProof/>
            <w:webHidden/>
          </w:rPr>
        </w:r>
        <w:r w:rsidR="00317AA0">
          <w:rPr>
            <w:noProof/>
            <w:webHidden/>
          </w:rPr>
          <w:fldChar w:fldCharType="separate"/>
        </w:r>
        <w:r w:rsidR="00317AA0">
          <w:rPr>
            <w:noProof/>
            <w:webHidden/>
          </w:rPr>
          <w:t>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69" w:history="1">
        <w:r w:rsidR="00317AA0" w:rsidRPr="004F1209">
          <w:rPr>
            <w:rStyle w:val="Hyperlink"/>
            <w:noProof/>
          </w:rPr>
          <w:t>Major changes in FAST</w:t>
        </w:r>
        <w:r w:rsidR="00317AA0">
          <w:rPr>
            <w:noProof/>
            <w:webHidden/>
          </w:rPr>
          <w:tab/>
        </w:r>
        <w:r w:rsidR="00317AA0">
          <w:rPr>
            <w:noProof/>
            <w:webHidden/>
          </w:rPr>
          <w:fldChar w:fldCharType="begin"/>
        </w:r>
        <w:r w:rsidR="00317AA0">
          <w:rPr>
            <w:noProof/>
            <w:webHidden/>
          </w:rPr>
          <w:instrText xml:space="preserve"> PAGEREF _Toc413698669 \h </w:instrText>
        </w:r>
        <w:r w:rsidR="00317AA0">
          <w:rPr>
            <w:noProof/>
            <w:webHidden/>
          </w:rPr>
        </w:r>
        <w:r w:rsidR="00317AA0">
          <w:rPr>
            <w:noProof/>
            <w:webHidden/>
          </w:rPr>
          <w:fldChar w:fldCharType="separate"/>
        </w:r>
        <w:r w:rsidR="00317AA0">
          <w:rPr>
            <w:noProof/>
            <w:webHidden/>
          </w:rPr>
          <w:t>8</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0" w:history="1">
        <w:r w:rsidR="00317AA0" w:rsidRPr="004F1209">
          <w:rPr>
            <w:rStyle w:val="Hyperlink"/>
            <w:noProof/>
          </w:rPr>
          <w:t>v8.10.00a-bjj</w:t>
        </w:r>
        <w:r w:rsidR="00317AA0">
          <w:rPr>
            <w:noProof/>
            <w:webHidden/>
          </w:rPr>
          <w:tab/>
        </w:r>
        <w:r w:rsidR="00317AA0">
          <w:rPr>
            <w:noProof/>
            <w:webHidden/>
          </w:rPr>
          <w:fldChar w:fldCharType="begin"/>
        </w:r>
        <w:r w:rsidR="00317AA0">
          <w:rPr>
            <w:noProof/>
            <w:webHidden/>
          </w:rPr>
          <w:instrText xml:space="preserve"> PAGEREF _Toc413698670 \h </w:instrText>
        </w:r>
        <w:r w:rsidR="00317AA0">
          <w:rPr>
            <w:noProof/>
            <w:webHidden/>
          </w:rPr>
        </w:r>
        <w:r w:rsidR="00317AA0">
          <w:rPr>
            <w:noProof/>
            <w:webHidden/>
          </w:rPr>
          <w:fldChar w:fldCharType="separate"/>
        </w:r>
        <w:r w:rsidR="00317AA0">
          <w:rPr>
            <w:noProof/>
            <w:webHidden/>
          </w:rPr>
          <w:t>8</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1" w:history="1">
        <w:r w:rsidR="00317AA0" w:rsidRPr="004F1209">
          <w:rPr>
            <w:rStyle w:val="Hyperlink"/>
            <w:noProof/>
          </w:rPr>
          <w:t>v8.09.00a-bjj</w:t>
        </w:r>
        <w:r w:rsidR="00317AA0">
          <w:rPr>
            <w:noProof/>
            <w:webHidden/>
          </w:rPr>
          <w:tab/>
        </w:r>
        <w:r w:rsidR="00317AA0">
          <w:rPr>
            <w:noProof/>
            <w:webHidden/>
          </w:rPr>
          <w:fldChar w:fldCharType="begin"/>
        </w:r>
        <w:r w:rsidR="00317AA0">
          <w:rPr>
            <w:noProof/>
            <w:webHidden/>
          </w:rPr>
          <w:instrText xml:space="preserve"> PAGEREF _Toc413698671 \h </w:instrText>
        </w:r>
        <w:r w:rsidR="00317AA0">
          <w:rPr>
            <w:noProof/>
            <w:webHidden/>
          </w:rPr>
        </w:r>
        <w:r w:rsidR="00317AA0">
          <w:rPr>
            <w:noProof/>
            <w:webHidden/>
          </w:rPr>
          <w:fldChar w:fldCharType="separate"/>
        </w:r>
        <w:r w:rsidR="00317AA0">
          <w:rPr>
            <w:noProof/>
            <w:webHidden/>
          </w:rPr>
          <w:t>9</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2" w:history="1">
        <w:r w:rsidR="00317AA0" w:rsidRPr="004F1209">
          <w:rPr>
            <w:rStyle w:val="Hyperlink"/>
            <w:noProof/>
          </w:rPr>
          <w:t>v8.08.00c-bjj</w:t>
        </w:r>
        <w:r w:rsidR="00317AA0">
          <w:rPr>
            <w:noProof/>
            <w:webHidden/>
          </w:rPr>
          <w:tab/>
        </w:r>
        <w:r w:rsidR="00317AA0">
          <w:rPr>
            <w:noProof/>
            <w:webHidden/>
          </w:rPr>
          <w:fldChar w:fldCharType="begin"/>
        </w:r>
        <w:r w:rsidR="00317AA0">
          <w:rPr>
            <w:noProof/>
            <w:webHidden/>
          </w:rPr>
          <w:instrText xml:space="preserve"> PAGEREF _Toc413698672 \h </w:instrText>
        </w:r>
        <w:r w:rsidR="00317AA0">
          <w:rPr>
            <w:noProof/>
            <w:webHidden/>
          </w:rPr>
        </w:r>
        <w:r w:rsidR="00317AA0">
          <w:rPr>
            <w:noProof/>
            <w:webHidden/>
          </w:rPr>
          <w:fldChar w:fldCharType="separate"/>
        </w:r>
        <w:r w:rsidR="00317AA0">
          <w:rPr>
            <w:noProof/>
            <w:webHidden/>
          </w:rPr>
          <w:t>10</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3" w:history="1">
        <w:r w:rsidR="00317AA0" w:rsidRPr="004F1209">
          <w:rPr>
            <w:rStyle w:val="Hyperlink"/>
            <w:noProof/>
          </w:rPr>
          <w:t>v8.03.02b-bjj</w:t>
        </w:r>
        <w:r w:rsidR="00317AA0">
          <w:rPr>
            <w:noProof/>
            <w:webHidden/>
          </w:rPr>
          <w:tab/>
        </w:r>
        <w:r w:rsidR="00317AA0">
          <w:rPr>
            <w:noProof/>
            <w:webHidden/>
          </w:rPr>
          <w:fldChar w:fldCharType="begin"/>
        </w:r>
        <w:r w:rsidR="00317AA0">
          <w:rPr>
            <w:noProof/>
            <w:webHidden/>
          </w:rPr>
          <w:instrText xml:space="preserve"> PAGEREF _Toc413698673 \h </w:instrText>
        </w:r>
        <w:r w:rsidR="00317AA0">
          <w:rPr>
            <w:noProof/>
            <w:webHidden/>
          </w:rPr>
        </w:r>
        <w:r w:rsidR="00317AA0">
          <w:rPr>
            <w:noProof/>
            <w:webHidden/>
          </w:rPr>
          <w:fldChar w:fldCharType="separate"/>
        </w:r>
        <w:r w:rsidR="00317AA0">
          <w:rPr>
            <w:noProof/>
            <w:webHidden/>
          </w:rPr>
          <w:t>13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74" w:history="1">
        <w:r w:rsidR="00317AA0" w:rsidRPr="004F1209">
          <w:rPr>
            <w:rStyle w:val="Hyperlink"/>
            <w:noProof/>
          </w:rPr>
          <w:t>Certification Tests</w:t>
        </w:r>
        <w:r w:rsidR="00317AA0">
          <w:rPr>
            <w:noProof/>
            <w:webHidden/>
          </w:rPr>
          <w:tab/>
        </w:r>
        <w:r w:rsidR="00317AA0">
          <w:rPr>
            <w:noProof/>
            <w:webHidden/>
          </w:rPr>
          <w:fldChar w:fldCharType="begin"/>
        </w:r>
        <w:r w:rsidR="00317AA0">
          <w:rPr>
            <w:noProof/>
            <w:webHidden/>
          </w:rPr>
          <w:instrText xml:space="preserve"> PAGEREF _Toc413698674 \h </w:instrText>
        </w:r>
        <w:r w:rsidR="00317AA0">
          <w:rPr>
            <w:noProof/>
            <w:webHidden/>
          </w:rPr>
        </w:r>
        <w:r w:rsidR="00317AA0">
          <w:rPr>
            <w:noProof/>
            <w:webHidden/>
          </w:rPr>
          <w:fldChar w:fldCharType="separate"/>
        </w:r>
        <w:r w:rsidR="00317AA0">
          <w:rPr>
            <w:noProof/>
            <w:webHidden/>
          </w:rPr>
          <w:t>13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75" w:history="1">
        <w:r w:rsidR="00317AA0" w:rsidRPr="004F1209">
          <w:rPr>
            <w:rStyle w:val="Hyperlink"/>
            <w:noProof/>
          </w:rPr>
          <w:t>Variables Specified in the FAST Primary Input File</w:t>
        </w:r>
        <w:r w:rsidR="00317AA0">
          <w:rPr>
            <w:noProof/>
            <w:webHidden/>
          </w:rPr>
          <w:tab/>
        </w:r>
        <w:r w:rsidR="00317AA0">
          <w:rPr>
            <w:noProof/>
            <w:webHidden/>
          </w:rPr>
          <w:fldChar w:fldCharType="begin"/>
        </w:r>
        <w:r w:rsidR="00317AA0">
          <w:rPr>
            <w:noProof/>
            <w:webHidden/>
          </w:rPr>
          <w:instrText xml:space="preserve"> PAGEREF _Toc413698675 \h </w:instrText>
        </w:r>
        <w:r w:rsidR="00317AA0">
          <w:rPr>
            <w:noProof/>
            <w:webHidden/>
          </w:rPr>
        </w:r>
        <w:r w:rsidR="00317AA0">
          <w:rPr>
            <w:noProof/>
            <w:webHidden/>
          </w:rPr>
          <w:fldChar w:fldCharType="separate"/>
        </w:r>
        <w:r w:rsidR="00317AA0">
          <w:rPr>
            <w:noProof/>
            <w:webHidden/>
          </w:rPr>
          <w:t>14</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6" w:history="1">
        <w:r w:rsidR="00317AA0" w:rsidRPr="004F1209">
          <w:rPr>
            <w:rStyle w:val="Hyperlink"/>
            <w:noProof/>
          </w:rPr>
          <w:t>Simulation Control</w:t>
        </w:r>
        <w:r w:rsidR="00317AA0">
          <w:rPr>
            <w:noProof/>
            <w:webHidden/>
          </w:rPr>
          <w:tab/>
        </w:r>
        <w:r w:rsidR="00317AA0">
          <w:rPr>
            <w:noProof/>
            <w:webHidden/>
          </w:rPr>
          <w:fldChar w:fldCharType="begin"/>
        </w:r>
        <w:r w:rsidR="00317AA0">
          <w:rPr>
            <w:noProof/>
            <w:webHidden/>
          </w:rPr>
          <w:instrText xml:space="preserve"> PAGEREF _Toc413698676 \h </w:instrText>
        </w:r>
        <w:r w:rsidR="00317AA0">
          <w:rPr>
            <w:noProof/>
            <w:webHidden/>
          </w:rPr>
        </w:r>
        <w:r w:rsidR="00317AA0">
          <w:rPr>
            <w:noProof/>
            <w:webHidden/>
          </w:rPr>
          <w:fldChar w:fldCharType="separate"/>
        </w:r>
        <w:r w:rsidR="00317AA0">
          <w:rPr>
            <w:noProof/>
            <w:webHidden/>
          </w:rPr>
          <w:t>14</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7" w:history="1">
        <w:r w:rsidR="00317AA0" w:rsidRPr="004F1209">
          <w:rPr>
            <w:rStyle w:val="Hyperlink"/>
            <w:noProof/>
          </w:rPr>
          <w:t>Feature Switches and Flags</w:t>
        </w:r>
        <w:r w:rsidR="00317AA0">
          <w:rPr>
            <w:noProof/>
            <w:webHidden/>
          </w:rPr>
          <w:tab/>
        </w:r>
        <w:r w:rsidR="00317AA0">
          <w:rPr>
            <w:noProof/>
            <w:webHidden/>
          </w:rPr>
          <w:fldChar w:fldCharType="begin"/>
        </w:r>
        <w:r w:rsidR="00317AA0">
          <w:rPr>
            <w:noProof/>
            <w:webHidden/>
          </w:rPr>
          <w:instrText xml:space="preserve"> PAGEREF _Toc413698677 \h </w:instrText>
        </w:r>
        <w:r w:rsidR="00317AA0">
          <w:rPr>
            <w:noProof/>
            <w:webHidden/>
          </w:rPr>
        </w:r>
        <w:r w:rsidR="00317AA0">
          <w:rPr>
            <w:noProof/>
            <w:webHidden/>
          </w:rPr>
          <w:fldChar w:fldCharType="separate"/>
        </w:r>
        <w:r w:rsidR="00317AA0">
          <w:rPr>
            <w:noProof/>
            <w:webHidden/>
          </w:rPr>
          <w:t>16</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8" w:history="1">
        <w:r w:rsidR="00317AA0" w:rsidRPr="004F1209">
          <w:rPr>
            <w:rStyle w:val="Hyperlink"/>
            <w:noProof/>
          </w:rPr>
          <w:t>Input Files</w:t>
        </w:r>
        <w:r w:rsidR="00317AA0">
          <w:rPr>
            <w:noProof/>
            <w:webHidden/>
          </w:rPr>
          <w:tab/>
        </w:r>
        <w:r w:rsidR="00317AA0">
          <w:rPr>
            <w:noProof/>
            <w:webHidden/>
          </w:rPr>
          <w:fldChar w:fldCharType="begin"/>
        </w:r>
        <w:r w:rsidR="00317AA0">
          <w:rPr>
            <w:noProof/>
            <w:webHidden/>
          </w:rPr>
          <w:instrText xml:space="preserve"> PAGEREF _Toc413698678 \h </w:instrText>
        </w:r>
        <w:r w:rsidR="00317AA0">
          <w:rPr>
            <w:noProof/>
            <w:webHidden/>
          </w:rPr>
        </w:r>
        <w:r w:rsidR="00317AA0">
          <w:rPr>
            <w:noProof/>
            <w:webHidden/>
          </w:rPr>
          <w:fldChar w:fldCharType="separate"/>
        </w:r>
        <w:r w:rsidR="00317AA0">
          <w:rPr>
            <w:noProof/>
            <w:webHidden/>
          </w:rPr>
          <w:t>17</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79" w:history="1">
        <w:r w:rsidR="00317AA0" w:rsidRPr="004F1209">
          <w:rPr>
            <w:rStyle w:val="Hyperlink"/>
            <w:noProof/>
          </w:rPr>
          <w:t>Output</w:t>
        </w:r>
        <w:r w:rsidR="00317AA0">
          <w:rPr>
            <w:noProof/>
            <w:webHidden/>
          </w:rPr>
          <w:tab/>
        </w:r>
        <w:r w:rsidR="00317AA0">
          <w:rPr>
            <w:noProof/>
            <w:webHidden/>
          </w:rPr>
          <w:fldChar w:fldCharType="begin"/>
        </w:r>
        <w:r w:rsidR="00317AA0">
          <w:rPr>
            <w:noProof/>
            <w:webHidden/>
          </w:rPr>
          <w:instrText xml:space="preserve"> PAGEREF _Toc413698679 \h </w:instrText>
        </w:r>
        <w:r w:rsidR="00317AA0">
          <w:rPr>
            <w:noProof/>
            <w:webHidden/>
          </w:rPr>
        </w:r>
        <w:r w:rsidR="00317AA0">
          <w:rPr>
            <w:noProof/>
            <w:webHidden/>
          </w:rPr>
          <w:fldChar w:fldCharType="separate"/>
        </w:r>
        <w:r w:rsidR="00317AA0">
          <w:rPr>
            <w:noProof/>
            <w:webHidden/>
          </w:rPr>
          <w:t>18</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0" w:history="1">
        <w:r w:rsidR="00317AA0" w:rsidRPr="004F1209">
          <w:rPr>
            <w:rStyle w:val="Hyperlink"/>
            <w:noProof/>
          </w:rPr>
          <w:t>Modeling Tips</w:t>
        </w:r>
        <w:r w:rsidR="00317AA0">
          <w:rPr>
            <w:noProof/>
            <w:webHidden/>
          </w:rPr>
          <w:tab/>
        </w:r>
        <w:r w:rsidR="00317AA0">
          <w:rPr>
            <w:noProof/>
            <w:webHidden/>
          </w:rPr>
          <w:fldChar w:fldCharType="begin"/>
        </w:r>
        <w:r w:rsidR="00317AA0">
          <w:rPr>
            <w:noProof/>
            <w:webHidden/>
          </w:rPr>
          <w:instrText xml:space="preserve"> PAGEREF _Toc413698680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1" w:history="1">
        <w:r w:rsidR="00317AA0" w:rsidRPr="004F1209">
          <w:rPr>
            <w:rStyle w:val="Hyperlink"/>
            <w:noProof/>
          </w:rPr>
          <w:t>Limitations</w:t>
        </w:r>
        <w:r w:rsidR="00317AA0">
          <w:rPr>
            <w:noProof/>
            <w:webHidden/>
          </w:rPr>
          <w:tab/>
        </w:r>
        <w:r w:rsidR="00317AA0">
          <w:rPr>
            <w:noProof/>
            <w:webHidden/>
          </w:rPr>
          <w:fldChar w:fldCharType="begin"/>
        </w:r>
        <w:r w:rsidR="00317AA0">
          <w:rPr>
            <w:noProof/>
            <w:webHidden/>
          </w:rPr>
          <w:instrText xml:space="preserve"> PAGEREF _Toc413698681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2" w:history="1">
        <w:r w:rsidR="00317AA0" w:rsidRPr="004F1209">
          <w:rPr>
            <w:rStyle w:val="Hyperlink"/>
            <w:noProof/>
          </w:rPr>
          <w:t>Future Work</w:t>
        </w:r>
        <w:r w:rsidR="00317AA0">
          <w:rPr>
            <w:noProof/>
            <w:webHidden/>
          </w:rPr>
          <w:tab/>
        </w:r>
        <w:r w:rsidR="00317AA0">
          <w:rPr>
            <w:noProof/>
            <w:webHidden/>
          </w:rPr>
          <w:fldChar w:fldCharType="begin"/>
        </w:r>
        <w:r w:rsidR="00317AA0">
          <w:rPr>
            <w:noProof/>
            <w:webHidden/>
          </w:rPr>
          <w:instrText xml:space="preserve"> PAGEREF _Toc413698682 \h </w:instrText>
        </w:r>
        <w:r w:rsidR="00317AA0">
          <w:rPr>
            <w:noProof/>
            <w:webHidden/>
          </w:rPr>
        </w:r>
        <w:r w:rsidR="00317AA0">
          <w:rPr>
            <w:noProof/>
            <w:webHidden/>
          </w:rPr>
          <w:fldChar w:fldCharType="separate"/>
        </w:r>
        <w:r w:rsidR="00317AA0">
          <w:rPr>
            <w:noProof/>
            <w:webHidden/>
          </w:rPr>
          <w:t>20</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3" w:history="1">
        <w:r w:rsidR="00317AA0" w:rsidRPr="004F1209">
          <w:rPr>
            <w:rStyle w:val="Hyperlink"/>
            <w:noProof/>
          </w:rPr>
          <w:t>Converting to FAST v8.09.x</w:t>
        </w:r>
        <w:r w:rsidR="00317AA0">
          <w:rPr>
            <w:noProof/>
            <w:webHidden/>
          </w:rPr>
          <w:tab/>
        </w:r>
        <w:r w:rsidR="00317AA0">
          <w:rPr>
            <w:noProof/>
            <w:webHidden/>
          </w:rPr>
          <w:fldChar w:fldCharType="begin"/>
        </w:r>
        <w:r w:rsidR="00317AA0">
          <w:rPr>
            <w:noProof/>
            <w:webHidden/>
          </w:rPr>
          <w:instrText xml:space="preserve"> PAGEREF _Toc413698683 \h </w:instrText>
        </w:r>
        <w:r w:rsidR="00317AA0">
          <w:rPr>
            <w:noProof/>
            <w:webHidden/>
          </w:rPr>
        </w:r>
        <w:r w:rsidR="00317AA0">
          <w:rPr>
            <w:noProof/>
            <w:webHidden/>
          </w:rPr>
          <w:fldChar w:fldCharType="separate"/>
        </w:r>
        <w:r w:rsidR="00317AA0">
          <w:rPr>
            <w:noProof/>
            <w:webHidden/>
          </w:rPr>
          <w:t>21</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84" w:history="1">
        <w:r w:rsidR="00317AA0" w:rsidRPr="004F1209">
          <w:rPr>
            <w:rStyle w:val="Hyperlink"/>
            <w:noProof/>
          </w:rPr>
          <w:t>Summary of Changes to Inputs</w:t>
        </w:r>
        <w:r w:rsidR="00317AA0">
          <w:rPr>
            <w:noProof/>
            <w:webHidden/>
          </w:rPr>
          <w:tab/>
        </w:r>
        <w:r w:rsidR="00317AA0">
          <w:rPr>
            <w:noProof/>
            <w:webHidden/>
          </w:rPr>
          <w:fldChar w:fldCharType="begin"/>
        </w:r>
        <w:r w:rsidR="00317AA0">
          <w:rPr>
            <w:noProof/>
            <w:webHidden/>
          </w:rPr>
          <w:instrText xml:space="preserve"> PAGEREF _Toc413698684 \h </w:instrText>
        </w:r>
        <w:r w:rsidR="00317AA0">
          <w:rPr>
            <w:noProof/>
            <w:webHidden/>
          </w:rPr>
        </w:r>
        <w:r w:rsidR="00317AA0">
          <w:rPr>
            <w:noProof/>
            <w:webHidden/>
          </w:rPr>
          <w:fldChar w:fldCharType="separate"/>
        </w:r>
        <w:r w:rsidR="00317AA0">
          <w:rPr>
            <w:noProof/>
            <w:webHidden/>
          </w:rPr>
          <w:t>21</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85" w:history="1">
        <w:r w:rsidR="00317AA0" w:rsidRPr="004F1209">
          <w:rPr>
            <w:rStyle w:val="Hyperlink"/>
            <w:noProof/>
          </w:rPr>
          <w:t>MATLAB Conversion Scripts</w:t>
        </w:r>
        <w:r w:rsidR="00317AA0">
          <w:rPr>
            <w:noProof/>
            <w:webHidden/>
          </w:rPr>
          <w:tab/>
        </w:r>
        <w:r w:rsidR="00317AA0">
          <w:rPr>
            <w:noProof/>
            <w:webHidden/>
          </w:rPr>
          <w:fldChar w:fldCharType="begin"/>
        </w:r>
        <w:r w:rsidR="00317AA0">
          <w:rPr>
            <w:noProof/>
            <w:webHidden/>
          </w:rPr>
          <w:instrText xml:space="preserve"> PAGEREF _Toc413698685 \h </w:instrText>
        </w:r>
        <w:r w:rsidR="00317AA0">
          <w:rPr>
            <w:noProof/>
            <w:webHidden/>
          </w:rPr>
        </w:r>
        <w:r w:rsidR="00317AA0">
          <w:rPr>
            <w:noProof/>
            <w:webHidden/>
          </w:rPr>
          <w:fldChar w:fldCharType="separate"/>
        </w:r>
        <w:r w:rsidR="00317AA0">
          <w:rPr>
            <w:noProof/>
            <w:webHidden/>
          </w:rPr>
          <w:t>23</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6" w:history="1">
        <w:r w:rsidR="00317AA0" w:rsidRPr="004F1209">
          <w:rPr>
            <w:rStyle w:val="Hyperlink"/>
            <w:noProof/>
          </w:rPr>
          <w:t>Compiling</w:t>
        </w:r>
        <w:r w:rsidR="00317AA0">
          <w:rPr>
            <w:noProof/>
            <w:webHidden/>
          </w:rPr>
          <w:tab/>
        </w:r>
        <w:r w:rsidR="00317AA0">
          <w:rPr>
            <w:noProof/>
            <w:webHidden/>
          </w:rPr>
          <w:fldChar w:fldCharType="begin"/>
        </w:r>
        <w:r w:rsidR="00317AA0">
          <w:rPr>
            <w:noProof/>
            <w:webHidden/>
          </w:rPr>
          <w:instrText xml:space="preserve"> PAGEREF _Toc413698686 \h </w:instrText>
        </w:r>
        <w:r w:rsidR="00317AA0">
          <w:rPr>
            <w:noProof/>
            <w:webHidden/>
          </w:rPr>
        </w:r>
        <w:r w:rsidR="00317AA0">
          <w:rPr>
            <w:noProof/>
            <w:webHidden/>
          </w:rPr>
          <w:fldChar w:fldCharType="separate"/>
        </w:r>
        <w:r w:rsidR="00317AA0">
          <w:rPr>
            <w:noProof/>
            <w:webHidden/>
          </w:rPr>
          <w:t>24</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7" w:history="1">
        <w:r w:rsidR="00317AA0" w:rsidRPr="004F1209">
          <w:rPr>
            <w:rStyle w:val="Hyperlink"/>
            <w:noProof/>
          </w:rPr>
          <w:t>Running FAST v8.10.00a-bjj</w:t>
        </w:r>
        <w:r w:rsidR="00317AA0">
          <w:rPr>
            <w:noProof/>
            <w:webHidden/>
          </w:rPr>
          <w:tab/>
        </w:r>
        <w:r w:rsidR="00317AA0">
          <w:rPr>
            <w:noProof/>
            <w:webHidden/>
          </w:rPr>
          <w:fldChar w:fldCharType="begin"/>
        </w:r>
        <w:r w:rsidR="00317AA0">
          <w:rPr>
            <w:noProof/>
            <w:webHidden/>
          </w:rPr>
          <w:instrText xml:space="preserve"> PAGEREF _Toc413698687 \h </w:instrText>
        </w:r>
        <w:r w:rsidR="00317AA0">
          <w:rPr>
            <w:noProof/>
            <w:webHidden/>
          </w:rPr>
        </w:r>
        <w:r w:rsidR="00317AA0">
          <w:rPr>
            <w:noProof/>
            <w:webHidden/>
          </w:rPr>
          <w:fldChar w:fldCharType="separate"/>
        </w:r>
        <w:r w:rsidR="00317AA0">
          <w:rPr>
            <w:noProof/>
            <w:webHidden/>
          </w:rPr>
          <w:t>25</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88" w:history="1">
        <w:r w:rsidR="00317AA0" w:rsidRPr="004F1209">
          <w:rPr>
            <w:rStyle w:val="Hyperlink"/>
            <w:noProof/>
          </w:rPr>
          <w:t>FAST v8 Interface to Simulink</w:t>
        </w:r>
        <w:r w:rsidR="00317AA0">
          <w:rPr>
            <w:noProof/>
            <w:webHidden/>
          </w:rPr>
          <w:tab/>
        </w:r>
        <w:r w:rsidR="00317AA0">
          <w:rPr>
            <w:noProof/>
            <w:webHidden/>
          </w:rPr>
          <w:fldChar w:fldCharType="begin"/>
        </w:r>
        <w:r w:rsidR="00317AA0">
          <w:rPr>
            <w:noProof/>
            <w:webHidden/>
          </w:rPr>
          <w:instrText xml:space="preserve"> PAGEREF _Toc413698688 \h </w:instrText>
        </w:r>
        <w:r w:rsidR="00317AA0">
          <w:rPr>
            <w:noProof/>
            <w:webHidden/>
          </w:rPr>
        </w:r>
        <w:r w:rsidR="00317AA0">
          <w:rPr>
            <w:noProof/>
            <w:webHidden/>
          </w:rPr>
          <w:fldChar w:fldCharType="separate"/>
        </w:r>
        <w:r w:rsidR="00317AA0">
          <w:rPr>
            <w:noProof/>
            <w:webHidden/>
          </w:rPr>
          <w:t>25</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89" w:history="1">
        <w:r w:rsidR="00317AA0" w:rsidRPr="004F1209">
          <w:rPr>
            <w:rStyle w:val="Hyperlink"/>
            <w:noProof/>
          </w:rPr>
          <w:t>Major Changes Between the FAST v7 and v8 Interfaces to Simulink</w:t>
        </w:r>
        <w:r w:rsidR="00317AA0">
          <w:rPr>
            <w:noProof/>
            <w:webHidden/>
          </w:rPr>
          <w:tab/>
        </w:r>
        <w:r w:rsidR="00317AA0">
          <w:rPr>
            <w:noProof/>
            <w:webHidden/>
          </w:rPr>
          <w:fldChar w:fldCharType="begin"/>
        </w:r>
        <w:r w:rsidR="00317AA0">
          <w:rPr>
            <w:noProof/>
            <w:webHidden/>
          </w:rPr>
          <w:instrText xml:space="preserve"> PAGEREF _Toc413698689 \h </w:instrText>
        </w:r>
        <w:r w:rsidR="00317AA0">
          <w:rPr>
            <w:noProof/>
            <w:webHidden/>
          </w:rPr>
        </w:r>
        <w:r w:rsidR="00317AA0">
          <w:rPr>
            <w:noProof/>
            <w:webHidden/>
          </w:rPr>
          <w:fldChar w:fldCharType="separate"/>
        </w:r>
        <w:r w:rsidR="00317AA0">
          <w:rPr>
            <w:noProof/>
            <w:webHidden/>
          </w:rPr>
          <w:t>26</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0" w:history="1">
        <w:r w:rsidR="00317AA0" w:rsidRPr="004F1209">
          <w:rPr>
            <w:rStyle w:val="Hyperlink"/>
            <w:noProof/>
          </w:rPr>
          <w:t>Definition of the FAST v8 Interface to Simulink</w:t>
        </w:r>
        <w:r w:rsidR="00317AA0">
          <w:rPr>
            <w:noProof/>
            <w:webHidden/>
          </w:rPr>
          <w:tab/>
        </w:r>
        <w:r w:rsidR="00317AA0">
          <w:rPr>
            <w:noProof/>
            <w:webHidden/>
          </w:rPr>
          <w:fldChar w:fldCharType="begin"/>
        </w:r>
        <w:r w:rsidR="00317AA0">
          <w:rPr>
            <w:noProof/>
            <w:webHidden/>
          </w:rPr>
          <w:instrText xml:space="preserve"> PAGEREF _Toc413698690 \h </w:instrText>
        </w:r>
        <w:r w:rsidR="00317AA0">
          <w:rPr>
            <w:noProof/>
            <w:webHidden/>
          </w:rPr>
        </w:r>
        <w:r w:rsidR="00317AA0">
          <w:rPr>
            <w:noProof/>
            <w:webHidden/>
          </w:rPr>
          <w:fldChar w:fldCharType="separate"/>
        </w:r>
        <w:r w:rsidR="00317AA0">
          <w:rPr>
            <w:noProof/>
            <w:webHidden/>
          </w:rPr>
          <w:t>26</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1" w:history="1">
        <w:r w:rsidR="00317AA0" w:rsidRPr="004F1209">
          <w:rPr>
            <w:rStyle w:val="Hyperlink"/>
            <w:noProof/>
          </w:rPr>
          <w:t>Converting FAST v7 Simulink Models to FAST v8</w:t>
        </w:r>
        <w:r w:rsidR="00317AA0">
          <w:rPr>
            <w:noProof/>
            <w:webHidden/>
          </w:rPr>
          <w:tab/>
        </w:r>
        <w:r w:rsidR="00317AA0">
          <w:rPr>
            <w:noProof/>
            <w:webHidden/>
          </w:rPr>
          <w:fldChar w:fldCharType="begin"/>
        </w:r>
        <w:r w:rsidR="00317AA0">
          <w:rPr>
            <w:noProof/>
            <w:webHidden/>
          </w:rPr>
          <w:instrText xml:space="preserve"> PAGEREF _Toc413698691 \h </w:instrText>
        </w:r>
        <w:r w:rsidR="00317AA0">
          <w:rPr>
            <w:noProof/>
            <w:webHidden/>
          </w:rPr>
        </w:r>
        <w:r w:rsidR="00317AA0">
          <w:rPr>
            <w:noProof/>
            <w:webHidden/>
          </w:rPr>
          <w:fldChar w:fldCharType="separate"/>
        </w:r>
        <w:r w:rsidR="00317AA0">
          <w:rPr>
            <w:noProof/>
            <w:webHidden/>
          </w:rPr>
          <w:t>29</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2" w:history="1">
        <w:r w:rsidR="00317AA0" w:rsidRPr="004F1209">
          <w:rPr>
            <w:rStyle w:val="Hyperlink"/>
            <w:noProof/>
          </w:rPr>
          <w:t>Running FAST in Simulink</w:t>
        </w:r>
        <w:r w:rsidR="00317AA0">
          <w:rPr>
            <w:noProof/>
            <w:webHidden/>
          </w:rPr>
          <w:tab/>
        </w:r>
        <w:r w:rsidR="00317AA0">
          <w:rPr>
            <w:noProof/>
            <w:webHidden/>
          </w:rPr>
          <w:fldChar w:fldCharType="begin"/>
        </w:r>
        <w:r w:rsidR="00317AA0">
          <w:rPr>
            <w:noProof/>
            <w:webHidden/>
          </w:rPr>
          <w:instrText xml:space="preserve"> PAGEREF _Toc413698692 \h </w:instrText>
        </w:r>
        <w:r w:rsidR="00317AA0">
          <w:rPr>
            <w:noProof/>
            <w:webHidden/>
          </w:rPr>
        </w:r>
        <w:r w:rsidR="00317AA0">
          <w:rPr>
            <w:noProof/>
            <w:webHidden/>
          </w:rPr>
          <w:fldChar w:fldCharType="separate"/>
        </w:r>
        <w:r w:rsidR="00317AA0">
          <w:rPr>
            <w:noProof/>
            <w:webHidden/>
          </w:rPr>
          <w:t>30</w:t>
        </w:r>
        <w:r w:rsidR="00317AA0">
          <w:rPr>
            <w:noProof/>
            <w:webHidden/>
          </w:rPr>
          <w:fldChar w:fldCharType="end"/>
        </w:r>
      </w:hyperlink>
    </w:p>
    <w:p w:rsidR="00317AA0" w:rsidRDefault="00904A93">
      <w:pPr>
        <w:pStyle w:val="TOC2"/>
        <w:tabs>
          <w:tab w:val="right" w:leader="dot" w:pos="9350"/>
        </w:tabs>
        <w:rPr>
          <w:rFonts w:eastAsiaTheme="minorEastAsia"/>
          <w:noProof/>
        </w:rPr>
      </w:pPr>
      <w:hyperlink w:anchor="_Toc413698693" w:history="1">
        <w:r w:rsidR="00317AA0" w:rsidRPr="004F1209">
          <w:rPr>
            <w:rStyle w:val="Hyperlink"/>
            <w:noProof/>
          </w:rPr>
          <w:t>Compiling FAST for Simulink</w:t>
        </w:r>
        <w:r w:rsidR="00317AA0">
          <w:rPr>
            <w:noProof/>
            <w:webHidden/>
          </w:rPr>
          <w:tab/>
        </w:r>
        <w:r w:rsidR="00317AA0">
          <w:rPr>
            <w:noProof/>
            <w:webHidden/>
          </w:rPr>
          <w:fldChar w:fldCharType="begin"/>
        </w:r>
        <w:r w:rsidR="00317AA0">
          <w:rPr>
            <w:noProof/>
            <w:webHidden/>
          </w:rPr>
          <w:instrText xml:space="preserve"> PAGEREF _Toc413698693 \h </w:instrText>
        </w:r>
        <w:r w:rsidR="00317AA0">
          <w:rPr>
            <w:noProof/>
            <w:webHidden/>
          </w:rPr>
        </w:r>
        <w:r w:rsidR="00317AA0">
          <w:rPr>
            <w:noProof/>
            <w:webHidden/>
          </w:rPr>
          <w:fldChar w:fldCharType="separate"/>
        </w:r>
        <w:r w:rsidR="00317AA0">
          <w:rPr>
            <w:noProof/>
            <w:webHidden/>
          </w:rPr>
          <w:t>32</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94" w:history="1">
        <w:r w:rsidR="00317AA0" w:rsidRPr="004F1209">
          <w:rPr>
            <w:rStyle w:val="Hyperlink"/>
            <w:noProof/>
          </w:rPr>
          <w:t>Feedback</w:t>
        </w:r>
        <w:r w:rsidR="00317AA0">
          <w:rPr>
            <w:noProof/>
            <w:webHidden/>
          </w:rPr>
          <w:tab/>
        </w:r>
        <w:r w:rsidR="00317AA0">
          <w:rPr>
            <w:noProof/>
            <w:webHidden/>
          </w:rPr>
          <w:fldChar w:fldCharType="begin"/>
        </w:r>
        <w:r w:rsidR="00317AA0">
          <w:rPr>
            <w:noProof/>
            <w:webHidden/>
          </w:rPr>
          <w:instrText xml:space="preserve"> PAGEREF _Toc413698694 \h </w:instrText>
        </w:r>
        <w:r w:rsidR="00317AA0">
          <w:rPr>
            <w:noProof/>
            <w:webHidden/>
          </w:rPr>
        </w:r>
        <w:r w:rsidR="00317AA0">
          <w:rPr>
            <w:noProof/>
            <w:webHidden/>
          </w:rPr>
          <w:fldChar w:fldCharType="separate"/>
        </w:r>
        <w:r w:rsidR="00317AA0">
          <w:rPr>
            <w:noProof/>
            <w:webHidden/>
          </w:rPr>
          <w:t>35</w:t>
        </w:r>
        <w:r w:rsidR="00317AA0">
          <w:rPr>
            <w:noProof/>
            <w:webHidden/>
          </w:rPr>
          <w:fldChar w:fldCharType="end"/>
        </w:r>
      </w:hyperlink>
    </w:p>
    <w:p w:rsidR="00317AA0" w:rsidRDefault="00904A93">
      <w:pPr>
        <w:pStyle w:val="TOC1"/>
        <w:tabs>
          <w:tab w:val="right" w:leader="dot" w:pos="9350"/>
        </w:tabs>
        <w:rPr>
          <w:rFonts w:eastAsiaTheme="minorEastAsia"/>
          <w:noProof/>
        </w:rPr>
      </w:pPr>
      <w:hyperlink w:anchor="_Toc413698695" w:history="1">
        <w:r w:rsidR="00317AA0" w:rsidRPr="004F1209">
          <w:rPr>
            <w:rStyle w:val="Hyperlink"/>
            <w:noProof/>
          </w:rPr>
          <w:t>Appendix: Example FAST v8.10.* Input File</w:t>
        </w:r>
        <w:r w:rsidR="00317AA0">
          <w:rPr>
            <w:noProof/>
            <w:webHidden/>
          </w:rPr>
          <w:tab/>
        </w:r>
        <w:r w:rsidR="00317AA0">
          <w:rPr>
            <w:noProof/>
            <w:webHidden/>
          </w:rPr>
          <w:fldChar w:fldCharType="begin"/>
        </w:r>
        <w:r w:rsidR="00317AA0">
          <w:rPr>
            <w:noProof/>
            <w:webHidden/>
          </w:rPr>
          <w:instrText xml:space="preserve"> PAGEREF _Toc413698695 \h </w:instrText>
        </w:r>
        <w:r w:rsidR="00317AA0">
          <w:rPr>
            <w:noProof/>
            <w:webHidden/>
          </w:rPr>
        </w:r>
        <w:r w:rsidR="00317AA0">
          <w:rPr>
            <w:noProof/>
            <w:webHidden/>
          </w:rPr>
          <w:fldChar w:fldCharType="separate"/>
        </w:r>
        <w:r w:rsidR="00317AA0">
          <w:rPr>
            <w:noProof/>
            <w:webHidden/>
          </w:rPr>
          <w:t>36</w:t>
        </w:r>
        <w:r w:rsidR="00317AA0">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 w:name="_Toc413698668"/>
      <w:r>
        <w:lastRenderedPageBreak/>
        <w:t>Introduction</w:t>
      </w:r>
      <w:bookmarkEnd w:id="1"/>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17AA0">
        <w:t xml:space="preserve">Figure </w:t>
      </w:r>
      <w:r w:rsidR="00317AA0">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17AA0">
        <w:t xml:space="preserve">Figure </w:t>
      </w:r>
      <w:r w:rsidR="00317AA0">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317AA0">
        <w:t xml:space="preserve">Figure </w:t>
      </w:r>
      <w:r w:rsidR="00317AA0">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317AA0">
        <w:t xml:space="preserve">Table </w:t>
      </w:r>
      <w:r w:rsidR="00317AA0">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7231E1">
      <w:pPr>
        <w:keepNext/>
        <w:jc w:val="center"/>
      </w:pPr>
      <w:r>
        <w:lastRenderedPageBreak/>
        <w:t xml:space="preserve"> </w:t>
      </w:r>
      <w:r w:rsidR="009250CC">
        <w:rPr>
          <w:noProof/>
        </w:rPr>
        <w:drawing>
          <wp:inline distT="0" distB="0" distL="0" distR="0">
            <wp:extent cx="5856046"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856046" cy="7772400"/>
                    </a:xfrm>
                    <a:prstGeom prst="rect">
                      <a:avLst/>
                    </a:prstGeom>
                  </pic:spPr>
                </pic:pic>
              </a:graphicData>
            </a:graphic>
          </wp:inline>
        </w:drawing>
      </w:r>
    </w:p>
    <w:p w:rsidR="000D16ED" w:rsidRDefault="009733A8" w:rsidP="009733A8">
      <w:pPr>
        <w:pStyle w:val="Caption"/>
        <w:jc w:val="center"/>
      </w:pPr>
      <w:bookmarkStart w:id="2" w:name="_Ref368594244"/>
      <w:r>
        <w:t xml:space="preserve">Figure </w:t>
      </w:r>
      <w:fldSimple w:instr=" SEQ Figure \* ARABIC ">
        <w:r w:rsidR="00317AA0">
          <w:rPr>
            <w:noProof/>
          </w:rPr>
          <w:t>1</w:t>
        </w:r>
      </w:fldSimple>
      <w:bookmarkEnd w:id="2"/>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8627128" r:id="rId14"/>
        </w:object>
      </w:r>
    </w:p>
    <w:p w:rsidR="000D16ED" w:rsidRDefault="000D16ED" w:rsidP="000D16ED">
      <w:pPr>
        <w:pStyle w:val="Caption"/>
        <w:jc w:val="center"/>
      </w:pPr>
      <w:bookmarkStart w:id="3" w:name="_Ref368606255"/>
      <w:r>
        <w:t xml:space="preserve">Figure </w:t>
      </w:r>
      <w:fldSimple w:instr=" SEQ Figure \* ARABIC ">
        <w:r w:rsidR="00317AA0">
          <w:rPr>
            <w:noProof/>
          </w:rPr>
          <w:t>2</w:t>
        </w:r>
      </w:fldSimple>
      <w:bookmarkEnd w:id="3"/>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6" DrawAspect="Content" ObjectID="_1488627129" r:id="rId16"/>
        </w:object>
      </w:r>
    </w:p>
    <w:p w:rsidR="000D16ED" w:rsidRDefault="000D16ED" w:rsidP="000D16ED">
      <w:pPr>
        <w:pStyle w:val="Caption"/>
        <w:jc w:val="center"/>
      </w:pPr>
      <w:bookmarkStart w:id="4" w:name="_Ref368606394"/>
      <w:r>
        <w:t xml:space="preserve">Figure </w:t>
      </w:r>
      <w:fldSimple w:instr=" SEQ Figure \* ARABIC ">
        <w:r w:rsidR="00317AA0">
          <w:rPr>
            <w:noProof/>
          </w:rPr>
          <w:t>3</w:t>
        </w:r>
      </w:fldSimple>
      <w:bookmarkEnd w:id="4"/>
      <w:r>
        <w:t>: FAST control volumes for floating systems</w:t>
      </w:r>
    </w:p>
    <w:p w:rsidR="00CE6C50" w:rsidRDefault="00CE6C50" w:rsidP="00CE6C50">
      <w:r>
        <w:br w:type="page"/>
      </w:r>
    </w:p>
    <w:p w:rsidR="00960E61" w:rsidRDefault="00960E61" w:rsidP="00AC31AB">
      <w:pPr>
        <w:pStyle w:val="Caption"/>
        <w:keepNext/>
        <w:jc w:val="center"/>
      </w:pPr>
      <w:bookmarkStart w:id="5" w:name="_Ref368603146"/>
      <w:r>
        <w:lastRenderedPageBreak/>
        <w:t xml:space="preserve">Table </w:t>
      </w:r>
      <w:fldSimple w:instr=" SEQ Table \* ARABIC ">
        <w:r w:rsidR="00317AA0">
          <w:rPr>
            <w:noProof/>
          </w:rPr>
          <w:t>1</w:t>
        </w:r>
      </w:fldSimple>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6" w:author="Bonnie Jonkman" w:date="2015-03-03T11:10:00Z">
              <w:r w:rsidRPr="0032059E">
                <w:rPr>
                  <w:rFonts w:ascii="Wingdings" w:eastAsia="Times New Roman" w:hAnsi="Wingdings" w:cs="Times New Roman"/>
                </w:rPr>
                <w:t></w:t>
              </w:r>
            </w:ins>
            <w:bookmarkStart w:id="7" w:name="_Ref414525798"/>
            <w:ins w:id="8" w:author="Bonnie Jonkman" w:date="2015-03-03T11:13:00Z">
              <w:r>
                <w:rPr>
                  <w:rStyle w:val="FootnoteReference"/>
                  <w:rFonts w:ascii="Calibri" w:eastAsia="Times New Roman" w:hAnsi="Calibri" w:cs="Times New Roman"/>
                </w:rPr>
                <w:footnoteReference w:id="1"/>
              </w:r>
            </w:ins>
            <w:bookmarkEnd w:id="7"/>
            <w:del w:id="12"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2"/>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13" w:author="Bonnie Jonkman" w:date="2015-03-03T11:10:00Z">
              <w:r w:rsidRPr="0032059E">
                <w:rPr>
                  <w:rFonts w:ascii="Wingdings" w:eastAsia="Times New Roman" w:hAnsi="Wingdings" w:cs="Times New Roman"/>
                </w:rPr>
                <w:t></w:t>
              </w:r>
            </w:ins>
            <w:del w:id="14"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CC7BFB" w:rsidP="00EC4BC5">
            <w:pPr>
              <w:spacing w:after="0" w:line="240" w:lineRule="auto"/>
              <w:jc w:val="center"/>
              <w:rPr>
                <w:rFonts w:ascii="Wingdings" w:eastAsia="Times New Roman" w:hAnsi="Wingdings" w:cs="Times New Roman"/>
              </w:rPr>
            </w:pPr>
            <w:ins w:id="15" w:author="Bonnie Jonkman" w:date="2015-03-19T10:54:00Z">
              <w:r w:rsidRPr="0032059E">
                <w:rPr>
                  <w:rFonts w:ascii="Wingdings" w:eastAsia="Times New Roman" w:hAnsi="Wingdings" w:cs="Times New Roman"/>
                </w:rPr>
                <w:t></w:t>
              </w:r>
              <w:r w:rsidR="00EC4BC5">
                <w:rPr>
                  <w:rFonts w:ascii="Calibri" w:hAnsi="Calibri"/>
                </w:rPr>
                <w:fldChar w:fldCharType="begin"/>
              </w:r>
              <w:r w:rsidR="00EC4BC5">
                <w:rPr>
                  <w:rFonts w:ascii="Calibri" w:hAnsi="Calibri"/>
                </w:rPr>
                <w:instrText xml:space="preserve"> NOTEREF _Ref414525798 \f \h </w:instrText>
              </w:r>
              <w:r w:rsidR="00EC4BC5">
                <w:rPr>
                  <w:rFonts w:ascii="Calibri" w:hAnsi="Calibri"/>
                </w:rPr>
              </w:r>
            </w:ins>
            <w:r w:rsidR="00EC4BC5">
              <w:rPr>
                <w:rFonts w:ascii="Calibri" w:hAnsi="Calibri"/>
              </w:rPr>
              <w:fldChar w:fldCharType="separate"/>
            </w:r>
            <w:ins w:id="16" w:author="Bonnie Jonkman" w:date="2015-03-19T10:54:00Z">
              <w:r w:rsidR="00EC4BC5" w:rsidRPr="00EC4BC5">
                <w:rPr>
                  <w:rStyle w:val="FootnoteReference"/>
                  <w:rPrChange w:id="17" w:author="Bonnie Jonkman" w:date="2015-03-19T10:54:00Z">
                    <w:rPr>
                      <w:rFonts w:ascii="Calibri" w:hAnsi="Calibri"/>
                    </w:rPr>
                  </w:rPrChange>
                </w:rPr>
                <w:t>*</w:t>
              </w:r>
              <w:r w:rsidR="00EC4BC5">
                <w:rPr>
                  <w:rFonts w:ascii="Calibri" w:hAnsi="Calibri"/>
                </w:rPr>
                <w:fldChar w:fldCharType="end"/>
              </w:r>
            </w:ins>
            <w:del w:id="18" w:author="Bonnie Jonkman" w:date="2015-03-19T10:54:00Z">
              <w:r w:rsidR="004A0A8F" w:rsidRPr="001C051D" w:rsidDel="00CC7BFB">
                <w:rPr>
                  <w:rFonts w:ascii="Calibri" w:eastAsia="Times New Roman" w:hAnsi="Calibri" w:cs="Times New Roman"/>
                </w:rPr>
                <w:delText> </w:delText>
              </w:r>
            </w:del>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3"/>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4"/>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5"/>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C6618D" w:rsidRDefault="00C6618D" w:rsidP="00C6618D"/>
    <w:p w:rsidR="008274A4" w:rsidRDefault="00CA74B5" w:rsidP="00992CCA">
      <w:pPr>
        <w:pStyle w:val="Heading1"/>
      </w:pPr>
      <w:bookmarkStart w:id="19" w:name="_Ref412116144"/>
      <w:bookmarkStart w:id="20" w:name="_Toc413698669"/>
      <w:r>
        <w:t>Major changes</w:t>
      </w:r>
      <w:r w:rsidR="008274A4">
        <w:t xml:space="preserve"> in FAST</w:t>
      </w:r>
      <w:bookmarkEnd w:id="19"/>
      <w:bookmarkEnd w:id="20"/>
    </w:p>
    <w:p w:rsidR="00176884" w:rsidRDefault="00176884" w:rsidP="00176884">
      <w:pPr>
        <w:pStyle w:val="Heading2"/>
        <w:rPr>
          <w:ins w:id="21" w:author="Bonnie Jonkman" w:date="2015-02-19T20:57:00Z"/>
        </w:rPr>
      </w:pPr>
      <w:bookmarkStart w:id="22" w:name="_Toc413698670"/>
      <w:commentRangeStart w:id="23"/>
      <w:proofErr w:type="gramStart"/>
      <w:r>
        <w:t>v8.10.00a-bjj</w:t>
      </w:r>
      <w:commentRangeEnd w:id="23"/>
      <w:proofErr w:type="gramEnd"/>
      <w:r w:rsidR="00066FEC">
        <w:rPr>
          <w:rStyle w:val="CommentReference"/>
          <w:rFonts w:asciiTheme="minorHAnsi" w:eastAsiaTheme="minorHAnsi" w:hAnsiTheme="minorHAnsi" w:cstheme="minorBidi"/>
          <w:b w:val="0"/>
          <w:bCs w:val="0"/>
          <w:color w:val="auto"/>
        </w:rPr>
        <w:commentReference w:id="23"/>
      </w:r>
      <w:bookmarkEnd w:id="22"/>
    </w:p>
    <w:p w:rsidR="00176884" w:rsidRDefault="005F6FFB" w:rsidP="008233CD">
      <w:pPr>
        <w:pStyle w:val="ListParagraph"/>
        <w:numPr>
          <w:ilvl w:val="0"/>
          <w:numId w:val="6"/>
        </w:numPr>
      </w:pPr>
      <w:r>
        <w:t xml:space="preserve">We replaced the MAP module with an updated DLL that does not depend on the external libraries that previously made MAP difficult to recompile. The source code for </w:t>
      </w:r>
      <w:r w:rsidR="00176884">
        <w:t>MAP++</w:t>
      </w:r>
      <w:r>
        <w:t xml:space="preserve"> is available and able to be compiled with standard C compilers.</w:t>
      </w:r>
    </w:p>
    <w:p w:rsidR="00317AA0" w:rsidRDefault="00317AA0" w:rsidP="00317AA0">
      <w:pPr>
        <w:pStyle w:val="ListParagraph"/>
        <w:numPr>
          <w:ilvl w:val="0"/>
          <w:numId w:val="6"/>
        </w:numPr>
      </w:pPr>
      <w:r>
        <w:t xml:space="preserve">The 64-bit version of the MAP DLL is now functioning. This means </w:t>
      </w:r>
      <w:r>
        <w:rPr>
          <w:i/>
        </w:rPr>
        <w:t xml:space="preserve">all </w:t>
      </w:r>
      <w:ins w:id="24" w:author="Bonnie Jonkman" w:date="2015-03-11T11:15:00Z">
        <w:r w:rsidR="00FB4B7E" w:rsidRPr="00FB4B7E">
          <w:t>modeling</w:t>
        </w:r>
        <w:r w:rsidR="00FB4B7E">
          <w:rPr>
            <w:i/>
          </w:rPr>
          <w:t xml:space="preserve"> </w:t>
        </w:r>
      </w:ins>
      <w:r>
        <w:t xml:space="preserve">functionality in </w:t>
      </w:r>
      <w:del w:id="25" w:author="Bonnie Jonkman" w:date="2015-03-11T14:53:00Z">
        <w:r w:rsidDel="00451190">
          <w:delText xml:space="preserve">the </w:delText>
        </w:r>
      </w:del>
      <w:r>
        <w:t>FAST_Win32.exe is available in FAST_x64.exe</w:t>
      </w:r>
      <w:del w:id="26" w:author="Bonnie Jonkman" w:date="2015-03-11T11:15:00Z">
        <w:r w:rsidDel="00FB4B7E">
          <w:delText xml:space="preserve"> </w:delText>
        </w:r>
      </w:del>
    </w:p>
    <w:p w:rsidR="00176884" w:rsidRDefault="00176884" w:rsidP="008233CD">
      <w:pPr>
        <w:pStyle w:val="ListParagraph"/>
        <w:numPr>
          <w:ilvl w:val="0"/>
          <w:numId w:val="6"/>
        </w:numPr>
      </w:pPr>
      <w:proofErr w:type="spellStart"/>
      <w:r>
        <w:t>MoorDyn</w:t>
      </w:r>
      <w:proofErr w:type="spellEnd"/>
    </w:p>
    <w:p w:rsidR="00176884" w:rsidRDefault="00A10B4F" w:rsidP="008233CD">
      <w:pPr>
        <w:pStyle w:val="ListParagraph"/>
        <w:numPr>
          <w:ilvl w:val="0"/>
          <w:numId w:val="6"/>
        </w:numPr>
      </w:pPr>
      <w:r>
        <w:t xml:space="preserve">Documentation and sample input files for the </w:t>
      </w:r>
      <w:r w:rsidR="00176884">
        <w:t>F</w:t>
      </w:r>
      <w:r w:rsidR="00AE3A86">
        <w:t>EA</w:t>
      </w:r>
      <w:r w:rsidR="00176884">
        <w:t>Mooring</w:t>
      </w:r>
      <w:r>
        <w:t xml:space="preserve"> module have been released</w:t>
      </w:r>
      <w:ins w:id="27" w:author="Bonnie Jonkman" w:date="2015-03-17T09:16:00Z">
        <w:r w:rsidR="00904A93">
          <w:t xml:space="preserve"> at nwtc.nrel.gov/FEAMooring</w:t>
        </w:r>
      </w:ins>
      <w:r>
        <w:t>.</w:t>
      </w:r>
      <w:ins w:id="28" w:author="Bonnie Jonkman" w:date="2015-03-17T09:16:00Z">
        <w:r w:rsidR="00904A93">
          <w:t xml:space="preserve"> </w:t>
        </w:r>
      </w:ins>
    </w:p>
    <w:p w:rsidR="005F6FFB" w:rsidRDefault="005F6FFB" w:rsidP="005F6FFB">
      <w:pPr>
        <w:pStyle w:val="ListParagraph"/>
        <w:numPr>
          <w:ilvl w:val="0"/>
          <w:numId w:val="6"/>
        </w:numPr>
      </w:pPr>
      <w:r>
        <w:t>TMD (tuned mass damper)</w:t>
      </w:r>
    </w:p>
    <w:p w:rsidR="00176884" w:rsidRDefault="00176884" w:rsidP="008233CD">
      <w:pPr>
        <w:pStyle w:val="ListParagraph"/>
        <w:numPr>
          <w:ilvl w:val="0"/>
          <w:numId w:val="6"/>
        </w:numPr>
      </w:pPr>
      <w:r>
        <w:t>IceDyn</w:t>
      </w:r>
    </w:p>
    <w:p w:rsidR="00230DFF" w:rsidRDefault="00A10B4F" w:rsidP="008233CD">
      <w:pPr>
        <w:pStyle w:val="ListParagraph"/>
        <w:numPr>
          <w:ilvl w:val="0"/>
          <w:numId w:val="6"/>
        </w:numPr>
        <w:rPr>
          <w:ins w:id="29" w:author="Bonnie Jonkman" w:date="2015-03-17T09:13:00Z"/>
        </w:rPr>
      </w:pPr>
      <w:r>
        <w:t xml:space="preserve">Documentation for the </w:t>
      </w:r>
      <w:r w:rsidR="003D7F3C">
        <w:t xml:space="preserve">IceFloe </w:t>
      </w:r>
      <w:r>
        <w:t>module has been released</w:t>
      </w:r>
      <w:ins w:id="30" w:author="Bonnie Jonkman" w:date="2015-03-17T09:13:00Z">
        <w:r w:rsidR="00230DFF">
          <w:t xml:space="preserve"> at nwtc.nrel.gov/IceFloe</w:t>
        </w:r>
      </w:ins>
    </w:p>
    <w:p w:rsidR="003D7F3C" w:rsidRDefault="00230DFF" w:rsidP="008233CD">
      <w:pPr>
        <w:pStyle w:val="ListParagraph"/>
        <w:numPr>
          <w:ilvl w:val="0"/>
          <w:numId w:val="6"/>
        </w:numPr>
      </w:pPr>
      <w:ins w:id="31" w:author="Bonnie Jonkman" w:date="2015-03-17T09:13:00Z">
        <w:r>
          <w:t>Documentation for the DWM module and driver has been released at nwtc.nrel.gov/DWM</w:t>
        </w:r>
      </w:ins>
      <w:r w:rsidR="00A10B4F">
        <w:t>.</w:t>
      </w:r>
    </w:p>
    <w:p w:rsidR="00176884" w:rsidRDefault="00A10B4F" w:rsidP="008233CD">
      <w:pPr>
        <w:pStyle w:val="ListParagraph"/>
        <w:numPr>
          <w:ilvl w:val="0"/>
          <w:numId w:val="6"/>
        </w:numPr>
      </w:pPr>
      <w:r>
        <w:t xml:space="preserve">A new interface between </w:t>
      </w:r>
      <w:r w:rsidR="00176884">
        <w:t xml:space="preserve">FAST v8 </w:t>
      </w:r>
      <w:r>
        <w:t xml:space="preserve">and </w:t>
      </w:r>
      <w:r w:rsidR="00176884">
        <w:t>Simulink</w:t>
      </w:r>
      <w:r>
        <w:t xml:space="preserve"> has been developed. This feature is described in detail in section “</w:t>
      </w:r>
      <w:r>
        <w:fldChar w:fldCharType="begin"/>
      </w:r>
      <w:r>
        <w:instrText xml:space="preserve"> REF _Ref413700469 \h </w:instrText>
      </w:r>
      <w:r>
        <w:fldChar w:fldCharType="separate"/>
      </w:r>
      <w:r>
        <w:t>FAST v8 Interface to Simulink</w:t>
      </w:r>
      <w:r>
        <w:fldChar w:fldCharType="end"/>
      </w:r>
      <w:r>
        <w:t>” later in this document.</w:t>
      </w:r>
    </w:p>
    <w:p w:rsidR="00176884" w:rsidRDefault="00176884" w:rsidP="008233CD">
      <w:pPr>
        <w:pStyle w:val="ListParagraph"/>
        <w:numPr>
          <w:ilvl w:val="0"/>
          <w:numId w:val="6"/>
        </w:numPr>
        <w:rPr>
          <w:ins w:id="32" w:author="Bonnie Jonkman" w:date="2015-03-12T14:16:00Z"/>
        </w:rPr>
      </w:pPr>
      <w:r>
        <w:lastRenderedPageBreak/>
        <w:t>HydroDyn bug fixes</w:t>
      </w:r>
    </w:p>
    <w:p w:rsidR="00461B5D" w:rsidRDefault="00461B5D" w:rsidP="008233CD">
      <w:pPr>
        <w:pStyle w:val="ListParagraph"/>
        <w:numPr>
          <w:ilvl w:val="0"/>
          <w:numId w:val="6"/>
        </w:numPr>
        <w:rPr>
          <w:ins w:id="33" w:author="Bonnie Jonkman" w:date="2015-03-10T11:48:00Z"/>
        </w:rPr>
      </w:pPr>
      <w:ins w:id="34" w:author="Bonnie Jonkman" w:date="2015-03-12T14:16:00Z">
        <w:r>
          <w:t>Rotational interpolation added to Mesh mapping routines</w:t>
        </w:r>
      </w:ins>
    </w:p>
    <w:p w:rsidR="007F665B" w:rsidDel="00BD039A" w:rsidRDefault="007F665B" w:rsidP="008233CD">
      <w:pPr>
        <w:pStyle w:val="ListParagraph"/>
        <w:numPr>
          <w:ilvl w:val="0"/>
          <w:numId w:val="6"/>
        </w:numPr>
        <w:rPr>
          <w:del w:id="35" w:author="Bonnie Jonkman" w:date="2015-03-10T20:58:00Z"/>
        </w:rPr>
      </w:pPr>
    </w:p>
    <w:p w:rsidR="00A10B4F" w:rsidRDefault="00A10B4F" w:rsidP="008233CD">
      <w:pPr>
        <w:pStyle w:val="ListParagraph"/>
        <w:numPr>
          <w:ilvl w:val="0"/>
          <w:numId w:val="6"/>
        </w:numPr>
        <w:rPr>
          <w:ins w:id="36" w:author="Bonnie Jonkman" w:date="2015-03-19T10:55:00Z"/>
        </w:rPr>
      </w:pPr>
      <w:r>
        <w:t xml:space="preserve">High-speed shaft braking has been added to the ElastoDyn module and enabled in the ServoDyn module. This feature is available only with </w:t>
      </w:r>
      <w:proofErr w:type="spellStart"/>
      <w:r>
        <w:t>ElastoDyn’s</w:t>
      </w:r>
      <w:proofErr w:type="spellEnd"/>
      <w:r>
        <w:t xml:space="preserve"> ABM4 </w:t>
      </w:r>
      <w:ins w:id="37" w:author="Bonnie Jonkman" w:date="2015-03-19T10:12:00Z">
        <w:r w:rsidR="00D5674B">
          <w:t xml:space="preserve">or AB4 </w:t>
        </w:r>
      </w:ins>
      <w:r>
        <w:t>integrator</w:t>
      </w:r>
      <w:ins w:id="38" w:author="Bonnie Jonkman" w:date="2015-03-19T10:12:00Z">
        <w:r w:rsidR="00D5674B">
          <w:t>s (i.e., it is not available with RK4)</w:t>
        </w:r>
      </w:ins>
      <w:r>
        <w:t>.</w:t>
      </w:r>
    </w:p>
    <w:p w:rsidR="000D4770" w:rsidRDefault="000D4770" w:rsidP="008233CD">
      <w:pPr>
        <w:pStyle w:val="ListParagraph"/>
        <w:numPr>
          <w:ilvl w:val="0"/>
          <w:numId w:val="6"/>
        </w:numPr>
      </w:pPr>
      <w:ins w:id="39" w:author="Bonnie Jonkman" w:date="2015-03-19T10:55:00Z">
        <w:r>
          <w:t>Added gearbox friction (not available with RK4</w:t>
        </w:r>
        <w:r w:rsidR="0070478E">
          <w:t xml:space="preserve"> [due to possibility of corrections]</w:t>
        </w:r>
        <w:r>
          <w:t>)</w:t>
        </w:r>
      </w:ins>
    </w:p>
    <w:p w:rsidR="001A5D50" w:rsidRDefault="001A5D50" w:rsidP="001A5D50">
      <w:pPr>
        <w:pStyle w:val="ListParagraph"/>
        <w:numPr>
          <w:ilvl w:val="0"/>
          <w:numId w:val="6"/>
        </w:numPr>
        <w:rPr>
          <w:ins w:id="40" w:author="Bonnie Jonkman" w:date="2015-03-16T10:28:00Z"/>
        </w:r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C83AC8">
        <w:t xml:space="preserve">Table </w:t>
      </w:r>
      <w:r w:rsidR="00C83AC8">
        <w:rPr>
          <w:noProof/>
        </w:rPr>
        <w:t>2</w:t>
      </w:r>
      <w:r w:rsidR="00C83AC8">
        <w:fldChar w:fldCharType="end"/>
      </w:r>
      <w:r>
        <w:t>.</w:t>
      </w:r>
    </w:p>
    <w:p w:rsidR="0044746F" w:rsidRPr="008709B5" w:rsidRDefault="0044746F" w:rsidP="001A5D50">
      <w:pPr>
        <w:pStyle w:val="ListParagraph"/>
        <w:numPr>
          <w:ilvl w:val="0"/>
          <w:numId w:val="6"/>
        </w:numPr>
        <w:rPr>
          <w:ins w:id="41" w:author="Bonnie Jonkman" w:date="2015-03-16T10:29:00Z"/>
          <w:highlight w:val="yellow"/>
          <w:rPrChange w:id="42" w:author="Bonnie Jonkman" w:date="2015-03-16T10:29:00Z">
            <w:rPr>
              <w:ins w:id="43" w:author="Bonnie Jonkman" w:date="2015-03-16T10:29:00Z"/>
            </w:rPr>
          </w:rPrChange>
        </w:rPr>
      </w:pPr>
      <w:ins w:id="44" w:author="Bonnie Jonkman" w:date="2015-03-16T10:28:00Z">
        <w:r w:rsidRPr="008709B5">
          <w:rPr>
            <w:highlight w:val="yellow"/>
            <w:rPrChange w:id="45" w:author="Bonnie Jonkman" w:date="2015-03-16T10:29:00Z">
              <w:rPr/>
            </w:rPrChange>
          </w:rPr>
          <w:t>TEST 23 HAS SOME ISSUES NOW—IS IT THE NEW MAP DLL? RECOMPILED DISCON DLL? HSS BRAKE CHANGES? CHECK AGAINST V7 RESULTS</w:t>
        </w:r>
      </w:ins>
      <w:ins w:id="46" w:author="Bonnie Jonkman" w:date="2015-03-16T10:32:00Z">
        <w:r w:rsidR="000D2280">
          <w:rPr>
            <w:highlight w:val="yellow"/>
          </w:rPr>
          <w:t>. TEST 25 ALSO SEEMS TO HAVE SOME DIFFERENCES…</w:t>
        </w:r>
      </w:ins>
    </w:p>
    <w:p w:rsidR="008709B5" w:rsidRDefault="00960CB8" w:rsidP="001A5D50">
      <w:pPr>
        <w:pStyle w:val="ListParagraph"/>
        <w:numPr>
          <w:ilvl w:val="0"/>
          <w:numId w:val="6"/>
        </w:numPr>
        <w:rPr>
          <w:ins w:id="47" w:author="Bonnie Jonkman" w:date="2015-03-19T09:30:00Z"/>
        </w:rPr>
      </w:pPr>
      <w:ins w:id="48" w:author="Bonnie Jonkman" w:date="2015-03-19T09:30:00Z">
        <w:r>
          <w:t xml:space="preserve">Check Simulink </w:t>
        </w:r>
        <w:proofErr w:type="spellStart"/>
        <w:r>
          <w:t>HSSBrFrac</w:t>
        </w:r>
        <w:proofErr w:type="spellEnd"/>
      </w:ins>
    </w:p>
    <w:p w:rsidR="00960CB8" w:rsidRDefault="00960CB8" w:rsidP="001A5D50">
      <w:pPr>
        <w:pStyle w:val="ListParagraph"/>
        <w:numPr>
          <w:ilvl w:val="0"/>
          <w:numId w:val="6"/>
        </w:numPr>
        <w:rPr>
          <w:ins w:id="49" w:author="Bonnie Jonkman" w:date="2015-03-19T10:11:00Z"/>
        </w:rPr>
      </w:pPr>
      <w:ins w:id="50" w:author="Bonnie Jonkman" w:date="2015-03-19T09:30:00Z">
        <w:r>
          <w:t xml:space="preserve">Check </w:t>
        </w:r>
        <w:proofErr w:type="spellStart"/>
        <w:r>
          <w:t>hssbrtrq</w:t>
        </w:r>
        <w:proofErr w:type="spellEnd"/>
        <w:r>
          <w:t xml:space="preserve"> with AB4 (in addition to ABM4)</w:t>
        </w:r>
      </w:ins>
    </w:p>
    <w:p w:rsidR="005752A7" w:rsidRDefault="005752A7" w:rsidP="001A5D50">
      <w:pPr>
        <w:pStyle w:val="ListParagraph"/>
        <w:numPr>
          <w:ilvl w:val="0"/>
          <w:numId w:val="6"/>
        </w:numPr>
        <w:rPr>
          <w:ins w:id="51" w:author="Bonnie Jonkman" w:date="2015-03-19T10:11:00Z"/>
        </w:rPr>
      </w:pPr>
    </w:p>
    <w:p w:rsidR="005752A7" w:rsidRDefault="005752A7" w:rsidP="005752A7">
      <w:pPr>
        <w:pStyle w:val="ListParagraph"/>
        <w:ind w:left="1080"/>
        <w:pPrChange w:id="52" w:author="Bonnie Jonkman" w:date="2015-03-19T10:11:00Z">
          <w:pPr>
            <w:pStyle w:val="ListParagraph"/>
            <w:numPr>
              <w:numId w:val="6"/>
            </w:numPr>
            <w:ind w:left="1080" w:hanging="720"/>
          </w:pPr>
        </w:pPrChange>
      </w:pPr>
    </w:p>
    <w:p w:rsidR="001A5D50" w:rsidRDefault="001A5D50" w:rsidP="005752A7">
      <w:pPr>
        <w:pStyle w:val="Caption"/>
        <w:keepNext/>
        <w:ind w:left="360"/>
        <w:jc w:val="center"/>
      </w:pPr>
      <w:bookmarkStart w:id="53" w:name="_Ref413699179"/>
      <w:bookmarkStart w:id="54" w:name="_Ref413698574"/>
      <w:r>
        <w:t xml:space="preserve">Table </w:t>
      </w:r>
      <w:fldSimple w:instr=" SEQ Table \* ARABIC ">
        <w:r w:rsidR="00317AA0">
          <w:rPr>
            <w:noProof/>
          </w:rPr>
          <w:t>2</w:t>
        </w:r>
      </w:fldSimple>
      <w:bookmarkEnd w:id="53"/>
      <w:r>
        <w:t>: Components in FAST v8.10.00a-bjj</w:t>
      </w:r>
      <w:bookmarkEnd w:id="54"/>
    </w:p>
    <w:tbl>
      <w:tblPr>
        <w:tblStyle w:val="LightList-Accent1"/>
        <w:tblW w:w="0" w:type="auto"/>
        <w:jc w:val="center"/>
        <w:tblLook w:val="04A0" w:firstRow="1" w:lastRow="0" w:firstColumn="1" w:lastColumn="0" w:noHBand="0" w:noVBand="1"/>
      </w:tblPr>
      <w:tblGrid>
        <w:gridCol w:w="2485"/>
        <w:gridCol w:w="2421"/>
        <w:gridCol w:w="2795"/>
      </w:tblGrid>
      <w:tr w:rsidR="001A5D50"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1A5D50" w:rsidRDefault="001A5D50" w:rsidP="00B749B5">
            <w:pPr>
              <w:rPr>
                <w:b w:val="0"/>
                <w:bCs w:val="0"/>
                <w:color w:val="auto"/>
              </w:rPr>
            </w:pPr>
            <w:r>
              <w:t>Component</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405A94" w:rsidRDefault="001A5D50" w:rsidP="00B749B5">
            <w:r w:rsidRPr="00405A94">
              <w:t>Modules</w:t>
            </w: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ElastoDyn</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5" w:author="Bonnie Jonkman" w:date="2015-03-03T11:14:00Z">
                  <w:rPr/>
                </w:rPrChange>
              </w:rPr>
              <w:t>v1.01.07a-bjj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AeroDyn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640D9F">
              <w:t>v14.03.0</w:t>
            </w:r>
            <w:r w:rsidR="00640D9F" w:rsidRPr="00640D9F">
              <w:t>1</w:t>
            </w:r>
            <w:r w:rsidRPr="00640D9F">
              <w:t>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InflowWind</w:t>
            </w:r>
          </w:p>
        </w:tc>
        <w:tc>
          <w:tcPr>
            <w:tcW w:w="2421" w:type="dxa"/>
          </w:tcPr>
          <w:p w:rsidR="001A5D50" w:rsidRPr="001A5D50" w:rsidRDefault="001A5D50" w:rsidP="0017590F">
            <w:pPr>
              <w:cnfStyle w:val="000000000000" w:firstRow="0" w:lastRow="0" w:firstColumn="0" w:lastColumn="0" w:oddVBand="0" w:evenVBand="0" w:oddHBand="0" w:evenHBand="0" w:firstRowFirstColumn="0" w:firstRowLastColumn="0" w:lastRowFirstColumn="0" w:lastRowLastColumn="0"/>
              <w:rPr>
                <w:highlight w:val="yellow"/>
              </w:rPr>
            </w:pPr>
            <w:r w:rsidRPr="005509D5">
              <w:t>v2.</w:t>
            </w:r>
            <w:r w:rsidR="0017590F" w:rsidRPr="005509D5">
              <w:t>01</w:t>
            </w:r>
            <w:r w:rsidRPr="005509D5">
              <w:t>.</w:t>
            </w:r>
            <w:r w:rsidR="0017590F" w:rsidRPr="005509D5">
              <w:t>00a</w:t>
            </w:r>
            <w:r w:rsidRPr="005509D5">
              <w:t>-bjj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ServoDyn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5509D5">
              <w:rPr>
                <w:highlight w:val="yellow"/>
              </w:rPr>
              <w:t>v1.01.02a-bjj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C2209D" w:rsidRPr="00405A94" w:rsidRDefault="00C2209D" w:rsidP="00904A93">
            <w:pPr>
              <w:rPr>
                <w:b w:val="0"/>
              </w:rPr>
            </w:pPr>
            <w:r>
              <w:rPr>
                <w:b w:val="0"/>
              </w:rPr>
              <w:t>TMD</w:t>
            </w:r>
            <w:ins w:id="56" w:author="Bonnie Jonkman" w:date="2015-03-12T14:46:00Z">
              <w:r w:rsidR="00D9198B">
                <w:rPr>
                  <w:b w:val="0"/>
                </w:rPr>
                <w:t xml:space="preserve"> (part of ServoDyn)</w:t>
              </w:r>
            </w:ins>
          </w:p>
        </w:tc>
        <w:tc>
          <w:tcPr>
            <w:tcW w:w="2421" w:type="dxa"/>
          </w:tcPr>
          <w:p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HydroDyn</w:t>
            </w:r>
          </w:p>
        </w:tc>
        <w:tc>
          <w:tcPr>
            <w:tcW w:w="2421" w:type="dxa"/>
          </w:tcPr>
          <w:p w:rsidR="001A5D50" w:rsidRPr="00473920" w:rsidRDefault="001A5D50" w:rsidP="009E083D">
            <w:pPr>
              <w:cnfStyle w:val="000000100000" w:firstRow="0" w:lastRow="0" w:firstColumn="0" w:lastColumn="0" w:oddVBand="0" w:evenVBand="0" w:oddHBand="1" w:evenHBand="0" w:firstRowFirstColumn="0" w:firstRowLastColumn="0" w:lastRowFirstColumn="0" w:lastRowLastColumn="0"/>
            </w:pPr>
            <w:commentRangeStart w:id="57"/>
            <w:r w:rsidRPr="009E083D">
              <w:t>v2.02.</w:t>
            </w:r>
            <w:r w:rsidR="009E083D" w:rsidRPr="009E083D">
              <w:t>01c</w:t>
            </w:r>
            <w:r w:rsidRPr="009E083D">
              <w:t>-</w:t>
            </w:r>
            <w:r w:rsidR="009E083D" w:rsidRPr="009E083D">
              <w:t>gjh</w:t>
            </w:r>
            <w:commentRangeEnd w:id="57"/>
            <w:r w:rsidR="00DF226E">
              <w:rPr>
                <w:rStyle w:val="CommentReference"/>
              </w:rPr>
              <w:commentReference w:id="57"/>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73920" w:rsidRDefault="001A5D50" w:rsidP="00B749B5">
            <w:pPr>
              <w:rPr>
                <w:b w:val="0"/>
              </w:rPr>
            </w:pPr>
            <w:r w:rsidRPr="00473920">
              <w:rPr>
                <w:b w:val="0"/>
              </w:rPr>
              <w:t>SubDyn</w:t>
            </w:r>
          </w:p>
        </w:tc>
        <w:tc>
          <w:tcPr>
            <w:tcW w:w="2421" w:type="dxa"/>
          </w:tcPr>
          <w:p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MAP</w:t>
            </w:r>
            <w:r w:rsidR="005A3AA5">
              <w:rPr>
                <w:b w:val="0"/>
              </w:rPr>
              <w:t>++</w:t>
            </w:r>
          </w:p>
        </w:tc>
        <w:tc>
          <w:tcPr>
            <w:tcW w:w="2421" w:type="dxa"/>
          </w:tcPr>
          <w:p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FEAMooring</w:t>
            </w:r>
          </w:p>
        </w:tc>
        <w:tc>
          <w:tcPr>
            <w:tcW w:w="2421" w:type="dxa"/>
          </w:tcPr>
          <w:p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5509D5" w:rsidRDefault="001A5D50" w:rsidP="00B749B5">
            <w:pPr>
              <w:rPr>
                <w:b w:val="0"/>
              </w:rPr>
            </w:pPr>
            <w:proofErr w:type="spellStart"/>
            <w:r w:rsidRPr="005509D5">
              <w:rPr>
                <w:b w:val="0"/>
              </w:rPr>
              <w:t>MoorDyn</w:t>
            </w:r>
            <w:proofErr w:type="spellEnd"/>
          </w:p>
        </w:tc>
        <w:tc>
          <w:tcPr>
            <w:tcW w:w="2421" w:type="dxa"/>
          </w:tcPr>
          <w:p w:rsidR="001A5D50" w:rsidRPr="00CA2F20" w:rsidRDefault="001A5D50" w:rsidP="00B749B5">
            <w:pPr>
              <w:cnfStyle w:val="000000100000" w:firstRow="0" w:lastRow="0" w:firstColumn="0" w:lastColumn="0" w:oddVBand="0" w:evenVBand="0" w:oddHBand="1" w:evenHBand="0" w:firstRowFirstColumn="0" w:firstRowLastColumn="0" w:lastRowFirstColumn="0" w:lastRowLastColumn="0"/>
            </w:pP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IceFloe</w:t>
            </w:r>
          </w:p>
        </w:tc>
        <w:tc>
          <w:tcPr>
            <w:tcW w:w="2421" w:type="dxa"/>
          </w:tcPr>
          <w:p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IceDyn</w:t>
            </w:r>
          </w:p>
        </w:tc>
        <w:tc>
          <w:tcPr>
            <w:tcW w:w="2421" w:type="dxa"/>
          </w:tcPr>
          <w:p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rsidRPr="00AC31AB">
              <w:t>Other Component</w:t>
            </w:r>
            <w:r>
              <w:t>s</w:t>
            </w: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NWTC Subroutine Library</w:t>
            </w:r>
          </w:p>
        </w:tc>
        <w:tc>
          <w:tcPr>
            <w:tcW w:w="0" w:type="auto"/>
            <w:gridSpan w:val="2"/>
          </w:tcPr>
          <w:p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FAST Registry</w:t>
            </w:r>
            <w:r w:rsidRPr="00405A94">
              <w:rPr>
                <w:rStyle w:val="FootnoteReference"/>
                <w:b w:val="0"/>
              </w:rPr>
              <w:footnoteReference w:id="7"/>
            </w:r>
          </w:p>
        </w:tc>
        <w:tc>
          <w:tcPr>
            <w:tcW w:w="0" w:type="auto"/>
            <w:gridSpan w:val="2"/>
          </w:tcPr>
          <w:p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ins w:id="58" w:author="Bonnie Jonkman" w:date="2015-03-12T14:45:00Z">
              <w:r w:rsidRPr="0001471D">
                <w:t>v2.05.00</w:t>
              </w:r>
            </w:ins>
          </w:p>
        </w:tc>
      </w:tr>
      <w:tr w:rsidR="001A5D50" w:rsidRPr="000F3583"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t>Third Party Content</w:t>
            </w: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LAPACK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proofErr w:type="spellStart"/>
            <w:r w:rsidRPr="00405A94">
              <w:rPr>
                <w:b w:val="0"/>
              </w:rPr>
              <w:t>ScaLAPACK</w:t>
            </w:r>
            <w:proofErr w:type="spellEnd"/>
          </w:p>
        </w:tc>
        <w:tc>
          <w:tcPr>
            <w:tcW w:w="0" w:type="auto"/>
            <w:gridSpan w:val="2"/>
          </w:tcPr>
          <w:p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FFTPACK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rsidR="00AE3A86" w:rsidRPr="00066FEC" w:rsidRDefault="00AE3A86" w:rsidP="009250CC"/>
    <w:p w:rsidR="000151C3" w:rsidRDefault="000151C3" w:rsidP="008274A4">
      <w:pPr>
        <w:pStyle w:val="Heading2"/>
      </w:pPr>
      <w:bookmarkStart w:id="59" w:name="_Toc413698671"/>
      <w:proofErr w:type="gramStart"/>
      <w:r>
        <w:lastRenderedPageBreak/>
        <w:t>v8.09.00a-bjj</w:t>
      </w:r>
      <w:bookmarkEnd w:id="59"/>
      <w:proofErr w:type="gramEnd"/>
    </w:p>
    <w:p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18" w:history="1">
        <w:r w:rsidR="004F109B" w:rsidRPr="00100844">
          <w:rPr>
            <w:rStyle w:val="Hyperlink"/>
          </w:rPr>
          <w:t>https://nwtc.nrel.gov/DWM</w:t>
        </w:r>
      </w:hyperlink>
      <w:r w:rsidR="000D67F1">
        <w:t>.</w:t>
      </w:r>
    </w:p>
    <w:p w:rsidR="008274A4" w:rsidRDefault="008274A4" w:rsidP="008274A4">
      <w:pPr>
        <w:pStyle w:val="Heading2"/>
      </w:pPr>
      <w:bookmarkStart w:id="60" w:name="_Ref412116139"/>
      <w:bookmarkStart w:id="61" w:name="_Toc413698672"/>
      <w:proofErr w:type="gramStart"/>
      <w:r>
        <w:t>v8.08.00c-bjj</w:t>
      </w:r>
      <w:bookmarkEnd w:id="60"/>
      <w:bookmarkEnd w:id="61"/>
      <w:proofErr w:type="gramEnd"/>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9"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0"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62" w:name="_Ref391841077"/>
      <w:r w:rsidR="002C1FAC" w:rsidRPr="00AC31AB">
        <w:rPr>
          <w:rStyle w:val="FootnoteReference"/>
          <w:rFonts w:eastAsia="Times New Roman" w:cs="Times New Roman"/>
          <w:color w:val="000000"/>
        </w:rPr>
        <w:footnoteReference w:id="8"/>
      </w:r>
      <w:bookmarkEnd w:id="62"/>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17AA0">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317AA0">
        <w:t xml:space="preserve">Figure </w:t>
      </w:r>
      <w:r w:rsidR="00317AA0">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 xml:space="preserve">&gt; is the root name of the primary FAST input file (the file name, including </w:t>
      </w:r>
      <w:r w:rsidR="00CE4E89">
        <w:lastRenderedPageBreak/>
        <w:t>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outb</w:t>
            </w:r>
            <w:proofErr w:type="spellEnd"/>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ech</w:t>
            </w:r>
            <w:proofErr w:type="spellEnd"/>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lastRenderedPageBreak/>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sidR="00DB3191">
        <w:rPr>
          <w:noProof/>
        </w:rPr>
        <w:lastRenderedPageBreak/>
        <w:drawing>
          <wp:inline distT="0" distB="0" distL="0" distR="0">
            <wp:extent cx="5943600" cy="7503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03160"/>
                    </a:xfrm>
                    <a:prstGeom prst="rect">
                      <a:avLst/>
                    </a:prstGeom>
                  </pic:spPr>
                </pic:pic>
              </a:graphicData>
            </a:graphic>
          </wp:inline>
        </w:drawing>
      </w:r>
    </w:p>
    <w:p w:rsidR="00CE6A2F" w:rsidRPr="00CE2DA4" w:rsidRDefault="00CE6A2F" w:rsidP="00CE6A2F">
      <w:pPr>
        <w:pStyle w:val="Caption"/>
        <w:jc w:val="center"/>
      </w:pPr>
      <w:bookmarkStart w:id="63" w:name="_Ref352753427"/>
      <w:r>
        <w:t xml:space="preserve">Figure </w:t>
      </w:r>
      <w:fldSimple w:instr=" SEQ Figure \* ARABIC ">
        <w:r w:rsidR="00317AA0">
          <w:rPr>
            <w:noProof/>
          </w:rPr>
          <w:t>4</w:t>
        </w:r>
      </w:fldSimple>
      <w:bookmarkEnd w:id="63"/>
      <w:r>
        <w:t xml:space="preserve">: Summary of Input and Output Files for FAST </w:t>
      </w:r>
      <w:r w:rsidRPr="00195D86">
        <w:t>v8.</w:t>
      </w:r>
      <w:ins w:id="64" w:author="Bonnie Jonkman" w:date="2015-03-09T21:19:00Z">
        <w:r w:rsidR="009250CC">
          <w:t>1</w:t>
        </w:r>
      </w:ins>
      <w:r w:rsidR="008F1D42" w:rsidRPr="00195D86">
        <w:t>0</w:t>
      </w:r>
      <w:r w:rsidRPr="00195D86">
        <w:t>.</w:t>
      </w:r>
      <w:r w:rsidR="008F1D42" w:rsidRPr="00195D86">
        <w:t>00</w:t>
      </w:r>
      <w:r w:rsidR="008F1D42">
        <w:t>a</w:t>
      </w:r>
      <w:r w:rsidRPr="00195D86">
        <w:t>-bjj</w:t>
      </w:r>
    </w:p>
    <w:p w:rsidR="00CA74B5" w:rsidRDefault="006552FB" w:rsidP="008274A4">
      <w:pPr>
        <w:pStyle w:val="Heading2"/>
      </w:pPr>
      <w:bookmarkStart w:id="65" w:name="_Toc413698673"/>
      <w:proofErr w:type="gramStart"/>
      <w:r>
        <w:lastRenderedPageBreak/>
        <w:t>v8.</w:t>
      </w:r>
      <w:r w:rsidR="000973B8">
        <w:t>03</w:t>
      </w:r>
      <w:r>
        <w:t>.</w:t>
      </w:r>
      <w:r w:rsidR="000973B8">
        <w:t>02</w:t>
      </w:r>
      <w:r w:rsidR="00024A69">
        <w:t>b</w:t>
      </w:r>
      <w:r>
        <w:t>-bjj</w:t>
      </w:r>
      <w:bookmarkEnd w:id="65"/>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2"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317AA0">
        <w:t xml:space="preserve">Figure </w:t>
      </w:r>
      <w:r w:rsidR="00317AA0">
        <w:rPr>
          <w:noProof/>
        </w:rPr>
        <w:t>4</w:t>
      </w:r>
      <w:r w:rsidR="001E429B">
        <w:fldChar w:fldCharType="end"/>
      </w:r>
      <w:r w:rsidR="009733A8">
        <w:t>.</w:t>
      </w:r>
    </w:p>
    <w:p w:rsidR="00A1232C" w:rsidRDefault="00A1232C" w:rsidP="00992CCA">
      <w:pPr>
        <w:pStyle w:val="Heading1"/>
      </w:pPr>
      <w:bookmarkStart w:id="66" w:name="_Ref391890933"/>
      <w:bookmarkStart w:id="67" w:name="_Toc413698674"/>
      <w:r>
        <w:t>Certification Tests</w:t>
      </w:r>
      <w:bookmarkEnd w:id="66"/>
      <w:bookmarkEnd w:id="67"/>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317AA0">
        <w:t xml:space="preserve">Table </w:t>
      </w:r>
      <w:r w:rsidR="00317AA0">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68" w:name="_Ref391844734"/>
      <w:r>
        <w:t xml:space="preserve">Table </w:t>
      </w:r>
      <w:fldSimple w:instr=" SEQ Table \* ARABIC ">
        <w:r w:rsidR="00317AA0">
          <w:rPr>
            <w:noProof/>
          </w:rPr>
          <w:t>3</w:t>
        </w:r>
      </w:fldSimple>
      <w:bookmarkEnd w:id="68"/>
      <w:r>
        <w:t>: Certification Tests Distributed with FAST v8.</w:t>
      </w:r>
      <w:r w:rsidR="00317AA0">
        <w:t>1</w:t>
      </w:r>
      <w:r>
        <w:t>0.00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ins w:id="69" w:author="Bonnie Jonkman" w:date="2015-03-09T21:08:00Z">
              <w:r w:rsidR="00317AA0">
                <w:rPr>
                  <w:sz w:val="18"/>
                </w:rPr>
                <w:t>, high-speed shaft brake shutdown</w:t>
              </w:r>
            </w:ins>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70" w:name="_Ref391883796"/>
      <w:bookmarkStart w:id="71" w:name="_Toc413698675"/>
      <w:bookmarkStart w:id="72" w:name="_Ref352702959"/>
      <w:r>
        <w:t xml:space="preserve">Variables Specified in the </w:t>
      </w:r>
      <w:r w:rsidR="007A051E">
        <w:t>FAST Primary Input File</w:t>
      </w:r>
      <w:bookmarkEnd w:id="70"/>
      <w:bookmarkEnd w:id="71"/>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17AA0">
        <w:t>Appendix: Example FAST v8.10.* Input File</w:t>
      </w:r>
      <w:r w:rsidR="002A47ED">
        <w:fldChar w:fldCharType="end"/>
      </w:r>
      <w:r w:rsidR="00EF2B14">
        <w:t>.</w:t>
      </w:r>
    </w:p>
    <w:p w:rsidR="00460C71" w:rsidRDefault="00460C71" w:rsidP="00460C71">
      <w:pPr>
        <w:pStyle w:val="Heading2"/>
      </w:pPr>
      <w:bookmarkStart w:id="73" w:name="_Toc413698676"/>
      <w:r>
        <w:t>Simulation Control</w:t>
      </w:r>
      <w:bookmarkEnd w:id="73"/>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proofErr w:type="spellStart"/>
      <w:r>
        <w:t>TMax</w:t>
      </w:r>
      <w:proofErr w:type="spellEnd"/>
      <w:r>
        <w:t>: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proofErr w:type="spellStart"/>
      <w:r w:rsidRPr="002D091E">
        <w:rPr>
          <w:b/>
        </w:rPr>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proofErr w:type="spellStart"/>
      <w:r>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rsidR="00460C71" w:rsidRDefault="004A39F6" w:rsidP="004A39F6">
      <w:pPr>
        <w:pStyle w:val="Heading2"/>
      </w:pPr>
      <w:bookmarkStart w:id="74" w:name="_Toc413698677"/>
      <w:r>
        <w:t>Feature Switches and Flags</w:t>
      </w:r>
      <w:bookmarkEnd w:id="74"/>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proofErr w:type="spellStart"/>
      <w:r>
        <w:lastRenderedPageBreak/>
        <w:t>CompAero</w:t>
      </w:r>
      <w:proofErr w:type="spellEnd"/>
      <w:r>
        <w:t>: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proofErr w:type="spellStart"/>
      <w:r>
        <w:t>CompHydro</w:t>
      </w:r>
      <w:proofErr w:type="spellEnd"/>
      <w:r>
        <w:t>: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proofErr w:type="spellStart"/>
      <w:r>
        <w:t>CompSub</w:t>
      </w:r>
      <w:proofErr w:type="spellEnd"/>
      <w:r>
        <w:t>: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ins w:id="75" w:author="Bonnie Jonkman" w:date="2015-03-09T21:48:00Z">
        <w:r w:rsidR="00B65334">
          <w:br/>
          <w:t xml:space="preserve">3: Use </w:t>
        </w:r>
        <w:proofErr w:type="spellStart"/>
        <w:r w:rsidR="00B65334">
          <w:t>MoorDyn</w:t>
        </w:r>
        <w:proofErr w:type="spellEnd"/>
        <w:r w:rsidR="00B65334">
          <w:t xml:space="preserve"> to model a mooring system</w:t>
        </w:r>
      </w:ins>
    </w:p>
    <w:p w:rsidR="00450382" w:rsidRDefault="00450382" w:rsidP="00EF174A">
      <w:r>
        <w:t xml:space="preserve">Note that </w:t>
      </w:r>
      <w:del w:id="76" w:author="Bonnie Jonkman" w:date="2015-03-09T21:48:00Z">
        <w:r w:rsidDel="000E4597">
          <w:delText xml:space="preserve">FEAMooring </w:delText>
        </w:r>
      </w:del>
      <w:proofErr w:type="spellStart"/>
      <w:ins w:id="77" w:author="Bonnie Jonkman" w:date="2015-03-09T21:48:00Z">
        <w:r w:rsidR="000E4597">
          <w:t>MoorDyn</w:t>
        </w:r>
        <w:proofErr w:type="spellEnd"/>
        <w:r w:rsidR="000E4597">
          <w:t xml:space="preserve"> </w:t>
        </w:r>
      </w:ins>
      <w:r>
        <w:t>is not complete</w:t>
      </w:r>
      <w:r w:rsidR="00845AC5">
        <w:t xml:space="preserve"> (not fully functional) in FAST v8.</w:t>
      </w:r>
      <w:del w:id="78" w:author="Bonnie Jonkman" w:date="2015-03-09T21:48:00Z">
        <w:r w:rsidR="00845AC5" w:rsidDel="000E4597">
          <w:delText>0</w:delText>
        </w:r>
        <w:r w:rsidR="00207908" w:rsidDel="000E4597">
          <w:delText>9</w:delText>
        </w:r>
      </w:del>
      <w:proofErr w:type="gramStart"/>
      <w:ins w:id="79" w:author="Bonnie Jonkman" w:date="2015-03-09T21:48:00Z">
        <w:r w:rsidR="000E4597">
          <w:t>10</w:t>
        </w:r>
      </w:ins>
      <w:r w:rsidR="00845AC5">
        <w:t>.00</w:t>
      </w:r>
      <w:r w:rsidR="00207908">
        <w:t>a</w:t>
      </w:r>
      <w:r w:rsidR="00FE538B">
        <w:t>-bjj</w:t>
      </w:r>
      <w:r>
        <w:t>.</w:t>
      </w:r>
      <w:proofErr w:type="gramEnd"/>
    </w:p>
    <w:p w:rsidR="00450382" w:rsidRDefault="00450382" w:rsidP="00450382">
      <w:pPr>
        <w:pStyle w:val="Heading3"/>
      </w:pPr>
      <w:proofErr w:type="spellStart"/>
      <w:r>
        <w:t>CompIce</w:t>
      </w:r>
      <w:proofErr w:type="spellEnd"/>
      <w:r>
        <w:t>: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w:t>
      </w:r>
      <w:del w:id="80" w:author="Bonnie Jonkman" w:date="2015-03-09T21:48:00Z">
        <w:r w:rsidR="00845AC5" w:rsidDel="000E4597">
          <w:delText>0</w:delText>
        </w:r>
        <w:r w:rsidR="00207908" w:rsidDel="000E4597">
          <w:delText>9</w:delText>
        </w:r>
      </w:del>
      <w:proofErr w:type="gramStart"/>
      <w:ins w:id="81" w:author="Bonnie Jonkman" w:date="2015-03-09T21:48:00Z">
        <w:r w:rsidR="000E4597">
          <w:t>10</w:t>
        </w:r>
      </w:ins>
      <w:r w:rsidR="00845AC5">
        <w:t>.00</w:t>
      </w:r>
      <w:r w:rsidR="00207908">
        <w:t>a</w:t>
      </w:r>
      <w:r w:rsidR="00FE538B">
        <w:t>-bjj</w:t>
      </w:r>
      <w:r>
        <w:t>.</w:t>
      </w:r>
      <w:proofErr w:type="gramEnd"/>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bookmarkStart w:id="82" w:name="_Toc413698678"/>
      <w:r>
        <w:t>Input Files</w:t>
      </w:r>
      <w:bookmarkEnd w:id="82"/>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proofErr w:type="spellStart"/>
      <w:r>
        <w:lastRenderedPageBreak/>
        <w:t>EDFile</w:t>
      </w:r>
      <w:proofErr w:type="spellEnd"/>
      <w:r>
        <w:t>: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proofErr w:type="spellStart"/>
      <w:proofErr w:type="gramStart"/>
      <w:r>
        <w:t>BDBldFile</w:t>
      </w:r>
      <w:proofErr w:type="spellEnd"/>
      <w:r>
        <w:t>(</w:t>
      </w:r>
      <w:proofErr w:type="gramEnd"/>
      <w:r>
        <w:t>1): Name of file containing BeamDyn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2): Name of file containing BeamDyn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3): Name of file containing BeamDyn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proofErr w:type="spellStart"/>
      <w:r>
        <w:t>ServoFile</w:t>
      </w:r>
      <w:proofErr w:type="spellEnd"/>
      <w:r>
        <w:t>: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FEAMooring (</w:t>
      </w:r>
      <w:proofErr w:type="spellStart"/>
      <w:r w:rsidRPr="00C22E8D">
        <w:rPr>
          <w:b/>
        </w:rPr>
        <w:t>CompMooring</w:t>
      </w:r>
      <w:proofErr w:type="spellEnd"/>
      <w:r>
        <w:t xml:space="preserve"> = 2)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rsidR="00D37DB1" w:rsidRDefault="00D37DB1" w:rsidP="00D37DB1">
      <w:pPr>
        <w:pStyle w:val="Heading2"/>
      </w:pPr>
      <w:bookmarkStart w:id="83" w:name="_Toc413698679"/>
      <w:r>
        <w:t>Output</w:t>
      </w:r>
      <w:bookmarkEnd w:id="83"/>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95A48C6" wp14:editId="77A6B4F5">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lastRenderedPageBreak/>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ins w:id="84" w:author="Bonnie Jonkman" w:date="2015-03-09T21:50:00Z">
        <w:r w:rsidR="005A2B54">
          <w:rPr>
            <w:i/>
          </w:rPr>
          <w:t>ed</w:t>
        </w:r>
      </w:ins>
      <w:del w:id="85" w:author="Bonnie Jonkman" w:date="2015-03-09T21:50:00Z">
        <w:r w:rsidRPr="00C84D03" w:rsidDel="005A2B54">
          <w:rPr>
            <w:i/>
          </w:rPr>
          <w:delText>ion</w:delText>
        </w:r>
      </w:del>
      <w:r>
        <w:t xml:space="preserve"> time. </w:t>
      </w:r>
    </w:p>
    <w:p w:rsidR="00C84D03" w:rsidRDefault="00C84D03" w:rsidP="00C84D03">
      <w:pPr>
        <w:pStyle w:val="Heading3"/>
      </w:pPr>
      <w:proofErr w:type="spellStart"/>
      <w:r>
        <w:t>DT_Out</w:t>
      </w:r>
      <w:proofErr w:type="spellEnd"/>
      <w:r>
        <w: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xml:space="preserve">: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rsidR="009B51A8" w:rsidRDefault="00FA6C56" w:rsidP="00992CCA">
      <w:pPr>
        <w:pStyle w:val="Heading1"/>
      </w:pPr>
      <w:bookmarkStart w:id="86" w:name="_Toc413698680"/>
      <w:r>
        <w:lastRenderedPageBreak/>
        <w:t xml:space="preserve">Modeling </w:t>
      </w:r>
      <w:r w:rsidR="009B51A8">
        <w:t>Tips</w:t>
      </w:r>
      <w:bookmarkEnd w:id="86"/>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87" w:name="_Ref391885623"/>
      <w:bookmarkStart w:id="88" w:name="_Toc413698681"/>
      <w:r>
        <w:t>Limitations</w:t>
      </w:r>
      <w:bookmarkEnd w:id="72"/>
      <w:bookmarkEnd w:id="87"/>
      <w:bookmarkEnd w:id="88"/>
    </w:p>
    <w:p w:rsidR="00435832" w:rsidRDefault="00435832" w:rsidP="00AC31AB">
      <w:r>
        <w:fldChar w:fldCharType="begin"/>
      </w:r>
      <w:r>
        <w:instrText xml:space="preserve"> REF _Ref368603146 \h </w:instrText>
      </w:r>
      <w:r>
        <w:fldChar w:fldCharType="separate"/>
      </w:r>
      <w:r w:rsidR="00317AA0">
        <w:t xml:space="preserve">Table </w:t>
      </w:r>
      <w:r w:rsidR="00317AA0">
        <w:rPr>
          <w:noProof/>
        </w:rPr>
        <w:t>1</w:t>
      </w:r>
      <w:r>
        <w:fldChar w:fldCharType="end"/>
      </w:r>
      <w:r>
        <w:t xml:space="preserve"> shows a comparison of features</w:t>
      </w:r>
      <w:r w:rsidR="00FE538B">
        <w:t xml:space="preserve"> between FAST v7 and FAST v8.</w:t>
      </w:r>
      <w:ins w:id="89" w:author="Bonnie Jonkman" w:date="2015-03-23T14:42:00Z">
        <w:r w:rsidR="00035EC8">
          <w:t>10.00a</w:t>
        </w:r>
      </w:ins>
      <w:del w:id="90" w:author="Bonnie Jonkman" w:date="2015-03-23T14:42:00Z">
        <w:r w:rsidR="00FE538B" w:rsidDel="00035EC8">
          <w:delText>0</w:delText>
        </w:r>
        <w:r w:rsidR="00E759ED" w:rsidDel="00035EC8">
          <w:delText>9</w:delText>
        </w:r>
        <w:r w:rsidR="00FE538B" w:rsidDel="00035EC8">
          <w:delText>.00c</w:delText>
        </w:r>
      </w:del>
      <w:r w:rsidR="00FE538B">
        <w:t>-bjj.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Del="00035EC8" w:rsidRDefault="004502F5" w:rsidP="007260CD">
      <w:pPr>
        <w:pStyle w:val="ListParagraph"/>
        <w:numPr>
          <w:ilvl w:val="0"/>
          <w:numId w:val="11"/>
        </w:numPr>
        <w:rPr>
          <w:del w:id="91" w:author="Bonnie Jonkman" w:date="2015-03-23T14:41:00Z"/>
        </w:rPr>
      </w:pPr>
      <w:del w:id="92" w:author="Bonnie Jonkman" w:date="2015-03-23T14:41:00Z">
        <w:r w:rsidDel="00035EC8">
          <w:delText>FAST v8</w:delText>
        </w:r>
        <w:r w:rsidR="000210A1" w:rsidDel="00035EC8">
          <w:delText>.0</w:delText>
        </w:r>
        <w:r w:rsidR="00E759ED" w:rsidDel="00035EC8">
          <w:delText>9</w:delText>
        </w:r>
        <w:r w:rsidR="000210A1" w:rsidDel="00035EC8">
          <w:delText>.00c-bjj</w:delText>
        </w:r>
        <w:r w:rsidDel="00035EC8">
          <w:delText xml:space="preserve"> is distributed as both a 32-bit and 64-bit Windows application. However, the 64-bit application cannot run the MAP module. We are working to update the MAP </w:delText>
        </w:r>
        <w:r w:rsidR="00EA3ECC" w:rsidDel="00035EC8">
          <w:delText>DLL</w:delText>
        </w:r>
        <w:r w:rsidDel="00035EC8">
          <w:delText xml:space="preserve"> so that it does not depend on third-party libraries that are not supported in 64-bit Windows applications.</w:delText>
        </w:r>
      </w:del>
    </w:p>
    <w:p w:rsidR="0080639F" w:rsidRDefault="00AC7793" w:rsidP="007260CD">
      <w:pPr>
        <w:pStyle w:val="ListParagraph"/>
        <w:numPr>
          <w:ilvl w:val="0"/>
          <w:numId w:val="11"/>
        </w:numPr>
      </w:pPr>
      <w:r>
        <w:t>FAST v8.</w:t>
      </w:r>
      <w:del w:id="93" w:author="Bonnie Jonkman" w:date="2015-03-23T14:41:00Z">
        <w:r w:rsidDel="00035EC8">
          <w:delText>0</w:delText>
        </w:r>
        <w:r w:rsidR="00E759ED" w:rsidDel="00035EC8">
          <w:delText>9</w:delText>
        </w:r>
        <w:r w:rsidR="005B5316" w:rsidDel="00035EC8">
          <w:delText>.</w:delText>
        </w:r>
        <w:r w:rsidR="009C2307" w:rsidRPr="009C2307" w:rsidDel="00035EC8">
          <w:delText xml:space="preserve"> </w:delText>
        </w:r>
        <w:r w:rsidR="009C2307" w:rsidDel="00035EC8">
          <w:delText>00c</w:delText>
        </w:r>
      </w:del>
      <w:ins w:id="94" w:author="Bonnie Jonkman" w:date="2015-03-23T14:41:00Z">
        <w:r w:rsidR="00035EC8">
          <w:t>10.00a</w:t>
        </w:r>
      </w:ins>
      <w:r w:rsidR="009C2307">
        <w:t>-bjj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 xml:space="preserve">We have put our effort into getting the framework to work and </w:t>
      </w:r>
      <w:ins w:id="95" w:author="Bonnie Jonkman" w:date="2015-03-23T14:42:00Z">
        <w:r w:rsidR="00035EC8">
          <w:t>hope to</w:t>
        </w:r>
      </w:ins>
      <w:del w:id="96" w:author="Bonnie Jonkman" w:date="2015-03-23T14:42:00Z">
        <w:r w:rsidR="00435832" w:rsidDel="00035EC8">
          <w:delText>will</w:delText>
        </w:r>
      </w:del>
      <w:r w:rsidR="00435832">
        <w:t xml:space="preserve"> address computational efficiency later. We expect </w:t>
      </w:r>
      <w:del w:id="97" w:author="Bonnie Jonkman" w:date="2015-03-23T14:42:00Z">
        <w:r w:rsidR="00435832" w:rsidDel="00035EC8">
          <w:delText xml:space="preserve">great </w:delText>
        </w:r>
      </w:del>
      <w:r w:rsidR="00435832">
        <w:t>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 xml:space="preserve">The IceDyn and </w:t>
      </w:r>
      <w:del w:id="98" w:author="Bonnie Jonkman" w:date="2015-03-23T14:41:00Z">
        <w:r w:rsidDel="00035EC8">
          <w:delText xml:space="preserve">FEAMooring </w:delText>
        </w:r>
      </w:del>
      <w:proofErr w:type="spellStart"/>
      <w:ins w:id="99" w:author="Bonnie Jonkman" w:date="2015-03-23T14:41:00Z">
        <w:r w:rsidR="00035EC8">
          <w:t>MoorDyn</w:t>
        </w:r>
        <w:proofErr w:type="spellEnd"/>
        <w:r w:rsidR="00035EC8">
          <w:t xml:space="preserve"> </w:t>
        </w:r>
      </w:ins>
      <w:r>
        <w:t>modules are not complete in FAST v8.</w:t>
      </w:r>
      <w:del w:id="100" w:author="Bonnie Jonkman" w:date="2015-03-23T14:41:00Z">
        <w:r w:rsidDel="00035EC8">
          <w:delText>0</w:delText>
        </w:r>
        <w:r w:rsidR="00E759ED" w:rsidDel="00035EC8">
          <w:delText>9</w:delText>
        </w:r>
      </w:del>
      <w:proofErr w:type="gramStart"/>
      <w:ins w:id="101" w:author="Bonnie Jonkman" w:date="2015-03-23T14:41:00Z">
        <w:r w:rsidR="00035EC8">
          <w:t>10</w:t>
        </w:r>
      </w:ins>
      <w:r>
        <w:t>.00</w:t>
      </w:r>
      <w:proofErr w:type="gramEnd"/>
      <w:del w:id="102" w:author="Bonnie Jonkman" w:date="2015-03-23T14:41:00Z">
        <w:r w:rsidDel="00035EC8">
          <w:delText>c</w:delText>
        </w:r>
      </w:del>
      <w:ins w:id="103" w:author="Bonnie Jonkman" w:date="2015-03-23T14:41:00Z">
        <w:r w:rsidR="00035EC8">
          <w:t>a</w:t>
        </w:r>
      </w:ins>
      <w:r>
        <w:t>-bjj.</w:t>
      </w:r>
    </w:p>
    <w:p w:rsidR="006552FB" w:rsidRDefault="006552FB" w:rsidP="00992CCA">
      <w:pPr>
        <w:pStyle w:val="Heading1"/>
      </w:pPr>
      <w:bookmarkStart w:id="104" w:name="_Toc413698682"/>
      <w:r>
        <w:t>Future Work</w:t>
      </w:r>
      <w:bookmarkEnd w:id="104"/>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317AA0">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commentRangeStart w:id="105"/>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commentRangeEnd w:id="105"/>
      <w:r w:rsidR="00035EC8">
        <w:rPr>
          <w:rStyle w:val="CommentReference"/>
        </w:rPr>
        <w:commentReference w:id="105"/>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 xml:space="preserve">ElastoDyn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106" w:name="_Ref352670793"/>
      <w:bookmarkStart w:id="107" w:name="_Toc413698683"/>
      <w:proofErr w:type="gramStart"/>
      <w:r>
        <w:lastRenderedPageBreak/>
        <w:t>Converting to FAST v8.</w:t>
      </w:r>
      <w:proofErr w:type="gramEnd"/>
      <w:del w:id="108" w:author="Bonnie Jonkman" w:date="2015-03-23T14:43:00Z">
        <w:r w:rsidDel="00035EC8">
          <w:delText>0</w:delText>
        </w:r>
        <w:r w:rsidR="00E92541" w:rsidDel="00035EC8">
          <w:delText>9</w:delText>
        </w:r>
      </w:del>
      <w:ins w:id="109" w:author="Bonnie Jonkman" w:date="2015-03-23T14:43:00Z">
        <w:r w:rsidR="00035EC8">
          <w:t>10</w:t>
        </w:r>
      </w:ins>
      <w:proofErr w:type="gramStart"/>
      <w:r>
        <w:t>.x</w:t>
      </w:r>
      <w:bookmarkEnd w:id="106"/>
      <w:bookmarkEnd w:id="107"/>
      <w:proofErr w:type="gramEnd"/>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BA0751" w:rsidRPr="00BA0751">
        <w:t>Utilities\</w:t>
      </w:r>
      <w:proofErr w:type="spellStart"/>
      <w:r w:rsidR="00BA0751" w:rsidRPr="00BA0751">
        <w:t>SimulationToolbox</w:t>
      </w:r>
      <w:proofErr w:type="spellEnd"/>
      <w:r w:rsidR="00BA0751" w:rsidRPr="00BA0751">
        <w:t>\</w:t>
      </w:r>
      <w:proofErr w:type="spellStart"/>
      <w:r w:rsidR="00BA0751" w:rsidRPr="00BA0751">
        <w:t>ConvertFASTVersions</w:t>
      </w:r>
      <w:proofErr w:type="spellEnd"/>
      <w:r w:rsidR="00BA0751" w:rsidRPr="00BA0751">
        <w:t>\</w:t>
      </w:r>
      <w:proofErr w:type="spellStart"/>
      <w:r w:rsidR="00BA0751" w:rsidRPr="00BA0751">
        <w:t>TemplateFiles</w:t>
      </w:r>
      <w:proofErr w:type="spellEnd"/>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317AA0">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317AA0">
        <w:t>Certification Tests</w:t>
      </w:r>
      <w:r>
        <w:fldChar w:fldCharType="end"/>
      </w:r>
      <w:r>
        <w:t>” section of this document for descriptions.</w:t>
      </w:r>
    </w:p>
    <w:p w:rsidR="00214A47" w:rsidRDefault="00214A47" w:rsidP="005847A9">
      <w:pPr>
        <w:pStyle w:val="Heading2"/>
      </w:pPr>
      <w:bookmarkStart w:id="110" w:name="_Toc413698684"/>
      <w:r>
        <w:t>Summary of Changes to Inputs</w:t>
      </w:r>
      <w:bookmarkEnd w:id="110"/>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5A2B54" w:rsidRDefault="005A2B54" w:rsidP="005A2B54">
      <w:pPr>
        <w:pStyle w:val="Heading3"/>
      </w:pPr>
      <w:r>
        <w:t>Changes in FAST v8.10.00a-bjj</w:t>
      </w:r>
    </w:p>
    <w:p w:rsidR="00D540B3" w:rsidRDefault="005A2B54">
      <w:pPr>
        <w:rPr>
          <w:ins w:id="111" w:author="Bonnie Jonkman" w:date="2015-03-14T15:12:00Z"/>
        </w:rPr>
        <w:pPrChange w:id="112" w:author="Bonnie Jonkman" w:date="2015-03-09T21:51:00Z">
          <w:pPr>
            <w:pStyle w:val="Heading3"/>
          </w:pPr>
        </w:pPrChange>
      </w:pPr>
      <w:r>
        <w:t xml:space="preserve">The primary input file of FAST v8.10.00a-bjj </w:t>
      </w:r>
      <w:r w:rsidR="00100AB0">
        <w:t>is the same as that of FAST v8.09.00a-</w:t>
      </w:r>
      <w:proofErr w:type="gramStart"/>
      <w:r w:rsidR="00100AB0">
        <w:t>bjj</w:t>
      </w:r>
      <w:ins w:id="113" w:author="Bonnie Jonkman" w:date="2015-03-14T15:12:00Z">
        <w:r w:rsidR="00D540B3">
          <w:t>,</w:t>
        </w:r>
        <w:proofErr w:type="gramEnd"/>
        <w:r w:rsidR="00D540B3">
          <w:t xml:space="preserve"> however</w:t>
        </w:r>
      </w:ins>
      <w:del w:id="114" w:author="Bonnie Jonkman" w:date="2015-03-14T15:12:00Z">
        <w:r w:rsidR="00100AB0" w:rsidDel="00D540B3">
          <w:delText xml:space="preserve">. </w:delText>
        </w:r>
      </w:del>
      <w:ins w:id="115" w:author="Bonnie Jonkman" w:date="2015-03-14T15:12:00Z">
        <w:r w:rsidR="00D540B3">
          <w:t xml:space="preserve"> the input files for the MAP and ServoDyn modules have been modified.</w:t>
        </w:r>
      </w:ins>
    </w:p>
    <w:p w:rsidR="005A2B54" w:rsidRDefault="00503806">
      <w:pPr>
        <w:pPrChange w:id="116" w:author="Bonnie Jonkman" w:date="2015-03-09T21:51:00Z">
          <w:pPr>
            <w:pStyle w:val="Heading3"/>
          </w:pPr>
        </w:pPrChange>
      </w:pPr>
      <w:r>
        <w:t>The following differences occur in the primary input file of the ServoDyn module:</w:t>
      </w:r>
    </w:p>
    <w:p w:rsidR="00100AB0" w:rsidRDefault="00685372">
      <w:pPr>
        <w:pStyle w:val="ListParagraph"/>
        <w:numPr>
          <w:ilvl w:val="0"/>
          <w:numId w:val="3"/>
        </w:numPr>
        <w:pPrChange w:id="117" w:author="Bonnie Jonkman" w:date="2015-03-09T21:55:00Z">
          <w:pPr>
            <w:pStyle w:val="Heading3"/>
          </w:pPr>
        </w:pPrChange>
      </w:pPr>
      <w:ins w:id="118" w:author="Bonnie Jonkman" w:date="2015-03-09T21:57:00Z">
        <w:r>
          <w:t xml:space="preserve">A tuned-mass damper </w:t>
        </w:r>
      </w:ins>
      <w:ins w:id="119" w:author="Bonnie Jonkman" w:date="2015-03-09T22:07:00Z">
        <w:r w:rsidR="00C41DFA">
          <w:t xml:space="preserve">section </w:t>
        </w:r>
      </w:ins>
      <w:ins w:id="120" w:author="Bonnie Jonkman" w:date="2015-03-09T21:57:00Z">
        <w:r>
          <w:t xml:space="preserve">has been added. </w:t>
        </w:r>
      </w:ins>
      <w:ins w:id="121" w:author="Bonnie Jonkman" w:date="2015-03-09T22:08:00Z">
        <w:r w:rsidR="00C41DFA">
          <w:t xml:space="preserve">A new </w:t>
        </w:r>
      </w:ins>
      <w:ins w:id="122" w:author="Bonnie Jonkman" w:date="2015-03-09T21:57:00Z">
        <w:r>
          <w:t>comment line</w:t>
        </w:r>
      </w:ins>
      <w:ins w:id="123" w:author="Bonnie Jonkman" w:date="2015-03-09T22:08:00Z">
        <w:r w:rsidR="00C41DFA">
          <w:t xml:space="preserve"> and</w:t>
        </w:r>
      </w:ins>
      <w:ins w:id="124" w:author="Bonnie Jonkman" w:date="2015-03-09T21:57:00Z">
        <w:r>
          <w:t xml:space="preserve"> </w:t>
        </w:r>
      </w:ins>
      <w:del w:id="125" w:author="Bonnie Jonkman" w:date="2015-03-09T21:58:00Z">
        <w:r w:rsidR="00100AB0" w:rsidDel="00685372">
          <w:delText xml:space="preserve">The ServoDyn module has </w:delText>
        </w:r>
      </w:del>
      <w:r w:rsidR="00100AB0">
        <w:t>two additional inputs for the nacelle tuned-mass damper</w:t>
      </w:r>
      <w:ins w:id="126" w:author="Bonnie Jonkman" w:date="2015-03-09T22:08:00Z">
        <w:r w:rsidR="00C41DFA" w:rsidRPr="00C41DFA">
          <w:t xml:space="preserve"> </w:t>
        </w:r>
        <w:r w:rsidR="00C41DFA">
          <w:t>have been added</w:t>
        </w:r>
      </w:ins>
      <w:r w:rsidR="00100AB0">
        <w:t>:</w:t>
      </w:r>
      <w:r w:rsidR="0064763A">
        <w:t xml:space="preserve"> </w:t>
      </w:r>
      <w:proofErr w:type="spellStart"/>
      <w:r w:rsidR="0064763A" w:rsidRPr="00685372">
        <w:rPr>
          <w:b/>
          <w:rPrChange w:id="127" w:author="Bonnie Jonkman" w:date="2015-03-09T21:58:00Z">
            <w:rPr>
              <w:bCs w:val="0"/>
            </w:rPr>
          </w:rPrChange>
        </w:rPr>
        <w:t>CompNTMD</w:t>
      </w:r>
      <w:proofErr w:type="spellEnd"/>
      <w:r w:rsidR="0064763A">
        <w:t xml:space="preserve"> and </w:t>
      </w:r>
      <w:proofErr w:type="spellStart"/>
      <w:r w:rsidR="0064763A" w:rsidRPr="00685372">
        <w:rPr>
          <w:b/>
          <w:rPrChange w:id="128" w:author="Bonnie Jonkman" w:date="2015-03-09T21:58:00Z">
            <w:rPr>
              <w:b w:val="0"/>
              <w:bCs w:val="0"/>
            </w:rPr>
          </w:rPrChange>
        </w:rPr>
        <w:t>NTMD</w:t>
      </w:r>
      <w:del w:id="129" w:author="Bonnie Jonkman" w:date="2015-03-09T21:58:00Z">
        <w:r w:rsidR="0064763A" w:rsidRPr="00685372" w:rsidDel="00685372">
          <w:rPr>
            <w:b/>
            <w:rPrChange w:id="130" w:author="Bonnie Jonkman" w:date="2015-03-09T21:58:00Z">
              <w:rPr>
                <w:b w:val="0"/>
                <w:bCs w:val="0"/>
              </w:rPr>
            </w:rPrChange>
          </w:rPr>
          <w:delText>F</w:delText>
        </w:r>
      </w:del>
      <w:ins w:id="131" w:author="Bonnie Jonkman" w:date="2015-03-09T21:58:00Z">
        <w:r>
          <w:rPr>
            <w:b/>
          </w:rPr>
          <w:t>f</w:t>
        </w:r>
      </w:ins>
      <w:r w:rsidR="0064763A" w:rsidRPr="00685372">
        <w:rPr>
          <w:b/>
          <w:rPrChange w:id="132" w:author="Bonnie Jonkman" w:date="2015-03-09T21:58:00Z">
            <w:rPr>
              <w:b w:val="0"/>
              <w:bCs w:val="0"/>
            </w:rPr>
          </w:rPrChange>
        </w:rPr>
        <w:t>ile</w:t>
      </w:r>
      <w:proofErr w:type="spellEnd"/>
      <w:r w:rsidR="00503806" w:rsidRPr="00503806">
        <w:t>.</w:t>
      </w:r>
      <w:del w:id="133" w:author="Bonnie Jonkman" w:date="2015-03-09T21:58:00Z">
        <w:r w:rsidR="00503806" w:rsidDel="00E34664">
          <w:delText xml:space="preserve"> There is also an additional comment line for this section.</w:delText>
        </w:r>
      </w:del>
    </w:p>
    <w:p w:rsidR="00503806" w:rsidRDefault="00503806">
      <w:pPr>
        <w:pStyle w:val="ListParagraph"/>
        <w:numPr>
          <w:ilvl w:val="0"/>
          <w:numId w:val="3"/>
        </w:numPr>
        <w:pPrChange w:id="134" w:author="Bonnie Jonkman" w:date="2015-03-09T21:56:00Z">
          <w:pPr>
            <w:pStyle w:val="Heading3"/>
          </w:pPr>
        </w:pPrChange>
      </w:pPr>
      <w:r>
        <w:t xml:space="preserve">Switches for control modes </w:t>
      </w:r>
      <w:proofErr w:type="spellStart"/>
      <w:ins w:id="135" w:author="Bonnie Jonkman" w:date="2015-03-09T21:59:00Z">
        <w:r w:rsidR="00C9142A">
          <w:rPr>
            <w:b/>
          </w:rPr>
          <w:t>PCMode</w:t>
        </w:r>
        <w:proofErr w:type="spellEnd"/>
        <w:r w:rsidR="00C9142A">
          <w:t xml:space="preserve">, </w:t>
        </w:r>
        <w:proofErr w:type="spellStart"/>
        <w:r w:rsidR="00C9142A">
          <w:rPr>
            <w:b/>
          </w:rPr>
          <w:t>VSContrl</w:t>
        </w:r>
        <w:proofErr w:type="spellEnd"/>
        <w:r w:rsidR="00C9142A">
          <w:t>,</w:t>
        </w:r>
      </w:ins>
      <w:ins w:id="136" w:author="Bonnie Jonkman" w:date="2015-03-09T22:04:00Z">
        <w:r w:rsidR="00C9142A">
          <w:t xml:space="preserve"> </w:t>
        </w:r>
      </w:ins>
      <w:proofErr w:type="spellStart"/>
      <w:ins w:id="137" w:author="Bonnie Jonkman" w:date="2015-03-09T21:59:00Z">
        <w:r w:rsidR="00C9142A">
          <w:rPr>
            <w:b/>
          </w:rPr>
          <w:t>GenModel</w:t>
        </w:r>
        <w:proofErr w:type="spellEnd"/>
        <w:r w:rsidR="00C9142A">
          <w:t xml:space="preserve">, </w:t>
        </w:r>
      </w:ins>
      <w:proofErr w:type="spellStart"/>
      <w:ins w:id="138" w:author="Bonnie Jonkman" w:date="2015-03-09T22:00:00Z">
        <w:r w:rsidR="00C9142A">
          <w:rPr>
            <w:b/>
          </w:rPr>
          <w:t>HSSBrMode</w:t>
        </w:r>
        <w:proofErr w:type="spellEnd"/>
        <w:r w:rsidR="00C9142A">
          <w:t xml:space="preserve">, and </w:t>
        </w:r>
        <w:proofErr w:type="spellStart"/>
        <w:r w:rsidR="00C9142A">
          <w:rPr>
            <w:b/>
          </w:rPr>
          <w:t>YCMode</w:t>
        </w:r>
      </w:ins>
      <w:proofErr w:type="spellEnd"/>
      <w:ins w:id="139" w:author="Bonnie Jonkman" w:date="2015-03-09T21:59:00Z">
        <w:r w:rsidR="00C9142A">
          <w:t xml:space="preserve"> </w:t>
        </w:r>
      </w:ins>
      <w:r>
        <w:t>have been standardized to the following</w:t>
      </w:r>
      <w:ins w:id="140" w:author="Bonnie Jonkman" w:date="2015-03-09T22:09:00Z">
        <w:r w:rsidR="0004326B">
          <w:t xml:space="preserve"> (note that not all switches are valid options for each control modes</w:t>
        </w:r>
      </w:ins>
      <w:ins w:id="141" w:author="Bonnie Jonkman" w:date="2015-03-09T22:10:00Z">
        <w:r w:rsidR="00F86A33">
          <w:t>; see comments in sample input files</w:t>
        </w:r>
      </w:ins>
      <w:ins w:id="142" w:author="Bonnie Jonkman" w:date="2015-03-09T22:09:00Z">
        <w:r w:rsidR="0004326B">
          <w:t>)</w:t>
        </w:r>
      </w:ins>
      <w:r>
        <w:t>:</w:t>
      </w:r>
    </w:p>
    <w:tbl>
      <w:tblPr>
        <w:tblStyle w:val="MediumList1-Accent1"/>
        <w:tblW w:w="0" w:type="auto"/>
        <w:tblInd w:w="828" w:type="dxa"/>
        <w:tblLook w:val="04A0" w:firstRow="1" w:lastRow="0" w:firstColumn="1" w:lastColumn="0" w:noHBand="0" w:noVBand="1"/>
      </w:tblPr>
      <w:tblGrid>
        <w:gridCol w:w="3132"/>
        <w:gridCol w:w="3618"/>
      </w:tblGrid>
      <w:tr w:rsidR="00685372" w:rsidTr="00904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Default="00685372" w:rsidP="00904A93">
            <w:pPr>
              <w:jc w:val="center"/>
            </w:pPr>
            <w:r>
              <w:t>Control Mode</w:t>
            </w:r>
          </w:p>
        </w:tc>
        <w:tc>
          <w:tcPr>
            <w:tcW w:w="3618" w:type="dxa"/>
          </w:tcPr>
          <w:p w:rsidR="00685372" w:rsidRPr="00BE4686" w:rsidRDefault="00685372" w:rsidP="00904A93">
            <w:pPr>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rsidTr="00904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0</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None (no control)</w:t>
            </w:r>
          </w:p>
        </w:tc>
      </w:tr>
      <w:tr w:rsidR="00685372" w:rsidTr="00904A93">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1</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Simple built-in model</w:t>
            </w:r>
          </w:p>
        </w:tc>
      </w:tr>
      <w:tr w:rsidR="00685372" w:rsidTr="00904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2</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Advanced built-in model</w:t>
            </w:r>
          </w:p>
        </w:tc>
      </w:tr>
      <w:tr w:rsidR="00685372" w:rsidTr="00904A93">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3</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rsidTr="00904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4</w:t>
            </w:r>
          </w:p>
        </w:tc>
        <w:tc>
          <w:tcPr>
            <w:tcW w:w="3618" w:type="dxa"/>
          </w:tcPr>
          <w:p w:rsidR="00685372" w:rsidRDefault="00C9142A" w:rsidP="00C9142A">
            <w:pPr>
              <w:cnfStyle w:val="000000100000" w:firstRow="0" w:lastRow="0" w:firstColumn="0" w:lastColumn="0" w:oddVBand="0" w:evenVBand="0" w:oddHBand="1" w:evenHBand="0" w:firstRowFirstColumn="0" w:firstRowLastColumn="0" w:lastRowFirstColumn="0" w:lastRowLastColumn="0"/>
            </w:pPr>
            <w:r>
              <w:t>User-defined from Simulink/</w:t>
            </w:r>
            <w:del w:id="143" w:author="Bonnie Jonkman" w:date="2015-03-09T22:05:00Z">
              <w:r w:rsidDel="00C9142A">
                <w:delText>Labview</w:delText>
              </w:r>
            </w:del>
            <w:ins w:id="144" w:author="Bonnie Jonkman" w:date="2015-03-09T22:05:00Z">
              <w:r>
                <w:t>LabVIEW</w:t>
              </w:r>
              <w:r>
                <w:rPr>
                  <w:rStyle w:val="FootnoteReference"/>
                </w:rPr>
                <w:footnoteReference w:id="9"/>
              </w:r>
            </w:ins>
          </w:p>
        </w:tc>
      </w:tr>
      <w:tr w:rsidR="00685372" w:rsidTr="00904A93">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904A93">
            <w:pPr>
              <w:jc w:val="center"/>
              <w:rPr>
                <w:b w:val="0"/>
              </w:rPr>
            </w:pPr>
            <w:r>
              <w:rPr>
                <w:b w:val="0"/>
              </w:rPr>
              <w:t>5</w:t>
            </w:r>
          </w:p>
        </w:tc>
        <w:tc>
          <w:tcPr>
            <w:tcW w:w="3618" w:type="dxa"/>
          </w:tcPr>
          <w:p w:rsidR="00685372" w:rsidRDefault="00C9142A" w:rsidP="00C9142A">
            <w:pPr>
              <w:cnfStyle w:val="000000000000" w:firstRow="0" w:lastRow="0" w:firstColumn="0" w:lastColumn="0" w:oddVBand="0" w:evenVBand="0" w:oddHBand="0" w:evenHBand="0" w:firstRowFirstColumn="0" w:firstRowLastColumn="0" w:lastRowFirstColumn="0" w:lastRowLastColumn="0"/>
            </w:pPr>
            <w:r>
              <w:t>User-defined from Bladed-style DLL</w:t>
            </w:r>
          </w:p>
        </w:tc>
      </w:tr>
    </w:tbl>
    <w:p w:rsidR="00685372" w:rsidRPr="00503806" w:rsidRDefault="00D540B3">
      <w:pPr>
        <w:pPrChange w:id="146" w:author="Bonnie Jonkman" w:date="2015-03-14T15:13:00Z">
          <w:pPr>
            <w:pStyle w:val="ListParagraph"/>
            <w:numPr>
              <w:numId w:val="3"/>
            </w:numPr>
            <w:ind w:hanging="360"/>
          </w:pPr>
        </w:pPrChange>
      </w:pPr>
      <w:ins w:id="147" w:author="Bonnie Jonkman" w:date="2015-03-14T15:13:00Z">
        <w:r>
          <w:br/>
          <w:t>The MAP input file: different units and different switches</w:t>
        </w:r>
      </w:ins>
    </w:p>
    <w:p w:rsidR="00E759ED" w:rsidRDefault="00E759ED" w:rsidP="00E759ED">
      <w:pPr>
        <w:pStyle w:val="Heading3"/>
      </w:pPr>
      <w:r>
        <w:t>Changes in FAST v8.09.00</w:t>
      </w:r>
      <w:r w:rsidR="005A2B54">
        <w:t>a</w:t>
      </w:r>
      <w:r>
        <w:t>-bjj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lastRenderedPageBreak/>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rsidR="00BA0751" w:rsidRDefault="00BA0751" w:rsidP="00BA0751">
      <w:pPr>
        <w:pStyle w:val="ListParagraph"/>
        <w:numPr>
          <w:ilvl w:val="0"/>
          <w:numId w:val="3"/>
        </w:numPr>
      </w:pPr>
      <w:proofErr w:type="spellStart"/>
      <w:r>
        <w:lastRenderedPageBreak/>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317AA0">
        <w:t>Variables Specified in the FAST Primary Input File</w:t>
      </w:r>
      <w:r w:rsidR="00813432">
        <w:fldChar w:fldCharType="end"/>
      </w:r>
      <w:r w:rsidR="00813432">
        <w:t xml:space="preserve"> Section above</w:t>
      </w:r>
      <w:r>
        <w:t>.</w:t>
      </w:r>
    </w:p>
    <w:p w:rsidR="006552FB" w:rsidRDefault="00AE3A86" w:rsidP="005847A9">
      <w:pPr>
        <w:pStyle w:val="Heading2"/>
      </w:pPr>
      <w:bookmarkStart w:id="148" w:name="_Ref391845139"/>
      <w:bookmarkStart w:id="149" w:name="_Ref391845887"/>
      <w:bookmarkStart w:id="150" w:name="_Toc413698685"/>
      <w:r>
        <w:t xml:space="preserve">MATLAB </w:t>
      </w:r>
      <w:r w:rsidR="00583AAD">
        <w:t>Conversion Script</w:t>
      </w:r>
      <w:bookmarkEnd w:id="148"/>
      <w:r w:rsidR="00F1616B">
        <w:t>s</w:t>
      </w:r>
      <w:bookmarkEnd w:id="149"/>
      <w:bookmarkEnd w:id="150"/>
    </w:p>
    <w:p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8.0</w:t>
      </w:r>
      <w:r w:rsidR="00754E0F">
        <w:t>3</w:t>
      </w:r>
      <w:r>
        <w:t>.0</w:t>
      </w:r>
      <w:r w:rsidR="00754E0F">
        <w:t>2b</w:t>
      </w:r>
      <w:r>
        <w:t>-bjj input files</w:t>
      </w:r>
      <w:r w:rsidR="005248A0">
        <w:t xml:space="preserve"> to FAST v8.</w:t>
      </w:r>
      <w:del w:id="151" w:author="Bonnie Jonkman" w:date="2015-03-23T14:43:00Z">
        <w:r w:rsidR="005248A0" w:rsidDel="00035EC8">
          <w:delText>0</w:delText>
        </w:r>
        <w:r w:rsidR="004066D9" w:rsidDel="00035EC8">
          <w:delText>9</w:delText>
        </w:r>
      </w:del>
      <w:ins w:id="152" w:author="Bonnie Jonkman" w:date="2015-03-23T14:43:00Z">
        <w:r w:rsidR="00035EC8">
          <w:t>10</w:t>
        </w:r>
      </w:ins>
      <w:r w:rsidR="005248A0">
        <w:t>.00</w:t>
      </w:r>
      <w:r w:rsidR="004066D9">
        <w:t>a</w:t>
      </w:r>
      <w:r w:rsidR="005248A0">
        <w:t>-bjj</w:t>
      </w:r>
      <w:r>
        <w:t>.</w:t>
      </w:r>
      <w:r w:rsidR="002C779E">
        <w:t xml:space="preserve"> </w:t>
      </w:r>
      <w:proofErr w:type="gramStart"/>
      <w:r w:rsidR="00F35ABA">
        <w:t>The</w:t>
      </w:r>
      <w:proofErr w:type="gramEnd"/>
      <w:r w:rsidR="00F35ABA">
        <w:t xml:space="preserve"> files you will need are included in the Simulation Toolbox, located in this directory of the FAST archive: </w:t>
      </w:r>
      <w:ins w:id="153" w:author="Bonnie Jonkman" w:date="2015-03-23T14:43:00Z">
        <w:r w:rsidR="00035EC8">
          <w:t>&lt;FAST 8&gt;\</w:t>
        </w:r>
      </w:ins>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An example showing how we converted the NREL CertTest input files for use with FAST v8.0</w:t>
      </w:r>
      <w:r w:rsidR="004066D9">
        <w:t>9</w:t>
      </w:r>
      <w:r>
        <w:t>.0</w:t>
      </w:r>
      <w:r w:rsidR="00DC6217">
        <w:t>0</w:t>
      </w:r>
      <w:r w:rsidR="004066D9">
        <w:t>a</w:t>
      </w:r>
      <w:r>
        <w:t>-bjj is included in the FAST archive:</w:t>
      </w:r>
      <w:ins w:id="154" w:author="Bonnie Jonkman" w:date="2015-03-23T14:44:00Z">
        <w:r w:rsidR="00035EC8">
          <w:t>&lt;FAST 8&gt;\</w:t>
        </w:r>
      </w:ins>
      <w:del w:id="155" w:author="Bonnie Jonkman" w:date="2015-03-23T14:44:00Z">
        <w:r w:rsidDel="00035EC8">
          <w:delText xml:space="preserve"> </w:delText>
        </w:r>
      </w:del>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A670F6" w:rsidRDefault="0051119D" w:rsidP="0051119D">
      <w:r>
        <w:lastRenderedPageBreak/>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317AA0">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10"/>
      </w:r>
      <w:r w:rsidR="00E20484">
        <w:t xml:space="preserve"> input files.</w:t>
      </w:r>
    </w:p>
    <w:p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rsidR="002C779E" w:rsidRDefault="00CE2DA4" w:rsidP="00992CCA">
      <w:pPr>
        <w:pStyle w:val="Heading1"/>
      </w:pPr>
      <w:bookmarkStart w:id="156" w:name="_Ref412121277"/>
      <w:bookmarkStart w:id="157" w:name="_Toc413698686"/>
      <w:r>
        <w:t>Compiling</w:t>
      </w:r>
      <w:bookmarkEnd w:id="156"/>
      <w:bookmarkEnd w:id="157"/>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ins w:id="158" w:author="Bonnie Jonkman" w:date="2015-03-23T14:44:00Z">
        <w:r w:rsidR="00035EC8">
          <w:t xml:space="preserve"> Note that if you are running on Windows® and are not changing source code, you should not have to recompile the code. Use the binaries</w:t>
        </w:r>
      </w:ins>
      <w:ins w:id="159" w:author="Bonnie Jonkman" w:date="2015-03-23T14:45:00Z">
        <w:r w:rsidR="00035EC8">
          <w:t xml:space="preserve"> distributed</w:t>
        </w:r>
      </w:ins>
      <w:bookmarkStart w:id="160" w:name="_GoBack"/>
      <w:bookmarkEnd w:id="160"/>
      <w:ins w:id="161" w:author="Bonnie Jonkman" w:date="2015-03-23T14:44:00Z">
        <w:r w:rsidR="00035EC8">
          <w:t xml:space="preserve"> </w:t>
        </w:r>
      </w:ins>
      <w:ins w:id="162" w:author="Bonnie Jonkman" w:date="2015-03-23T14:45:00Z">
        <w:r w:rsidR="00035EC8">
          <w:t>in the &lt;FAST 8&gt;\bin folder.</w:t>
        </w:r>
      </w:ins>
    </w:p>
    <w:p w:rsidR="00062F6C" w:rsidRDefault="00062F6C" w:rsidP="00062F6C">
      <w:r>
        <w:lastRenderedPageBreak/>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w:t>
      </w:r>
      <w:proofErr w:type="gramStart"/>
      <w:r>
        <w:t>renamed</w:t>
      </w:r>
      <w:proofErr w:type="gramEnd"/>
      <w:r>
        <w:t xml:space="preserve">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163" w:name="_Toc413698687"/>
      <w:r>
        <w:t>Running FAST v8.</w:t>
      </w:r>
      <w:r w:rsidR="00DC6859">
        <w:t>10</w:t>
      </w:r>
      <w:r w:rsidR="0051119D">
        <w:t>.00</w:t>
      </w:r>
      <w:r>
        <w:t>a</w:t>
      </w:r>
      <w:r w:rsidR="0051119D">
        <w:t>-bjj</w:t>
      </w:r>
      <w:bookmarkEnd w:id="163"/>
    </w:p>
    <w:p w:rsidR="0051119D" w:rsidRDefault="0051119D" w:rsidP="0051119D">
      <w:r>
        <w:t>FAST v8.</w:t>
      </w:r>
      <w:r w:rsidR="00DC6859">
        <w:t>10</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rsidRPr="00EA3ECC">
        <w:rPr>
          <w:i/>
        </w:rPr>
        <w:t>makefile</w:t>
      </w:r>
      <w:proofErr w:type="spellEnd"/>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rsidR="00DC658B" w:rsidRDefault="00DC658B" w:rsidP="00DC658B">
      <w:r>
        <w:lastRenderedPageBreak/>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rsidR="00DC658B" w:rsidRDefault="00DC658B" w:rsidP="007D7E91">
      <w:pPr>
        <w:pStyle w:val="SourceCode"/>
      </w:pPr>
      <w:r>
        <w:t xml:space="preserve">C:\&gt;cd </w:t>
      </w:r>
      <w:proofErr w:type="spellStart"/>
      <w:r>
        <w:t>FileLocation</w:t>
      </w:r>
      <w:proofErr w:type="spellEnd"/>
    </w:p>
    <w:p w:rsidR="00DC658B" w:rsidRDefault="00DC658B" w:rsidP="007D7E91">
      <w:pPr>
        <w:pStyle w:val="SourceCode"/>
      </w:pPr>
      <w:r>
        <w:t>C:\FileLocation&gt; FAST</w:t>
      </w:r>
      <w:r w:rsidR="007D7E91">
        <w:t>_Win32</w:t>
      </w:r>
      <w:r>
        <w:t xml:space="preserve"> </w:t>
      </w:r>
      <w:proofErr w:type="spellStart"/>
      <w:r>
        <w:t>Input.fst</w:t>
      </w:r>
      <w:proofErr w:type="spellEnd"/>
    </w:p>
    <w:p w:rsidR="00DC658B" w:rsidRDefault="00DC658B" w:rsidP="00DC658B">
      <w:r>
        <w:t>The syntax is the same for different input files. Simply change “</w:t>
      </w:r>
      <w:proofErr w:type="spellStart"/>
      <w:r>
        <w:t>Input.fst</w:t>
      </w:r>
      <w:proofErr w:type="spellEnd"/>
      <w:r>
        <w: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4" w:history="1">
        <w:r w:rsidR="00DC6859">
          <w:rPr>
            <w:rStyle w:val="Hyperlink"/>
          </w:rPr>
          <w:t>Installing NWTC CAE Tools on PCs Running Windows®</w:t>
        </w:r>
      </w:hyperlink>
      <w:r>
        <w:t>.</w:t>
      </w:r>
    </w:p>
    <w:p w:rsidR="00D0774B" w:rsidRDefault="00D0774B" w:rsidP="00D0774B">
      <w:pPr>
        <w:pStyle w:val="Heading1"/>
      </w:pPr>
      <w:bookmarkStart w:id="164" w:name="_Toc413698688"/>
      <w:bookmarkStart w:id="165" w:name="_Ref413700469"/>
      <w:r>
        <w:t>FAST v8 Interface to Simulink</w:t>
      </w:r>
      <w:bookmarkEnd w:id="164"/>
      <w:bookmarkEnd w:id="165"/>
    </w:p>
    <w:p w:rsidR="008D29CA" w:rsidRPr="008D29CA" w:rsidRDefault="008D29CA" w:rsidP="008233CD">
      <w:r>
        <w:t>FAST v8 has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rsidR="00CD44DA" w:rsidRDefault="00CD44DA" w:rsidP="00CD44DA">
      <w:pPr>
        <w:pStyle w:val="Heading2"/>
        <w:rPr>
          <w:ins w:id="166" w:author="Bonnie Jonkman" w:date="2015-02-25T14:47:00Z"/>
        </w:rPr>
      </w:pPr>
      <w:bookmarkStart w:id="167" w:name="_Toc413698689"/>
      <w:bookmarkStart w:id="168" w:name="_Ref412115319"/>
      <w:ins w:id="169" w:author="Bonnie Jonkman" w:date="2015-02-25T14:46:00Z">
        <w:r>
          <w:t xml:space="preserve">Major Changes </w:t>
        </w:r>
      </w:ins>
      <w:proofErr w:type="gramStart"/>
      <w:ins w:id="170" w:author="Bonnie Jonkman" w:date="2015-02-25T14:47:00Z">
        <w:r>
          <w:t>B</w:t>
        </w:r>
      </w:ins>
      <w:ins w:id="171" w:author="Bonnie Jonkman" w:date="2015-02-25T14:46:00Z">
        <w:r>
          <w:t>etween</w:t>
        </w:r>
        <w:proofErr w:type="gramEnd"/>
        <w:r>
          <w:t xml:space="preserve"> the FAST v7 and v8 Interfaces to Simulink</w:t>
        </w:r>
      </w:ins>
      <w:bookmarkEnd w:id="167"/>
    </w:p>
    <w:p w:rsidR="00CD44DA" w:rsidRDefault="00CD44DA" w:rsidP="00CD44DA">
      <w:pPr>
        <w:pStyle w:val="ListParagraph"/>
        <w:numPr>
          <w:ilvl w:val="0"/>
          <w:numId w:val="26"/>
        </w:numPr>
        <w:rPr>
          <w:ins w:id="172" w:author="Bonnie Jonkman" w:date="2015-02-25T14:47:00Z"/>
        </w:rPr>
      </w:pPr>
      <w:ins w:id="173" w:author="Bonnie Jonkman" w:date="2015-02-25T14:47:00Z">
        <w:r>
          <w:t>Simulink no longer integrates the FAST states, which are now included in the FAST library.</w:t>
        </w:r>
      </w:ins>
    </w:p>
    <w:p w:rsidR="00985CF5" w:rsidRDefault="00985CF5" w:rsidP="00985CF5">
      <w:pPr>
        <w:pStyle w:val="ListParagraph"/>
        <w:numPr>
          <w:ilvl w:val="0"/>
          <w:numId w:val="26"/>
        </w:numPr>
        <w:rPr>
          <w:ins w:id="174" w:author="Bonnie Jonkman" w:date="2015-02-26T09:10:00Z"/>
        </w:rPr>
      </w:pPr>
      <w:ins w:id="175" w:author="Bonnie Jonkman" w:date="2015-02-26T09:10:00Z">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ins>
    </w:p>
    <w:p w:rsidR="00985CF5" w:rsidRPr="00CD44DA" w:rsidRDefault="00985CF5" w:rsidP="00985CF5">
      <w:pPr>
        <w:pStyle w:val="ListParagraph"/>
        <w:numPr>
          <w:ilvl w:val="0"/>
          <w:numId w:val="26"/>
        </w:numPr>
        <w:rPr>
          <w:ins w:id="176" w:author="Bonnie Jonkman" w:date="2015-02-26T09:10:00Z"/>
        </w:rPr>
      </w:pPr>
      <w:proofErr w:type="spellStart"/>
      <w:ins w:id="177" w:author="Bonnie Jonkman" w:date="2015-02-26T09:10:00Z">
        <w:r>
          <w:t>FAST_SFunc</w:t>
        </w:r>
        <w:proofErr w:type="spellEnd"/>
        <w:r>
          <w:t xml:space="preserve"> no longer reads variables from the MATLAB workspace.</w:t>
        </w:r>
      </w:ins>
    </w:p>
    <w:p w:rsidR="00CD44DA" w:rsidRDefault="00CD44DA" w:rsidP="00CD44DA">
      <w:pPr>
        <w:pStyle w:val="ListParagraph"/>
        <w:numPr>
          <w:ilvl w:val="0"/>
          <w:numId w:val="26"/>
        </w:numPr>
        <w:rPr>
          <w:ins w:id="178" w:author="Bonnie Jonkman" w:date="2015-02-25T14:48:00Z"/>
        </w:rPr>
      </w:pPr>
      <w:ins w:id="179" w:author="Bonnie Jonkman" w:date="2015-02-25T14:47:00Z">
        <w:r>
          <w:t>The blade and tower initial conditions</w:t>
        </w:r>
      </w:ins>
      <w:ins w:id="180" w:author="Bonnie Jonkman" w:date="2015-02-26T09:01:00Z">
        <w:r w:rsidR="00DE4D91">
          <w:t xml:space="preserve"> (</w:t>
        </w:r>
        <w:proofErr w:type="spellStart"/>
        <w:r w:rsidR="00DE4D91">
          <w:t>ElastoDyn’s</w:t>
        </w:r>
        <w:proofErr w:type="spellEnd"/>
        <w:r w:rsidR="00DE4D91">
          <w:t xml:space="preserve"> </w:t>
        </w:r>
        <w:proofErr w:type="spellStart"/>
        <w:r w:rsidR="00DE4D91">
          <w:rPr>
            <w:i/>
          </w:rPr>
          <w:t>IPDefl</w:t>
        </w:r>
        <w:proofErr w:type="spellEnd"/>
        <w:r w:rsidR="00DE4D91">
          <w:rPr>
            <w:i/>
          </w:rPr>
          <w:t xml:space="preserve">, </w:t>
        </w:r>
        <w:proofErr w:type="spellStart"/>
        <w:r w:rsidR="00DE4D91">
          <w:rPr>
            <w:i/>
          </w:rPr>
          <w:t>OopDefl</w:t>
        </w:r>
        <w:proofErr w:type="spellEnd"/>
        <w:r w:rsidR="00DE4D91">
          <w:rPr>
            <w:i/>
          </w:rPr>
          <w:t xml:space="preserve">, </w:t>
        </w:r>
        <w:proofErr w:type="spellStart"/>
        <w:r w:rsidR="00DE4D91">
          <w:rPr>
            <w:i/>
          </w:rPr>
          <w:t>TTDspFA</w:t>
        </w:r>
        <w:proofErr w:type="spellEnd"/>
        <w:r w:rsidR="00DE4D91">
          <w:rPr>
            <w:i/>
          </w:rPr>
          <w:t xml:space="preserve">, </w:t>
        </w:r>
        <w:r w:rsidR="00DE4D91" w:rsidRPr="00DE4D91">
          <w:t>and</w:t>
        </w:r>
        <w:r w:rsidR="00DE4D91">
          <w:rPr>
            <w:i/>
          </w:rPr>
          <w:t xml:space="preserve"> </w:t>
        </w:r>
        <w:proofErr w:type="spellStart"/>
        <w:r w:rsidR="00DE4D91">
          <w:rPr>
            <w:i/>
          </w:rPr>
          <w:t>TTDspSS</w:t>
        </w:r>
        <w:proofErr w:type="spellEnd"/>
        <w:r w:rsidR="00DE4D91">
          <w:rPr>
            <w:i/>
          </w:rPr>
          <w:t xml:space="preserve"> </w:t>
        </w:r>
        <w:r w:rsidR="00DE4D91" w:rsidRPr="00DE4D91">
          <w:t>variables)</w:t>
        </w:r>
      </w:ins>
      <w:ins w:id="181" w:author="Bonnie Jonkman" w:date="2015-02-25T14:47:00Z">
        <w:r>
          <w:t xml:space="preserve"> need not be zero.</w:t>
        </w:r>
      </w:ins>
    </w:p>
    <w:p w:rsidR="00CD44DA" w:rsidRDefault="00730F88" w:rsidP="00730F88">
      <w:pPr>
        <w:pStyle w:val="ListParagraph"/>
        <w:numPr>
          <w:ilvl w:val="0"/>
          <w:numId w:val="26"/>
        </w:numPr>
        <w:rPr>
          <w:ins w:id="182" w:author="Bonnie Jonkman" w:date="2015-02-26T09:00:00Z"/>
        </w:rPr>
      </w:pPr>
      <w:proofErr w:type="spellStart"/>
      <w:ins w:id="183" w:author="Bonnie Jonkman" w:date="2015-02-26T08:54:00Z">
        <w:r>
          <w:t>ServoDyn’s</w:t>
        </w:r>
        <w:proofErr w:type="spellEnd"/>
        <w:r>
          <w:t xml:space="preserve"> </w:t>
        </w:r>
        <w:proofErr w:type="spellStart"/>
        <w:r w:rsidRPr="00DE4D91">
          <w:rPr>
            <w:i/>
          </w:rPr>
          <w:t>TPCOn</w:t>
        </w:r>
      </w:ins>
      <w:proofErr w:type="spellEnd"/>
      <w:ins w:id="184" w:author="Bonnie Jonkman" w:date="2015-02-26T08:55:00Z">
        <w:r>
          <w:t xml:space="preserve">, </w:t>
        </w:r>
        <w:proofErr w:type="spellStart"/>
        <w:r>
          <w:rPr>
            <w:i/>
          </w:rPr>
          <w:t>TYCOn</w:t>
        </w:r>
        <w:proofErr w:type="spellEnd"/>
        <w:r>
          <w:t xml:space="preserve">, </w:t>
        </w:r>
      </w:ins>
      <w:ins w:id="185" w:author="Bonnie Jonkman" w:date="2015-02-26T09:00:00Z">
        <w:r>
          <w:t xml:space="preserve">and </w:t>
        </w:r>
      </w:ins>
      <w:proofErr w:type="spellStart"/>
      <w:ins w:id="186" w:author="Bonnie Jonkman" w:date="2015-02-26T08:55:00Z">
        <w:r>
          <w:rPr>
            <w:i/>
          </w:rPr>
          <w:t>TimGenOn</w:t>
        </w:r>
      </w:ins>
      <w:proofErr w:type="spellEnd"/>
      <w:ins w:id="187" w:author="Bonnie Jonkman" w:date="2015-02-26T08:54:00Z">
        <w:r>
          <w:t xml:space="preserve"> variables need not be zero.</w:t>
        </w:r>
      </w:ins>
    </w:p>
    <w:p w:rsidR="00730F88" w:rsidRDefault="00730F88" w:rsidP="00730F88">
      <w:pPr>
        <w:pStyle w:val="ListParagraph"/>
        <w:numPr>
          <w:ilvl w:val="0"/>
          <w:numId w:val="26"/>
        </w:numPr>
        <w:rPr>
          <w:ins w:id="188" w:author="Bonnie Jonkman" w:date="2015-02-26T08:55:00Z"/>
        </w:rPr>
      </w:pPr>
      <w:proofErr w:type="spellStart"/>
      <w:ins w:id="189" w:author="Bonnie Jonkman" w:date="2015-02-26T09:00:00Z">
        <w:r>
          <w:rPr>
            <w:i/>
          </w:rPr>
          <w:t>ServoDyn’s</w:t>
        </w:r>
        <w:proofErr w:type="spellEnd"/>
        <w:r>
          <w:rPr>
            <w:i/>
          </w:rPr>
          <w:t xml:space="preserve"> </w:t>
        </w:r>
        <w:proofErr w:type="spellStart"/>
        <w:r>
          <w:rPr>
            <w:i/>
          </w:rPr>
          <w:t>TimGenOf</w:t>
        </w:r>
        <w:proofErr w:type="spellEnd"/>
        <w:r>
          <w:t xml:space="preserve"> variable need not be larger than </w:t>
        </w:r>
        <w:proofErr w:type="spellStart"/>
        <w:r w:rsidRPr="00DE4D91">
          <w:rPr>
            <w:i/>
          </w:rPr>
          <w:t>TMax</w:t>
        </w:r>
        <w:proofErr w:type="spellEnd"/>
        <w:r>
          <w:t>.</w:t>
        </w:r>
      </w:ins>
    </w:p>
    <w:p w:rsidR="00730F88" w:rsidRDefault="00730F88" w:rsidP="00730F88">
      <w:pPr>
        <w:pStyle w:val="ListParagraph"/>
        <w:numPr>
          <w:ilvl w:val="0"/>
          <w:numId w:val="26"/>
        </w:numPr>
        <w:rPr>
          <w:ins w:id="190" w:author="Bonnie Jonkman" w:date="2015-02-27T13:09:00Z"/>
        </w:rPr>
      </w:pPr>
      <w:proofErr w:type="spellStart"/>
      <w:ins w:id="191" w:author="Bonnie Jonkman" w:date="2015-02-26T08:56:00Z">
        <w:r>
          <w:t>ServoDyn’s</w:t>
        </w:r>
        <w:proofErr w:type="spellEnd"/>
        <w:r>
          <w:t xml:space="preserve"> </w:t>
        </w:r>
        <w:proofErr w:type="spellStart"/>
        <w:r>
          <w:rPr>
            <w:i/>
          </w:rPr>
          <w:t>GenTiStr</w:t>
        </w:r>
        <w:proofErr w:type="spellEnd"/>
        <w:r>
          <w:t xml:space="preserve"> and </w:t>
        </w:r>
        <w:proofErr w:type="spellStart"/>
        <w:r>
          <w:rPr>
            <w:i/>
          </w:rPr>
          <w:t>GenTiStp</w:t>
        </w:r>
      </w:ins>
      <w:proofErr w:type="spellEnd"/>
      <w:ins w:id="192" w:author="Bonnie Jonkman" w:date="2015-02-26T08:57:00Z">
        <w:r>
          <w:rPr>
            <w:i/>
          </w:rPr>
          <w:t xml:space="preserve"> </w:t>
        </w:r>
        <w:r>
          <w:t>variables need not be set to TRUE.</w:t>
        </w:r>
      </w:ins>
    </w:p>
    <w:p w:rsidR="00825D8B" w:rsidRDefault="00825D8B" w:rsidP="00730F88">
      <w:pPr>
        <w:pStyle w:val="ListParagraph"/>
        <w:numPr>
          <w:ilvl w:val="0"/>
          <w:numId w:val="26"/>
        </w:numPr>
        <w:rPr>
          <w:ins w:id="193" w:author="Bonnie Jonkman" w:date="2015-02-26T08:57:00Z"/>
        </w:rPr>
      </w:pPr>
      <w:ins w:id="194" w:author="Bonnie Jonkman" w:date="2015-02-27T13:09:00Z">
        <w:r>
          <w:t xml:space="preserve">High-speed shaft braking has been added as an input to </w:t>
        </w:r>
        <w:proofErr w:type="spellStart"/>
        <w:r>
          <w:t>FAST_SFunc</w:t>
        </w:r>
        <w:proofErr w:type="spellEnd"/>
        <w:r>
          <w:t xml:space="preserve"> from Simulink.</w:t>
        </w:r>
      </w:ins>
    </w:p>
    <w:p w:rsidR="00D0774B" w:rsidRDefault="00D0774B" w:rsidP="003F0FFD">
      <w:pPr>
        <w:pStyle w:val="Heading2"/>
      </w:pPr>
      <w:bookmarkStart w:id="195" w:name="_Toc413698690"/>
      <w:r>
        <w:t>Definition of the FAST v8 Interface to Simulink</w:t>
      </w:r>
      <w:bookmarkEnd w:id="168"/>
      <w:bookmarkEnd w:id="195"/>
    </w:p>
    <w:p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17AA0">
        <w:t xml:space="preserve">Figure </w:t>
      </w:r>
      <w:r w:rsidR="00317AA0">
        <w:rPr>
          <w:noProof/>
        </w:rPr>
        <w:t>5</w:t>
      </w:r>
      <w:r w:rsidR="00351DEB">
        <w:fldChar w:fldCharType="end"/>
      </w:r>
      <w:r w:rsidR="00351DEB">
        <w:t>.</w:t>
      </w:r>
    </w:p>
    <w:p w:rsidR="003F0FFD" w:rsidRDefault="00D0774B" w:rsidP="008233CD">
      <w:pPr>
        <w:keepNext/>
        <w:jc w:val="center"/>
      </w:pPr>
      <w:r>
        <w:rPr>
          <w:noProof/>
        </w:rPr>
        <w:lastRenderedPageBreak/>
        <mc:AlternateContent>
          <mc:Choice Requires="wpg">
            <w:drawing>
              <wp:inline distT="0" distB="0" distL="0" distR="0" wp14:anchorId="299EF127" wp14:editId="51963018">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4A93" w:rsidRPr="00CF75BB" w:rsidRDefault="00904A93"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904A93" w:rsidRPr="00CF75BB" w:rsidRDefault="00904A93"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rsidR="00D0774B" w:rsidRDefault="003F0FFD" w:rsidP="003D5EA3">
      <w:pPr>
        <w:pStyle w:val="Caption"/>
        <w:jc w:val="center"/>
        <w:rPr>
          <w:ins w:id="196" w:author="Bonnie Jonkman" w:date="2015-03-09T21:10:00Z"/>
        </w:rPr>
      </w:pPr>
      <w:bookmarkStart w:id="197" w:name="_Ref412536543"/>
      <w:r>
        <w:t xml:space="preserve">Figure </w:t>
      </w:r>
      <w:fldSimple w:instr=" SEQ Figure \* ARABIC ">
        <w:r w:rsidR="00317AA0">
          <w:rPr>
            <w:noProof/>
          </w:rPr>
          <w:t>5</w:t>
        </w:r>
      </w:fldSimple>
      <w:bookmarkEnd w:id="197"/>
      <w:r>
        <w:t>: Libraries in the FAST - Simulink Interface</w:t>
      </w:r>
    </w:p>
    <w:p w:rsidR="006D62BD" w:rsidRPr="006D62BD" w:rsidRDefault="006D62BD" w:rsidP="00653C1F">
      <w:ins w:id="198" w:author="Bonnie Jonkman" w:date="2015-03-09T21:10:00Z">
        <w:r>
          <w:t xml:space="preserve">Please note that because this interface uses static variables, there can be only one instance of the </w:t>
        </w:r>
        <w:proofErr w:type="spellStart"/>
        <w:r>
          <w:t>FAST_SFunc</w:t>
        </w:r>
        <w:proofErr w:type="spellEnd"/>
        <w:r>
          <w:t xml:space="preserve"> </w:t>
        </w:r>
      </w:ins>
      <w:proofErr w:type="spellStart"/>
      <w:ins w:id="199" w:author="Bonnie Jonkman" w:date="2015-03-09T21:11:00Z">
        <w:r>
          <w:t>mex</w:t>
        </w:r>
        <w:proofErr w:type="spellEnd"/>
        <w:r>
          <w:t xml:space="preserve"> file in any instance of MATLAB (i.e., you cannot run two different models simultaneously).</w:t>
        </w:r>
      </w:ins>
    </w:p>
    <w:p w:rsidR="00D0774B" w:rsidRDefault="00D0774B" w:rsidP="003F0FFD">
      <w:pPr>
        <w:pStyle w:val="Heading3"/>
      </w:pPr>
      <w:bookmarkStart w:id="200" w:name="_Ref411514591"/>
      <w:r>
        <w:t>S-Function Parameters</w:t>
      </w:r>
      <w:bookmarkEnd w:id="200"/>
    </w:p>
    <w:p w:rsidR="00D0774B" w:rsidRDefault="00D0774B" w:rsidP="00D0774B">
      <w:proofErr w:type="spellStart"/>
      <w:r>
        <w:t>FAST_SFunc</w:t>
      </w:r>
      <w:proofErr w:type="spellEnd"/>
      <w:r w:rsidR="00D56818">
        <w:t xml:space="preserve"> S-function block</w:t>
      </w:r>
      <w:r>
        <w:t xml:space="preserve"> is designed to accept exactly three parameters from Simulink.</w:t>
      </w:r>
      <w:r w:rsidR="003D5EA3">
        <w:t xml:space="preserve"> The values for each of the parameters are required at initialization, and they must not be changed during the simulation.</w:t>
      </w:r>
    </w:p>
    <w:p w:rsidR="003D5EA3" w:rsidRDefault="00D0774B" w:rsidP="008233CD">
      <w:pPr>
        <w:keepNext/>
        <w:jc w:val="center"/>
      </w:pPr>
      <w:r>
        <w:rPr>
          <w:noProof/>
        </w:rPr>
        <w:drawing>
          <wp:inline distT="0" distB="0" distL="0" distR="0" wp14:anchorId="09BFFB23" wp14:editId="25122F34">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4640" cy="2718151"/>
                    </a:xfrm>
                    <a:prstGeom prst="rect">
                      <a:avLst/>
                    </a:prstGeom>
                  </pic:spPr>
                </pic:pic>
              </a:graphicData>
            </a:graphic>
          </wp:inline>
        </w:drawing>
      </w:r>
    </w:p>
    <w:p w:rsidR="00D0774B" w:rsidRPr="00681E4B" w:rsidRDefault="003D5EA3" w:rsidP="007C0572">
      <w:pPr>
        <w:pStyle w:val="Caption"/>
        <w:jc w:val="center"/>
      </w:pPr>
      <w:r>
        <w:t xml:space="preserve">Figure </w:t>
      </w:r>
      <w:fldSimple w:instr=" SEQ Figure \* ARABIC ">
        <w:r w:rsidR="00317AA0">
          <w:rPr>
            <w:noProof/>
          </w:rPr>
          <w:t>6</w:t>
        </w:r>
      </w:fldSimple>
      <w:r>
        <w:t xml:space="preserve">: </w:t>
      </w:r>
      <w:proofErr w:type="spellStart"/>
      <w:r>
        <w:t>FAST_SFunc</w:t>
      </w:r>
      <w:proofErr w:type="spellEnd"/>
      <w:r>
        <w:t xml:space="preserve"> Block Parameters</w:t>
      </w:r>
    </w:p>
    <w:p w:rsidR="00D0774B" w:rsidRDefault="00D0774B" w:rsidP="003F0FFD">
      <w:pPr>
        <w:pStyle w:val="Heading4"/>
      </w:pPr>
      <w:proofErr w:type="spellStart"/>
      <w:r>
        <w:t>FAST_InputFileName</w:t>
      </w:r>
      <w:proofErr w:type="spellEnd"/>
    </w:p>
    <w:p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6C5C90">
        <w:rPr>
          <w:i/>
        </w:rPr>
        <w:t>FAST_InputFileName</w:t>
      </w:r>
      <w:proofErr w:type="spellEnd"/>
      <w:r>
        <w:t>.</w:t>
      </w:r>
    </w:p>
    <w:p w:rsidR="00D0774B" w:rsidRPr="00810027" w:rsidRDefault="00D0774B" w:rsidP="003F0FFD">
      <w:pPr>
        <w:pStyle w:val="Heading4"/>
      </w:pPr>
      <w:proofErr w:type="spellStart"/>
      <w:r>
        <w:t>TMax</w:t>
      </w:r>
      <w:proofErr w:type="spellEnd"/>
    </w:p>
    <w:p w:rsidR="008233CD" w:rsidRDefault="008233CD" w:rsidP="00D0774B">
      <w:r>
        <w:t xml:space="preserve">The second parameter is a double-precision real value called </w:t>
      </w:r>
      <w:proofErr w:type="spellStart"/>
      <w:r w:rsidRPr="006C5C90">
        <w:rPr>
          <w:i/>
        </w:rPr>
        <w:t>TMax</w:t>
      </w:r>
      <w:proofErr w:type="spellEnd"/>
      <w:r>
        <w:t xml:space="preserve">. </w:t>
      </w:r>
      <w:r w:rsidR="00CA0AA7">
        <w:t xml:space="preserve">This </w:t>
      </w:r>
      <w:proofErr w:type="spellStart"/>
      <w:r w:rsidR="00CA0AA7" w:rsidRPr="007C0572">
        <w:rPr>
          <w:i/>
        </w:rPr>
        <w:t>TMax</w:t>
      </w:r>
      <w:proofErr w:type="spellEnd"/>
      <w:r w:rsidR="00CA0AA7">
        <w:t xml:space="preserve"> is used in place of the </w:t>
      </w:r>
      <w:proofErr w:type="spellStart"/>
      <w:r w:rsidR="00CA0AA7" w:rsidRPr="007C0572">
        <w:rPr>
          <w:i/>
        </w:rPr>
        <w:t>TMax</w:t>
      </w:r>
      <w:proofErr w:type="spellEnd"/>
      <w:r w:rsidR="00CA0AA7">
        <w:t xml:space="preserve"> specified in the FAST v8 primary input file, except for the following </w:t>
      </w:r>
      <w:r>
        <w:t xml:space="preserve">two </w:t>
      </w:r>
      <w:r w:rsidR="00CA0AA7">
        <w:t>cases:</w:t>
      </w:r>
      <w:r>
        <w:t xml:space="preserve"> </w:t>
      </w:r>
    </w:p>
    <w:p w:rsidR="00CA0AA7" w:rsidRDefault="00CA0AA7" w:rsidP="007C0572">
      <w:pPr>
        <w:pStyle w:val="ListParagraph"/>
        <w:numPr>
          <w:ilvl w:val="0"/>
          <w:numId w:val="25"/>
        </w:numPr>
      </w:pPr>
      <w:r>
        <w:t xml:space="preserve">If </w:t>
      </w:r>
      <w:proofErr w:type="spellStart"/>
      <w:r w:rsidRPr="007C0572">
        <w:rPr>
          <w:i/>
        </w:rPr>
        <w:t>TMax</w:t>
      </w:r>
      <w:proofErr w:type="spellEnd"/>
      <w:r>
        <w:t xml:space="preserve"> in the FAST v8 primary input file is larger than the one in Simulink, the FAST </w:t>
      </w:r>
      <w:proofErr w:type="spellStart"/>
      <w:r w:rsidRPr="007C0572">
        <w:rPr>
          <w:i/>
        </w:rPr>
        <w:t>TMax</w:t>
      </w:r>
      <w:proofErr w:type="spellEnd"/>
      <w:r>
        <w:t xml:space="preserve"> will be used by the FAST modules</w:t>
      </w:r>
      <w:r w:rsidR="008233CD">
        <w:t xml:space="preserve"> (e.g., </w:t>
      </w:r>
      <w:proofErr w:type="spellStart"/>
      <w:r w:rsidR="008233CD">
        <w:t>HydroDyn’s</w:t>
      </w:r>
      <w:proofErr w:type="spellEnd"/>
      <w:r w:rsidR="008233CD">
        <w:t xml:space="preserve"> </w:t>
      </w:r>
      <w:proofErr w:type="gramStart"/>
      <w:r w:rsidR="008233CD">
        <w:t>waves</w:t>
      </w:r>
      <w:proofErr w:type="gramEnd"/>
      <w:r w:rsidR="008233CD">
        <w:t xml:space="preserve"> module).</w:t>
      </w:r>
    </w:p>
    <w:p w:rsidR="008233CD" w:rsidRDefault="008233CD" w:rsidP="007C0572">
      <w:pPr>
        <w:pStyle w:val="ListParagraph"/>
        <w:numPr>
          <w:ilvl w:val="0"/>
          <w:numId w:val="25"/>
        </w:numPr>
      </w:pPr>
      <w:r>
        <w:lastRenderedPageBreak/>
        <w:t xml:space="preserve">If </w:t>
      </w:r>
      <w:proofErr w:type="spellStart"/>
      <w:r w:rsidRPr="009E13B7">
        <w:rPr>
          <w:i/>
        </w:rPr>
        <w:t>TMax</w:t>
      </w:r>
      <w:proofErr w:type="spellEnd"/>
      <w:r>
        <w:t xml:space="preserve"> in the FAST v8 primary input file is larger than the one in Simulink, the FAST </w:t>
      </w:r>
      <w:proofErr w:type="spellStart"/>
      <w:r w:rsidRPr="009E13B7">
        <w:rPr>
          <w:i/>
        </w:rPr>
        <w:t>TMax</w:t>
      </w:r>
      <w:proofErr w:type="spellEnd"/>
      <w:r>
        <w:t xml:space="preserve"> will be used to allocate space for the binary output file (if </w:t>
      </w:r>
      <w:proofErr w:type="spellStart"/>
      <w:r w:rsidR="007C0572" w:rsidRPr="007C0572">
        <w:rPr>
          <w:i/>
        </w:rPr>
        <w:t>OutFileFmt</w:t>
      </w:r>
      <w:proofErr w:type="spellEnd"/>
      <w:r w:rsidR="007C0572">
        <w:t xml:space="preserve"> /= 1</w:t>
      </w:r>
      <w:r>
        <w:t>).</w:t>
      </w:r>
    </w:p>
    <w:p w:rsidR="007C0572" w:rsidRDefault="00D0774B" w:rsidP="007C0572">
      <w:pPr>
        <w:keepNext/>
        <w:jc w:val="center"/>
      </w:pPr>
      <w:r>
        <w:rPr>
          <w:noProof/>
        </w:rPr>
        <w:drawing>
          <wp:inline distT="0" distB="0" distL="0" distR="0" wp14:anchorId="45A9AE4A" wp14:editId="199022E7">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rsidR="00D0774B" w:rsidRDefault="007C0572" w:rsidP="007C0572">
      <w:pPr>
        <w:pStyle w:val="Caption"/>
        <w:jc w:val="center"/>
      </w:pPr>
      <w:r>
        <w:t xml:space="preserve">Figure </w:t>
      </w:r>
      <w:fldSimple w:instr=" SEQ Figure \* ARABIC ">
        <w:r w:rsidR="00317AA0">
          <w:rPr>
            <w:noProof/>
          </w:rPr>
          <w:t>7</w:t>
        </w:r>
      </w:fldSimple>
      <w:r>
        <w:t xml:space="preserve">: Using </w:t>
      </w:r>
      <w:proofErr w:type="spellStart"/>
      <w:r>
        <w:t>TMax</w:t>
      </w:r>
      <w:proofErr w:type="spellEnd"/>
      <w:r>
        <w:t xml:space="preserve"> to specify simulation end time in Simulink</w:t>
      </w:r>
    </w:p>
    <w:p w:rsidR="00D0774B" w:rsidRPr="00810027" w:rsidRDefault="00D0774B" w:rsidP="003F0FFD">
      <w:pPr>
        <w:pStyle w:val="Heading4"/>
      </w:pPr>
      <w:proofErr w:type="spellStart"/>
      <w:r>
        <w:t>NumAdditionalInputs</w:t>
      </w:r>
      <w:proofErr w:type="spellEnd"/>
    </w:p>
    <w:p w:rsidR="00D0774B" w:rsidRDefault="006A4CEA" w:rsidP="00D0774B">
      <w:r>
        <w:t>T</w:t>
      </w:r>
      <w:r w:rsidR="00D0774B">
        <w:t>he third parameter sent to the S-Function block</w:t>
      </w:r>
      <w:r>
        <w:t xml:space="preserve"> is </w:t>
      </w:r>
      <w:proofErr w:type="spellStart"/>
      <w:r w:rsidRPr="00605E33">
        <w:rPr>
          <w:i/>
        </w:rPr>
        <w:t>NumAdditionalInputs</w:t>
      </w:r>
      <w:proofErr w:type="spellEnd"/>
      <w:r w:rsidR="00D0774B">
        <w:t xml:space="preserve">. Currently, </w:t>
      </w:r>
      <w:proofErr w:type="spellStart"/>
      <w:r w:rsidR="00D0774B" w:rsidRPr="00605E33">
        <w:rPr>
          <w:i/>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p>
    <w:p w:rsidR="00D0774B" w:rsidRPr="005244A7" w:rsidRDefault="003D5EA3" w:rsidP="00D0774B">
      <w:r>
        <w:t xml:space="preserve">For flexibility reasons (i.e., so that </w:t>
      </w:r>
      <w:proofErr w:type="spellStart"/>
      <w:r>
        <w:t>FAST_SFunc.c</w:t>
      </w:r>
      <w:proofErr w:type="spellEnd"/>
      <w:r>
        <w:t xml:space="preserve"> doesn’t have to be recompiled for customizations to FAST_Library.f90), this</w:t>
      </w:r>
      <w:r w:rsidR="00D0774B">
        <w:t xml:space="preserve"> third parameter can also be input as an array with no more than 11 entries. If this parameter is an array, the first element of the array is </w:t>
      </w:r>
      <w:proofErr w:type="spellStart"/>
      <w:r w:rsidR="00D0774B">
        <w:rPr>
          <w:i/>
        </w:rPr>
        <w:t>NumAdditionalInputs</w:t>
      </w:r>
      <w:proofErr w:type="spellEnd"/>
      <w:r>
        <w:t>.</w:t>
      </w:r>
    </w:p>
    <w:p w:rsidR="00D0774B" w:rsidRDefault="00D720E0" w:rsidP="003F0FFD">
      <w:pPr>
        <w:pStyle w:val="Heading3"/>
      </w:pPr>
      <w:bookmarkStart w:id="201" w:name="_Ref412806082"/>
      <w:r>
        <w:t xml:space="preserve">S-Function </w:t>
      </w:r>
      <w:r w:rsidR="00D0774B">
        <w:t>Inputs</w:t>
      </w:r>
      <w:bookmarkEnd w:id="201"/>
    </w:p>
    <w:p w:rsidR="00D0774B" w:rsidRPr="00810027" w:rsidRDefault="00D0774B" w:rsidP="00D0774B">
      <w:r>
        <w:t xml:space="preserve">The inputs to the FAST S-Function are values in an array of size </w:t>
      </w:r>
      <w:r w:rsidR="00FE259D">
        <w:t xml:space="preserve">8 </w:t>
      </w:r>
      <w:r>
        <w:t xml:space="preserve">+ </w:t>
      </w:r>
      <w:proofErr w:type="spellStart"/>
      <w:r w:rsidRPr="00605E33">
        <w:rPr>
          <w:i/>
        </w:rPr>
        <w:t>NumAdditionalInputs</w:t>
      </w:r>
      <w:proofErr w:type="spellEnd"/>
      <w:r>
        <w:t xml:space="preserve">. (See </w:t>
      </w:r>
      <w:r w:rsidR="00743E68">
        <w:t>section “</w:t>
      </w:r>
      <w:r>
        <w:fldChar w:fldCharType="begin"/>
      </w:r>
      <w:r>
        <w:instrText xml:space="preserve"> REF _Ref411514591 \h </w:instrText>
      </w:r>
      <w:r>
        <w:fldChar w:fldCharType="separate"/>
      </w:r>
      <w:r w:rsidR="00653C1F">
        <w:t>S-Function Parameters</w:t>
      </w:r>
      <w:r>
        <w:fldChar w:fldCharType="end"/>
      </w:r>
      <w:r w:rsidR="00743E68">
        <w:t>”</w:t>
      </w:r>
      <w:r w:rsidR="00775774">
        <w:t xml:space="preserve"> for an explanation of </w:t>
      </w:r>
      <w:proofErr w:type="spellStart"/>
      <w:r w:rsidR="00775774" w:rsidRPr="00D56818">
        <w:rPr>
          <w:i/>
        </w:rPr>
        <w:t>NumAdditionalInputs</w:t>
      </w:r>
      <w:proofErr w:type="spellEnd"/>
      <w:r w:rsidR="00775774">
        <w:t>.</w:t>
      </w:r>
      <w:r>
        <w:t>)</w:t>
      </w:r>
    </w:p>
    <w:p w:rsidR="00D0774B" w:rsidRDefault="00D0774B" w:rsidP="00D0774B">
      <w:r>
        <w:t>The values in the input array are as follows:</w:t>
      </w:r>
    </w:p>
    <w:p w:rsidR="00D0774B" w:rsidRDefault="00D0774B" w:rsidP="00D0774B">
      <w:pPr>
        <w:pStyle w:val="ListParagraph"/>
        <w:numPr>
          <w:ilvl w:val="0"/>
          <w:numId w:val="19"/>
        </w:numPr>
      </w:pPr>
      <w:r>
        <w:t>Generator torque</w:t>
      </w:r>
      <w:r w:rsidR="00540E39">
        <w:t xml:space="preserve"> (Nm)</w:t>
      </w:r>
    </w:p>
    <w:p w:rsidR="00D0774B" w:rsidRDefault="00D0774B" w:rsidP="00D0774B">
      <w:pPr>
        <w:pStyle w:val="ListParagraph"/>
        <w:numPr>
          <w:ilvl w:val="0"/>
          <w:numId w:val="19"/>
        </w:numPr>
      </w:pPr>
      <w:r>
        <w:t>Electrical power</w:t>
      </w:r>
      <w:r w:rsidR="00540E39">
        <w:t xml:space="preserve"> (W)</w:t>
      </w:r>
    </w:p>
    <w:p w:rsidR="00D0774B" w:rsidRDefault="00D0774B" w:rsidP="00D0774B">
      <w:pPr>
        <w:pStyle w:val="ListParagraph"/>
        <w:numPr>
          <w:ilvl w:val="0"/>
          <w:numId w:val="19"/>
        </w:numPr>
      </w:pPr>
      <w:r>
        <w:t>Commanded yaw position</w:t>
      </w:r>
      <w:r w:rsidR="00540E39">
        <w:t xml:space="preserve"> (radians)</w:t>
      </w:r>
    </w:p>
    <w:p w:rsidR="00D0774B" w:rsidRDefault="00D0774B" w:rsidP="00D0774B">
      <w:pPr>
        <w:pStyle w:val="ListParagraph"/>
        <w:numPr>
          <w:ilvl w:val="0"/>
          <w:numId w:val="19"/>
        </w:numPr>
      </w:pPr>
      <w:r>
        <w:t>Commanded yaw rate</w:t>
      </w:r>
      <w:r w:rsidR="00540E39">
        <w:t xml:space="preserve"> (radians/s)</w:t>
      </w:r>
    </w:p>
    <w:p w:rsidR="00D0774B" w:rsidRDefault="00D0774B" w:rsidP="00D0774B">
      <w:pPr>
        <w:pStyle w:val="ListParagraph"/>
        <w:numPr>
          <w:ilvl w:val="0"/>
          <w:numId w:val="19"/>
        </w:numPr>
      </w:pPr>
      <w:r>
        <w:t>Commanded pitch for blade 1</w:t>
      </w:r>
      <w:r w:rsidR="00540E39">
        <w:t xml:space="preserve"> (radians)</w:t>
      </w:r>
    </w:p>
    <w:p w:rsidR="00D0774B" w:rsidRDefault="00D0774B" w:rsidP="00D0774B">
      <w:pPr>
        <w:pStyle w:val="ListParagraph"/>
        <w:numPr>
          <w:ilvl w:val="0"/>
          <w:numId w:val="19"/>
        </w:numPr>
      </w:pPr>
      <w:r>
        <w:t>Commanded pitch for blade 2</w:t>
      </w:r>
      <w:r w:rsidR="00540E39">
        <w:t xml:space="preserve"> (radians)</w:t>
      </w:r>
    </w:p>
    <w:p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rsidR="00D0774B" w:rsidRDefault="00CE549F" w:rsidP="00D0774B">
      <w:pPr>
        <w:pStyle w:val="ListParagraph"/>
        <w:numPr>
          <w:ilvl w:val="0"/>
          <w:numId w:val="19"/>
        </w:numPr>
      </w:pPr>
      <w:ins w:id="202" w:author="Bonnie Jonkman" w:date="2015-02-26T12:50:00Z">
        <w:r>
          <w:t>High-speed shaft braking fraction (</w:t>
        </w:r>
        <w:r w:rsidR="00FE259D">
          <w:t>fractional value between 0 and 1</w:t>
        </w:r>
        <w:r>
          <w:t>)</w:t>
        </w:r>
      </w:ins>
      <w:del w:id="203" w:author="Bonnie Jonkman" w:date="2015-02-26T09:09:00Z">
        <w:r w:rsidR="00D0774B" w:rsidDel="00540E39">
          <w:delText>)</w:delText>
        </w:r>
      </w:del>
    </w:p>
    <w:p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957A33">
        <w:rPr>
          <w:i/>
        </w:rPr>
        <w:t>PCMode</w:t>
      </w:r>
      <w:proofErr w:type="spellEnd"/>
      <w:r>
        <w:t xml:space="preserve">, </w:t>
      </w:r>
      <w:proofErr w:type="spellStart"/>
      <w:r w:rsidRPr="00957A33">
        <w:rPr>
          <w:i/>
        </w:rPr>
        <w:t>VSContrl</w:t>
      </w:r>
      <w:proofErr w:type="spellEnd"/>
      <w:r>
        <w:t xml:space="preserve">, </w:t>
      </w:r>
      <w:del w:id="204" w:author="Bonnie Jonkman" w:date="2015-02-26T12:55:00Z">
        <w:r w:rsidDel="00FE259D">
          <w:delText xml:space="preserve">and </w:delText>
        </w:r>
      </w:del>
      <w:proofErr w:type="spellStart"/>
      <w:r w:rsidRPr="00957A33">
        <w:rPr>
          <w:i/>
        </w:rPr>
        <w:t>YCMode</w:t>
      </w:r>
      <w:proofErr w:type="spellEnd"/>
      <w:ins w:id="205" w:author="Bonnie Jonkman" w:date="2015-02-26T12:55:00Z">
        <w:r w:rsidR="00FE259D">
          <w:rPr>
            <w:i/>
          </w:rPr>
          <w:t>,</w:t>
        </w:r>
        <w:r w:rsidR="00FE259D" w:rsidRPr="00FE259D">
          <w:t xml:space="preserve"> </w:t>
        </w:r>
        <w:r w:rsidR="00FE259D">
          <w:t xml:space="preserve">and </w:t>
        </w:r>
        <w:proofErr w:type="spellStart"/>
        <w:r w:rsidR="00FE259D">
          <w:rPr>
            <w:i/>
          </w:rPr>
          <w:t>HSSBrMode</w:t>
        </w:r>
      </w:ins>
      <w:proofErr w:type="spellEnd"/>
      <w:r>
        <w:t xml:space="preserve"> parameters in the ServoDyn input file must be set to “4” to allow the inputs from Simulink to be used for pitch control, variable-speed control, </w:t>
      </w:r>
      <w:del w:id="206" w:author="Bonnie Jonkman" w:date="2015-02-26T12:55:00Z">
        <w:r w:rsidDel="00FE259D">
          <w:delText xml:space="preserve">and/or </w:delText>
        </w:r>
      </w:del>
      <w:r w:rsidR="00703CA6">
        <w:t xml:space="preserve">nacelle </w:t>
      </w:r>
      <w:r>
        <w:t>yaw control,</w:t>
      </w:r>
      <w:ins w:id="207" w:author="Bonnie Jonkman" w:date="2015-02-26T12:55:00Z">
        <w:r w:rsidR="00FE259D">
          <w:t xml:space="preserve"> and/or high-speed shaft braking</w:t>
        </w:r>
      </w:ins>
      <w:r>
        <w:t xml:space="preserve"> respectively.</w:t>
      </w:r>
    </w:p>
    <w:p w:rsidR="002A6D2A" w:rsidRDefault="002A6D2A" w:rsidP="002A6D2A">
      <w:pPr>
        <w:keepNext/>
        <w:jc w:val="center"/>
      </w:pPr>
      <w:r>
        <w:rPr>
          <w:noProof/>
        </w:rPr>
        <w:lastRenderedPageBreak/>
        <w:drawing>
          <wp:inline distT="0" distB="0" distL="0" distR="0" wp14:anchorId="3C878C3F" wp14:editId="371C1292">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82950"/>
                    </a:xfrm>
                    <a:prstGeom prst="rect">
                      <a:avLst/>
                    </a:prstGeom>
                  </pic:spPr>
                </pic:pic>
              </a:graphicData>
            </a:graphic>
          </wp:inline>
        </w:drawing>
      </w:r>
    </w:p>
    <w:p w:rsidR="002A6D2A" w:rsidRDefault="002A6D2A" w:rsidP="002A6D2A">
      <w:pPr>
        <w:pStyle w:val="Caption"/>
        <w:jc w:val="center"/>
      </w:pPr>
      <w:r>
        <w:t xml:space="preserve">Figure </w:t>
      </w:r>
      <w:fldSimple w:instr=" SEQ Figure \* ARABIC ">
        <w:r w:rsidR="00317AA0">
          <w:rPr>
            <w:noProof/>
          </w:rPr>
          <w:t>8</w:t>
        </w:r>
      </w:fldSimple>
      <w:r>
        <w:t>: FAST v8 Nonlinear Wind Turbine Block in Simulink</w:t>
      </w:r>
    </w:p>
    <w:p w:rsidR="00D0774B" w:rsidRDefault="00D720E0" w:rsidP="003F0FFD">
      <w:pPr>
        <w:pStyle w:val="Heading3"/>
      </w:pPr>
      <w:r>
        <w:t xml:space="preserve">S-Function </w:t>
      </w:r>
      <w:r w:rsidR="00D0774B">
        <w:t>Outputs</w:t>
      </w:r>
    </w:p>
    <w:p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Pr>
          <w:i/>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2A6D2A">
        <w:rPr>
          <w:i/>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rsidR="00D0774B" w:rsidRDefault="00D720E0" w:rsidP="003F0FFD">
      <w:pPr>
        <w:pStyle w:val="Heading3"/>
      </w:pPr>
      <w:r>
        <w:t xml:space="preserve">S-Function </w:t>
      </w:r>
      <w:r w:rsidR="00D0774B">
        <w:t>States</w:t>
      </w:r>
    </w:p>
    <w:p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 xml:space="preserve">raic loops, </w:t>
      </w:r>
      <w:r>
        <w:t>allow</w:t>
      </w:r>
      <w:r w:rsidR="00F24945">
        <w:t>ing</w:t>
      </w:r>
      <w:r>
        <w:t xml:space="preserve"> the system to solve, FAST v8 Simulink models should not need to implement a time-delay block.</w:t>
      </w:r>
    </w:p>
    <w:p w:rsidR="00D0774B" w:rsidRDefault="00D0774B" w:rsidP="003F0FFD">
      <w:pPr>
        <w:pStyle w:val="Heading2"/>
      </w:pPr>
      <w:bookmarkStart w:id="208" w:name="_Toc413698691"/>
      <w:r>
        <w:t>Converting FAST v7 Simulink Models to FAST v8</w:t>
      </w:r>
      <w:bookmarkEnd w:id="208"/>
    </w:p>
    <w:p w:rsidR="00D0774B" w:rsidRDefault="00D0774B" w:rsidP="003F0FFD">
      <w:pPr>
        <w:pStyle w:val="Heading3"/>
      </w:pPr>
      <w:r>
        <w:t>Convert FAST input file(s)</w:t>
      </w:r>
    </w:p>
    <w:p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317AA0">
        <w:t>Converting to FAST v8.09.x</w:t>
      </w:r>
      <w:r>
        <w:fldChar w:fldCharType="end"/>
      </w:r>
      <w:r>
        <w:t>” for help with this conversion.</w:t>
      </w:r>
    </w:p>
    <w:p w:rsidR="00D0774B" w:rsidRDefault="00D0774B" w:rsidP="003F0FFD">
      <w:pPr>
        <w:pStyle w:val="Heading3"/>
      </w:pPr>
      <w:r>
        <w:t>Edit Simulink model</w:t>
      </w:r>
    </w:p>
    <w:p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rsidR="00D0774B" w:rsidRDefault="00D0774B" w:rsidP="00D0774B">
      <w:pPr>
        <w:pStyle w:val="ListParagraph"/>
        <w:numPr>
          <w:ilvl w:val="0"/>
          <w:numId w:val="20"/>
        </w:numPr>
      </w:pPr>
      <w:r>
        <w:t>Remove time delay (if it exists)</w:t>
      </w:r>
      <w:r w:rsidR="00825D8B">
        <w:t>.</w:t>
      </w:r>
    </w:p>
    <w:p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653C1F">
        <w:t>S-Function Parameters</w:t>
      </w:r>
      <w:r>
        <w:fldChar w:fldCharType="end"/>
      </w:r>
      <w:r>
        <w:t>”).</w:t>
      </w:r>
    </w:p>
    <w:p w:rsidR="00D0774B" w:rsidRDefault="00D0774B" w:rsidP="00D0774B">
      <w:pPr>
        <w:pStyle w:val="ListParagraph"/>
        <w:numPr>
          <w:ilvl w:val="0"/>
          <w:numId w:val="20"/>
        </w:numPr>
      </w:pPr>
      <w:r>
        <w:lastRenderedPageBreak/>
        <w:t xml:space="preserve">Change pitch controller to input </w:t>
      </w:r>
      <w:proofErr w:type="gramStart"/>
      <w:r>
        <w:t>3</w:t>
      </w:r>
      <w:proofErr w:type="gramEnd"/>
      <w:r>
        <w:t xml:space="preserve"> values instead of </w:t>
      </w:r>
      <w:proofErr w:type="spellStart"/>
      <w:r w:rsidRPr="00E64C2D">
        <w:rPr>
          <w:i/>
        </w:rPr>
        <w:t>NumBl</w:t>
      </w:r>
      <w:proofErr w:type="spellEnd"/>
      <w:r>
        <w:t xml:space="preserve"> values</w:t>
      </w:r>
      <w:r w:rsidR="00825D8B">
        <w:t>.</w:t>
      </w:r>
    </w:p>
    <w:p w:rsidR="00CE549F" w:rsidRDefault="00CE549F" w:rsidP="00D0774B">
      <w:pPr>
        <w:pStyle w:val="ListParagraph"/>
        <w:numPr>
          <w:ilvl w:val="0"/>
          <w:numId w:val="20"/>
        </w:numPr>
      </w:pPr>
      <w:ins w:id="209" w:author="Bonnie Jonkman" w:date="2015-02-26T12:40:00Z">
        <w:r>
          <w:t>Add an input for the high-speed shaft brake fraction</w:t>
        </w:r>
      </w:ins>
      <w:ins w:id="210" w:author="Bonnie Jonkman" w:date="2015-02-27T13:11:00Z">
        <w:r w:rsidR="00825D8B">
          <w:t>.</w:t>
        </w:r>
      </w:ins>
    </w:p>
    <w:p w:rsidR="00D0774B" w:rsidRDefault="00D0774B" w:rsidP="00D0774B">
      <w:pPr>
        <w:pStyle w:val="ListParagraph"/>
        <w:numPr>
          <w:ilvl w:val="0"/>
          <w:numId w:val="20"/>
        </w:numPr>
      </w:pPr>
      <w:r>
        <w:t xml:space="preserve">There are no continuous states, so the solver may be changed to </w:t>
      </w:r>
      <w:proofErr w:type="spellStart"/>
      <w:r>
        <w:t>FixedStepDiscrete</w:t>
      </w:r>
      <w:proofErr w:type="spellEnd"/>
      <w:r>
        <w:t>.</w:t>
      </w:r>
    </w:p>
    <w:p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p>
    <w:p w:rsidR="00707227" w:rsidRDefault="00707227" w:rsidP="00D0774B">
      <w:pPr>
        <w:pStyle w:val="ListParagraph"/>
        <w:numPr>
          <w:ilvl w:val="0"/>
          <w:numId w:val="20"/>
        </w:numPr>
      </w:pPr>
      <w:r>
        <w:t>Replace any previously used output channels that don’t exist in FAST v8.</w:t>
      </w:r>
    </w:p>
    <w:p w:rsidR="00D0774B" w:rsidRDefault="00D0774B" w:rsidP="003F0FFD">
      <w:pPr>
        <w:pStyle w:val="Heading3"/>
      </w:pPr>
      <w:r>
        <w:t>Initialization</w:t>
      </w:r>
    </w:p>
    <w:p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27571D">
        <w:rPr>
          <w:i/>
        </w:rPr>
        <w:t>SimSetup.m</w:t>
      </w:r>
      <w:proofErr w:type="spellEnd"/>
      <w:r w:rsidR="008F632E">
        <w:t xml:space="preserve"> and </w:t>
      </w:r>
      <w:proofErr w:type="spellStart"/>
      <w:r w:rsidRPr="0027571D">
        <w:rPr>
          <w:i/>
        </w:rPr>
        <w:t>Read_FAST_Input.m</w:t>
      </w:r>
      <w:proofErr w:type="spellEnd"/>
      <w:r>
        <w:t xml:space="preserve"> 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653C1F">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17AA0">
        <w:t>S-Function Inputs</w:t>
      </w:r>
      <w:r w:rsidR="00825D8B">
        <w:fldChar w:fldCharType="end"/>
      </w:r>
      <w:r w:rsidR="00825D8B">
        <w:t>”)</w:t>
      </w:r>
      <w:r>
        <w:t>.</w:t>
      </w:r>
    </w:p>
    <w:p w:rsidR="00D0774B" w:rsidRPr="00825D8B" w:rsidRDefault="00D0774B" w:rsidP="00825D8B">
      <w:r>
        <w:t xml:space="preserve">After FAST v8 is initialized, it places two variables, </w:t>
      </w:r>
      <w:proofErr w:type="spellStart"/>
      <w:r w:rsidRPr="00B0353E">
        <w:rPr>
          <w:i/>
        </w:rPr>
        <w:t>OutList</w:t>
      </w:r>
      <w:proofErr w:type="spellEnd"/>
      <w:r>
        <w:t xml:space="preserve">, and </w:t>
      </w:r>
      <w:r w:rsidRPr="00B0353E">
        <w:rPr>
          <w:i/>
        </w:rPr>
        <w:t>DT</w:t>
      </w:r>
      <w:r>
        <w:t xml:space="preserve"> in the </w:t>
      </w:r>
      <w:r w:rsidR="00AE3A86">
        <w:t xml:space="preserve">MATLAB </w:t>
      </w:r>
      <w:r>
        <w:t xml:space="preserve">workspace. </w:t>
      </w:r>
      <w:proofErr w:type="spellStart"/>
      <w:r>
        <w:rPr>
          <w:i/>
        </w:rPr>
        <w:t>OutList</w:t>
      </w:r>
      <w:proofErr w:type="spellEnd"/>
      <w:r>
        <w:t xml:space="preserve"> is a cell array of channel names corresponding to the FAST output channels, and </w:t>
      </w:r>
      <w:r>
        <w:rPr>
          <w:i/>
        </w:rPr>
        <w:t xml:space="preserve">DT </w:t>
      </w:r>
      <w:r>
        <w:t xml:space="preserve">is a </w:t>
      </w:r>
      <w:r w:rsidR="00021903">
        <w:t xml:space="preserve">double-precision </w:t>
      </w:r>
      <w:r>
        <w:t xml:space="preserve">real value </w:t>
      </w:r>
      <w:r w:rsidR="00792AB8">
        <w:t xml:space="preserve">storing the time step from the FAST v8 primary input file </w:t>
      </w:r>
      <w:r>
        <w:t xml:space="preserve">that is </w:t>
      </w:r>
      <w:ins w:id="211" w:author="Bonnie Jonkman" w:date="2015-02-27T13:13:00Z">
        <w:r w:rsidR="00825D8B">
          <w:t>typically used</w:t>
        </w:r>
      </w:ins>
      <w:del w:id="212" w:author="Bonnie Jonkman" w:date="2015-02-27T13:13:00Z">
        <w:r w:rsidDel="00825D8B">
          <w:delText>required for</w:delText>
        </w:r>
      </w:del>
      <w:ins w:id="213" w:author="Bonnie Jonkman" w:date="2015-02-27T13:13:00Z">
        <w:r w:rsidR="00825D8B">
          <w:t xml:space="preserve"> in</w:t>
        </w:r>
      </w:ins>
      <w:r>
        <w:t xml:space="preserve"> the Simulink solver.</w:t>
      </w:r>
      <w:ins w:id="214" w:author="Bonnie Jonkman" w:date="2015-02-27T13:13:00Z">
        <w:r w:rsidR="00825D8B">
          <w:t xml:space="preserve"> (Note: </w:t>
        </w:r>
        <w:r w:rsidR="00825D8B" w:rsidRPr="00E64C2D">
          <w:rPr>
            <w:i/>
          </w:rPr>
          <w:t>DT</w:t>
        </w:r>
        <w:r w:rsidR="00825D8B">
          <w:t xml:space="preserve"> need not be the same value as in the Simulink solver, but </w:t>
        </w:r>
      </w:ins>
      <w:ins w:id="215" w:author="Bonnie Jonkman" w:date="2015-02-27T13:16:00Z">
        <w:r w:rsidR="00825D8B">
          <w:t xml:space="preserve">Simulink </w:t>
        </w:r>
      </w:ins>
      <w:ins w:id="216" w:author="Bonnie Jonkman" w:date="2015-02-27T13:13:00Z">
        <w:r w:rsidR="00825D8B">
          <w:t>require</w:t>
        </w:r>
      </w:ins>
      <w:ins w:id="217" w:author="Bonnie Jonkman" w:date="2015-02-27T13:16:00Z">
        <w:r w:rsidR="00825D8B">
          <w:t>s</w:t>
        </w:r>
      </w:ins>
      <w:ins w:id="218" w:author="Bonnie Jonkman" w:date="2015-02-27T13:13:00Z">
        <w:r w:rsidR="00825D8B">
          <w:t xml:space="preserve"> that </w:t>
        </w:r>
        <w:r w:rsidR="00825D8B">
          <w:rPr>
            <w:i/>
          </w:rPr>
          <w:t>DT</w:t>
        </w:r>
        <w:r w:rsidR="00825D8B">
          <w:t xml:space="preserve"> be an integer multiple of </w:t>
        </w:r>
      </w:ins>
      <w:ins w:id="219" w:author="Bonnie Jonkman" w:date="2015-02-27T13:21:00Z">
        <w:r w:rsidR="001B3FFF">
          <w:t xml:space="preserve">the </w:t>
        </w:r>
      </w:ins>
      <w:ins w:id="220" w:author="Bonnie Jonkman" w:date="2015-02-27T13:13:00Z">
        <w:r w:rsidR="00825D8B">
          <w:t>Simulink’s solver</w:t>
        </w:r>
      </w:ins>
      <w:ins w:id="221" w:author="Bonnie Jonkman" w:date="2015-02-27T13:14:00Z">
        <w:r w:rsidR="00825D8B">
          <w:t xml:space="preserve">’s fundamental </w:t>
        </w:r>
      </w:ins>
      <w:ins w:id="222" w:author="Bonnie Jonkman" w:date="2015-02-27T13:15:00Z">
        <w:r w:rsidR="00825D8B">
          <w:t>sample</w:t>
        </w:r>
      </w:ins>
      <w:ins w:id="223" w:author="Bonnie Jonkman" w:date="2015-02-27T13:13:00Z">
        <w:r w:rsidR="00825D8B">
          <w:t xml:space="preserve"> time</w:t>
        </w:r>
      </w:ins>
      <w:ins w:id="224" w:author="Bonnie Jonkman" w:date="2015-02-27T13:15:00Z">
        <w:r w:rsidR="00825D8B">
          <w:t>.</w:t>
        </w:r>
      </w:ins>
      <w:ins w:id="225" w:author="Bonnie Jonkman" w:date="2015-02-27T13:16:00Z">
        <w:r w:rsidR="00825D8B">
          <w:t xml:space="preserve">) </w:t>
        </w:r>
      </w:ins>
    </w:p>
    <w:p w:rsidR="00D0774B" w:rsidRPr="00EC786F" w:rsidRDefault="00D0774B" w:rsidP="00D0774B">
      <w:r>
        <w:t xml:space="preserve">Depending on the model, you may have to set </w:t>
      </w:r>
      <w:r w:rsidRPr="00B0353E">
        <w:rPr>
          <w:i/>
        </w:rPr>
        <w:t>DT</w:t>
      </w:r>
      <w:r>
        <w:t xml:space="preserve"> and </w:t>
      </w:r>
      <w:proofErr w:type="spellStart"/>
      <w:r w:rsidRPr="00B0353E">
        <w:rPr>
          <w:i/>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B0353E">
        <w:rPr>
          <w:i/>
        </w:rPr>
        <w:t>OutList</w:t>
      </w:r>
      <w:proofErr w:type="spellEnd"/>
      <w:r w:rsidRPr="00B0353E">
        <w:rPr>
          <w:i/>
        </w:rPr>
        <w:t xml:space="preserve"> </w:t>
      </w:r>
      <w:r>
        <w:t xml:space="preserve">and </w:t>
      </w:r>
      <w:r w:rsidRPr="00B0353E">
        <w:rPr>
          <w:i/>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rsidR="00D0774B" w:rsidRDefault="00D0774B" w:rsidP="003F0FFD">
      <w:pPr>
        <w:pStyle w:val="Heading3"/>
      </w:pPr>
      <w:r>
        <w:t>Output Files</w:t>
      </w:r>
    </w:p>
    <w:p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317AA0">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317AA0">
        <w:t>Major changes in FAST</w:t>
      </w:r>
      <w:r w:rsidR="00BC064B">
        <w:fldChar w:fldCharType="end"/>
      </w:r>
      <w:r w:rsidR="00BC064B">
        <w:t>”</w:t>
      </w:r>
      <w:r>
        <w:t xml:space="preserve">). </w:t>
      </w:r>
    </w:p>
    <w:p w:rsidR="00703CA6" w:rsidRDefault="00703CA6" w:rsidP="00703CA6">
      <w:pPr>
        <w:pStyle w:val="Heading2"/>
      </w:pPr>
      <w:bookmarkStart w:id="226" w:name="_Toc413698692"/>
      <w:r>
        <w:t>Running FAST in Simulink</w:t>
      </w:r>
      <w:bookmarkEnd w:id="226"/>
    </w:p>
    <w:p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BC064B">
        <w:rPr>
          <w:i/>
        </w:rPr>
        <w:t>&lt;FAST</w:t>
      </w:r>
      <w:r w:rsidR="003F6633">
        <w:rPr>
          <w:i/>
        </w:rPr>
        <w:t>8</w:t>
      </w:r>
      <w:r w:rsidRPr="00BC064B">
        <w:rPr>
          <w:i/>
        </w:rPr>
        <w:t>&gt;\bin</w:t>
      </w:r>
      <w:r>
        <w:t xml:space="preserve"> directory to the </w:t>
      </w:r>
      <w:r w:rsidR="00AE3A86">
        <w:t xml:space="preserve">MATLAB </w:t>
      </w:r>
      <w:r>
        <w:t xml:space="preserve">path. </w:t>
      </w:r>
    </w:p>
    <w:p w:rsidR="00D0774B" w:rsidRDefault="00D0774B" w:rsidP="00BC064B">
      <w:pPr>
        <w:pStyle w:val="Heading3"/>
      </w:pPr>
      <w:r>
        <w:t>Sample Simulink Models for FAST v8</w:t>
      </w:r>
    </w:p>
    <w:p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rsidR="003F0FFD" w:rsidRDefault="003F0FFD" w:rsidP="00BC064B">
      <w:pPr>
        <w:pStyle w:val="Heading4"/>
      </w:pPr>
      <w:proofErr w:type="spellStart"/>
      <w:r>
        <w:lastRenderedPageBreak/>
        <w:t>OpenLoop</w:t>
      </w:r>
      <w:proofErr w:type="spellEnd"/>
    </w:p>
    <w:p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rsidR="003F0FFD" w:rsidRDefault="00CE549F" w:rsidP="00BC064B">
      <w:pPr>
        <w:keepNext/>
      </w:pPr>
      <w:r>
        <w:rPr>
          <w:noProof/>
        </w:rPr>
        <w:drawing>
          <wp:inline distT="0" distB="0" distL="0" distR="0" wp14:anchorId="62858ADF" wp14:editId="382D72EA">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29710"/>
                    </a:xfrm>
                    <a:prstGeom prst="rect">
                      <a:avLst/>
                    </a:prstGeom>
                  </pic:spPr>
                </pic:pic>
              </a:graphicData>
            </a:graphic>
          </wp:inline>
        </w:drawing>
      </w:r>
    </w:p>
    <w:p w:rsidR="003F0FFD" w:rsidRDefault="003F0FFD" w:rsidP="00BC064B">
      <w:pPr>
        <w:pStyle w:val="Caption"/>
        <w:jc w:val="center"/>
        <w:rPr>
          <w:noProof/>
        </w:rPr>
      </w:pPr>
      <w:r>
        <w:t xml:space="preserve">Figure </w:t>
      </w:r>
      <w:fldSimple w:instr=" SEQ Figure \* ARABIC ">
        <w:r w:rsidR="00317AA0">
          <w:rPr>
            <w:noProof/>
          </w:rPr>
          <w:t>9</w:t>
        </w:r>
      </w:fldSimple>
      <w:r>
        <w:t xml:space="preserve">: </w:t>
      </w:r>
      <w:proofErr w:type="spellStart"/>
      <w:r>
        <w:t>OpenLoop.mdl</w:t>
      </w:r>
      <w:proofErr w:type="spellEnd"/>
      <w:r>
        <w:t xml:space="preserve"> Sample Model for Simulink</w:t>
      </w:r>
    </w:p>
    <w:p w:rsidR="003F0FFD" w:rsidRDefault="003F0FFD" w:rsidP="00CE549F">
      <w:pPr>
        <w:pStyle w:val="Heading4"/>
      </w:pPr>
      <w:r>
        <w:t>Test01_SIG</w:t>
      </w:r>
    </w:p>
    <w:p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rsidR="003F0FFD" w:rsidRDefault="00CE549F" w:rsidP="00BC064B">
      <w:pPr>
        <w:keepNext/>
      </w:pPr>
      <w:r>
        <w:rPr>
          <w:noProof/>
        </w:rPr>
        <w:lastRenderedPageBreak/>
        <w:drawing>
          <wp:inline distT="0" distB="0" distL="0" distR="0" wp14:anchorId="429E560C" wp14:editId="4F57D86F">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55340"/>
                    </a:xfrm>
                    <a:prstGeom prst="rect">
                      <a:avLst/>
                    </a:prstGeom>
                  </pic:spPr>
                </pic:pic>
              </a:graphicData>
            </a:graphic>
          </wp:inline>
        </w:drawing>
      </w:r>
    </w:p>
    <w:p w:rsidR="003F0FFD" w:rsidRDefault="003F0FFD" w:rsidP="00BC064B">
      <w:pPr>
        <w:pStyle w:val="Caption"/>
        <w:jc w:val="center"/>
      </w:pPr>
      <w:r>
        <w:t xml:space="preserve">Figure </w:t>
      </w:r>
      <w:fldSimple w:instr=" SEQ Figure \* ARABIC ">
        <w:r w:rsidR="00317AA0">
          <w:rPr>
            <w:noProof/>
          </w:rPr>
          <w:t>10</w:t>
        </w:r>
      </w:fldSimple>
      <w:r>
        <w:t>: Test01_SIG</w:t>
      </w:r>
      <w:r w:rsidRPr="00DE1A84">
        <w:t>.mdl Sample Model for Simulink</w:t>
      </w:r>
    </w:p>
    <w:p w:rsidR="005B630C" w:rsidRDefault="009F7B14" w:rsidP="0027571D">
      <w:pPr>
        <w:pStyle w:val="Heading3"/>
      </w:pPr>
      <w:r>
        <w:t>Error Messages</w:t>
      </w:r>
    </w:p>
    <w:p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rsidR="00D0774B" w:rsidRDefault="00D0774B" w:rsidP="003F0FFD">
      <w:pPr>
        <w:pStyle w:val="Heading2"/>
      </w:pPr>
      <w:bookmarkStart w:id="227" w:name="_Toc413698693"/>
      <w:r>
        <w:t xml:space="preserve">Compiling </w:t>
      </w:r>
      <w:r w:rsidR="008509E5">
        <w:t xml:space="preserve">FAST </w:t>
      </w:r>
      <w:r>
        <w:t>for Simulink</w:t>
      </w:r>
      <w:bookmarkEnd w:id="227"/>
    </w:p>
    <w:p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commentRangeStart w:id="228"/>
      <w:proofErr w:type="spellStart"/>
      <w:r w:rsidR="001B3FFF" w:rsidRPr="001B3FFF">
        <w:rPr>
          <w:highlight w:val="yellow"/>
        </w:rPr>
        <w:t>Matlab</w:t>
      </w:r>
      <w:proofErr w:type="spellEnd"/>
      <w:r w:rsidR="001B3FFF" w:rsidRPr="001B3FFF">
        <w:rPr>
          <w:highlight w:val="yellow"/>
        </w:rPr>
        <w:t xml:space="preserve"> 2014b</w:t>
      </w:r>
      <w:commentRangeEnd w:id="228"/>
      <w:r w:rsidR="001B3FFF">
        <w:rPr>
          <w:rStyle w:val="CommentReference"/>
        </w:rPr>
        <w:commentReference w:id="228"/>
      </w:r>
      <w:r w:rsidR="001B3FFF">
        <w:t xml:space="preserve">. If you are using a different version of </w:t>
      </w:r>
      <w:proofErr w:type="spellStart"/>
      <w:r w:rsidR="001B3FFF">
        <w:t>Matlab</w:t>
      </w:r>
      <w:proofErr w:type="spellEnd"/>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rsidR="00D0774B" w:rsidRDefault="00D0774B" w:rsidP="003F0FFD">
      <w:pPr>
        <w:pStyle w:val="Heading3"/>
      </w:pPr>
      <w:proofErr w:type="spellStart"/>
      <w:r>
        <w:t>FAST_Library</w:t>
      </w:r>
      <w:proofErr w:type="spellEnd"/>
    </w:p>
    <w:p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317AA0">
        <w:t>Compiling</w:t>
      </w:r>
      <w:r w:rsidR="00063365">
        <w:fldChar w:fldCharType="end"/>
      </w:r>
      <w:r w:rsidR="00063365">
        <w:t>” section of this document</w:t>
      </w:r>
      <w:r>
        <w:t>.</w:t>
      </w:r>
      <w:r w:rsidR="00B7075F">
        <w:t xml:space="preserve"> The remainder of this section describes some things that are different </w:t>
      </w:r>
    </w:p>
    <w:p w:rsidR="00F00B79" w:rsidRDefault="001F3997" w:rsidP="0027571D">
      <w:r>
        <w:t xml:space="preserve">Two files need to be replaced to compile FAST as a </w:t>
      </w:r>
      <w:proofErr w:type="spellStart"/>
      <w:r>
        <w:t>dll</w:t>
      </w:r>
      <w:proofErr w:type="spellEnd"/>
      <w:r>
        <w:t>:</w:t>
      </w:r>
    </w:p>
    <w:p w:rsidR="001F3997" w:rsidRDefault="001F3997" w:rsidP="0027571D">
      <w:pPr>
        <w:pStyle w:val="ListParagraph"/>
        <w:numPr>
          <w:ilvl w:val="0"/>
          <w:numId w:val="22"/>
        </w:numPr>
      </w:pPr>
      <w:r>
        <w:t>FAST_Library.f90 should be used in place of FAST_Prog.f90</w:t>
      </w:r>
    </w:p>
    <w:p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rsidR="005C697F" w:rsidRDefault="005C697F" w:rsidP="0027571D">
      <w:r>
        <w:lastRenderedPageBreak/>
        <w:t xml:space="preserve">A few </w:t>
      </w:r>
      <w:r w:rsidR="00955CA5">
        <w:t xml:space="preserve">compiling </w:t>
      </w:r>
      <w:r>
        <w:t>commands are different from the stand-alone application:</w:t>
      </w:r>
    </w:p>
    <w:p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rsidR="00B7075F" w:rsidRDefault="00B7075F" w:rsidP="0027571D">
      <w:pPr>
        <w:pStyle w:val="ListParagraph"/>
        <w:numPr>
          <w:ilvl w:val="0"/>
          <w:numId w:val="23"/>
        </w:numPr>
      </w:pPr>
      <w:r>
        <w:t xml:space="preserve">The </w:t>
      </w:r>
      <w:r w:rsidRPr="00B7075F">
        <w:t>COMPILE_SIMULINK</w:t>
      </w:r>
      <w:r>
        <w:t xml:space="preserve"> preprocessor directive must be used.</w:t>
      </w:r>
    </w:p>
    <w:p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rsidR="00B7075F" w:rsidRDefault="00B7075F" w:rsidP="0027571D">
      <w:pPr>
        <w:keepNext/>
      </w:pPr>
      <w:r>
        <w:rPr>
          <w:noProof/>
        </w:rPr>
        <w:drawing>
          <wp:inline distT="0" distB="0" distL="0" distR="0" wp14:anchorId="730D2618" wp14:editId="5A7B5C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1420"/>
                    </a:xfrm>
                    <a:prstGeom prst="rect">
                      <a:avLst/>
                    </a:prstGeom>
                  </pic:spPr>
                </pic:pic>
              </a:graphicData>
            </a:graphic>
          </wp:inline>
        </w:drawing>
      </w:r>
    </w:p>
    <w:p w:rsidR="00B7075F" w:rsidRDefault="00B7075F" w:rsidP="0027571D">
      <w:pPr>
        <w:pStyle w:val="Caption"/>
        <w:jc w:val="center"/>
        <w:rPr>
          <w:noProof/>
        </w:rPr>
      </w:pPr>
      <w:r>
        <w:t xml:space="preserve">Figure </w:t>
      </w:r>
      <w:fldSimple w:instr=" SEQ Figure \* ARABIC ">
        <w:r w:rsidR="00317AA0">
          <w:rPr>
            <w:noProof/>
          </w:rPr>
          <w:t>11</w:t>
        </w:r>
      </w:fldSimple>
      <w:r>
        <w:t>: Visual Studio window</w:t>
      </w:r>
      <w:r>
        <w:rPr>
          <w:noProof/>
        </w:rPr>
        <w:t xml:space="preserve"> showing additional dependencies for the linker (MAP and libmex)</w:t>
      </w:r>
    </w:p>
    <w:p w:rsidR="00B7075F" w:rsidRDefault="00B7075F" w:rsidP="0027571D">
      <w:pPr>
        <w:keepNext/>
      </w:pPr>
      <w:r>
        <w:rPr>
          <w:noProof/>
        </w:rPr>
        <w:lastRenderedPageBreak/>
        <w:drawing>
          <wp:inline distT="0" distB="0" distL="0" distR="0" wp14:anchorId="4992FB2E" wp14:editId="26BAF1AC">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1420"/>
                    </a:xfrm>
                    <a:prstGeom prst="rect">
                      <a:avLst/>
                    </a:prstGeom>
                  </pic:spPr>
                </pic:pic>
              </a:graphicData>
            </a:graphic>
          </wp:inline>
        </w:drawing>
      </w:r>
    </w:p>
    <w:p w:rsidR="00B7075F" w:rsidRPr="00066FEC" w:rsidRDefault="00B7075F" w:rsidP="0027571D">
      <w:pPr>
        <w:pStyle w:val="Caption"/>
        <w:jc w:val="center"/>
      </w:pPr>
      <w:r>
        <w:t xml:space="preserve">Figure </w:t>
      </w:r>
      <w:fldSimple w:instr=" SEQ Figure \* ARABIC ">
        <w:r w:rsidR="00317AA0">
          <w:rPr>
            <w:noProof/>
          </w:rPr>
          <w:t>12</w:t>
        </w:r>
      </w:fldSimple>
      <w:r>
        <w:t xml:space="preserve">: Preprocessor directives for </w:t>
      </w:r>
      <w:proofErr w:type="spellStart"/>
      <w:r>
        <w:t>FAST_Library</w:t>
      </w:r>
      <w:proofErr w:type="spellEnd"/>
    </w:p>
    <w:p w:rsidR="00D0774B" w:rsidRDefault="00D0774B" w:rsidP="003F0FFD">
      <w:pPr>
        <w:pStyle w:val="Heading3"/>
      </w:pPr>
      <w:proofErr w:type="spellStart"/>
      <w:r>
        <w:t>FAST_SFunc</w:t>
      </w:r>
      <w:proofErr w:type="spellEnd"/>
    </w:p>
    <w:p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w:t>
      </w:r>
      <w:proofErr w:type="gramStart"/>
      <w:r w:rsidRPr="00F00B79">
        <w:rPr>
          <w:rFonts w:ascii="Courier New" w:hAnsi="Courier New" w:cs="Courier New"/>
          <w:color w:val="A020F0"/>
          <w:sz w:val="20"/>
          <w:szCs w:val="24"/>
        </w:rPr>
        <w:t>:999999999</w:t>
      </w:r>
      <w:proofErr w:type="gramEnd"/>
      <w:r w:rsidRPr="00F00B79">
        <w:rPr>
          <w:rFonts w:ascii="Courier New" w:hAnsi="Courier New" w:cs="Courier New"/>
          <w:color w:val="A020F0"/>
          <w:sz w:val="20"/>
          <w:szCs w:val="24"/>
        </w:rPr>
        <w:t xml:space="preserve"> /LARGEADDRESSAWARE'</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rsidR="001B3FFF" w:rsidRDefault="001B3FFF" w:rsidP="00F00B79">
      <w:r>
        <w:t>(</w:t>
      </w:r>
      <w:r w:rsidR="00C47D84">
        <w:t>N</w:t>
      </w:r>
      <w:r>
        <w:t>ote that the LINKFLAGS option can be removed if necessary</w:t>
      </w:r>
      <w:r w:rsidR="00C47D84">
        <w:t>.</w:t>
      </w:r>
      <w:r>
        <w:t>)</w:t>
      </w:r>
    </w:p>
    <w:p w:rsidR="003F6633" w:rsidRDefault="003F6633" w:rsidP="00F00B79">
      <w:r>
        <w:t xml:space="preserve">For 64-bit </w:t>
      </w:r>
      <w:r w:rsidR="00F00B79">
        <w:t xml:space="preserve">versions of </w:t>
      </w:r>
      <w:r w:rsidR="00AE3A86">
        <w:t xml:space="preserve">MATLAB </w:t>
      </w:r>
      <w:r>
        <w:t>it 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t>
      </w:r>
      <w:r>
        <w:lastRenderedPageBreak/>
        <w:t xml:space="preserve">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rsidR="006E56E7" w:rsidRDefault="00F2521D" w:rsidP="00992CCA">
      <w:pPr>
        <w:pStyle w:val="Heading1"/>
      </w:pPr>
      <w:bookmarkStart w:id="229" w:name="_Toc413698694"/>
      <w:r>
        <w:t>Feedback</w:t>
      </w:r>
      <w:bookmarkEnd w:id="229"/>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2" w:history="1">
        <w:r>
          <w:rPr>
            <w:rStyle w:val="Hyperlink"/>
          </w:rPr>
          <w:t>https://wind.nrel.gov/forum/wind/</w:t>
        </w:r>
      </w:hyperlink>
      <w:r>
        <w:t xml:space="preserve"> </w:t>
      </w:r>
    </w:p>
    <w:p w:rsidR="00452E60" w:rsidRDefault="006D7B34" w:rsidP="007D7E91">
      <w:pPr>
        <w:pStyle w:val="Heading1"/>
      </w:pPr>
      <w:bookmarkStart w:id="230" w:name="_Ref392062682"/>
      <w:bookmarkStart w:id="231" w:name="_Toc413698695"/>
      <w:r>
        <w:lastRenderedPageBreak/>
        <w:t xml:space="preserve">Appendix: </w:t>
      </w:r>
      <w:r w:rsidR="00992CCA">
        <w:t xml:space="preserve">Example FAST </w:t>
      </w:r>
      <w:r w:rsidR="00B859C9">
        <w:t>v8.</w:t>
      </w:r>
      <w:r w:rsidR="00A85DDE">
        <w:t>10</w:t>
      </w:r>
      <w:r w:rsidR="00B859C9">
        <w:t xml:space="preserve">.* </w:t>
      </w:r>
      <w:r w:rsidR="00992CCA">
        <w:t>Input File</w:t>
      </w:r>
      <w:bookmarkEnd w:id="230"/>
      <w:bookmarkEnd w:id="231"/>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CD624C7" wp14:editId="6E4DE991">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rsidR="00904A93" w:rsidRPr="00C914B8" w:rsidRDefault="00904A93"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rsidR="007F2710" w:rsidRPr="00B859C9" w:rsidRDefault="001017C7" w:rsidP="001017C7">
      <w:pPr>
        <w:pStyle w:val="Caption"/>
        <w:jc w:val="center"/>
      </w:pPr>
      <w:r>
        <w:t xml:space="preserve">Figure </w:t>
      </w:r>
      <w:fldSimple w:instr=" SEQ Figure \* ARABIC ">
        <w:r w:rsidR="00317AA0">
          <w:rPr>
            <w:noProof/>
          </w:rPr>
          <w:t>13</w:t>
        </w:r>
      </w:fldSimple>
      <w:r>
        <w:t>: Example FAST v8.</w:t>
      </w:r>
      <w:r w:rsidR="005C5A0C">
        <w:t>10</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jjonkman" w:date="2015-02-27T13:29:00Z" w:initials="jmj">
    <w:p w:rsidR="00904A93" w:rsidRDefault="00904A93">
      <w:pPr>
        <w:pStyle w:val="CommentText"/>
      </w:pPr>
      <w:r>
        <w:rPr>
          <w:rStyle w:val="CommentReference"/>
        </w:rPr>
        <w:annotationRef/>
      </w:r>
      <w:r>
        <w:t>Add descriptions.</w:t>
      </w:r>
    </w:p>
  </w:comment>
  <w:comment w:id="57" w:author="Bonnie Jonkman" w:date="2015-03-23T14:40:00Z" w:initials="BJJ">
    <w:p w:rsidR="00DF226E" w:rsidRDefault="00DF226E">
      <w:pPr>
        <w:pStyle w:val="CommentText"/>
      </w:pPr>
      <w:r>
        <w:rPr>
          <w:rStyle w:val="CommentReference"/>
        </w:rPr>
        <w:annotationRef/>
      </w:r>
      <w:r>
        <w:t>Fixed bug 3/23 so need to update version number</w:t>
      </w:r>
    </w:p>
  </w:comment>
  <w:comment w:id="105" w:author="Bonnie Jonkman" w:date="2015-03-23T14:41:00Z" w:initials="BJJ">
    <w:p w:rsidR="00035EC8" w:rsidRDefault="00035EC8">
      <w:pPr>
        <w:pStyle w:val="CommentText"/>
      </w:pPr>
      <w:r>
        <w:rPr>
          <w:rStyle w:val="CommentReference"/>
        </w:rPr>
        <w:annotationRef/>
      </w:r>
      <w:r>
        <w:t>Still planned?</w:t>
      </w:r>
    </w:p>
  </w:comment>
  <w:comment w:id="228" w:author="Bonnie Jonkman" w:date="2015-02-27T13:29:00Z" w:initials="BJJ">
    <w:p w:rsidR="00904A93" w:rsidRDefault="00904A93">
      <w:pPr>
        <w:pStyle w:val="CommentText"/>
      </w:pPr>
      <w:r>
        <w:rPr>
          <w:rStyle w:val="CommentReference"/>
        </w:rPr>
        <w:annotationRef/>
      </w:r>
      <w:r>
        <w:t xml:space="preserve">Currently 64-bit is compiled with </w:t>
      </w:r>
      <w:proofErr w:type="spellStart"/>
      <w:r>
        <w:t>matlab</w:t>
      </w:r>
      <w:proofErr w:type="spellEnd"/>
      <w:r>
        <w:t xml:space="preserve">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06A" w:rsidRDefault="00D7106A" w:rsidP="0032059E">
      <w:pPr>
        <w:spacing w:after="0" w:line="240" w:lineRule="auto"/>
      </w:pPr>
      <w:r>
        <w:separator/>
      </w:r>
    </w:p>
  </w:endnote>
  <w:endnote w:type="continuationSeparator" w:id="0">
    <w:p w:rsidR="00D7106A" w:rsidRDefault="00D7106A"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A93" w:rsidRPr="006228F7" w:rsidRDefault="00904A93" w:rsidP="008A0C65">
    <w:pPr>
      <w:pStyle w:val="Footer"/>
      <w:jc w:val="center"/>
    </w:pPr>
    <w:r>
      <w:fldChar w:fldCharType="begin"/>
    </w:r>
    <w:r>
      <w:instrText xml:space="preserve"> PAGE  \* Arabic  \* MERGEFORMAT </w:instrText>
    </w:r>
    <w:r>
      <w:fldChar w:fldCharType="separate"/>
    </w:r>
    <w:r w:rsidR="00035EC8">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06A" w:rsidRDefault="00D7106A" w:rsidP="0032059E">
      <w:pPr>
        <w:spacing w:after="0" w:line="240" w:lineRule="auto"/>
      </w:pPr>
      <w:r>
        <w:separator/>
      </w:r>
    </w:p>
  </w:footnote>
  <w:footnote w:type="continuationSeparator" w:id="0">
    <w:p w:rsidR="00D7106A" w:rsidRDefault="00D7106A" w:rsidP="0032059E">
      <w:pPr>
        <w:spacing w:after="0" w:line="240" w:lineRule="auto"/>
      </w:pPr>
      <w:r>
        <w:continuationSeparator/>
      </w:r>
    </w:p>
  </w:footnote>
  <w:footnote w:id="1">
    <w:p w:rsidR="00904A93" w:rsidRDefault="00904A93" w:rsidP="001A5D50">
      <w:pPr>
        <w:pStyle w:val="FootnoteText"/>
      </w:pPr>
      <w:r>
        <w:rPr>
          <w:rStyle w:val="FootnoteReference"/>
        </w:rPr>
        <w:footnoteRef/>
      </w:r>
      <w:r>
        <w:t xml:space="preserve">In FAST v8, this option is available only when using </w:t>
      </w:r>
      <w:proofErr w:type="spellStart"/>
      <w:r>
        <w:t>ElastoDyn’s</w:t>
      </w:r>
      <w:proofErr w:type="spellEnd"/>
      <w:r>
        <w:t xml:space="preserve"> ABM4</w:t>
      </w:r>
      <w:ins w:id="9" w:author="Bonnie Jonkman" w:date="2015-03-19T10:14:00Z">
        <w:r w:rsidR="00325AC4">
          <w:t xml:space="preserve"> or AB4</w:t>
        </w:r>
      </w:ins>
      <w:r>
        <w:t xml:space="preserve"> integration </w:t>
      </w:r>
      <w:ins w:id="10" w:author="Bonnie Jonkman" w:date="2015-03-19T10:14:00Z">
        <w:r w:rsidR="00325AC4">
          <w:t>methods</w:t>
        </w:r>
      </w:ins>
      <w:del w:id="11" w:author="Bonnie Jonkman" w:date="2015-03-19T10:14:00Z">
        <w:r w:rsidDel="00325AC4">
          <w:delText>option</w:delText>
        </w:r>
      </w:del>
      <w:r>
        <w:t>.</w:t>
      </w:r>
    </w:p>
  </w:footnote>
  <w:footnote w:id="2">
    <w:p w:rsidR="00904A93" w:rsidRDefault="00904A93">
      <w:pPr>
        <w:pStyle w:val="FootnoteText"/>
      </w:pPr>
      <w:r>
        <w:rPr>
          <w:rStyle w:val="FootnoteReference"/>
        </w:rPr>
        <w:footnoteRef/>
      </w:r>
      <w:r>
        <w:t xml:space="preserve"> This option is a custom feature in FAST v7, requiring a separate executable. In FAST v8, it is part of the standard distribution.</w:t>
      </w:r>
    </w:p>
  </w:footnote>
  <w:footnote w:id="3">
    <w:p w:rsidR="00904A93" w:rsidRDefault="00904A93">
      <w:pPr>
        <w:pStyle w:val="FootnoteText"/>
      </w:pPr>
      <w:r>
        <w:rPr>
          <w:rStyle w:val="FootnoteReference"/>
        </w:rPr>
        <w:footnoteRef/>
      </w:r>
      <w:r>
        <w:t xml:space="preserve"> These steps must be integer multiples of the structural time step.</w:t>
      </w:r>
    </w:p>
  </w:footnote>
  <w:footnote w:id="4">
    <w:p w:rsidR="00904A93" w:rsidRDefault="00904A93"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5">
    <w:p w:rsidR="00904A93" w:rsidRDefault="00904A93">
      <w:pPr>
        <w:pStyle w:val="FootnoteText"/>
      </w:pPr>
      <w:r>
        <w:rPr>
          <w:rStyle w:val="FootnoteReference"/>
        </w:rPr>
        <w:footnoteRef/>
      </w:r>
      <w:r>
        <w:t xml:space="preserve"> FAST v7 is limited to one correction step and this correction step only applies to some modules.</w:t>
      </w:r>
    </w:p>
  </w:footnote>
  <w:footnote w:id="6">
    <w:p w:rsidR="00904A93" w:rsidRDefault="00904A93" w:rsidP="004A0A8F">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7">
    <w:p w:rsidR="00904A93" w:rsidRDefault="00904A93"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8">
    <w:p w:rsidR="00904A93" w:rsidRDefault="00904A93" w:rsidP="002C1FAC">
      <w:pPr>
        <w:pStyle w:val="FootnoteText"/>
      </w:pPr>
      <w:r>
        <w:rPr>
          <w:rStyle w:val="FootnoteReference"/>
        </w:rPr>
        <w:footnoteRef/>
      </w:r>
      <w:r>
        <w:t xml:space="preserve"> IceDyn and FEAMooring have been added to FAST v8.09.00a-bjj, but they are not complete and have not been tested well.</w:t>
      </w:r>
    </w:p>
  </w:footnote>
  <w:footnote w:id="9">
    <w:p w:rsidR="00904A93" w:rsidRDefault="00904A93">
      <w:pPr>
        <w:pStyle w:val="FootnoteText"/>
      </w:pPr>
      <w:ins w:id="145" w:author="Bonnie Jonkman" w:date="2015-03-09T22:05:00Z">
        <w:r>
          <w:rPr>
            <w:rStyle w:val="FootnoteReference"/>
          </w:rPr>
          <w:footnoteRef/>
        </w:r>
        <w:r>
          <w:t xml:space="preserve"> Note that the LabVIEW interface for FAST v8 has not yet been developed.</w:t>
        </w:r>
      </w:ins>
    </w:p>
  </w:footnote>
  <w:footnote w:id="10">
    <w:p w:rsidR="00904A93" w:rsidRDefault="00904A93"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5"/>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6011A"/>
    <w:rsid w:val="00062F6C"/>
    <w:rsid w:val="00063365"/>
    <w:rsid w:val="00066DFD"/>
    <w:rsid w:val="00066FEC"/>
    <w:rsid w:val="00071BEF"/>
    <w:rsid w:val="00086C75"/>
    <w:rsid w:val="00095694"/>
    <w:rsid w:val="000973B8"/>
    <w:rsid w:val="000A7AE6"/>
    <w:rsid w:val="000C417D"/>
    <w:rsid w:val="000D16ED"/>
    <w:rsid w:val="000D2280"/>
    <w:rsid w:val="000D24F9"/>
    <w:rsid w:val="000D373D"/>
    <w:rsid w:val="000D4770"/>
    <w:rsid w:val="000D66E4"/>
    <w:rsid w:val="000D67F1"/>
    <w:rsid w:val="000E1845"/>
    <w:rsid w:val="000E1D2E"/>
    <w:rsid w:val="000E4597"/>
    <w:rsid w:val="000F3583"/>
    <w:rsid w:val="00100AB0"/>
    <w:rsid w:val="001017C7"/>
    <w:rsid w:val="0010264A"/>
    <w:rsid w:val="0010612B"/>
    <w:rsid w:val="00123745"/>
    <w:rsid w:val="001336DD"/>
    <w:rsid w:val="00143736"/>
    <w:rsid w:val="00143EBA"/>
    <w:rsid w:val="001479F4"/>
    <w:rsid w:val="00160D02"/>
    <w:rsid w:val="0016100B"/>
    <w:rsid w:val="0017590F"/>
    <w:rsid w:val="00176884"/>
    <w:rsid w:val="00182565"/>
    <w:rsid w:val="001847A2"/>
    <w:rsid w:val="0018640E"/>
    <w:rsid w:val="00195D86"/>
    <w:rsid w:val="001A5D50"/>
    <w:rsid w:val="001A7232"/>
    <w:rsid w:val="001A778F"/>
    <w:rsid w:val="001B1E94"/>
    <w:rsid w:val="001B3FFF"/>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30DFF"/>
    <w:rsid w:val="00243C5B"/>
    <w:rsid w:val="00246C52"/>
    <w:rsid w:val="0025096E"/>
    <w:rsid w:val="00253827"/>
    <w:rsid w:val="00254699"/>
    <w:rsid w:val="0025602C"/>
    <w:rsid w:val="00267231"/>
    <w:rsid w:val="0026798D"/>
    <w:rsid w:val="0027277B"/>
    <w:rsid w:val="0027571D"/>
    <w:rsid w:val="00276C5F"/>
    <w:rsid w:val="0027790F"/>
    <w:rsid w:val="00277AD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4BB2"/>
    <w:rsid w:val="00325AC4"/>
    <w:rsid w:val="00325C4A"/>
    <w:rsid w:val="003318D6"/>
    <w:rsid w:val="00351DEB"/>
    <w:rsid w:val="00352D3A"/>
    <w:rsid w:val="003544F5"/>
    <w:rsid w:val="00357156"/>
    <w:rsid w:val="00376EFF"/>
    <w:rsid w:val="0039422C"/>
    <w:rsid w:val="003A36AE"/>
    <w:rsid w:val="003A459F"/>
    <w:rsid w:val="003C03A3"/>
    <w:rsid w:val="003C2940"/>
    <w:rsid w:val="003C4A45"/>
    <w:rsid w:val="003D4251"/>
    <w:rsid w:val="003D4964"/>
    <w:rsid w:val="003D5EA3"/>
    <w:rsid w:val="003D7F3C"/>
    <w:rsid w:val="003F0FFD"/>
    <w:rsid w:val="003F11AE"/>
    <w:rsid w:val="003F2E3C"/>
    <w:rsid w:val="003F591E"/>
    <w:rsid w:val="003F6633"/>
    <w:rsid w:val="00402646"/>
    <w:rsid w:val="00405814"/>
    <w:rsid w:val="00405A94"/>
    <w:rsid w:val="00406345"/>
    <w:rsid w:val="004066D9"/>
    <w:rsid w:val="00411B3A"/>
    <w:rsid w:val="0041287D"/>
    <w:rsid w:val="00413886"/>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4C80"/>
    <w:rsid w:val="004A0A8F"/>
    <w:rsid w:val="004A0F59"/>
    <w:rsid w:val="004A39F6"/>
    <w:rsid w:val="004B0DB9"/>
    <w:rsid w:val="004C2327"/>
    <w:rsid w:val="004C4A8A"/>
    <w:rsid w:val="004C66D0"/>
    <w:rsid w:val="004C6A31"/>
    <w:rsid w:val="004D1388"/>
    <w:rsid w:val="004D4796"/>
    <w:rsid w:val="004D7F94"/>
    <w:rsid w:val="004F109B"/>
    <w:rsid w:val="004F4788"/>
    <w:rsid w:val="004F4871"/>
    <w:rsid w:val="004F77E5"/>
    <w:rsid w:val="00503806"/>
    <w:rsid w:val="00510B11"/>
    <w:rsid w:val="0051119D"/>
    <w:rsid w:val="00523E1B"/>
    <w:rsid w:val="005248A0"/>
    <w:rsid w:val="00540E39"/>
    <w:rsid w:val="00543B79"/>
    <w:rsid w:val="005509D5"/>
    <w:rsid w:val="005556B1"/>
    <w:rsid w:val="00572C86"/>
    <w:rsid w:val="005752A7"/>
    <w:rsid w:val="00583013"/>
    <w:rsid w:val="00583754"/>
    <w:rsid w:val="00583AAD"/>
    <w:rsid w:val="005847A9"/>
    <w:rsid w:val="0058480C"/>
    <w:rsid w:val="0059296F"/>
    <w:rsid w:val="00593BC1"/>
    <w:rsid w:val="00597FB7"/>
    <w:rsid w:val="005A2B54"/>
    <w:rsid w:val="005A3AA5"/>
    <w:rsid w:val="005B33D7"/>
    <w:rsid w:val="005B5316"/>
    <w:rsid w:val="005B630C"/>
    <w:rsid w:val="005C01C1"/>
    <w:rsid w:val="005C51E0"/>
    <w:rsid w:val="005C5A0C"/>
    <w:rsid w:val="005C697F"/>
    <w:rsid w:val="005D7EC4"/>
    <w:rsid w:val="005F0B16"/>
    <w:rsid w:val="005F3CDB"/>
    <w:rsid w:val="005F6FFB"/>
    <w:rsid w:val="00604B86"/>
    <w:rsid w:val="00616C1F"/>
    <w:rsid w:val="00617A56"/>
    <w:rsid w:val="006228F7"/>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62BD"/>
    <w:rsid w:val="006D7B34"/>
    <w:rsid w:val="006E32A3"/>
    <w:rsid w:val="006E3E44"/>
    <w:rsid w:val="006E56E7"/>
    <w:rsid w:val="00703CA6"/>
    <w:rsid w:val="0070478E"/>
    <w:rsid w:val="00707227"/>
    <w:rsid w:val="00710BF4"/>
    <w:rsid w:val="00715AAA"/>
    <w:rsid w:val="007163E7"/>
    <w:rsid w:val="00717098"/>
    <w:rsid w:val="007231E1"/>
    <w:rsid w:val="007255E7"/>
    <w:rsid w:val="007260CD"/>
    <w:rsid w:val="00730F88"/>
    <w:rsid w:val="00741D30"/>
    <w:rsid w:val="00743E68"/>
    <w:rsid w:val="007441EB"/>
    <w:rsid w:val="00751FAE"/>
    <w:rsid w:val="00754E0F"/>
    <w:rsid w:val="007720B4"/>
    <w:rsid w:val="0077211A"/>
    <w:rsid w:val="00775774"/>
    <w:rsid w:val="00791179"/>
    <w:rsid w:val="00792AB8"/>
    <w:rsid w:val="00794BE0"/>
    <w:rsid w:val="007A051E"/>
    <w:rsid w:val="007A2403"/>
    <w:rsid w:val="007A37F2"/>
    <w:rsid w:val="007A40D8"/>
    <w:rsid w:val="007B0CF4"/>
    <w:rsid w:val="007B654A"/>
    <w:rsid w:val="007C0572"/>
    <w:rsid w:val="007C61F5"/>
    <w:rsid w:val="007D09CB"/>
    <w:rsid w:val="007D20B2"/>
    <w:rsid w:val="007D2FC0"/>
    <w:rsid w:val="007D7E91"/>
    <w:rsid w:val="007E0629"/>
    <w:rsid w:val="007F152F"/>
    <w:rsid w:val="007F2710"/>
    <w:rsid w:val="007F665B"/>
    <w:rsid w:val="00802342"/>
    <w:rsid w:val="0080639F"/>
    <w:rsid w:val="0080762B"/>
    <w:rsid w:val="00813432"/>
    <w:rsid w:val="008233CD"/>
    <w:rsid w:val="00825D8B"/>
    <w:rsid w:val="008274A4"/>
    <w:rsid w:val="00830652"/>
    <w:rsid w:val="00831468"/>
    <w:rsid w:val="00831ED9"/>
    <w:rsid w:val="008343ED"/>
    <w:rsid w:val="008353BA"/>
    <w:rsid w:val="00840641"/>
    <w:rsid w:val="00845AC5"/>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632E"/>
    <w:rsid w:val="008F7B47"/>
    <w:rsid w:val="00902EA5"/>
    <w:rsid w:val="0090395F"/>
    <w:rsid w:val="00904A93"/>
    <w:rsid w:val="0091346C"/>
    <w:rsid w:val="00921668"/>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80C9B"/>
    <w:rsid w:val="00985CF5"/>
    <w:rsid w:val="00992CCA"/>
    <w:rsid w:val="009951B8"/>
    <w:rsid w:val="009A2E23"/>
    <w:rsid w:val="009A4B60"/>
    <w:rsid w:val="009A60D9"/>
    <w:rsid w:val="009A69FA"/>
    <w:rsid w:val="009B0BC2"/>
    <w:rsid w:val="009B264B"/>
    <w:rsid w:val="009B51A8"/>
    <w:rsid w:val="009C0E86"/>
    <w:rsid w:val="009C1705"/>
    <w:rsid w:val="009C1B4E"/>
    <w:rsid w:val="009C2307"/>
    <w:rsid w:val="009C606B"/>
    <w:rsid w:val="009D29B6"/>
    <w:rsid w:val="009D3495"/>
    <w:rsid w:val="009E083D"/>
    <w:rsid w:val="009E13A6"/>
    <w:rsid w:val="009F2717"/>
    <w:rsid w:val="009F34BC"/>
    <w:rsid w:val="009F43D1"/>
    <w:rsid w:val="009F7B14"/>
    <w:rsid w:val="00A10B4F"/>
    <w:rsid w:val="00A1232C"/>
    <w:rsid w:val="00A12679"/>
    <w:rsid w:val="00A16467"/>
    <w:rsid w:val="00A337F1"/>
    <w:rsid w:val="00A611CB"/>
    <w:rsid w:val="00A670F6"/>
    <w:rsid w:val="00A82364"/>
    <w:rsid w:val="00A83475"/>
    <w:rsid w:val="00A85DDE"/>
    <w:rsid w:val="00A961B1"/>
    <w:rsid w:val="00AA26FF"/>
    <w:rsid w:val="00AB0D68"/>
    <w:rsid w:val="00AB4C00"/>
    <w:rsid w:val="00AB4FA0"/>
    <w:rsid w:val="00AB6BDA"/>
    <w:rsid w:val="00AB7DAA"/>
    <w:rsid w:val="00AC1E7D"/>
    <w:rsid w:val="00AC31AB"/>
    <w:rsid w:val="00AC7793"/>
    <w:rsid w:val="00AE3A86"/>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5334"/>
    <w:rsid w:val="00B67678"/>
    <w:rsid w:val="00B7075F"/>
    <w:rsid w:val="00B73836"/>
    <w:rsid w:val="00B749B5"/>
    <w:rsid w:val="00B763E9"/>
    <w:rsid w:val="00B76B55"/>
    <w:rsid w:val="00B859C9"/>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5EE7"/>
    <w:rsid w:val="00C364BE"/>
    <w:rsid w:val="00C41533"/>
    <w:rsid w:val="00C41DFA"/>
    <w:rsid w:val="00C473F0"/>
    <w:rsid w:val="00C47D84"/>
    <w:rsid w:val="00C625E2"/>
    <w:rsid w:val="00C6618D"/>
    <w:rsid w:val="00C72128"/>
    <w:rsid w:val="00C7297C"/>
    <w:rsid w:val="00C767E6"/>
    <w:rsid w:val="00C83AC8"/>
    <w:rsid w:val="00C84D03"/>
    <w:rsid w:val="00C9142A"/>
    <w:rsid w:val="00C914B8"/>
    <w:rsid w:val="00C979CB"/>
    <w:rsid w:val="00CA0AA7"/>
    <w:rsid w:val="00CA2F20"/>
    <w:rsid w:val="00CA4DEA"/>
    <w:rsid w:val="00CA54DC"/>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3260C"/>
    <w:rsid w:val="00D33FB9"/>
    <w:rsid w:val="00D34FED"/>
    <w:rsid w:val="00D36AEB"/>
    <w:rsid w:val="00D37DB1"/>
    <w:rsid w:val="00D37EC2"/>
    <w:rsid w:val="00D540B3"/>
    <w:rsid w:val="00D5674B"/>
    <w:rsid w:val="00D56818"/>
    <w:rsid w:val="00D57472"/>
    <w:rsid w:val="00D57C07"/>
    <w:rsid w:val="00D62217"/>
    <w:rsid w:val="00D6617B"/>
    <w:rsid w:val="00D668A4"/>
    <w:rsid w:val="00D7063E"/>
    <w:rsid w:val="00D7106A"/>
    <w:rsid w:val="00D720E0"/>
    <w:rsid w:val="00D9198B"/>
    <w:rsid w:val="00DA779C"/>
    <w:rsid w:val="00DB0DFE"/>
    <w:rsid w:val="00DB3191"/>
    <w:rsid w:val="00DB33B3"/>
    <w:rsid w:val="00DC49AD"/>
    <w:rsid w:val="00DC6217"/>
    <w:rsid w:val="00DC658B"/>
    <w:rsid w:val="00DC6859"/>
    <w:rsid w:val="00DD0379"/>
    <w:rsid w:val="00DE337C"/>
    <w:rsid w:val="00DE4D91"/>
    <w:rsid w:val="00DE6B88"/>
    <w:rsid w:val="00DF226E"/>
    <w:rsid w:val="00DF37BC"/>
    <w:rsid w:val="00DF5C8E"/>
    <w:rsid w:val="00E003F4"/>
    <w:rsid w:val="00E04013"/>
    <w:rsid w:val="00E10129"/>
    <w:rsid w:val="00E14436"/>
    <w:rsid w:val="00E17C2E"/>
    <w:rsid w:val="00E20484"/>
    <w:rsid w:val="00E254E3"/>
    <w:rsid w:val="00E27744"/>
    <w:rsid w:val="00E34664"/>
    <w:rsid w:val="00E371BB"/>
    <w:rsid w:val="00E40658"/>
    <w:rsid w:val="00E40EE5"/>
    <w:rsid w:val="00E41567"/>
    <w:rsid w:val="00E42E58"/>
    <w:rsid w:val="00E56F1A"/>
    <w:rsid w:val="00E64C2D"/>
    <w:rsid w:val="00E7113A"/>
    <w:rsid w:val="00E72DCC"/>
    <w:rsid w:val="00E759ED"/>
    <w:rsid w:val="00E76264"/>
    <w:rsid w:val="00E821C7"/>
    <w:rsid w:val="00E841BB"/>
    <w:rsid w:val="00E8645F"/>
    <w:rsid w:val="00E90E09"/>
    <w:rsid w:val="00E92541"/>
    <w:rsid w:val="00EA31B9"/>
    <w:rsid w:val="00EA3ECC"/>
    <w:rsid w:val="00EA4DEE"/>
    <w:rsid w:val="00EB34CB"/>
    <w:rsid w:val="00EB4588"/>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DW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www.nrel.gov/docs/fy14osti/60742.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system/files/Setup_NWTC_Windows.pdf" TargetMode="External"/><Relationship Id="rId32"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nwtc.nrel.gov/FAST-Developers" TargetMode="External"/><Relationship Id="rId19" Type="http://schemas.openxmlformats.org/officeDocument/2006/relationships/hyperlink" Target="http://www.nrel.gov/docs/fy14osti/60742.pdf"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ind.nrel.gov/designcodes/simulators/developers/"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C0F84-F3A4-45E8-8715-2228DED43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27264</TotalTime>
  <Pages>37</Pages>
  <Words>9489</Words>
  <Characters>54089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110</cp:revision>
  <dcterms:created xsi:type="dcterms:W3CDTF">2014-10-01T13:04:00Z</dcterms:created>
  <dcterms:modified xsi:type="dcterms:W3CDTF">2015-03-23T20:45:00Z</dcterms:modified>
</cp:coreProperties>
</file>