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2A6E11">
        <w:t>1</w:t>
      </w:r>
      <w:r w:rsidR="005D7EC4">
        <w:t>0</w:t>
      </w:r>
      <w:r w:rsidR="00CA74B5">
        <w:t>.</w:t>
      </w:r>
      <w:r w:rsidR="005D7EC4">
        <w:t>0</w:t>
      </w:r>
      <w:r w:rsidR="00F45A49">
        <w:t>0</w:t>
      </w:r>
      <w:r w:rsidR="00E759ED">
        <w:t>a</w:t>
      </w:r>
      <w:r w:rsidR="005C01C1">
        <w:t>-bjj</w:t>
      </w:r>
    </w:p>
    <w:p w:rsidR="00CA74B5" w:rsidRDefault="00CA74B5" w:rsidP="00CA74B5">
      <w:pPr>
        <w:pStyle w:val="Subtitle"/>
      </w:pPr>
      <w:r>
        <w:t>Bonnie Jonkman</w:t>
      </w:r>
      <w:r w:rsidR="00CA54DC">
        <w:t>, Jason Jonkman</w:t>
      </w:r>
      <w:r>
        <w:br/>
        <w:t>National Renewable Energy Laboratory</w:t>
      </w:r>
      <w:r>
        <w:br/>
      </w:r>
      <w:r w:rsidR="002A6E11">
        <w:t xml:space="preserve">March </w:t>
      </w:r>
      <w:r w:rsidR="00F45A49">
        <w:t>3</w:t>
      </w:r>
      <w:r w:rsidR="002A6E11">
        <w:t>1</w:t>
      </w:r>
      <w:r w:rsidR="00F45A49">
        <w:t>, 201</w:t>
      </w:r>
      <w:r w:rsidR="002A6E11">
        <w:t xml:space="preserve">5 – </w:t>
      </w:r>
      <w:r w:rsidR="002A6E11" w:rsidRPr="00C83AC8">
        <w:rPr>
          <w:highlight w:val="yellow"/>
        </w:rPr>
        <w:t>IN PROGRESS</w:t>
      </w:r>
    </w:p>
    <w:p w:rsidR="006C131B" w:rsidRDefault="006C131B" w:rsidP="006C131B"/>
    <w:p w:rsidR="009E13A6" w:rsidRDefault="006C131B" w:rsidP="00992CCA">
      <w:pPr>
        <w:pStyle w:val="Heading1"/>
      </w:pPr>
      <w:bookmarkStart w:id="0" w:name="_Toc413698667"/>
      <w:r>
        <w:t>Table of Contents</w:t>
      </w:r>
      <w:bookmarkEnd w:id="0"/>
    </w:p>
    <w:p w:rsidR="00317AA0"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13698667" w:history="1">
        <w:r w:rsidR="00317AA0" w:rsidRPr="004F1209">
          <w:rPr>
            <w:rStyle w:val="Hyperlink"/>
            <w:noProof/>
          </w:rPr>
          <w:t>Table of Contents</w:t>
        </w:r>
        <w:r w:rsidR="00317AA0">
          <w:rPr>
            <w:noProof/>
            <w:webHidden/>
          </w:rPr>
          <w:tab/>
        </w:r>
        <w:r w:rsidR="00317AA0">
          <w:rPr>
            <w:noProof/>
            <w:webHidden/>
          </w:rPr>
          <w:fldChar w:fldCharType="begin"/>
        </w:r>
        <w:r w:rsidR="00317AA0">
          <w:rPr>
            <w:noProof/>
            <w:webHidden/>
          </w:rPr>
          <w:instrText xml:space="preserve"> PAGEREF _Toc413698667 \h </w:instrText>
        </w:r>
        <w:r w:rsidR="00317AA0">
          <w:rPr>
            <w:noProof/>
            <w:webHidden/>
          </w:rPr>
        </w:r>
        <w:r w:rsidR="00317AA0">
          <w:rPr>
            <w:noProof/>
            <w:webHidden/>
          </w:rPr>
          <w:fldChar w:fldCharType="separate"/>
        </w:r>
        <w:r w:rsidR="00317AA0">
          <w:rPr>
            <w:noProof/>
            <w:webHidden/>
          </w:rPr>
          <w:t>1</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68" w:history="1">
        <w:r w:rsidR="00317AA0" w:rsidRPr="004F1209">
          <w:rPr>
            <w:rStyle w:val="Hyperlink"/>
            <w:noProof/>
          </w:rPr>
          <w:t>Introduction</w:t>
        </w:r>
        <w:r w:rsidR="00317AA0">
          <w:rPr>
            <w:noProof/>
            <w:webHidden/>
          </w:rPr>
          <w:tab/>
        </w:r>
        <w:r w:rsidR="00317AA0">
          <w:rPr>
            <w:noProof/>
            <w:webHidden/>
          </w:rPr>
          <w:fldChar w:fldCharType="begin"/>
        </w:r>
        <w:r w:rsidR="00317AA0">
          <w:rPr>
            <w:noProof/>
            <w:webHidden/>
          </w:rPr>
          <w:instrText xml:space="preserve"> PAGEREF _Toc413698668 \h </w:instrText>
        </w:r>
        <w:r w:rsidR="00317AA0">
          <w:rPr>
            <w:noProof/>
            <w:webHidden/>
          </w:rPr>
        </w:r>
        <w:r w:rsidR="00317AA0">
          <w:rPr>
            <w:noProof/>
            <w:webHidden/>
          </w:rPr>
          <w:fldChar w:fldCharType="separate"/>
        </w:r>
        <w:r w:rsidR="00317AA0">
          <w:rPr>
            <w:noProof/>
            <w:webHidden/>
          </w:rPr>
          <w:t>3</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69" w:history="1">
        <w:r w:rsidR="00317AA0" w:rsidRPr="004F1209">
          <w:rPr>
            <w:rStyle w:val="Hyperlink"/>
            <w:noProof/>
          </w:rPr>
          <w:t>Major changes in FAST</w:t>
        </w:r>
        <w:r w:rsidR="00317AA0">
          <w:rPr>
            <w:noProof/>
            <w:webHidden/>
          </w:rPr>
          <w:tab/>
        </w:r>
        <w:r w:rsidR="00317AA0">
          <w:rPr>
            <w:noProof/>
            <w:webHidden/>
          </w:rPr>
          <w:fldChar w:fldCharType="begin"/>
        </w:r>
        <w:r w:rsidR="00317AA0">
          <w:rPr>
            <w:noProof/>
            <w:webHidden/>
          </w:rPr>
          <w:instrText xml:space="preserve"> PAGEREF _Toc413698669 \h </w:instrText>
        </w:r>
        <w:r w:rsidR="00317AA0">
          <w:rPr>
            <w:noProof/>
            <w:webHidden/>
          </w:rPr>
        </w:r>
        <w:r w:rsidR="00317AA0">
          <w:rPr>
            <w:noProof/>
            <w:webHidden/>
          </w:rPr>
          <w:fldChar w:fldCharType="separate"/>
        </w:r>
        <w:r w:rsidR="00317AA0">
          <w:rPr>
            <w:noProof/>
            <w:webHidden/>
          </w:rPr>
          <w:t>8</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0" w:history="1">
        <w:r w:rsidR="00317AA0" w:rsidRPr="004F1209">
          <w:rPr>
            <w:rStyle w:val="Hyperlink"/>
            <w:noProof/>
          </w:rPr>
          <w:t>v8.10.00a-bjj</w:t>
        </w:r>
        <w:r w:rsidR="00317AA0">
          <w:rPr>
            <w:noProof/>
            <w:webHidden/>
          </w:rPr>
          <w:tab/>
        </w:r>
        <w:r w:rsidR="00317AA0">
          <w:rPr>
            <w:noProof/>
            <w:webHidden/>
          </w:rPr>
          <w:fldChar w:fldCharType="begin"/>
        </w:r>
        <w:r w:rsidR="00317AA0">
          <w:rPr>
            <w:noProof/>
            <w:webHidden/>
          </w:rPr>
          <w:instrText xml:space="preserve"> PAGEREF _Toc413698670 \h </w:instrText>
        </w:r>
        <w:r w:rsidR="00317AA0">
          <w:rPr>
            <w:noProof/>
            <w:webHidden/>
          </w:rPr>
        </w:r>
        <w:r w:rsidR="00317AA0">
          <w:rPr>
            <w:noProof/>
            <w:webHidden/>
          </w:rPr>
          <w:fldChar w:fldCharType="separate"/>
        </w:r>
        <w:r w:rsidR="00317AA0">
          <w:rPr>
            <w:noProof/>
            <w:webHidden/>
          </w:rPr>
          <w:t>8</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1" w:history="1">
        <w:r w:rsidR="00317AA0" w:rsidRPr="004F1209">
          <w:rPr>
            <w:rStyle w:val="Hyperlink"/>
            <w:noProof/>
          </w:rPr>
          <w:t>v8.09.00a-bjj</w:t>
        </w:r>
        <w:r w:rsidR="00317AA0">
          <w:rPr>
            <w:noProof/>
            <w:webHidden/>
          </w:rPr>
          <w:tab/>
        </w:r>
        <w:r w:rsidR="00317AA0">
          <w:rPr>
            <w:noProof/>
            <w:webHidden/>
          </w:rPr>
          <w:fldChar w:fldCharType="begin"/>
        </w:r>
        <w:r w:rsidR="00317AA0">
          <w:rPr>
            <w:noProof/>
            <w:webHidden/>
          </w:rPr>
          <w:instrText xml:space="preserve"> PAGEREF _Toc413698671 \h </w:instrText>
        </w:r>
        <w:r w:rsidR="00317AA0">
          <w:rPr>
            <w:noProof/>
            <w:webHidden/>
          </w:rPr>
        </w:r>
        <w:r w:rsidR="00317AA0">
          <w:rPr>
            <w:noProof/>
            <w:webHidden/>
          </w:rPr>
          <w:fldChar w:fldCharType="separate"/>
        </w:r>
        <w:r w:rsidR="00317AA0">
          <w:rPr>
            <w:noProof/>
            <w:webHidden/>
          </w:rPr>
          <w:t>9</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2" w:history="1">
        <w:r w:rsidR="00317AA0" w:rsidRPr="004F1209">
          <w:rPr>
            <w:rStyle w:val="Hyperlink"/>
            <w:noProof/>
          </w:rPr>
          <w:t>v8.08.00c-bjj</w:t>
        </w:r>
        <w:r w:rsidR="00317AA0">
          <w:rPr>
            <w:noProof/>
            <w:webHidden/>
          </w:rPr>
          <w:tab/>
        </w:r>
        <w:r w:rsidR="00317AA0">
          <w:rPr>
            <w:noProof/>
            <w:webHidden/>
          </w:rPr>
          <w:fldChar w:fldCharType="begin"/>
        </w:r>
        <w:r w:rsidR="00317AA0">
          <w:rPr>
            <w:noProof/>
            <w:webHidden/>
          </w:rPr>
          <w:instrText xml:space="preserve"> PAGEREF _Toc413698672 \h </w:instrText>
        </w:r>
        <w:r w:rsidR="00317AA0">
          <w:rPr>
            <w:noProof/>
            <w:webHidden/>
          </w:rPr>
        </w:r>
        <w:r w:rsidR="00317AA0">
          <w:rPr>
            <w:noProof/>
            <w:webHidden/>
          </w:rPr>
          <w:fldChar w:fldCharType="separate"/>
        </w:r>
        <w:r w:rsidR="00317AA0">
          <w:rPr>
            <w:noProof/>
            <w:webHidden/>
          </w:rPr>
          <w:t>10</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3" w:history="1">
        <w:r w:rsidR="00317AA0" w:rsidRPr="004F1209">
          <w:rPr>
            <w:rStyle w:val="Hyperlink"/>
            <w:noProof/>
          </w:rPr>
          <w:t>v8.03.02b-bjj</w:t>
        </w:r>
        <w:r w:rsidR="00317AA0">
          <w:rPr>
            <w:noProof/>
            <w:webHidden/>
          </w:rPr>
          <w:tab/>
        </w:r>
        <w:r w:rsidR="00317AA0">
          <w:rPr>
            <w:noProof/>
            <w:webHidden/>
          </w:rPr>
          <w:fldChar w:fldCharType="begin"/>
        </w:r>
        <w:r w:rsidR="00317AA0">
          <w:rPr>
            <w:noProof/>
            <w:webHidden/>
          </w:rPr>
          <w:instrText xml:space="preserve"> PAGEREF _Toc413698673 \h </w:instrText>
        </w:r>
        <w:r w:rsidR="00317AA0">
          <w:rPr>
            <w:noProof/>
            <w:webHidden/>
          </w:rPr>
        </w:r>
        <w:r w:rsidR="00317AA0">
          <w:rPr>
            <w:noProof/>
            <w:webHidden/>
          </w:rPr>
          <w:fldChar w:fldCharType="separate"/>
        </w:r>
        <w:r w:rsidR="00317AA0">
          <w:rPr>
            <w:noProof/>
            <w:webHidden/>
          </w:rPr>
          <w:t>13</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74" w:history="1">
        <w:r w:rsidR="00317AA0" w:rsidRPr="004F1209">
          <w:rPr>
            <w:rStyle w:val="Hyperlink"/>
            <w:noProof/>
          </w:rPr>
          <w:t>Certification Tests</w:t>
        </w:r>
        <w:r w:rsidR="00317AA0">
          <w:rPr>
            <w:noProof/>
            <w:webHidden/>
          </w:rPr>
          <w:tab/>
        </w:r>
        <w:r w:rsidR="00317AA0">
          <w:rPr>
            <w:noProof/>
            <w:webHidden/>
          </w:rPr>
          <w:fldChar w:fldCharType="begin"/>
        </w:r>
        <w:r w:rsidR="00317AA0">
          <w:rPr>
            <w:noProof/>
            <w:webHidden/>
          </w:rPr>
          <w:instrText xml:space="preserve"> PAGEREF _Toc413698674 \h </w:instrText>
        </w:r>
        <w:r w:rsidR="00317AA0">
          <w:rPr>
            <w:noProof/>
            <w:webHidden/>
          </w:rPr>
        </w:r>
        <w:r w:rsidR="00317AA0">
          <w:rPr>
            <w:noProof/>
            <w:webHidden/>
          </w:rPr>
          <w:fldChar w:fldCharType="separate"/>
        </w:r>
        <w:r w:rsidR="00317AA0">
          <w:rPr>
            <w:noProof/>
            <w:webHidden/>
          </w:rPr>
          <w:t>13</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75" w:history="1">
        <w:r w:rsidR="00317AA0" w:rsidRPr="004F1209">
          <w:rPr>
            <w:rStyle w:val="Hyperlink"/>
            <w:noProof/>
          </w:rPr>
          <w:t>Variables Specified in the FAST Primary Input File</w:t>
        </w:r>
        <w:r w:rsidR="00317AA0">
          <w:rPr>
            <w:noProof/>
            <w:webHidden/>
          </w:rPr>
          <w:tab/>
        </w:r>
        <w:r w:rsidR="00317AA0">
          <w:rPr>
            <w:noProof/>
            <w:webHidden/>
          </w:rPr>
          <w:fldChar w:fldCharType="begin"/>
        </w:r>
        <w:r w:rsidR="00317AA0">
          <w:rPr>
            <w:noProof/>
            <w:webHidden/>
          </w:rPr>
          <w:instrText xml:space="preserve"> PAGEREF _Toc413698675 \h </w:instrText>
        </w:r>
        <w:r w:rsidR="00317AA0">
          <w:rPr>
            <w:noProof/>
            <w:webHidden/>
          </w:rPr>
        </w:r>
        <w:r w:rsidR="00317AA0">
          <w:rPr>
            <w:noProof/>
            <w:webHidden/>
          </w:rPr>
          <w:fldChar w:fldCharType="separate"/>
        </w:r>
        <w:r w:rsidR="00317AA0">
          <w:rPr>
            <w:noProof/>
            <w:webHidden/>
          </w:rPr>
          <w:t>14</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6" w:history="1">
        <w:r w:rsidR="00317AA0" w:rsidRPr="004F1209">
          <w:rPr>
            <w:rStyle w:val="Hyperlink"/>
            <w:noProof/>
          </w:rPr>
          <w:t>Simulation Control</w:t>
        </w:r>
        <w:r w:rsidR="00317AA0">
          <w:rPr>
            <w:noProof/>
            <w:webHidden/>
          </w:rPr>
          <w:tab/>
        </w:r>
        <w:r w:rsidR="00317AA0">
          <w:rPr>
            <w:noProof/>
            <w:webHidden/>
          </w:rPr>
          <w:fldChar w:fldCharType="begin"/>
        </w:r>
        <w:r w:rsidR="00317AA0">
          <w:rPr>
            <w:noProof/>
            <w:webHidden/>
          </w:rPr>
          <w:instrText xml:space="preserve"> PAGEREF _Toc413698676 \h </w:instrText>
        </w:r>
        <w:r w:rsidR="00317AA0">
          <w:rPr>
            <w:noProof/>
            <w:webHidden/>
          </w:rPr>
        </w:r>
        <w:r w:rsidR="00317AA0">
          <w:rPr>
            <w:noProof/>
            <w:webHidden/>
          </w:rPr>
          <w:fldChar w:fldCharType="separate"/>
        </w:r>
        <w:r w:rsidR="00317AA0">
          <w:rPr>
            <w:noProof/>
            <w:webHidden/>
          </w:rPr>
          <w:t>14</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7" w:history="1">
        <w:r w:rsidR="00317AA0" w:rsidRPr="004F1209">
          <w:rPr>
            <w:rStyle w:val="Hyperlink"/>
            <w:noProof/>
          </w:rPr>
          <w:t>Feature Switches and Flags</w:t>
        </w:r>
        <w:r w:rsidR="00317AA0">
          <w:rPr>
            <w:noProof/>
            <w:webHidden/>
          </w:rPr>
          <w:tab/>
        </w:r>
        <w:r w:rsidR="00317AA0">
          <w:rPr>
            <w:noProof/>
            <w:webHidden/>
          </w:rPr>
          <w:fldChar w:fldCharType="begin"/>
        </w:r>
        <w:r w:rsidR="00317AA0">
          <w:rPr>
            <w:noProof/>
            <w:webHidden/>
          </w:rPr>
          <w:instrText xml:space="preserve"> PAGEREF _Toc413698677 \h </w:instrText>
        </w:r>
        <w:r w:rsidR="00317AA0">
          <w:rPr>
            <w:noProof/>
            <w:webHidden/>
          </w:rPr>
        </w:r>
        <w:r w:rsidR="00317AA0">
          <w:rPr>
            <w:noProof/>
            <w:webHidden/>
          </w:rPr>
          <w:fldChar w:fldCharType="separate"/>
        </w:r>
        <w:r w:rsidR="00317AA0">
          <w:rPr>
            <w:noProof/>
            <w:webHidden/>
          </w:rPr>
          <w:t>16</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8" w:history="1">
        <w:r w:rsidR="00317AA0" w:rsidRPr="004F1209">
          <w:rPr>
            <w:rStyle w:val="Hyperlink"/>
            <w:noProof/>
          </w:rPr>
          <w:t>Input Files</w:t>
        </w:r>
        <w:r w:rsidR="00317AA0">
          <w:rPr>
            <w:noProof/>
            <w:webHidden/>
          </w:rPr>
          <w:tab/>
        </w:r>
        <w:r w:rsidR="00317AA0">
          <w:rPr>
            <w:noProof/>
            <w:webHidden/>
          </w:rPr>
          <w:fldChar w:fldCharType="begin"/>
        </w:r>
        <w:r w:rsidR="00317AA0">
          <w:rPr>
            <w:noProof/>
            <w:webHidden/>
          </w:rPr>
          <w:instrText xml:space="preserve"> PAGEREF _Toc413698678 \h </w:instrText>
        </w:r>
        <w:r w:rsidR="00317AA0">
          <w:rPr>
            <w:noProof/>
            <w:webHidden/>
          </w:rPr>
        </w:r>
        <w:r w:rsidR="00317AA0">
          <w:rPr>
            <w:noProof/>
            <w:webHidden/>
          </w:rPr>
          <w:fldChar w:fldCharType="separate"/>
        </w:r>
        <w:r w:rsidR="00317AA0">
          <w:rPr>
            <w:noProof/>
            <w:webHidden/>
          </w:rPr>
          <w:t>17</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9" w:history="1">
        <w:r w:rsidR="00317AA0" w:rsidRPr="004F1209">
          <w:rPr>
            <w:rStyle w:val="Hyperlink"/>
            <w:noProof/>
          </w:rPr>
          <w:t>Output</w:t>
        </w:r>
        <w:r w:rsidR="00317AA0">
          <w:rPr>
            <w:noProof/>
            <w:webHidden/>
          </w:rPr>
          <w:tab/>
        </w:r>
        <w:r w:rsidR="00317AA0">
          <w:rPr>
            <w:noProof/>
            <w:webHidden/>
          </w:rPr>
          <w:fldChar w:fldCharType="begin"/>
        </w:r>
        <w:r w:rsidR="00317AA0">
          <w:rPr>
            <w:noProof/>
            <w:webHidden/>
          </w:rPr>
          <w:instrText xml:space="preserve"> PAGEREF _Toc413698679 \h </w:instrText>
        </w:r>
        <w:r w:rsidR="00317AA0">
          <w:rPr>
            <w:noProof/>
            <w:webHidden/>
          </w:rPr>
        </w:r>
        <w:r w:rsidR="00317AA0">
          <w:rPr>
            <w:noProof/>
            <w:webHidden/>
          </w:rPr>
          <w:fldChar w:fldCharType="separate"/>
        </w:r>
        <w:r w:rsidR="00317AA0">
          <w:rPr>
            <w:noProof/>
            <w:webHidden/>
          </w:rPr>
          <w:t>18</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0" w:history="1">
        <w:r w:rsidR="00317AA0" w:rsidRPr="004F1209">
          <w:rPr>
            <w:rStyle w:val="Hyperlink"/>
            <w:noProof/>
          </w:rPr>
          <w:t>Modeling Tips</w:t>
        </w:r>
        <w:r w:rsidR="00317AA0">
          <w:rPr>
            <w:noProof/>
            <w:webHidden/>
          </w:rPr>
          <w:tab/>
        </w:r>
        <w:r w:rsidR="00317AA0">
          <w:rPr>
            <w:noProof/>
            <w:webHidden/>
          </w:rPr>
          <w:fldChar w:fldCharType="begin"/>
        </w:r>
        <w:r w:rsidR="00317AA0">
          <w:rPr>
            <w:noProof/>
            <w:webHidden/>
          </w:rPr>
          <w:instrText xml:space="preserve"> PAGEREF _Toc413698680 \h </w:instrText>
        </w:r>
        <w:r w:rsidR="00317AA0">
          <w:rPr>
            <w:noProof/>
            <w:webHidden/>
          </w:rPr>
        </w:r>
        <w:r w:rsidR="00317AA0">
          <w:rPr>
            <w:noProof/>
            <w:webHidden/>
          </w:rPr>
          <w:fldChar w:fldCharType="separate"/>
        </w:r>
        <w:r w:rsidR="00317AA0">
          <w:rPr>
            <w:noProof/>
            <w:webHidden/>
          </w:rPr>
          <w:t>20</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1" w:history="1">
        <w:r w:rsidR="00317AA0" w:rsidRPr="004F1209">
          <w:rPr>
            <w:rStyle w:val="Hyperlink"/>
            <w:noProof/>
          </w:rPr>
          <w:t>Limitations</w:t>
        </w:r>
        <w:r w:rsidR="00317AA0">
          <w:rPr>
            <w:noProof/>
            <w:webHidden/>
          </w:rPr>
          <w:tab/>
        </w:r>
        <w:r w:rsidR="00317AA0">
          <w:rPr>
            <w:noProof/>
            <w:webHidden/>
          </w:rPr>
          <w:fldChar w:fldCharType="begin"/>
        </w:r>
        <w:r w:rsidR="00317AA0">
          <w:rPr>
            <w:noProof/>
            <w:webHidden/>
          </w:rPr>
          <w:instrText xml:space="preserve"> PAGEREF _Toc413698681 \h </w:instrText>
        </w:r>
        <w:r w:rsidR="00317AA0">
          <w:rPr>
            <w:noProof/>
            <w:webHidden/>
          </w:rPr>
        </w:r>
        <w:r w:rsidR="00317AA0">
          <w:rPr>
            <w:noProof/>
            <w:webHidden/>
          </w:rPr>
          <w:fldChar w:fldCharType="separate"/>
        </w:r>
        <w:r w:rsidR="00317AA0">
          <w:rPr>
            <w:noProof/>
            <w:webHidden/>
          </w:rPr>
          <w:t>20</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2" w:history="1">
        <w:r w:rsidR="00317AA0" w:rsidRPr="004F1209">
          <w:rPr>
            <w:rStyle w:val="Hyperlink"/>
            <w:noProof/>
          </w:rPr>
          <w:t>Future Work</w:t>
        </w:r>
        <w:r w:rsidR="00317AA0">
          <w:rPr>
            <w:noProof/>
            <w:webHidden/>
          </w:rPr>
          <w:tab/>
        </w:r>
        <w:r w:rsidR="00317AA0">
          <w:rPr>
            <w:noProof/>
            <w:webHidden/>
          </w:rPr>
          <w:fldChar w:fldCharType="begin"/>
        </w:r>
        <w:r w:rsidR="00317AA0">
          <w:rPr>
            <w:noProof/>
            <w:webHidden/>
          </w:rPr>
          <w:instrText xml:space="preserve"> PAGEREF _Toc413698682 \h </w:instrText>
        </w:r>
        <w:r w:rsidR="00317AA0">
          <w:rPr>
            <w:noProof/>
            <w:webHidden/>
          </w:rPr>
        </w:r>
        <w:r w:rsidR="00317AA0">
          <w:rPr>
            <w:noProof/>
            <w:webHidden/>
          </w:rPr>
          <w:fldChar w:fldCharType="separate"/>
        </w:r>
        <w:r w:rsidR="00317AA0">
          <w:rPr>
            <w:noProof/>
            <w:webHidden/>
          </w:rPr>
          <w:t>20</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3" w:history="1">
        <w:r w:rsidR="00317AA0" w:rsidRPr="004F1209">
          <w:rPr>
            <w:rStyle w:val="Hyperlink"/>
            <w:noProof/>
          </w:rPr>
          <w:t>Converting to FAST v8.09.x</w:t>
        </w:r>
        <w:r w:rsidR="00317AA0">
          <w:rPr>
            <w:noProof/>
            <w:webHidden/>
          </w:rPr>
          <w:tab/>
        </w:r>
        <w:r w:rsidR="00317AA0">
          <w:rPr>
            <w:noProof/>
            <w:webHidden/>
          </w:rPr>
          <w:fldChar w:fldCharType="begin"/>
        </w:r>
        <w:r w:rsidR="00317AA0">
          <w:rPr>
            <w:noProof/>
            <w:webHidden/>
          </w:rPr>
          <w:instrText xml:space="preserve"> PAGEREF _Toc413698683 \h </w:instrText>
        </w:r>
        <w:r w:rsidR="00317AA0">
          <w:rPr>
            <w:noProof/>
            <w:webHidden/>
          </w:rPr>
        </w:r>
        <w:r w:rsidR="00317AA0">
          <w:rPr>
            <w:noProof/>
            <w:webHidden/>
          </w:rPr>
          <w:fldChar w:fldCharType="separate"/>
        </w:r>
        <w:r w:rsidR="00317AA0">
          <w:rPr>
            <w:noProof/>
            <w:webHidden/>
          </w:rPr>
          <w:t>21</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84" w:history="1">
        <w:r w:rsidR="00317AA0" w:rsidRPr="004F1209">
          <w:rPr>
            <w:rStyle w:val="Hyperlink"/>
            <w:noProof/>
          </w:rPr>
          <w:t>Summary of Changes to Inputs</w:t>
        </w:r>
        <w:r w:rsidR="00317AA0">
          <w:rPr>
            <w:noProof/>
            <w:webHidden/>
          </w:rPr>
          <w:tab/>
        </w:r>
        <w:r w:rsidR="00317AA0">
          <w:rPr>
            <w:noProof/>
            <w:webHidden/>
          </w:rPr>
          <w:fldChar w:fldCharType="begin"/>
        </w:r>
        <w:r w:rsidR="00317AA0">
          <w:rPr>
            <w:noProof/>
            <w:webHidden/>
          </w:rPr>
          <w:instrText xml:space="preserve"> PAGEREF _Toc413698684 \h </w:instrText>
        </w:r>
        <w:r w:rsidR="00317AA0">
          <w:rPr>
            <w:noProof/>
            <w:webHidden/>
          </w:rPr>
        </w:r>
        <w:r w:rsidR="00317AA0">
          <w:rPr>
            <w:noProof/>
            <w:webHidden/>
          </w:rPr>
          <w:fldChar w:fldCharType="separate"/>
        </w:r>
        <w:r w:rsidR="00317AA0">
          <w:rPr>
            <w:noProof/>
            <w:webHidden/>
          </w:rPr>
          <w:t>21</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85" w:history="1">
        <w:r w:rsidR="00317AA0" w:rsidRPr="004F1209">
          <w:rPr>
            <w:rStyle w:val="Hyperlink"/>
            <w:noProof/>
          </w:rPr>
          <w:t>MATLAB Conversion Scripts</w:t>
        </w:r>
        <w:r w:rsidR="00317AA0">
          <w:rPr>
            <w:noProof/>
            <w:webHidden/>
          </w:rPr>
          <w:tab/>
        </w:r>
        <w:r w:rsidR="00317AA0">
          <w:rPr>
            <w:noProof/>
            <w:webHidden/>
          </w:rPr>
          <w:fldChar w:fldCharType="begin"/>
        </w:r>
        <w:r w:rsidR="00317AA0">
          <w:rPr>
            <w:noProof/>
            <w:webHidden/>
          </w:rPr>
          <w:instrText xml:space="preserve"> PAGEREF _Toc413698685 \h </w:instrText>
        </w:r>
        <w:r w:rsidR="00317AA0">
          <w:rPr>
            <w:noProof/>
            <w:webHidden/>
          </w:rPr>
        </w:r>
        <w:r w:rsidR="00317AA0">
          <w:rPr>
            <w:noProof/>
            <w:webHidden/>
          </w:rPr>
          <w:fldChar w:fldCharType="separate"/>
        </w:r>
        <w:r w:rsidR="00317AA0">
          <w:rPr>
            <w:noProof/>
            <w:webHidden/>
          </w:rPr>
          <w:t>23</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6" w:history="1">
        <w:r w:rsidR="00317AA0" w:rsidRPr="004F1209">
          <w:rPr>
            <w:rStyle w:val="Hyperlink"/>
            <w:noProof/>
          </w:rPr>
          <w:t>Compiling</w:t>
        </w:r>
        <w:r w:rsidR="00317AA0">
          <w:rPr>
            <w:noProof/>
            <w:webHidden/>
          </w:rPr>
          <w:tab/>
        </w:r>
        <w:r w:rsidR="00317AA0">
          <w:rPr>
            <w:noProof/>
            <w:webHidden/>
          </w:rPr>
          <w:fldChar w:fldCharType="begin"/>
        </w:r>
        <w:r w:rsidR="00317AA0">
          <w:rPr>
            <w:noProof/>
            <w:webHidden/>
          </w:rPr>
          <w:instrText xml:space="preserve"> PAGEREF _Toc413698686 \h </w:instrText>
        </w:r>
        <w:r w:rsidR="00317AA0">
          <w:rPr>
            <w:noProof/>
            <w:webHidden/>
          </w:rPr>
        </w:r>
        <w:r w:rsidR="00317AA0">
          <w:rPr>
            <w:noProof/>
            <w:webHidden/>
          </w:rPr>
          <w:fldChar w:fldCharType="separate"/>
        </w:r>
        <w:r w:rsidR="00317AA0">
          <w:rPr>
            <w:noProof/>
            <w:webHidden/>
          </w:rPr>
          <w:t>24</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7" w:history="1">
        <w:r w:rsidR="00317AA0" w:rsidRPr="004F1209">
          <w:rPr>
            <w:rStyle w:val="Hyperlink"/>
            <w:noProof/>
          </w:rPr>
          <w:t>Running FAST v8.10.00a-bjj</w:t>
        </w:r>
        <w:r w:rsidR="00317AA0">
          <w:rPr>
            <w:noProof/>
            <w:webHidden/>
          </w:rPr>
          <w:tab/>
        </w:r>
        <w:r w:rsidR="00317AA0">
          <w:rPr>
            <w:noProof/>
            <w:webHidden/>
          </w:rPr>
          <w:fldChar w:fldCharType="begin"/>
        </w:r>
        <w:r w:rsidR="00317AA0">
          <w:rPr>
            <w:noProof/>
            <w:webHidden/>
          </w:rPr>
          <w:instrText xml:space="preserve"> PAGEREF _Toc413698687 \h </w:instrText>
        </w:r>
        <w:r w:rsidR="00317AA0">
          <w:rPr>
            <w:noProof/>
            <w:webHidden/>
          </w:rPr>
        </w:r>
        <w:r w:rsidR="00317AA0">
          <w:rPr>
            <w:noProof/>
            <w:webHidden/>
          </w:rPr>
          <w:fldChar w:fldCharType="separate"/>
        </w:r>
        <w:r w:rsidR="00317AA0">
          <w:rPr>
            <w:noProof/>
            <w:webHidden/>
          </w:rPr>
          <w:t>25</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8" w:history="1">
        <w:r w:rsidR="00317AA0" w:rsidRPr="004F1209">
          <w:rPr>
            <w:rStyle w:val="Hyperlink"/>
            <w:noProof/>
          </w:rPr>
          <w:t>FAST v8 Interface to Simulink</w:t>
        </w:r>
        <w:r w:rsidR="00317AA0">
          <w:rPr>
            <w:noProof/>
            <w:webHidden/>
          </w:rPr>
          <w:tab/>
        </w:r>
        <w:r w:rsidR="00317AA0">
          <w:rPr>
            <w:noProof/>
            <w:webHidden/>
          </w:rPr>
          <w:fldChar w:fldCharType="begin"/>
        </w:r>
        <w:r w:rsidR="00317AA0">
          <w:rPr>
            <w:noProof/>
            <w:webHidden/>
          </w:rPr>
          <w:instrText xml:space="preserve"> PAGEREF _Toc413698688 \h </w:instrText>
        </w:r>
        <w:r w:rsidR="00317AA0">
          <w:rPr>
            <w:noProof/>
            <w:webHidden/>
          </w:rPr>
        </w:r>
        <w:r w:rsidR="00317AA0">
          <w:rPr>
            <w:noProof/>
            <w:webHidden/>
          </w:rPr>
          <w:fldChar w:fldCharType="separate"/>
        </w:r>
        <w:r w:rsidR="00317AA0">
          <w:rPr>
            <w:noProof/>
            <w:webHidden/>
          </w:rPr>
          <w:t>25</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89" w:history="1">
        <w:r w:rsidR="00317AA0" w:rsidRPr="004F1209">
          <w:rPr>
            <w:rStyle w:val="Hyperlink"/>
            <w:noProof/>
          </w:rPr>
          <w:t>Major Changes Between the FAST v7 and v8 Interfaces to Simulink</w:t>
        </w:r>
        <w:r w:rsidR="00317AA0">
          <w:rPr>
            <w:noProof/>
            <w:webHidden/>
          </w:rPr>
          <w:tab/>
        </w:r>
        <w:r w:rsidR="00317AA0">
          <w:rPr>
            <w:noProof/>
            <w:webHidden/>
          </w:rPr>
          <w:fldChar w:fldCharType="begin"/>
        </w:r>
        <w:r w:rsidR="00317AA0">
          <w:rPr>
            <w:noProof/>
            <w:webHidden/>
          </w:rPr>
          <w:instrText xml:space="preserve"> PAGEREF _Toc413698689 \h </w:instrText>
        </w:r>
        <w:r w:rsidR="00317AA0">
          <w:rPr>
            <w:noProof/>
            <w:webHidden/>
          </w:rPr>
        </w:r>
        <w:r w:rsidR="00317AA0">
          <w:rPr>
            <w:noProof/>
            <w:webHidden/>
          </w:rPr>
          <w:fldChar w:fldCharType="separate"/>
        </w:r>
        <w:r w:rsidR="00317AA0">
          <w:rPr>
            <w:noProof/>
            <w:webHidden/>
          </w:rPr>
          <w:t>26</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90" w:history="1">
        <w:r w:rsidR="00317AA0" w:rsidRPr="004F1209">
          <w:rPr>
            <w:rStyle w:val="Hyperlink"/>
            <w:noProof/>
          </w:rPr>
          <w:t>Definition of the FAST v8 Interface to Simulink</w:t>
        </w:r>
        <w:r w:rsidR="00317AA0">
          <w:rPr>
            <w:noProof/>
            <w:webHidden/>
          </w:rPr>
          <w:tab/>
        </w:r>
        <w:r w:rsidR="00317AA0">
          <w:rPr>
            <w:noProof/>
            <w:webHidden/>
          </w:rPr>
          <w:fldChar w:fldCharType="begin"/>
        </w:r>
        <w:r w:rsidR="00317AA0">
          <w:rPr>
            <w:noProof/>
            <w:webHidden/>
          </w:rPr>
          <w:instrText xml:space="preserve"> PAGEREF _Toc413698690 \h </w:instrText>
        </w:r>
        <w:r w:rsidR="00317AA0">
          <w:rPr>
            <w:noProof/>
            <w:webHidden/>
          </w:rPr>
        </w:r>
        <w:r w:rsidR="00317AA0">
          <w:rPr>
            <w:noProof/>
            <w:webHidden/>
          </w:rPr>
          <w:fldChar w:fldCharType="separate"/>
        </w:r>
        <w:r w:rsidR="00317AA0">
          <w:rPr>
            <w:noProof/>
            <w:webHidden/>
          </w:rPr>
          <w:t>26</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91" w:history="1">
        <w:r w:rsidR="00317AA0" w:rsidRPr="004F1209">
          <w:rPr>
            <w:rStyle w:val="Hyperlink"/>
            <w:noProof/>
          </w:rPr>
          <w:t>Converting FAST v7 Simulink Models to FAST v8</w:t>
        </w:r>
        <w:r w:rsidR="00317AA0">
          <w:rPr>
            <w:noProof/>
            <w:webHidden/>
          </w:rPr>
          <w:tab/>
        </w:r>
        <w:r w:rsidR="00317AA0">
          <w:rPr>
            <w:noProof/>
            <w:webHidden/>
          </w:rPr>
          <w:fldChar w:fldCharType="begin"/>
        </w:r>
        <w:r w:rsidR="00317AA0">
          <w:rPr>
            <w:noProof/>
            <w:webHidden/>
          </w:rPr>
          <w:instrText xml:space="preserve"> PAGEREF _Toc413698691 \h </w:instrText>
        </w:r>
        <w:r w:rsidR="00317AA0">
          <w:rPr>
            <w:noProof/>
            <w:webHidden/>
          </w:rPr>
        </w:r>
        <w:r w:rsidR="00317AA0">
          <w:rPr>
            <w:noProof/>
            <w:webHidden/>
          </w:rPr>
          <w:fldChar w:fldCharType="separate"/>
        </w:r>
        <w:r w:rsidR="00317AA0">
          <w:rPr>
            <w:noProof/>
            <w:webHidden/>
          </w:rPr>
          <w:t>29</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92" w:history="1">
        <w:r w:rsidR="00317AA0" w:rsidRPr="004F1209">
          <w:rPr>
            <w:rStyle w:val="Hyperlink"/>
            <w:noProof/>
          </w:rPr>
          <w:t>Running FAST in Simulink</w:t>
        </w:r>
        <w:r w:rsidR="00317AA0">
          <w:rPr>
            <w:noProof/>
            <w:webHidden/>
          </w:rPr>
          <w:tab/>
        </w:r>
        <w:r w:rsidR="00317AA0">
          <w:rPr>
            <w:noProof/>
            <w:webHidden/>
          </w:rPr>
          <w:fldChar w:fldCharType="begin"/>
        </w:r>
        <w:r w:rsidR="00317AA0">
          <w:rPr>
            <w:noProof/>
            <w:webHidden/>
          </w:rPr>
          <w:instrText xml:space="preserve"> PAGEREF _Toc413698692 \h </w:instrText>
        </w:r>
        <w:r w:rsidR="00317AA0">
          <w:rPr>
            <w:noProof/>
            <w:webHidden/>
          </w:rPr>
        </w:r>
        <w:r w:rsidR="00317AA0">
          <w:rPr>
            <w:noProof/>
            <w:webHidden/>
          </w:rPr>
          <w:fldChar w:fldCharType="separate"/>
        </w:r>
        <w:r w:rsidR="00317AA0">
          <w:rPr>
            <w:noProof/>
            <w:webHidden/>
          </w:rPr>
          <w:t>30</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93" w:history="1">
        <w:r w:rsidR="00317AA0" w:rsidRPr="004F1209">
          <w:rPr>
            <w:rStyle w:val="Hyperlink"/>
            <w:noProof/>
          </w:rPr>
          <w:t>Compiling FAST for Simulink</w:t>
        </w:r>
        <w:r w:rsidR="00317AA0">
          <w:rPr>
            <w:noProof/>
            <w:webHidden/>
          </w:rPr>
          <w:tab/>
        </w:r>
        <w:r w:rsidR="00317AA0">
          <w:rPr>
            <w:noProof/>
            <w:webHidden/>
          </w:rPr>
          <w:fldChar w:fldCharType="begin"/>
        </w:r>
        <w:r w:rsidR="00317AA0">
          <w:rPr>
            <w:noProof/>
            <w:webHidden/>
          </w:rPr>
          <w:instrText xml:space="preserve"> PAGEREF _Toc413698693 \h </w:instrText>
        </w:r>
        <w:r w:rsidR="00317AA0">
          <w:rPr>
            <w:noProof/>
            <w:webHidden/>
          </w:rPr>
        </w:r>
        <w:r w:rsidR="00317AA0">
          <w:rPr>
            <w:noProof/>
            <w:webHidden/>
          </w:rPr>
          <w:fldChar w:fldCharType="separate"/>
        </w:r>
        <w:r w:rsidR="00317AA0">
          <w:rPr>
            <w:noProof/>
            <w:webHidden/>
          </w:rPr>
          <w:t>32</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94" w:history="1">
        <w:r w:rsidR="00317AA0" w:rsidRPr="004F1209">
          <w:rPr>
            <w:rStyle w:val="Hyperlink"/>
            <w:noProof/>
          </w:rPr>
          <w:t>Feedback</w:t>
        </w:r>
        <w:r w:rsidR="00317AA0">
          <w:rPr>
            <w:noProof/>
            <w:webHidden/>
          </w:rPr>
          <w:tab/>
        </w:r>
        <w:r w:rsidR="00317AA0">
          <w:rPr>
            <w:noProof/>
            <w:webHidden/>
          </w:rPr>
          <w:fldChar w:fldCharType="begin"/>
        </w:r>
        <w:r w:rsidR="00317AA0">
          <w:rPr>
            <w:noProof/>
            <w:webHidden/>
          </w:rPr>
          <w:instrText xml:space="preserve"> PAGEREF _Toc413698694 \h </w:instrText>
        </w:r>
        <w:r w:rsidR="00317AA0">
          <w:rPr>
            <w:noProof/>
            <w:webHidden/>
          </w:rPr>
        </w:r>
        <w:r w:rsidR="00317AA0">
          <w:rPr>
            <w:noProof/>
            <w:webHidden/>
          </w:rPr>
          <w:fldChar w:fldCharType="separate"/>
        </w:r>
        <w:r w:rsidR="00317AA0">
          <w:rPr>
            <w:noProof/>
            <w:webHidden/>
          </w:rPr>
          <w:t>35</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95" w:history="1">
        <w:r w:rsidR="00317AA0" w:rsidRPr="004F1209">
          <w:rPr>
            <w:rStyle w:val="Hyperlink"/>
            <w:noProof/>
          </w:rPr>
          <w:t>Appendix: Example FAST v8.10.* Input File</w:t>
        </w:r>
        <w:r w:rsidR="00317AA0">
          <w:rPr>
            <w:noProof/>
            <w:webHidden/>
          </w:rPr>
          <w:tab/>
        </w:r>
        <w:r w:rsidR="00317AA0">
          <w:rPr>
            <w:noProof/>
            <w:webHidden/>
          </w:rPr>
          <w:fldChar w:fldCharType="begin"/>
        </w:r>
        <w:r w:rsidR="00317AA0">
          <w:rPr>
            <w:noProof/>
            <w:webHidden/>
          </w:rPr>
          <w:instrText xml:space="preserve"> PAGEREF _Toc413698695 \h </w:instrText>
        </w:r>
        <w:r w:rsidR="00317AA0">
          <w:rPr>
            <w:noProof/>
            <w:webHidden/>
          </w:rPr>
        </w:r>
        <w:r w:rsidR="00317AA0">
          <w:rPr>
            <w:noProof/>
            <w:webHidden/>
          </w:rPr>
          <w:fldChar w:fldCharType="separate"/>
        </w:r>
        <w:r w:rsidR="00317AA0">
          <w:rPr>
            <w:noProof/>
            <w:webHidden/>
          </w:rPr>
          <w:t>36</w:t>
        </w:r>
        <w:r w:rsidR="00317AA0">
          <w:rPr>
            <w:noProof/>
            <w:webHidden/>
          </w:rPr>
          <w:fldChar w:fldCharType="end"/>
        </w:r>
      </w:hyperlink>
    </w:p>
    <w:p w:rsidR="009E13A6" w:rsidRPr="006C131B" w:rsidRDefault="006C131B" w:rsidP="006C131B">
      <w:pPr>
        <w:sectPr w:rsidR="009E13A6" w:rsidRPr="006C131B">
          <w:footerReference w:type="default" r:id="rId9"/>
          <w:footnotePr>
            <w:numFmt w:val="chicago"/>
          </w:footnotePr>
          <w:pgSz w:w="12240" w:h="15840"/>
          <w:pgMar w:top="1440" w:right="1440" w:bottom="1440" w:left="1440" w:header="720" w:footer="720" w:gutter="0"/>
          <w:cols w:space="720"/>
          <w:docGrid w:linePitch="360"/>
        </w:sectPr>
      </w:pPr>
      <w:r>
        <w:fldChar w:fldCharType="end"/>
      </w:r>
    </w:p>
    <w:p w:rsidR="00C13750" w:rsidRDefault="00C13750" w:rsidP="00992CCA">
      <w:pPr>
        <w:pStyle w:val="Heading1"/>
      </w:pPr>
      <w:bookmarkStart w:id="1" w:name="_Toc413698668"/>
      <w:r>
        <w:lastRenderedPageBreak/>
        <w:t>Introduction</w:t>
      </w:r>
      <w:bookmarkEnd w:id="1"/>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E759ED">
        <w:t>9</w:t>
      </w:r>
      <w:r>
        <w:t>.0</w:t>
      </w:r>
      <w:r w:rsidR="00944CB5">
        <w:t>0c</w:t>
      </w:r>
      <w:r>
        <w:t xml:space="preserve">-bjj is the </w:t>
      </w:r>
      <w:r w:rsidR="00E759ED">
        <w:t xml:space="preserve">third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317AA0">
        <w:t xml:space="preserve">Figure </w:t>
      </w:r>
      <w:r w:rsidR="00317AA0">
        <w:rPr>
          <w:noProof/>
        </w:rPr>
        <w:t>1</w:t>
      </w:r>
      <w:r w:rsidR="00B63F27">
        <w:fldChar w:fldCharType="end"/>
      </w:r>
      <w:r w:rsidR="00B63F27">
        <w:t>.</w:t>
      </w:r>
      <w:r w:rsidR="00ED3F28" w:rsidRPr="00ED3F28">
        <w:t xml:space="preserve"> </w:t>
      </w:r>
    </w:p>
    <w:p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317AA0">
        <w:t xml:space="preserve">Figure </w:t>
      </w:r>
      <w:r w:rsidR="00317AA0">
        <w:rPr>
          <w:noProof/>
        </w:rPr>
        <w:t>2</w:t>
      </w:r>
      <w:r>
        <w:fldChar w:fldCharType="end"/>
      </w:r>
      <w:r>
        <w:t xml:space="preserve"> shows the control volumes associated with each module for fixed-bottom offshore wind turbines. For land-based wind turbines, the HydroDyn hydrodynamics module would not be used and the SubDyn multi-member substructure structural-dynamics module is optional. </w:t>
      </w:r>
      <w:r>
        <w:fldChar w:fldCharType="begin"/>
      </w:r>
      <w:r>
        <w:instrText xml:space="preserve"> REF _Ref368606394 \h </w:instrText>
      </w:r>
      <w:r>
        <w:fldChar w:fldCharType="separate"/>
      </w:r>
      <w:r w:rsidR="00317AA0">
        <w:t xml:space="preserve">Figure </w:t>
      </w:r>
      <w:r w:rsidR="00317AA0">
        <w:rPr>
          <w:noProof/>
        </w:rPr>
        <w:t>3</w:t>
      </w:r>
      <w:r>
        <w:fldChar w:fldCharType="end"/>
      </w:r>
      <w:r>
        <w:t xml:space="preserve"> shows the control volumes associated with each module for floating offshore wind turbines.</w:t>
      </w:r>
    </w:p>
    <w:p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317AA0">
        <w:t xml:space="preserve">Table </w:t>
      </w:r>
      <w:r w:rsidR="00317AA0">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7231E1">
      <w:pPr>
        <w:keepNext/>
        <w:jc w:val="center"/>
      </w:pPr>
      <w:r>
        <w:lastRenderedPageBreak/>
        <w:t xml:space="preserve"> </w:t>
      </w:r>
      <w:r w:rsidR="009250CC">
        <w:rPr>
          <w:noProof/>
        </w:rPr>
        <w:drawing>
          <wp:inline distT="0" distB="0" distL="0" distR="0">
            <wp:extent cx="5856046" cy="777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856046" cy="7772400"/>
                    </a:xfrm>
                    <a:prstGeom prst="rect">
                      <a:avLst/>
                    </a:prstGeom>
                  </pic:spPr>
                </pic:pic>
              </a:graphicData>
            </a:graphic>
          </wp:inline>
        </w:drawing>
      </w:r>
    </w:p>
    <w:p w:rsidR="000D16ED" w:rsidRDefault="009733A8" w:rsidP="009733A8">
      <w:pPr>
        <w:pStyle w:val="Caption"/>
        <w:jc w:val="center"/>
      </w:pPr>
      <w:bookmarkStart w:id="2" w:name="_Ref368594244"/>
      <w:r>
        <w:t xml:space="preserve">Figure </w:t>
      </w:r>
      <w:fldSimple w:instr=" SEQ Figure \* ARABIC ">
        <w:r w:rsidR="00317AA0">
          <w:rPr>
            <w:noProof/>
          </w:rPr>
          <w:t>1</w:t>
        </w:r>
      </w:fldSimple>
      <w:bookmarkEnd w:id="2"/>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88267738" r:id="rId14"/>
        </w:object>
      </w:r>
    </w:p>
    <w:p w:rsidR="000D16ED" w:rsidRDefault="000D16ED" w:rsidP="000D16ED">
      <w:pPr>
        <w:pStyle w:val="Caption"/>
        <w:jc w:val="center"/>
      </w:pPr>
      <w:bookmarkStart w:id="3" w:name="_Ref368606255"/>
      <w:r>
        <w:t xml:space="preserve">Figure </w:t>
      </w:r>
      <w:fldSimple w:instr=" SEQ Figure \* ARABIC ">
        <w:r w:rsidR="00317AA0">
          <w:rPr>
            <w:noProof/>
          </w:rPr>
          <w:t>2</w:t>
        </w:r>
      </w:fldSimple>
      <w:bookmarkEnd w:id="3"/>
      <w:r>
        <w:t>: FAST control volumes for fixed-bottom systems</w:t>
      </w:r>
      <w:r w:rsidR="00AC1E7D">
        <w:t xml:space="preserve"> (</w:t>
      </w:r>
      <w:r w:rsidR="00845AC5">
        <w:t xml:space="preserve">surface </w:t>
      </w:r>
      <w:r w:rsidR="00AC1E7D">
        <w:t>ice not shown)</w:t>
      </w:r>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5" o:title=""/>
            <w10:bordertop type="single" width="8"/>
            <w10:borderleft type="single" width="8"/>
            <w10:borderbottom type="single" width="8"/>
            <w10:borderright type="single" width="8"/>
          </v:shape>
          <o:OLEObject Type="Embed" ProgID="Visio.Drawing.11" ShapeID="_x0000_i1026" DrawAspect="Content" ObjectID="_1488267739" r:id="rId16"/>
        </w:object>
      </w:r>
    </w:p>
    <w:p w:rsidR="000D16ED" w:rsidRDefault="000D16ED" w:rsidP="000D16ED">
      <w:pPr>
        <w:pStyle w:val="Caption"/>
        <w:jc w:val="center"/>
      </w:pPr>
      <w:bookmarkStart w:id="4" w:name="_Ref368606394"/>
      <w:r>
        <w:t xml:space="preserve">Figure </w:t>
      </w:r>
      <w:fldSimple w:instr=" SEQ Figure \* ARABIC ">
        <w:r w:rsidR="00317AA0">
          <w:rPr>
            <w:noProof/>
          </w:rPr>
          <w:t>3</w:t>
        </w:r>
      </w:fldSimple>
      <w:bookmarkEnd w:id="4"/>
      <w:r>
        <w:t>: FAST control volumes for floating systems</w:t>
      </w:r>
    </w:p>
    <w:p w:rsidR="00CE6C50" w:rsidRDefault="00CE6C50" w:rsidP="00CE6C50">
      <w:r>
        <w:br w:type="page"/>
      </w:r>
    </w:p>
    <w:p w:rsidR="00960E61" w:rsidRDefault="00960E61" w:rsidP="00AC31AB">
      <w:pPr>
        <w:pStyle w:val="Caption"/>
        <w:keepNext/>
        <w:jc w:val="center"/>
      </w:pPr>
      <w:bookmarkStart w:id="5" w:name="_Ref368603146"/>
      <w:r>
        <w:lastRenderedPageBreak/>
        <w:t xml:space="preserve">Table </w:t>
      </w:r>
      <w:fldSimple w:instr=" SEQ Table \* ARABIC ">
        <w:r w:rsidR="00317AA0">
          <w:rPr>
            <w:noProof/>
          </w:rPr>
          <w:t>1</w:t>
        </w:r>
      </w:fldSimple>
      <w:bookmarkEnd w:id="5"/>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C020FB" w:rsidRDefault="00C020FB" w:rsidP="0032059E">
            <w:pPr>
              <w:spacing w:after="0" w:line="240" w:lineRule="auto"/>
              <w:rPr>
                <w:rFonts w:ascii="Calibri" w:eastAsia="Times New Roman" w:hAnsi="Calibri" w:cs="Times New Roman"/>
                <w:b/>
                <w:bCs/>
                <w:color w:val="000000"/>
              </w:rPr>
            </w:pPr>
          </w:p>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1A5D50" w:rsidP="0032059E">
            <w:pPr>
              <w:spacing w:after="0" w:line="240" w:lineRule="auto"/>
              <w:jc w:val="center"/>
              <w:rPr>
                <w:rFonts w:ascii="Wingdings" w:eastAsia="Times New Roman" w:hAnsi="Wingdings" w:cs="Times New Roman"/>
              </w:rPr>
            </w:pPr>
            <w:ins w:id="6" w:author="Bonnie Jonkman" w:date="2015-03-03T11:10:00Z">
              <w:r w:rsidRPr="0032059E">
                <w:rPr>
                  <w:rFonts w:ascii="Wingdings" w:eastAsia="Times New Roman" w:hAnsi="Wingdings" w:cs="Times New Roman"/>
                </w:rPr>
                <w:t></w:t>
              </w:r>
            </w:ins>
            <w:bookmarkStart w:id="7" w:name="_Ref414525798"/>
            <w:ins w:id="8" w:author="Bonnie Jonkman" w:date="2015-03-03T11:13:00Z">
              <w:r>
                <w:rPr>
                  <w:rStyle w:val="FootnoteReference"/>
                  <w:rFonts w:ascii="Calibri" w:eastAsia="Times New Roman" w:hAnsi="Calibri" w:cs="Times New Roman"/>
                </w:rPr>
                <w:footnoteReference w:id="1"/>
              </w:r>
            </w:ins>
            <w:bookmarkEnd w:id="7"/>
            <w:del w:id="12" w:author="Bonnie Jonkman" w:date="2015-03-03T11:10:00Z">
              <w:r w:rsidR="004A0A8F" w:rsidRPr="001C051D" w:rsidDel="001A5D50">
                <w:rPr>
                  <w:rFonts w:ascii="Calibri" w:eastAsia="Times New Roman" w:hAnsi="Calibri" w:cs="Times New Roman"/>
                </w:rPr>
                <w:delText> </w:delText>
              </w:r>
            </w:del>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2"/>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1A5D50" w:rsidP="0032059E">
            <w:pPr>
              <w:spacing w:after="0" w:line="240" w:lineRule="auto"/>
              <w:jc w:val="center"/>
              <w:rPr>
                <w:rFonts w:ascii="Wingdings" w:eastAsia="Times New Roman" w:hAnsi="Wingdings" w:cs="Times New Roman"/>
              </w:rPr>
            </w:pPr>
            <w:ins w:id="13" w:author="Bonnie Jonkman" w:date="2015-03-03T11:10:00Z">
              <w:r w:rsidRPr="0032059E">
                <w:rPr>
                  <w:rFonts w:ascii="Wingdings" w:eastAsia="Times New Roman" w:hAnsi="Wingdings" w:cs="Times New Roman"/>
                </w:rPr>
                <w:t></w:t>
              </w:r>
            </w:ins>
            <w:del w:id="14" w:author="Bonnie Jonkman" w:date="2015-03-03T11:10:00Z">
              <w:r w:rsidR="004A0A8F" w:rsidRPr="001C051D" w:rsidDel="001A5D50">
                <w:rPr>
                  <w:rFonts w:ascii="Calibri" w:eastAsia="Times New Roman" w:hAnsi="Calibri" w:cs="Times New Roman"/>
                </w:rPr>
                <w:delText> </w:delText>
              </w:r>
            </w:del>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C020FB" w:rsidRDefault="00C020FB" w:rsidP="004A0A8F">
            <w:pPr>
              <w:spacing w:after="0" w:line="240" w:lineRule="auto"/>
              <w:rPr>
                <w:rFonts w:ascii="Calibri" w:eastAsia="Times New Roman" w:hAnsi="Calibri" w:cs="Times New Roman"/>
                <w:b/>
                <w:bCs/>
                <w:color w:val="000000"/>
              </w:rPr>
            </w:pPr>
          </w:p>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CC7BFB" w:rsidP="00EC4BC5">
            <w:pPr>
              <w:spacing w:after="0" w:line="240" w:lineRule="auto"/>
              <w:jc w:val="center"/>
              <w:rPr>
                <w:rFonts w:ascii="Wingdings" w:eastAsia="Times New Roman" w:hAnsi="Wingdings" w:cs="Times New Roman"/>
              </w:rPr>
            </w:pPr>
            <w:ins w:id="15" w:author="Bonnie Jonkman" w:date="2015-03-19T10:54:00Z">
              <w:r w:rsidRPr="0032059E">
                <w:rPr>
                  <w:rFonts w:ascii="Wingdings" w:eastAsia="Times New Roman" w:hAnsi="Wingdings" w:cs="Times New Roman"/>
                </w:rPr>
                <w:t></w:t>
              </w:r>
              <w:r w:rsidR="00EC4BC5">
                <w:rPr>
                  <w:rFonts w:ascii="Calibri" w:hAnsi="Calibri"/>
                </w:rPr>
                <w:fldChar w:fldCharType="begin"/>
              </w:r>
              <w:r w:rsidR="00EC4BC5">
                <w:rPr>
                  <w:rFonts w:ascii="Calibri" w:hAnsi="Calibri"/>
                </w:rPr>
                <w:instrText xml:space="preserve"> NOTEREF _Ref414525798 \f \h </w:instrText>
              </w:r>
              <w:r w:rsidR="00EC4BC5">
                <w:rPr>
                  <w:rFonts w:ascii="Calibri" w:hAnsi="Calibri"/>
                </w:rPr>
              </w:r>
            </w:ins>
            <w:r w:rsidR="00EC4BC5">
              <w:rPr>
                <w:rFonts w:ascii="Calibri" w:hAnsi="Calibri"/>
              </w:rPr>
              <w:fldChar w:fldCharType="separate"/>
            </w:r>
            <w:ins w:id="16" w:author="Bonnie Jonkman" w:date="2015-03-19T10:54:00Z">
              <w:r w:rsidR="00EC4BC5" w:rsidRPr="00EC4BC5">
                <w:rPr>
                  <w:rStyle w:val="FootnoteReference"/>
                  <w:rPrChange w:id="17" w:author="Bonnie Jonkman" w:date="2015-03-19T10:54:00Z">
                    <w:rPr>
                      <w:rFonts w:ascii="Calibri" w:hAnsi="Calibri"/>
                    </w:rPr>
                  </w:rPrChange>
                </w:rPr>
                <w:t>*</w:t>
              </w:r>
              <w:r w:rsidR="00EC4BC5">
                <w:rPr>
                  <w:rFonts w:ascii="Calibri" w:hAnsi="Calibri"/>
                </w:rPr>
                <w:fldChar w:fldCharType="end"/>
              </w:r>
            </w:ins>
            <w:del w:id="18" w:author="Bonnie Jonkman" w:date="2015-03-19T10:54:00Z">
              <w:r w:rsidR="004A0A8F" w:rsidRPr="001C051D" w:rsidDel="00CC7BFB">
                <w:rPr>
                  <w:rFonts w:ascii="Calibri" w:eastAsia="Times New Roman" w:hAnsi="Calibri" w:cs="Times New Roman"/>
                </w:rPr>
                <w:delText> </w:delText>
              </w:r>
            </w:del>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3"/>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4"/>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5"/>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6"/>
            </w:r>
          </w:p>
        </w:tc>
      </w:tr>
    </w:tbl>
    <w:p w:rsidR="00C6618D" w:rsidRDefault="00C6618D" w:rsidP="00C6618D"/>
    <w:p w:rsidR="008274A4" w:rsidRDefault="00CA74B5" w:rsidP="00992CCA">
      <w:pPr>
        <w:pStyle w:val="Heading1"/>
      </w:pPr>
      <w:bookmarkStart w:id="19" w:name="_Ref412116144"/>
      <w:bookmarkStart w:id="20" w:name="_Toc413698669"/>
      <w:r>
        <w:t>Major changes</w:t>
      </w:r>
      <w:r w:rsidR="008274A4">
        <w:t xml:space="preserve"> in FAST</w:t>
      </w:r>
      <w:bookmarkEnd w:id="19"/>
      <w:bookmarkEnd w:id="20"/>
    </w:p>
    <w:p w:rsidR="00176884" w:rsidRDefault="00176884" w:rsidP="00176884">
      <w:pPr>
        <w:pStyle w:val="Heading2"/>
        <w:rPr>
          <w:ins w:id="21" w:author="Bonnie Jonkman" w:date="2015-02-19T20:57:00Z"/>
        </w:rPr>
      </w:pPr>
      <w:bookmarkStart w:id="22" w:name="_Toc413698670"/>
      <w:commentRangeStart w:id="23"/>
      <w:r>
        <w:t>v8.10.00a-bjj</w:t>
      </w:r>
      <w:commentRangeEnd w:id="23"/>
      <w:r w:rsidR="00066FEC">
        <w:rPr>
          <w:rStyle w:val="CommentReference"/>
          <w:rFonts w:asciiTheme="minorHAnsi" w:eastAsiaTheme="minorHAnsi" w:hAnsiTheme="minorHAnsi" w:cstheme="minorBidi"/>
          <w:b w:val="0"/>
          <w:bCs w:val="0"/>
          <w:color w:val="auto"/>
        </w:rPr>
        <w:commentReference w:id="23"/>
      </w:r>
      <w:bookmarkEnd w:id="22"/>
    </w:p>
    <w:p w:rsidR="00176884" w:rsidRDefault="005F6FFB" w:rsidP="008233CD">
      <w:pPr>
        <w:pStyle w:val="ListParagraph"/>
        <w:numPr>
          <w:ilvl w:val="0"/>
          <w:numId w:val="6"/>
        </w:numPr>
      </w:pPr>
      <w:r>
        <w:t xml:space="preserve">We replaced the MAP module with an updated DLL that does not depend on the external libraries that previously made MAP difficult to recompile. The source code for </w:t>
      </w:r>
      <w:r w:rsidR="00176884">
        <w:t>MAP++</w:t>
      </w:r>
      <w:r>
        <w:t xml:space="preserve"> is available and able to be compiled with standard C compilers.</w:t>
      </w:r>
    </w:p>
    <w:p w:rsidR="00317AA0" w:rsidRDefault="00317AA0" w:rsidP="00317AA0">
      <w:pPr>
        <w:pStyle w:val="ListParagraph"/>
        <w:numPr>
          <w:ilvl w:val="0"/>
          <w:numId w:val="6"/>
        </w:numPr>
      </w:pPr>
      <w:r>
        <w:t xml:space="preserve">The 64-bit version of the MAP DLL is now functioning. This means </w:t>
      </w:r>
      <w:r>
        <w:rPr>
          <w:i/>
        </w:rPr>
        <w:t xml:space="preserve">all </w:t>
      </w:r>
      <w:ins w:id="24" w:author="Bonnie Jonkman" w:date="2015-03-11T11:15:00Z">
        <w:r w:rsidR="00FB4B7E" w:rsidRPr="00FB4B7E">
          <w:t>modeling</w:t>
        </w:r>
        <w:r w:rsidR="00FB4B7E">
          <w:rPr>
            <w:i/>
          </w:rPr>
          <w:t xml:space="preserve"> </w:t>
        </w:r>
      </w:ins>
      <w:r>
        <w:t xml:space="preserve">functionality in </w:t>
      </w:r>
      <w:del w:id="25" w:author="Bonnie Jonkman" w:date="2015-03-11T14:53:00Z">
        <w:r w:rsidDel="00451190">
          <w:delText xml:space="preserve">the </w:delText>
        </w:r>
      </w:del>
      <w:r>
        <w:t>FAST_Win32.exe is available in FAST_x64.exe</w:t>
      </w:r>
      <w:del w:id="26" w:author="Bonnie Jonkman" w:date="2015-03-11T11:15:00Z">
        <w:r w:rsidDel="00FB4B7E">
          <w:delText xml:space="preserve"> </w:delText>
        </w:r>
      </w:del>
    </w:p>
    <w:p w:rsidR="00176884" w:rsidRDefault="00176884" w:rsidP="008233CD">
      <w:pPr>
        <w:pStyle w:val="ListParagraph"/>
        <w:numPr>
          <w:ilvl w:val="0"/>
          <w:numId w:val="6"/>
        </w:numPr>
      </w:pPr>
      <w:r>
        <w:t>MoorDyn</w:t>
      </w:r>
    </w:p>
    <w:p w:rsidR="00176884" w:rsidRDefault="00A10B4F" w:rsidP="008233CD">
      <w:pPr>
        <w:pStyle w:val="ListParagraph"/>
        <w:numPr>
          <w:ilvl w:val="0"/>
          <w:numId w:val="6"/>
        </w:numPr>
      </w:pPr>
      <w:r>
        <w:t xml:space="preserve">Documentation and sample input files for the </w:t>
      </w:r>
      <w:r w:rsidR="00176884">
        <w:t>F</w:t>
      </w:r>
      <w:r w:rsidR="00AE3A86">
        <w:t>EA</w:t>
      </w:r>
      <w:r w:rsidR="00176884">
        <w:t>Mooring</w:t>
      </w:r>
      <w:r>
        <w:t xml:space="preserve"> module have been released</w:t>
      </w:r>
      <w:ins w:id="27" w:author="Bonnie Jonkman" w:date="2015-03-17T09:16:00Z">
        <w:r w:rsidR="00904A93">
          <w:t xml:space="preserve"> at nwtc.nrel.gov/FEAMooring</w:t>
        </w:r>
      </w:ins>
      <w:r>
        <w:t>.</w:t>
      </w:r>
      <w:ins w:id="28" w:author="Bonnie Jonkman" w:date="2015-03-17T09:16:00Z">
        <w:r w:rsidR="00904A93">
          <w:t xml:space="preserve"> </w:t>
        </w:r>
      </w:ins>
    </w:p>
    <w:p w:rsidR="005F6FFB" w:rsidRDefault="005F6FFB" w:rsidP="005F6FFB">
      <w:pPr>
        <w:pStyle w:val="ListParagraph"/>
        <w:numPr>
          <w:ilvl w:val="0"/>
          <w:numId w:val="6"/>
        </w:numPr>
      </w:pPr>
      <w:r>
        <w:t>TMD (tuned mass damper)</w:t>
      </w:r>
    </w:p>
    <w:p w:rsidR="00176884" w:rsidRDefault="00176884" w:rsidP="008233CD">
      <w:pPr>
        <w:pStyle w:val="ListParagraph"/>
        <w:numPr>
          <w:ilvl w:val="0"/>
          <w:numId w:val="6"/>
        </w:numPr>
      </w:pPr>
      <w:r>
        <w:t>IceDyn</w:t>
      </w:r>
    </w:p>
    <w:p w:rsidR="00230DFF" w:rsidRDefault="00A10B4F" w:rsidP="008233CD">
      <w:pPr>
        <w:pStyle w:val="ListParagraph"/>
        <w:numPr>
          <w:ilvl w:val="0"/>
          <w:numId w:val="6"/>
        </w:numPr>
        <w:rPr>
          <w:ins w:id="29" w:author="Bonnie Jonkman" w:date="2015-03-17T09:13:00Z"/>
        </w:rPr>
      </w:pPr>
      <w:r>
        <w:t xml:space="preserve">Documentation for the </w:t>
      </w:r>
      <w:r w:rsidR="003D7F3C">
        <w:t xml:space="preserve">IceFloe </w:t>
      </w:r>
      <w:r>
        <w:t>module has been released</w:t>
      </w:r>
      <w:ins w:id="30" w:author="Bonnie Jonkman" w:date="2015-03-17T09:13:00Z">
        <w:r w:rsidR="00230DFF">
          <w:t xml:space="preserve"> at nwtc.nrel.gov/IceFloe</w:t>
        </w:r>
      </w:ins>
    </w:p>
    <w:p w:rsidR="003D7F3C" w:rsidRDefault="00230DFF" w:rsidP="008233CD">
      <w:pPr>
        <w:pStyle w:val="ListParagraph"/>
        <w:numPr>
          <w:ilvl w:val="0"/>
          <w:numId w:val="6"/>
        </w:numPr>
      </w:pPr>
      <w:ins w:id="31" w:author="Bonnie Jonkman" w:date="2015-03-17T09:13:00Z">
        <w:r>
          <w:t>Documentation for the DWM module and driver has been released at nwtc.nrel.gov/DWM</w:t>
        </w:r>
      </w:ins>
      <w:r w:rsidR="00A10B4F">
        <w:t>.</w:t>
      </w:r>
    </w:p>
    <w:p w:rsidR="00176884" w:rsidRDefault="00A10B4F" w:rsidP="008233CD">
      <w:pPr>
        <w:pStyle w:val="ListParagraph"/>
        <w:numPr>
          <w:ilvl w:val="0"/>
          <w:numId w:val="6"/>
        </w:numPr>
      </w:pPr>
      <w:r>
        <w:t xml:space="preserve">A new interface between </w:t>
      </w:r>
      <w:r w:rsidR="00176884">
        <w:t xml:space="preserve">FAST v8 </w:t>
      </w:r>
      <w:r>
        <w:t xml:space="preserve">and </w:t>
      </w:r>
      <w:r w:rsidR="00176884">
        <w:t>Simulink</w:t>
      </w:r>
      <w:r>
        <w:t xml:space="preserve"> has been developed. This feature is described in detail in section “</w:t>
      </w:r>
      <w:r>
        <w:fldChar w:fldCharType="begin"/>
      </w:r>
      <w:r>
        <w:instrText xml:space="preserve"> REF _Ref413700469 \h </w:instrText>
      </w:r>
      <w:r>
        <w:fldChar w:fldCharType="separate"/>
      </w:r>
      <w:r>
        <w:t>FAST v8 Interface to Simulink</w:t>
      </w:r>
      <w:r>
        <w:fldChar w:fldCharType="end"/>
      </w:r>
      <w:r>
        <w:t>” later in this document.</w:t>
      </w:r>
    </w:p>
    <w:p w:rsidR="00176884" w:rsidRDefault="00176884" w:rsidP="008233CD">
      <w:pPr>
        <w:pStyle w:val="ListParagraph"/>
        <w:numPr>
          <w:ilvl w:val="0"/>
          <w:numId w:val="6"/>
        </w:numPr>
        <w:rPr>
          <w:ins w:id="32" w:author="Bonnie Jonkman" w:date="2015-03-12T14:16:00Z"/>
        </w:rPr>
      </w:pPr>
      <w:r>
        <w:lastRenderedPageBreak/>
        <w:t>HydroDyn bug fixes</w:t>
      </w:r>
    </w:p>
    <w:p w:rsidR="00461B5D" w:rsidRDefault="00461B5D" w:rsidP="008233CD">
      <w:pPr>
        <w:pStyle w:val="ListParagraph"/>
        <w:numPr>
          <w:ilvl w:val="0"/>
          <w:numId w:val="6"/>
        </w:numPr>
        <w:rPr>
          <w:ins w:id="33" w:author="Bonnie Jonkman" w:date="2015-03-10T11:48:00Z"/>
        </w:rPr>
      </w:pPr>
      <w:ins w:id="34" w:author="Bonnie Jonkman" w:date="2015-03-12T14:16:00Z">
        <w:r>
          <w:t>Rotational interpolation added to Mesh mapping routines</w:t>
        </w:r>
      </w:ins>
    </w:p>
    <w:p w:rsidR="007F665B" w:rsidDel="00BD039A" w:rsidRDefault="007F665B" w:rsidP="008233CD">
      <w:pPr>
        <w:pStyle w:val="ListParagraph"/>
        <w:numPr>
          <w:ilvl w:val="0"/>
          <w:numId w:val="6"/>
        </w:numPr>
        <w:rPr>
          <w:del w:id="35" w:author="Bonnie Jonkman" w:date="2015-03-10T20:58:00Z"/>
        </w:rPr>
      </w:pPr>
    </w:p>
    <w:p w:rsidR="00A10B4F" w:rsidRDefault="00A10B4F" w:rsidP="008233CD">
      <w:pPr>
        <w:pStyle w:val="ListParagraph"/>
        <w:numPr>
          <w:ilvl w:val="0"/>
          <w:numId w:val="6"/>
        </w:numPr>
        <w:rPr>
          <w:ins w:id="36" w:author="Bonnie Jonkman" w:date="2015-03-19T10:55:00Z"/>
        </w:rPr>
      </w:pPr>
      <w:r>
        <w:t xml:space="preserve">High-speed shaft braking has been added to the ElastoDyn module and enabled in the ServoDyn module. This feature is available only with ElastoDyn’s ABM4 </w:t>
      </w:r>
      <w:ins w:id="37" w:author="Bonnie Jonkman" w:date="2015-03-19T10:12:00Z">
        <w:r w:rsidR="00D5674B">
          <w:t xml:space="preserve">or AB4 </w:t>
        </w:r>
      </w:ins>
      <w:r>
        <w:t>integrator</w:t>
      </w:r>
      <w:ins w:id="38" w:author="Bonnie Jonkman" w:date="2015-03-19T10:12:00Z">
        <w:r w:rsidR="00D5674B">
          <w:t>s (i.e., it is not available with RK4)</w:t>
        </w:r>
      </w:ins>
      <w:r>
        <w:t>.</w:t>
      </w:r>
    </w:p>
    <w:p w:rsidR="000D4770" w:rsidRDefault="000D4770" w:rsidP="008233CD">
      <w:pPr>
        <w:pStyle w:val="ListParagraph"/>
        <w:numPr>
          <w:ilvl w:val="0"/>
          <w:numId w:val="6"/>
        </w:numPr>
      </w:pPr>
      <w:ins w:id="39" w:author="Bonnie Jonkman" w:date="2015-03-19T10:55:00Z">
        <w:r>
          <w:t>Added gearbox friction (not available with RK4</w:t>
        </w:r>
        <w:r w:rsidR="0070478E">
          <w:t xml:space="preserve"> [due to possibility of corrections]</w:t>
        </w:r>
        <w:bookmarkStart w:id="40" w:name="_GoBack"/>
        <w:bookmarkEnd w:id="40"/>
        <w:r>
          <w:t>)</w:t>
        </w:r>
      </w:ins>
    </w:p>
    <w:p w:rsidR="001A5D50" w:rsidRDefault="001A5D50" w:rsidP="001A5D50">
      <w:pPr>
        <w:pStyle w:val="ListParagraph"/>
        <w:numPr>
          <w:ilvl w:val="0"/>
          <w:numId w:val="6"/>
        </w:numPr>
        <w:rPr>
          <w:ins w:id="41" w:author="Bonnie Jonkman" w:date="2015-03-16T10:28:00Z"/>
        </w:r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C83AC8">
        <w:t xml:space="preserve">Table </w:t>
      </w:r>
      <w:r w:rsidR="00C83AC8">
        <w:rPr>
          <w:noProof/>
        </w:rPr>
        <w:t>2</w:t>
      </w:r>
      <w:r w:rsidR="00C83AC8">
        <w:fldChar w:fldCharType="end"/>
      </w:r>
      <w:r>
        <w:t>.</w:t>
      </w:r>
    </w:p>
    <w:p w:rsidR="0044746F" w:rsidRPr="008709B5" w:rsidRDefault="0044746F" w:rsidP="001A5D50">
      <w:pPr>
        <w:pStyle w:val="ListParagraph"/>
        <w:numPr>
          <w:ilvl w:val="0"/>
          <w:numId w:val="6"/>
        </w:numPr>
        <w:rPr>
          <w:ins w:id="42" w:author="Bonnie Jonkman" w:date="2015-03-16T10:29:00Z"/>
          <w:highlight w:val="yellow"/>
          <w:rPrChange w:id="43" w:author="Bonnie Jonkman" w:date="2015-03-16T10:29:00Z">
            <w:rPr>
              <w:ins w:id="44" w:author="Bonnie Jonkman" w:date="2015-03-16T10:29:00Z"/>
            </w:rPr>
          </w:rPrChange>
        </w:rPr>
      </w:pPr>
      <w:ins w:id="45" w:author="Bonnie Jonkman" w:date="2015-03-16T10:28:00Z">
        <w:r w:rsidRPr="008709B5">
          <w:rPr>
            <w:highlight w:val="yellow"/>
            <w:rPrChange w:id="46" w:author="Bonnie Jonkman" w:date="2015-03-16T10:29:00Z">
              <w:rPr/>
            </w:rPrChange>
          </w:rPr>
          <w:t>TEST 23 HAS SOME ISSUES NOW—IS IT THE NEW MAP DLL? RECOMPILED DISCON DLL? HSS BRAKE CHANGES? CHECK AGAINST V7 RESULTS</w:t>
        </w:r>
      </w:ins>
      <w:ins w:id="47" w:author="Bonnie Jonkman" w:date="2015-03-16T10:32:00Z">
        <w:r w:rsidR="000D2280">
          <w:rPr>
            <w:highlight w:val="yellow"/>
          </w:rPr>
          <w:t>. TEST 25 ALSO SEEMS TO HAVE SOME DIFFERENCES…</w:t>
        </w:r>
      </w:ins>
    </w:p>
    <w:p w:rsidR="008709B5" w:rsidRDefault="00960CB8" w:rsidP="001A5D50">
      <w:pPr>
        <w:pStyle w:val="ListParagraph"/>
        <w:numPr>
          <w:ilvl w:val="0"/>
          <w:numId w:val="6"/>
        </w:numPr>
        <w:rPr>
          <w:ins w:id="48" w:author="Bonnie Jonkman" w:date="2015-03-19T09:30:00Z"/>
        </w:rPr>
      </w:pPr>
      <w:ins w:id="49" w:author="Bonnie Jonkman" w:date="2015-03-19T09:30:00Z">
        <w:r>
          <w:t>Check Simulink HSSBrFrac</w:t>
        </w:r>
      </w:ins>
    </w:p>
    <w:p w:rsidR="00960CB8" w:rsidRDefault="00960CB8" w:rsidP="001A5D50">
      <w:pPr>
        <w:pStyle w:val="ListParagraph"/>
        <w:numPr>
          <w:ilvl w:val="0"/>
          <w:numId w:val="6"/>
        </w:numPr>
        <w:rPr>
          <w:ins w:id="50" w:author="Bonnie Jonkman" w:date="2015-03-19T10:11:00Z"/>
        </w:rPr>
      </w:pPr>
      <w:ins w:id="51" w:author="Bonnie Jonkman" w:date="2015-03-19T09:30:00Z">
        <w:r>
          <w:t>Check hssbrtrq with AB4 (in addition to ABM4)</w:t>
        </w:r>
      </w:ins>
    </w:p>
    <w:p w:rsidR="005752A7" w:rsidRDefault="005752A7" w:rsidP="001A5D50">
      <w:pPr>
        <w:pStyle w:val="ListParagraph"/>
        <w:numPr>
          <w:ilvl w:val="0"/>
          <w:numId w:val="6"/>
        </w:numPr>
        <w:rPr>
          <w:ins w:id="52" w:author="Bonnie Jonkman" w:date="2015-03-19T10:11:00Z"/>
        </w:rPr>
      </w:pPr>
    </w:p>
    <w:p w:rsidR="005752A7" w:rsidRDefault="005752A7" w:rsidP="005752A7">
      <w:pPr>
        <w:pStyle w:val="ListParagraph"/>
        <w:ind w:left="1080"/>
        <w:pPrChange w:id="53" w:author="Bonnie Jonkman" w:date="2015-03-19T10:11:00Z">
          <w:pPr>
            <w:pStyle w:val="ListParagraph"/>
            <w:numPr>
              <w:numId w:val="6"/>
            </w:numPr>
            <w:ind w:left="1080" w:hanging="720"/>
          </w:pPr>
        </w:pPrChange>
      </w:pPr>
    </w:p>
    <w:p w:rsidR="001A5D50" w:rsidRDefault="001A5D50" w:rsidP="005752A7">
      <w:pPr>
        <w:pStyle w:val="Caption"/>
        <w:keepNext/>
        <w:ind w:left="360"/>
        <w:jc w:val="center"/>
      </w:pPr>
      <w:bookmarkStart w:id="54" w:name="_Ref413699179"/>
      <w:bookmarkStart w:id="55" w:name="_Ref413698574"/>
      <w:r>
        <w:t xml:space="preserve">Table </w:t>
      </w:r>
      <w:fldSimple w:instr=" SEQ Table \* ARABIC ">
        <w:r w:rsidR="00317AA0">
          <w:rPr>
            <w:noProof/>
          </w:rPr>
          <w:t>2</w:t>
        </w:r>
      </w:fldSimple>
      <w:bookmarkEnd w:id="54"/>
      <w:r>
        <w:t>: Components in FAST v8.10.00a-bjj</w:t>
      </w:r>
      <w:bookmarkEnd w:id="55"/>
    </w:p>
    <w:tbl>
      <w:tblPr>
        <w:tblStyle w:val="LightList-Accent1"/>
        <w:tblW w:w="0" w:type="auto"/>
        <w:jc w:val="center"/>
        <w:tblLook w:val="04A0" w:firstRow="1" w:lastRow="0" w:firstColumn="1" w:lastColumn="0" w:noHBand="0" w:noVBand="1"/>
      </w:tblPr>
      <w:tblGrid>
        <w:gridCol w:w="2485"/>
        <w:gridCol w:w="2421"/>
        <w:gridCol w:w="2795"/>
      </w:tblGrid>
      <w:tr w:rsidR="001A5D50"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1A5D50" w:rsidRDefault="001A5D50" w:rsidP="00B749B5">
            <w:pPr>
              <w:rPr>
                <w:b w:val="0"/>
                <w:bCs w:val="0"/>
                <w:color w:val="auto"/>
              </w:rPr>
            </w:pPr>
            <w:r>
              <w:t>Component</w:t>
            </w:r>
          </w:p>
        </w:tc>
        <w:tc>
          <w:tcPr>
            <w:tcW w:w="0" w:type="auto"/>
            <w:tcBorders>
              <w:bottom w:val="single" w:sz="8" w:space="0" w:color="4F81BD" w:themeColor="accent1"/>
            </w:tcBorders>
          </w:tcPr>
          <w:p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405A94" w:rsidRDefault="001A5D50" w:rsidP="00B749B5">
            <w:r w:rsidRPr="00405A94">
              <w:t>Modules</w:t>
            </w:r>
          </w:p>
        </w:tc>
        <w:tc>
          <w:tcPr>
            <w:tcW w:w="0" w:type="auto"/>
            <w:shd w:val="clear" w:color="auto" w:fill="B8CCE4" w:themeFill="accent1" w:themeFillTint="66"/>
          </w:tcPr>
          <w:p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Pr>
                <w:sz w:val="16"/>
              </w:rPr>
              <w:t>s</w:t>
            </w:r>
            <w:r w:rsidRPr="00F2770C">
              <w:rPr>
                <w:sz w:val="16"/>
              </w:rPr>
              <w:t>)</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ElastoDyn</w:t>
            </w:r>
          </w:p>
        </w:tc>
        <w:tc>
          <w:tcPr>
            <w:tcW w:w="2421" w:type="dxa"/>
          </w:tcPr>
          <w:p w:rsidR="001A5D50" w:rsidRPr="001A5D50" w:rsidRDefault="001A5D50" w:rsidP="00B749B5">
            <w:pPr>
              <w:cnfStyle w:val="000000000000" w:firstRow="0" w:lastRow="0" w:firstColumn="0" w:lastColumn="0" w:oddVBand="0" w:evenVBand="0" w:oddHBand="0" w:evenHBand="0" w:firstRowFirstColumn="0" w:firstRowLastColumn="0" w:lastRowFirstColumn="0" w:lastRowLastColumn="0"/>
              <w:rPr>
                <w:highlight w:val="yellow"/>
              </w:rPr>
            </w:pPr>
            <w:r w:rsidRPr="001A5D50">
              <w:rPr>
                <w:highlight w:val="yellow"/>
                <w:rPrChange w:id="56" w:author="Bonnie Jonkman" w:date="2015-03-03T11:14:00Z">
                  <w:rPr/>
                </w:rPrChange>
              </w:rPr>
              <w:t>v1.01.07a-bjj</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AeroDyn</w:t>
            </w:r>
          </w:p>
        </w:tc>
        <w:tc>
          <w:tcPr>
            <w:tcW w:w="2421" w:type="dxa"/>
          </w:tcPr>
          <w:p w:rsidR="001A5D50" w:rsidRPr="001A5D50" w:rsidRDefault="001A5D50" w:rsidP="00B749B5">
            <w:pPr>
              <w:cnfStyle w:val="000000100000" w:firstRow="0" w:lastRow="0" w:firstColumn="0" w:lastColumn="0" w:oddVBand="0" w:evenVBand="0" w:oddHBand="1" w:evenHBand="0" w:firstRowFirstColumn="0" w:firstRowLastColumn="0" w:lastRowFirstColumn="0" w:lastRowLastColumn="0"/>
              <w:rPr>
                <w:highlight w:val="yellow"/>
              </w:rPr>
            </w:pPr>
            <w:r w:rsidRPr="00640D9F">
              <w:t>v14.03.0</w:t>
            </w:r>
            <w:r w:rsidR="00640D9F" w:rsidRPr="00640D9F">
              <w:t>1</w:t>
            </w:r>
            <w:r w:rsidRPr="00640D9F">
              <w:t>a-bjj</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InflowWind</w:t>
            </w:r>
          </w:p>
        </w:tc>
        <w:tc>
          <w:tcPr>
            <w:tcW w:w="2421" w:type="dxa"/>
          </w:tcPr>
          <w:p w:rsidR="001A5D50" w:rsidRPr="001A5D50" w:rsidRDefault="001A5D50" w:rsidP="0017590F">
            <w:pPr>
              <w:cnfStyle w:val="000000000000" w:firstRow="0" w:lastRow="0" w:firstColumn="0" w:lastColumn="0" w:oddVBand="0" w:evenVBand="0" w:oddHBand="0" w:evenHBand="0" w:firstRowFirstColumn="0" w:firstRowLastColumn="0" w:lastRowFirstColumn="0" w:lastRowLastColumn="0"/>
              <w:rPr>
                <w:highlight w:val="yellow"/>
              </w:rPr>
            </w:pPr>
            <w:r w:rsidRPr="001A5D50">
              <w:rPr>
                <w:highlight w:val="yellow"/>
                <w:rPrChange w:id="57" w:author="Bonnie Jonkman" w:date="2015-03-03T11:14:00Z">
                  <w:rPr/>
                </w:rPrChange>
              </w:rPr>
              <w:t>v2.</w:t>
            </w:r>
            <w:del w:id="58" w:author="Bonnie Jonkman" w:date="2015-03-13T10:53:00Z">
              <w:r w:rsidRPr="001A5D50" w:rsidDel="0017590F">
                <w:rPr>
                  <w:highlight w:val="yellow"/>
                  <w:rPrChange w:id="59" w:author="Bonnie Jonkman" w:date="2015-03-03T11:14:00Z">
                    <w:rPr/>
                  </w:rPrChange>
                </w:rPr>
                <w:delText>00</w:delText>
              </w:r>
            </w:del>
            <w:ins w:id="60" w:author="Bonnie Jonkman" w:date="2015-03-13T10:53:00Z">
              <w:r w:rsidR="0017590F" w:rsidRPr="001A5D50">
                <w:rPr>
                  <w:highlight w:val="yellow"/>
                  <w:rPrChange w:id="61" w:author="Bonnie Jonkman" w:date="2015-03-03T11:14:00Z">
                    <w:rPr/>
                  </w:rPrChange>
                </w:rPr>
                <w:t>0</w:t>
              </w:r>
              <w:r w:rsidR="0017590F">
                <w:rPr>
                  <w:highlight w:val="yellow"/>
                </w:rPr>
                <w:t>1</w:t>
              </w:r>
            </w:ins>
            <w:r w:rsidRPr="001A5D50">
              <w:rPr>
                <w:highlight w:val="yellow"/>
                <w:rPrChange w:id="62" w:author="Bonnie Jonkman" w:date="2015-03-03T11:14:00Z">
                  <w:rPr/>
                </w:rPrChange>
              </w:rPr>
              <w:t>.</w:t>
            </w:r>
            <w:del w:id="63" w:author="Bonnie Jonkman" w:date="2015-03-13T10:53:00Z">
              <w:r w:rsidRPr="001A5D50" w:rsidDel="0017590F">
                <w:rPr>
                  <w:highlight w:val="yellow"/>
                  <w:rPrChange w:id="64" w:author="Bonnie Jonkman" w:date="2015-03-03T11:14:00Z">
                    <w:rPr/>
                  </w:rPrChange>
                </w:rPr>
                <w:delText>01c</w:delText>
              </w:r>
            </w:del>
            <w:ins w:id="65" w:author="Bonnie Jonkman" w:date="2015-03-13T10:53:00Z">
              <w:r w:rsidR="0017590F" w:rsidRPr="001A5D50">
                <w:rPr>
                  <w:highlight w:val="yellow"/>
                  <w:rPrChange w:id="66" w:author="Bonnie Jonkman" w:date="2015-03-03T11:14:00Z">
                    <w:rPr/>
                  </w:rPrChange>
                </w:rPr>
                <w:t>0</w:t>
              </w:r>
              <w:r w:rsidR="0017590F">
                <w:rPr>
                  <w:highlight w:val="yellow"/>
                </w:rPr>
                <w:t>0a</w:t>
              </w:r>
            </w:ins>
            <w:r w:rsidRPr="001A5D50">
              <w:rPr>
                <w:highlight w:val="yellow"/>
                <w:rPrChange w:id="67" w:author="Bonnie Jonkman" w:date="2015-03-03T11:14:00Z">
                  <w:rPr/>
                </w:rPrChange>
              </w:rPr>
              <w:t>-bjj</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IfW</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ServoDyn</w:t>
            </w:r>
          </w:p>
        </w:tc>
        <w:tc>
          <w:tcPr>
            <w:tcW w:w="2421" w:type="dxa"/>
          </w:tcPr>
          <w:p w:rsidR="001A5D50" w:rsidRPr="001A5D50" w:rsidRDefault="001A5D50" w:rsidP="00B749B5">
            <w:pPr>
              <w:cnfStyle w:val="000000100000" w:firstRow="0" w:lastRow="0" w:firstColumn="0" w:lastColumn="0" w:oddVBand="0" w:evenVBand="0" w:oddHBand="1" w:evenHBand="0" w:firstRowFirstColumn="0" w:firstRowLastColumn="0" w:lastRowFirstColumn="0" w:lastRowLastColumn="0"/>
              <w:rPr>
                <w:highlight w:val="yellow"/>
              </w:rPr>
            </w:pPr>
            <w:r w:rsidRPr="001A5D50">
              <w:rPr>
                <w:highlight w:val="yellow"/>
                <w:rPrChange w:id="68" w:author="Bonnie Jonkman" w:date="2015-03-03T11:14:00Z">
                  <w:rPr/>
                </w:rPrChange>
              </w:rPr>
              <w:t>v1.01.02a-bjj</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SrvD</w:t>
            </w:r>
          </w:p>
        </w:tc>
      </w:tr>
      <w:tr w:rsidR="00C2209D" w:rsidTr="00904A9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C2209D" w:rsidRPr="00405A94" w:rsidRDefault="00C2209D" w:rsidP="00904A93">
            <w:pPr>
              <w:rPr>
                <w:b w:val="0"/>
              </w:rPr>
            </w:pPr>
            <w:r>
              <w:rPr>
                <w:b w:val="0"/>
              </w:rPr>
              <w:t>TMD</w:t>
            </w:r>
            <w:ins w:id="69" w:author="Bonnie Jonkman" w:date="2015-03-12T14:46:00Z">
              <w:r w:rsidR="00D9198B">
                <w:rPr>
                  <w:b w:val="0"/>
                </w:rPr>
                <w:t xml:space="preserve"> (part of ServoDyn)</w:t>
              </w:r>
            </w:ins>
          </w:p>
        </w:tc>
        <w:tc>
          <w:tcPr>
            <w:tcW w:w="2421" w:type="dxa"/>
          </w:tcPr>
          <w:p w:rsidR="00C2209D" w:rsidRPr="00963B58" w:rsidRDefault="00C2209D" w:rsidP="00904A93">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rsidR="00C2209D" w:rsidRPr="00F2770C" w:rsidRDefault="00C2209D" w:rsidP="00904A93">
            <w:pPr>
              <w:cnfStyle w:val="000000000000" w:firstRow="0" w:lastRow="0" w:firstColumn="0" w:lastColumn="0" w:oddVBand="0" w:evenVBand="0" w:oddHBand="0" w:evenHBand="0" w:firstRowFirstColumn="0" w:firstRowLastColumn="0" w:lastRowFirstColumn="0" w:lastRowLastColumn="0"/>
            </w:pPr>
            <w:r>
              <w:t>TMD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HydroDyn</w:t>
            </w:r>
          </w:p>
        </w:tc>
        <w:tc>
          <w:tcPr>
            <w:tcW w:w="2421" w:type="dxa"/>
          </w:tcPr>
          <w:p w:rsidR="001A5D50" w:rsidRPr="00473920" w:rsidRDefault="001A5D50" w:rsidP="009E083D">
            <w:pPr>
              <w:cnfStyle w:val="000000100000" w:firstRow="0" w:lastRow="0" w:firstColumn="0" w:lastColumn="0" w:oddVBand="0" w:evenVBand="0" w:oddHBand="1" w:evenHBand="0" w:firstRowFirstColumn="0" w:firstRowLastColumn="0" w:lastRowFirstColumn="0" w:lastRowLastColumn="0"/>
            </w:pPr>
            <w:r w:rsidRPr="009E083D">
              <w:t>v2.02.</w:t>
            </w:r>
            <w:r w:rsidR="009E083D" w:rsidRPr="009E083D">
              <w:t>01c</w:t>
            </w:r>
            <w:r w:rsidRPr="009E083D">
              <w:t>-</w:t>
            </w:r>
            <w:r w:rsidR="009E083D" w:rsidRPr="009E083D">
              <w:t>gjh</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73920" w:rsidRDefault="001A5D50" w:rsidP="00B749B5">
            <w:pPr>
              <w:rPr>
                <w:b w:val="0"/>
              </w:rPr>
            </w:pPr>
            <w:r w:rsidRPr="00473920">
              <w:rPr>
                <w:b w:val="0"/>
              </w:rPr>
              <w:t>SubDyn</w:t>
            </w:r>
          </w:p>
        </w:tc>
        <w:tc>
          <w:tcPr>
            <w:tcW w:w="2421" w:type="dxa"/>
          </w:tcPr>
          <w:p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MAP</w:t>
            </w:r>
            <w:r w:rsidR="005A3AA5">
              <w:rPr>
                <w:b w:val="0"/>
              </w:rPr>
              <w:t>++</w:t>
            </w:r>
          </w:p>
        </w:tc>
        <w:tc>
          <w:tcPr>
            <w:tcW w:w="2421" w:type="dxa"/>
          </w:tcPr>
          <w:p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FEAMooring</w:t>
            </w:r>
          </w:p>
        </w:tc>
        <w:tc>
          <w:tcPr>
            <w:tcW w:w="2421" w:type="dxa"/>
          </w:tcPr>
          <w:p w:rsidR="001A5D50" w:rsidRPr="001A5D50" w:rsidRDefault="001A5D50" w:rsidP="00B749B5">
            <w:pPr>
              <w:cnfStyle w:val="000000000000" w:firstRow="0" w:lastRow="0" w:firstColumn="0" w:lastColumn="0" w:oddVBand="0" w:evenVBand="0" w:oddHBand="0" w:evenHBand="0" w:firstRowFirstColumn="0" w:firstRowLastColumn="0" w:lastRowFirstColumn="0" w:lastRowLastColumn="0"/>
              <w:rPr>
                <w:highlight w:val="yellow"/>
              </w:rPr>
            </w:pPr>
            <w:r w:rsidRPr="001A5D50">
              <w:rPr>
                <w:highlight w:val="yellow"/>
                <w:rPrChange w:id="70" w:author="Bonnie Jonkman" w:date="2015-03-03T11:14:00Z">
                  <w:rPr/>
                </w:rPrChange>
              </w:rPr>
              <w:t>v1.00.00-yhb</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ins w:id="71" w:author="Bonnie Jonkman" w:date="2015-03-03T11:14:00Z"/>
        </w:trPr>
        <w:tc>
          <w:tcPr>
            <w:cnfStyle w:val="001000000000" w:firstRow="0" w:lastRow="0" w:firstColumn="1" w:lastColumn="0" w:oddVBand="0" w:evenVBand="0" w:oddHBand="0" w:evenHBand="0" w:firstRowFirstColumn="0" w:firstRowLastColumn="0" w:lastRowFirstColumn="0" w:lastRowLastColumn="0"/>
            <w:tcW w:w="0" w:type="auto"/>
          </w:tcPr>
          <w:p w:rsidR="001A5D50" w:rsidRPr="00DB0DFE" w:rsidRDefault="001A5D50" w:rsidP="00B749B5">
            <w:pPr>
              <w:rPr>
                <w:ins w:id="72" w:author="Bonnie Jonkman" w:date="2015-03-03T11:14:00Z"/>
                <w:b w:val="0"/>
              </w:rPr>
            </w:pPr>
            <w:r w:rsidRPr="00DB0DFE">
              <w:t>MoorDyn</w:t>
            </w:r>
          </w:p>
        </w:tc>
        <w:tc>
          <w:tcPr>
            <w:tcW w:w="2421" w:type="dxa"/>
          </w:tcPr>
          <w:p w:rsidR="001A5D50" w:rsidRPr="00CA2F20" w:rsidRDefault="001A5D50" w:rsidP="00B749B5">
            <w:pPr>
              <w:cnfStyle w:val="000000100000" w:firstRow="0" w:lastRow="0" w:firstColumn="0" w:lastColumn="0" w:oddVBand="0" w:evenVBand="0" w:oddHBand="1" w:evenHBand="0" w:firstRowFirstColumn="0" w:firstRowLastColumn="0" w:lastRowFirstColumn="0" w:lastRowLastColumn="0"/>
              <w:rPr>
                <w:ins w:id="73" w:author="Bonnie Jonkman" w:date="2015-03-03T11:14:00Z"/>
              </w:rPr>
            </w:pP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rPr>
                <w:ins w:id="74" w:author="Bonnie Jonkman" w:date="2015-03-03T11:14:00Z"/>
              </w:rPr>
            </w:pPr>
            <w:ins w:id="75" w:author="Bonnie Jonkman" w:date="2015-03-03T11:15:00Z">
              <w:r>
                <w:t>MD</w:t>
              </w:r>
            </w:ins>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IceFloe</w:t>
            </w:r>
          </w:p>
        </w:tc>
        <w:tc>
          <w:tcPr>
            <w:tcW w:w="2421" w:type="dxa"/>
          </w:tcPr>
          <w:p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IceF</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IceDyn</w:t>
            </w:r>
          </w:p>
        </w:tc>
        <w:tc>
          <w:tcPr>
            <w:tcW w:w="2421" w:type="dxa"/>
          </w:tcPr>
          <w:p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1A5D50">
              <w:rPr>
                <w:highlight w:val="yellow"/>
                <w:rPrChange w:id="76" w:author="Bonnie Jonkman" w:date="2015-03-03T11:15:00Z">
                  <w:rPr/>
                </w:rPrChange>
              </w:rPr>
              <w:t>v1.0</w:t>
            </w:r>
            <w:del w:id="77" w:author="Bonnie Jonkman" w:date="2015-03-13T09:52:00Z">
              <w:r w:rsidRPr="001A5D50" w:rsidDel="00E41567">
                <w:rPr>
                  <w:highlight w:val="yellow"/>
                  <w:rPrChange w:id="78" w:author="Bonnie Jonkman" w:date="2015-03-03T11:15:00Z">
                    <w:rPr/>
                  </w:rPrChange>
                </w:rPr>
                <w:delText>0</w:delText>
              </w:r>
            </w:del>
            <w:ins w:id="79" w:author="Bonnie Jonkman" w:date="2015-03-13T09:52:00Z">
              <w:r w:rsidR="00E41567">
                <w:rPr>
                  <w:highlight w:val="yellow"/>
                </w:rPr>
                <w:t>1</w:t>
              </w:r>
            </w:ins>
            <w:r w:rsidRPr="001A5D50">
              <w:rPr>
                <w:highlight w:val="yellow"/>
                <w:rPrChange w:id="80" w:author="Bonnie Jonkman" w:date="2015-03-03T11:15:00Z">
                  <w:rPr/>
                </w:rPrChange>
              </w:rPr>
              <w:t>.0</w:t>
            </w:r>
            <w:del w:id="81" w:author="Bonnie Jonkman" w:date="2015-03-13T09:52:00Z">
              <w:r w:rsidRPr="001A5D50" w:rsidDel="00E41567">
                <w:rPr>
                  <w:highlight w:val="yellow"/>
                  <w:rPrChange w:id="82" w:author="Bonnie Jonkman" w:date="2015-03-03T11:15:00Z">
                    <w:rPr/>
                  </w:rPrChange>
                </w:rPr>
                <w:delText>1</w:delText>
              </w:r>
            </w:del>
            <w:ins w:id="83" w:author="Bonnie Jonkman" w:date="2015-03-13T09:52:00Z">
              <w:r w:rsidR="00E41567">
                <w:rPr>
                  <w:highlight w:val="yellow"/>
                </w:rPr>
                <w:t>0</w:t>
              </w:r>
            </w:ins>
            <w:r w:rsidRPr="001A5D50">
              <w:rPr>
                <w:highlight w:val="yellow"/>
                <w:rPrChange w:id="84" w:author="Bonnie Jonkman" w:date="2015-03-03T11:15:00Z">
                  <w:rPr/>
                </w:rPrChange>
              </w:rPr>
              <w:t>-by</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IceD</w:t>
            </w:r>
          </w:p>
        </w:tc>
      </w:tr>
      <w:tr w:rsidR="001A5D50" w:rsidRPr="000F3583"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AC31AB" w:rsidRDefault="001A5D50" w:rsidP="00B749B5">
            <w:r w:rsidRPr="00AC31AB">
              <w:t>Other Component</w:t>
            </w:r>
            <w:r>
              <w:t>s</w:t>
            </w:r>
          </w:p>
        </w:tc>
        <w:tc>
          <w:tcPr>
            <w:tcW w:w="0" w:type="auto"/>
            <w:shd w:val="clear" w:color="auto" w:fill="B8CCE4" w:themeFill="accent1" w:themeFillTint="66"/>
          </w:tcPr>
          <w:p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NWTC Subroutine Library</w:t>
            </w:r>
          </w:p>
        </w:tc>
        <w:tc>
          <w:tcPr>
            <w:tcW w:w="0" w:type="auto"/>
            <w:gridSpan w:val="2"/>
          </w:tcPr>
          <w:p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FAST Registry</w:t>
            </w:r>
            <w:r w:rsidRPr="00405A94">
              <w:rPr>
                <w:rStyle w:val="FootnoteReference"/>
                <w:b w:val="0"/>
              </w:rPr>
              <w:footnoteReference w:id="7"/>
            </w:r>
          </w:p>
        </w:tc>
        <w:tc>
          <w:tcPr>
            <w:tcW w:w="0" w:type="auto"/>
            <w:gridSpan w:val="2"/>
          </w:tcPr>
          <w:p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ins w:id="85" w:author="Bonnie Jonkman" w:date="2015-03-12T14:45:00Z">
              <w:r w:rsidRPr="0001471D">
                <w:t>v2.05.00</w:t>
              </w:r>
            </w:ins>
          </w:p>
        </w:tc>
      </w:tr>
      <w:tr w:rsidR="001A5D50" w:rsidRPr="000F3583"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AC31AB" w:rsidRDefault="001A5D50" w:rsidP="00B749B5">
            <w:r>
              <w:t>Third Party Content</w:t>
            </w:r>
          </w:p>
        </w:tc>
        <w:tc>
          <w:tcPr>
            <w:tcW w:w="0" w:type="auto"/>
            <w:shd w:val="clear" w:color="auto" w:fill="B8CCE4" w:themeFill="accent1" w:themeFillTint="66"/>
          </w:tcPr>
          <w:p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LAPACK</w:t>
            </w:r>
          </w:p>
        </w:tc>
        <w:tc>
          <w:tcPr>
            <w:tcW w:w="0" w:type="auto"/>
            <w:gridSpan w:val="2"/>
          </w:tcPr>
          <w:p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ScaLAPACK</w:t>
            </w:r>
          </w:p>
        </w:tc>
        <w:tc>
          <w:tcPr>
            <w:tcW w:w="0" w:type="auto"/>
            <w:gridSpan w:val="2"/>
          </w:tcPr>
          <w:p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FFTPACK</w:t>
            </w:r>
          </w:p>
        </w:tc>
        <w:tc>
          <w:tcPr>
            <w:tcW w:w="0" w:type="auto"/>
            <w:gridSpan w:val="2"/>
          </w:tcPr>
          <w:p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rsidR="00AE3A86" w:rsidRPr="00066FEC" w:rsidRDefault="00AE3A86" w:rsidP="009250CC"/>
    <w:p w:rsidR="000151C3" w:rsidRDefault="000151C3" w:rsidP="008274A4">
      <w:pPr>
        <w:pStyle w:val="Heading2"/>
      </w:pPr>
      <w:bookmarkStart w:id="86" w:name="_Toc413698671"/>
      <w:r>
        <w:lastRenderedPageBreak/>
        <w:t>v8.09.00a-bjj</w:t>
      </w:r>
      <w:bookmarkEnd w:id="86"/>
    </w:p>
    <w:p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Second-order wave kinematics are applicable to the hydrodynamic loading of thin structural members via strip theory and second-order diffraction loads are applicable to large structural members.</w:t>
      </w:r>
    </w:p>
    <w:p w:rsidR="00034E12" w:rsidRDefault="00034E12" w:rsidP="00034E12">
      <w:pPr>
        <w:pStyle w:val="ListParagraph"/>
        <w:numPr>
          <w:ilvl w:val="0"/>
          <w:numId w:val="6"/>
        </w:numPr>
      </w:pPr>
      <w:r>
        <w:t>We fixed a problem where the eigenfrequencies listed in the SubDyn summary file were incorrect for some models.</w:t>
      </w:r>
    </w:p>
    <w:p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18" w:history="1">
        <w:r w:rsidR="004F109B" w:rsidRPr="00100844">
          <w:rPr>
            <w:rStyle w:val="Hyperlink"/>
          </w:rPr>
          <w:t>https://nwtc.nrel.gov/DWM</w:t>
        </w:r>
      </w:hyperlink>
      <w:r w:rsidR="000D67F1">
        <w:t>.</w:t>
      </w:r>
    </w:p>
    <w:p w:rsidR="008274A4" w:rsidRDefault="008274A4" w:rsidP="008274A4">
      <w:pPr>
        <w:pStyle w:val="Heading2"/>
      </w:pPr>
      <w:bookmarkStart w:id="87" w:name="_Ref412116139"/>
      <w:bookmarkStart w:id="88" w:name="_Toc413698672"/>
      <w:r>
        <w:t>v8.08.00c-bjj</w:t>
      </w:r>
      <w:bookmarkEnd w:id="87"/>
      <w:bookmarkEnd w:id="88"/>
    </w:p>
    <w:p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19" w:history="1">
        <w:r w:rsidR="00071BEF" w:rsidRPr="00FC7F6C">
          <w:rPr>
            <w:rStyle w:val="Hyperlink"/>
          </w:rPr>
          <w:t>http://www.nrel.gov/docs/fy14osti/60742.pdf</w:t>
        </w:r>
      </w:hyperlink>
      <w:r w:rsidR="00882C88">
        <w:t>.</w:t>
      </w:r>
    </w:p>
    <w:p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0" w:history="1">
        <w:r w:rsidR="00071BEF" w:rsidRPr="00FC7F6C">
          <w:rPr>
            <w:rStyle w:val="Hyperlink"/>
          </w:rPr>
          <w:t>http://www.nrel.gov/docs/fy14osti/60742.pdf</w:t>
        </w:r>
      </w:hyperlink>
      <w:r w:rsidR="00882C88">
        <w:t>.</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89" w:name="_Ref391841077"/>
      <w:r w:rsidR="002C1FAC" w:rsidRPr="00AC31AB">
        <w:rPr>
          <w:rStyle w:val="FootnoteReference"/>
          <w:rFonts w:eastAsia="Times New Roman" w:cs="Times New Roman"/>
          <w:color w:val="000000"/>
        </w:rPr>
        <w:footnoteReference w:id="8"/>
      </w:r>
      <w:bookmarkEnd w:id="89"/>
      <w:r w:rsidR="002C1FAC">
        <w:t>.</w:t>
      </w:r>
    </w:p>
    <w:p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317AA0">
        <w:rPr>
          <w:vertAlign w:val="superscript"/>
        </w:rPr>
        <w:t>§§</w:t>
      </w:r>
      <w:r w:rsidR="0016100B" w:rsidRPr="0016100B">
        <w:rPr>
          <w:vertAlign w:val="superscript"/>
        </w:rPr>
        <w:fldChar w:fldCharType="end"/>
      </w:r>
      <w:r w:rsidR="002C1FAC">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317AA0">
        <w:t xml:space="preserve">Figure </w:t>
      </w:r>
      <w:r w:rsidR="00317AA0">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&lt;RootName&gt;.&lt;ext&gt;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 xml:space="preserve">&lt;RootName&gt;.&lt;ModName&gt;.&lt;ext&gt; </w:t>
      </w:r>
      <w:r w:rsidR="00CE4E89">
        <w:br/>
        <w:t xml:space="preserve">where &lt;RootName&gt; is the root name of the primary FAST input file (the file name, including </w:t>
      </w:r>
      <w:r w:rsidR="00CE4E89">
        <w:lastRenderedPageBreak/>
        <w:t>path, without the extension), &lt;ModName&gt; is an abbreviation for the module generating the file, and &lt;ext&gt;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outb</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ech</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rsidR="002A2363" w:rsidRDefault="002A2363" w:rsidP="00CE4E89">
      <w:pPr>
        <w:pStyle w:val="ListParagraph"/>
        <w:numPr>
          <w:ilvl w:val="0"/>
          <w:numId w:val="6"/>
        </w:numPr>
      </w:pPr>
      <w:r>
        <w:t>We no longer allow extrapolation orders of 0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r>
        <w:t xml:space="preserve">ReadSubDynSummary.m, a MATLAB function that can read the SubDyn summary file and put the data into a </w:t>
      </w:r>
      <w:r w:rsidR="00AE3A86">
        <w:t xml:space="preserve">MATLAB </w:t>
      </w:r>
      <w:r>
        <w:t>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lastRenderedPageBreak/>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CE6A2F" w:rsidRDefault="00CE6A2F" w:rsidP="00CE6A2F">
      <w:pPr>
        <w:keepNext/>
      </w:pPr>
      <w:r>
        <w:br w:type="page"/>
      </w:r>
      <w:r w:rsidR="00DB3191">
        <w:rPr>
          <w:noProof/>
        </w:rPr>
        <w:lastRenderedPageBreak/>
        <w:drawing>
          <wp:inline distT="0" distB="0" distL="0" distR="0">
            <wp:extent cx="5943600" cy="7503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503160"/>
                    </a:xfrm>
                    <a:prstGeom prst="rect">
                      <a:avLst/>
                    </a:prstGeom>
                  </pic:spPr>
                </pic:pic>
              </a:graphicData>
            </a:graphic>
          </wp:inline>
        </w:drawing>
      </w:r>
    </w:p>
    <w:p w:rsidR="00CE6A2F" w:rsidRPr="00CE2DA4" w:rsidRDefault="00CE6A2F" w:rsidP="00CE6A2F">
      <w:pPr>
        <w:pStyle w:val="Caption"/>
        <w:jc w:val="center"/>
      </w:pPr>
      <w:bookmarkStart w:id="90" w:name="_Ref352753427"/>
      <w:r>
        <w:t xml:space="preserve">Figure </w:t>
      </w:r>
      <w:fldSimple w:instr=" SEQ Figure \* ARABIC ">
        <w:r w:rsidR="00317AA0">
          <w:rPr>
            <w:noProof/>
          </w:rPr>
          <w:t>4</w:t>
        </w:r>
      </w:fldSimple>
      <w:bookmarkEnd w:id="90"/>
      <w:r>
        <w:t xml:space="preserve">: Summary of Input and Output Files for FAST </w:t>
      </w:r>
      <w:r w:rsidRPr="00195D86">
        <w:t>v8.</w:t>
      </w:r>
      <w:ins w:id="91" w:author="Bonnie Jonkman" w:date="2015-03-09T21:19:00Z">
        <w:r w:rsidR="009250CC">
          <w:t>1</w:t>
        </w:r>
      </w:ins>
      <w:r w:rsidR="008F1D42" w:rsidRPr="00195D86">
        <w:t>0</w:t>
      </w:r>
      <w:r w:rsidRPr="00195D86">
        <w:t>.</w:t>
      </w:r>
      <w:r w:rsidR="008F1D42" w:rsidRPr="00195D86">
        <w:t>00</w:t>
      </w:r>
      <w:r w:rsidR="008F1D42">
        <w:t>a</w:t>
      </w:r>
      <w:r w:rsidRPr="00195D86">
        <w:t>-bjj</w:t>
      </w:r>
    </w:p>
    <w:p w:rsidR="00CA74B5" w:rsidRDefault="006552FB" w:rsidP="008274A4">
      <w:pPr>
        <w:pStyle w:val="Heading2"/>
      </w:pPr>
      <w:bookmarkStart w:id="92" w:name="_Toc413698673"/>
      <w:r>
        <w:lastRenderedPageBreak/>
        <w:t>v8.</w:t>
      </w:r>
      <w:r w:rsidR="000973B8">
        <w:t>03</w:t>
      </w:r>
      <w:r>
        <w:t>.</w:t>
      </w:r>
      <w:r w:rsidR="000973B8">
        <w:t>02</w:t>
      </w:r>
      <w:r w:rsidR="00024A69">
        <w:t>b</w:t>
      </w:r>
      <w:r>
        <w:t>-bjj</w:t>
      </w:r>
      <w:bookmarkEnd w:id="92"/>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HydroDyn) into the </w:t>
      </w:r>
      <w:hyperlink r:id="rId22" w:history="1">
        <w:r w:rsidRPr="00E7113A">
          <w:rPr>
            <w:rStyle w:val="Hyperlink"/>
          </w:rPr>
          <w:t>new modularization framework</w:t>
        </w:r>
      </w:hyperlink>
      <w:r>
        <w:t xml:space="preserve"> (splitting out the controls and </w:t>
      </w:r>
      <w:r w:rsidR="000E1D2E">
        <w:t>electrical-</w:t>
      </w:r>
      <w:r>
        <w:t>drive dynamics into a new ServoDyn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Included a series of models using the NREL 5-MW Baseline wind turbine in the CertTest,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InflowWind, </w:t>
      </w:r>
      <w:r w:rsidR="009733A8">
        <w:t xml:space="preserve">have their own input files; see </w:t>
      </w:r>
      <w:r w:rsidR="001E429B">
        <w:fldChar w:fldCharType="begin"/>
      </w:r>
      <w:r w:rsidR="001E429B">
        <w:instrText xml:space="preserve"> REF _Ref352753427 \h </w:instrText>
      </w:r>
      <w:r w:rsidR="001E429B">
        <w:fldChar w:fldCharType="separate"/>
      </w:r>
      <w:r w:rsidR="00317AA0">
        <w:t xml:space="preserve">Figure </w:t>
      </w:r>
      <w:r w:rsidR="00317AA0">
        <w:rPr>
          <w:noProof/>
        </w:rPr>
        <w:t>4</w:t>
      </w:r>
      <w:r w:rsidR="001E429B">
        <w:fldChar w:fldCharType="end"/>
      </w:r>
      <w:r w:rsidR="009733A8">
        <w:t>.</w:t>
      </w:r>
    </w:p>
    <w:p w:rsidR="00A1232C" w:rsidRDefault="00A1232C" w:rsidP="00992CCA">
      <w:pPr>
        <w:pStyle w:val="Heading1"/>
      </w:pPr>
      <w:bookmarkStart w:id="93" w:name="_Ref391890933"/>
      <w:bookmarkStart w:id="94" w:name="_Toc413698674"/>
      <w:r>
        <w:t>Certification Tests</w:t>
      </w:r>
      <w:bookmarkEnd w:id="93"/>
      <w:bookmarkEnd w:id="94"/>
    </w:p>
    <w:p w:rsidR="00CE6EC3" w:rsidRDefault="00CE6EC3" w:rsidP="00CE6EC3">
      <w:r>
        <w:t xml:space="preserve">Several new models </w:t>
      </w:r>
      <w:r w:rsidR="00E759ED">
        <w:t>were</w:t>
      </w:r>
      <w:r>
        <w:t xml:space="preserve"> added to the FAST v8.08.00c-bjj archive. </w:t>
      </w:r>
      <w:r>
        <w:fldChar w:fldCharType="begin"/>
      </w:r>
      <w:r>
        <w:instrText xml:space="preserve"> REF _Ref391844734 \h </w:instrText>
      </w:r>
      <w:r>
        <w:fldChar w:fldCharType="separate"/>
      </w:r>
      <w:r w:rsidR="00317AA0">
        <w:t xml:space="preserve">Table </w:t>
      </w:r>
      <w:r w:rsidR="00317AA0">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rsidR="007D20B2" w:rsidRDefault="007D20B2" w:rsidP="007D20B2">
      <w:pPr>
        <w:pStyle w:val="Caption"/>
        <w:keepNext/>
        <w:jc w:val="center"/>
      </w:pPr>
      <w:bookmarkStart w:id="95" w:name="_Ref391844734"/>
      <w:r>
        <w:t xml:space="preserve">Table </w:t>
      </w:r>
      <w:fldSimple w:instr=" SEQ Table \* ARABIC ">
        <w:r w:rsidR="00317AA0">
          <w:rPr>
            <w:noProof/>
          </w:rPr>
          <w:t>3</w:t>
        </w:r>
      </w:fldSimple>
      <w:bookmarkEnd w:id="95"/>
      <w:r>
        <w:t>: Certification Tests Distributed with FAST v8.</w:t>
      </w:r>
      <w:r w:rsidR="00317AA0">
        <w:t>1</w:t>
      </w:r>
      <w:r>
        <w:t>0.00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ins w:id="96" w:author="Bonnie Jonkman" w:date="2015-03-09T21:08:00Z">
              <w:r w:rsidR="00317AA0">
                <w:rPr>
                  <w:sz w:val="18"/>
                </w:rPr>
                <w:t>, high-speed shaft brake shutdown</w:t>
              </w:r>
            </w:ins>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r>
              <w:rPr>
                <w:sz w:val="18"/>
              </w:rPr>
              <w:t>Test14</w:t>
            </w:r>
          </w:p>
        </w:tc>
        <w:tc>
          <w:tcPr>
            <w:tcW w:w="0" w:type="auto"/>
          </w:tcPr>
          <w:p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lastRenderedPageBreak/>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FE36CB" w:rsidP="00AC1E7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OC4 Load Case (LC) 3.7: steady wind, white noise waves</w:t>
            </w:r>
          </w:p>
        </w:tc>
      </w:tr>
    </w:tbl>
    <w:p w:rsidR="007A051E" w:rsidRDefault="00487BBF" w:rsidP="00992CCA">
      <w:pPr>
        <w:pStyle w:val="Heading1"/>
      </w:pPr>
      <w:bookmarkStart w:id="97" w:name="_Ref391883796"/>
      <w:bookmarkStart w:id="98" w:name="_Toc413698675"/>
      <w:bookmarkStart w:id="99" w:name="_Ref352702959"/>
      <w:r>
        <w:t xml:space="preserve">Variables Specified in the </w:t>
      </w:r>
      <w:r w:rsidR="007A051E">
        <w:t>FAST Primary Input File</w:t>
      </w:r>
      <w:bookmarkEnd w:id="97"/>
      <w:bookmarkEnd w:id="98"/>
    </w:p>
    <w:p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317AA0">
        <w:t>Appendix: Example FAST v8.10.* Input File</w:t>
      </w:r>
      <w:r w:rsidR="002A47ED">
        <w:fldChar w:fldCharType="end"/>
      </w:r>
      <w:r w:rsidR="00EF2B14">
        <w:t>.</w:t>
      </w:r>
    </w:p>
    <w:p w:rsidR="00460C71" w:rsidRDefault="00460C71" w:rsidP="00460C71">
      <w:pPr>
        <w:pStyle w:val="Heading2"/>
      </w:pPr>
      <w:bookmarkStart w:id="100" w:name="_Toc413698676"/>
      <w:r>
        <w:t>Simulation Control</w:t>
      </w:r>
      <w:bookmarkEnd w:id="100"/>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xml:space="preserve">: Echo input data to &lt;RootName&gt;.ech </w:t>
      </w:r>
      <w:r w:rsidR="00E76264">
        <w:t>[T/F]</w:t>
      </w:r>
    </w:p>
    <w:p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rsidR="00460C71" w:rsidRDefault="00460C71" w:rsidP="00460C71">
      <w:pPr>
        <w:pStyle w:val="Heading3"/>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lastRenderedPageBreak/>
        <w:t>A format specifier for real numbers is to</w:t>
      </w:r>
      <w:r w:rsidR="00B52DBD">
        <w:t>o</w:t>
      </w:r>
      <w:r>
        <w:t xml:space="preserve"> narrow to print </w:t>
      </w:r>
      <w:r w:rsidR="00CF0284">
        <w:t>“</w:t>
      </w:r>
      <w:r>
        <w:t>–1.0</w:t>
      </w:r>
      <w:r w:rsidR="00CF0284">
        <w:t>”</w:t>
      </w:r>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rsidR="00047E90" w:rsidRDefault="0042493B" w:rsidP="00CF0284">
      <w:pPr>
        <w:pStyle w:val="ListParagraph"/>
        <w:numPr>
          <w:ilvl w:val="1"/>
          <w:numId w:val="13"/>
        </w:numPr>
      </w:pPr>
      <w:r>
        <w:t>If the user has disabled wake calculations in AeroDyn.</w:t>
      </w:r>
    </w:p>
    <w:p w:rsidR="00460C71" w:rsidRDefault="00E76264" w:rsidP="00460C71">
      <w:pPr>
        <w:pStyle w:val="Heading3"/>
      </w:pPr>
      <w:r>
        <w:t>TMax: Total run time [s]</w:t>
      </w:r>
    </w:p>
    <w:p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r w:rsidR="008B0813">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rsidR="004A39F6" w:rsidRDefault="004A39F6" w:rsidP="004A39F6">
      <w:pPr>
        <w:pStyle w:val="Heading3"/>
      </w:pPr>
      <w:r>
        <w:t>InterpOrder: Interpolation/Extrapolation order for input/output time history [1 or 2]</w:t>
      </w:r>
    </w:p>
    <w:p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that step. </w:t>
      </w:r>
      <w:r w:rsidR="00EC0F52">
        <w:t>Module i</w:t>
      </w:r>
      <w:r w:rsidR="00AB4C00">
        <w:t xml:space="preserve">nputs are typically interpolated in </w:t>
      </w:r>
      <w:r w:rsidR="00EC0F52">
        <w:t xml:space="preserve">a module’s </w:t>
      </w:r>
      <w:r w:rsidR="00AB4C00">
        <w:t>UpdateStates routine.</w:t>
      </w:r>
    </w:p>
    <w:p w:rsidR="004A39F6" w:rsidRDefault="00AB4C0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r>
        <w:t>NumCrctn: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rsidR="004A39F6" w:rsidRDefault="004A39F6" w:rsidP="004A39F6">
      <w:pPr>
        <w:pStyle w:val="Heading3"/>
      </w:pPr>
      <w:r>
        <w:t>DT_UJac: Time between calls to get Jacobians [s]</w:t>
      </w:r>
    </w:p>
    <w:p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rsidR="002D091E" w:rsidRDefault="002D091E" w:rsidP="004A39F6">
      <w:r w:rsidRPr="002D091E">
        <w:rPr>
          <w:b/>
        </w:rPr>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rsidR="004A39F6" w:rsidRDefault="004A39F6" w:rsidP="004A39F6">
      <w:pPr>
        <w:pStyle w:val="Heading3"/>
      </w:pPr>
      <w:r>
        <w:t>UJacSclFact: Scaling factor used in Jacobians [-]</w:t>
      </w:r>
    </w:p>
    <w:p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rsidR="00460C71" w:rsidRDefault="004A39F6" w:rsidP="004A39F6">
      <w:pPr>
        <w:pStyle w:val="Heading2"/>
      </w:pPr>
      <w:bookmarkStart w:id="101" w:name="_Toc413698677"/>
      <w:r>
        <w:t>Feature Switches and Flags</w:t>
      </w:r>
      <w:bookmarkEnd w:id="101"/>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r>
        <w:t>CompElast: Compute structural dynamics [1 or 2]</w:t>
      </w:r>
    </w:p>
    <w:p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rsidR="00845AC5" w:rsidRPr="00CF0284" w:rsidRDefault="00845AC5" w:rsidP="004A39F6">
      <w:r>
        <w:t xml:space="preserve">Please note that ElastoDyn </w:t>
      </w:r>
      <w:r w:rsidR="00CF0284">
        <w:t xml:space="preserve">must always be used </w:t>
      </w:r>
      <w:r>
        <w:t>when running FAST.</w:t>
      </w:r>
    </w:p>
    <w:p w:rsidR="00EF174A" w:rsidRDefault="00EF174A" w:rsidP="00EF174A">
      <w:pPr>
        <w:pStyle w:val="Heading3"/>
      </w:pPr>
      <w:r>
        <w:lastRenderedPageBreak/>
        <w:t>CompAero: Compute aerodynamic loads [0 or 1]</w:t>
      </w:r>
    </w:p>
    <w:p w:rsidR="00EF174A" w:rsidRDefault="00EF174A" w:rsidP="00460C71">
      <w:r>
        <w:t>0: Do not calculate aerodynamic loads</w:t>
      </w:r>
      <w:r>
        <w:br/>
        <w:t>1: Use AeroDyn</w:t>
      </w:r>
      <w:r w:rsidR="00845AC5">
        <w:t xml:space="preserve"> for aerodynamic loads</w:t>
      </w:r>
    </w:p>
    <w:p w:rsidR="00EF174A" w:rsidRDefault="00EF174A" w:rsidP="00EF174A">
      <w:pPr>
        <w:pStyle w:val="Heading3"/>
      </w:pPr>
      <w:r>
        <w:t>CompServo: Compute control and electrical-drive dynamics [0 or 1]</w:t>
      </w:r>
    </w:p>
    <w:p w:rsidR="00EF174A" w:rsidRDefault="00EF174A" w:rsidP="00EF174A">
      <w:r>
        <w:t>0: Do not calculate control and electrical-drive dynamics</w:t>
      </w:r>
      <w:r>
        <w:br/>
        <w:t>1: Use ServoDyn</w:t>
      </w:r>
      <w:r w:rsidR="00845AC5">
        <w:t xml:space="preserve"> for control and electrical-drive dynamics</w:t>
      </w:r>
    </w:p>
    <w:p w:rsidR="00EF174A" w:rsidRDefault="00EF174A" w:rsidP="00EF174A">
      <w:pPr>
        <w:pStyle w:val="Heading3"/>
      </w:pPr>
      <w:r>
        <w:t>CompHydro: Compute hydrodynamic loads [0 or 1]</w:t>
      </w:r>
    </w:p>
    <w:p w:rsidR="00EF174A" w:rsidRDefault="00EF174A" w:rsidP="00EF174A">
      <w:r>
        <w:t>0: Do not calculate hydrodynamic loads</w:t>
      </w:r>
      <w:r>
        <w:br/>
        <w:t>1: Use HydroDyn</w:t>
      </w:r>
      <w:r w:rsidR="00845AC5">
        <w:t xml:space="preserve"> for hydrodynamic lo</w:t>
      </w:r>
      <w:r w:rsidR="00B52DBD">
        <w:t>a</w:t>
      </w:r>
      <w:r w:rsidR="00845AC5">
        <w:t>ds</w:t>
      </w:r>
    </w:p>
    <w:p w:rsidR="008343ED" w:rsidRPr="008343ED" w:rsidRDefault="008343ED" w:rsidP="00EF174A">
      <w:r>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r>
        <w:t>CompSub: Compute sub-structural dynamics [0 or 1]</w:t>
      </w:r>
    </w:p>
    <w:p w:rsidR="00EF174A" w:rsidRDefault="00EF174A" w:rsidP="00EF174A">
      <w:r>
        <w:t>0: Do not calculate sub-structural dynamics</w:t>
      </w:r>
      <w:r>
        <w:br/>
        <w:t>1: Use SubDyn</w:t>
      </w:r>
      <w:r w:rsidR="00845AC5">
        <w:t xml:space="preserve"> for sub-structural dynamics</w:t>
      </w:r>
    </w:p>
    <w:p w:rsidR="00EF174A" w:rsidRDefault="00EF174A" w:rsidP="00EF174A">
      <w:pPr>
        <w:pStyle w:val="Heading3"/>
      </w:pPr>
      <w:r>
        <w:t xml:space="preserve">CompMooring: Compute </w:t>
      </w:r>
      <w:r w:rsidR="00450382">
        <w:t>mooring system</w:t>
      </w:r>
      <w:r>
        <w:t xml:space="preserve"> [0</w:t>
      </w:r>
      <w:r w:rsidR="00450382">
        <w:t>, 1,</w:t>
      </w:r>
      <w:r>
        <w:t xml:space="preserve"> or </w:t>
      </w:r>
      <w:r w:rsidR="00450382">
        <w:t>2</w:t>
      </w:r>
      <w:r>
        <w:t>]</w:t>
      </w:r>
    </w:p>
    <w:p w:rsidR="00EF174A" w:rsidRDefault="00EF174A" w:rsidP="00EF174A">
      <w:r>
        <w:t xml:space="preserve">0: Do not </w:t>
      </w:r>
      <w:r w:rsidR="00845AC5">
        <w:t xml:space="preserve">model a </w:t>
      </w:r>
      <w:r w:rsidR="00450382">
        <w:t>mooring system</w:t>
      </w:r>
      <w:r>
        <w:br/>
        <w:t xml:space="preserve">1: Use </w:t>
      </w:r>
      <w:r w:rsidR="00450382">
        <w:t>MAP</w:t>
      </w:r>
      <w:r w:rsidR="00845AC5">
        <w:t xml:space="preserve"> to model a mooring system</w:t>
      </w:r>
      <w:r w:rsidR="00450382">
        <w:br/>
        <w:t>2: Use FEAMooring</w:t>
      </w:r>
      <w:r w:rsidR="00845AC5" w:rsidRPr="00845AC5">
        <w:t xml:space="preserve"> </w:t>
      </w:r>
      <w:r w:rsidR="00845AC5">
        <w:t>to model a mooring system</w:t>
      </w:r>
      <w:ins w:id="102" w:author="Bonnie Jonkman" w:date="2015-03-09T21:48:00Z">
        <w:r w:rsidR="00B65334">
          <w:br/>
          <w:t>3: Use MoorDyn to model a mooring system</w:t>
        </w:r>
      </w:ins>
    </w:p>
    <w:p w:rsidR="00450382" w:rsidRDefault="00450382" w:rsidP="00EF174A">
      <w:r>
        <w:t xml:space="preserve">Note that </w:t>
      </w:r>
      <w:del w:id="103" w:author="Bonnie Jonkman" w:date="2015-03-09T21:48:00Z">
        <w:r w:rsidDel="000E4597">
          <w:delText xml:space="preserve">FEAMooring </w:delText>
        </w:r>
      </w:del>
      <w:ins w:id="104" w:author="Bonnie Jonkman" w:date="2015-03-09T21:48:00Z">
        <w:r w:rsidR="000E4597">
          <w:t xml:space="preserve">MoorDyn </w:t>
        </w:r>
      </w:ins>
      <w:r>
        <w:t>is not complete</w:t>
      </w:r>
      <w:r w:rsidR="00845AC5">
        <w:t xml:space="preserve"> (not fully functional) in FAST v8.</w:t>
      </w:r>
      <w:del w:id="105" w:author="Bonnie Jonkman" w:date="2015-03-09T21:48:00Z">
        <w:r w:rsidR="00845AC5" w:rsidDel="000E4597">
          <w:delText>0</w:delText>
        </w:r>
        <w:r w:rsidR="00207908" w:rsidDel="000E4597">
          <w:delText>9</w:delText>
        </w:r>
      </w:del>
      <w:ins w:id="106" w:author="Bonnie Jonkman" w:date="2015-03-09T21:48:00Z">
        <w:r w:rsidR="000E4597">
          <w:t>10</w:t>
        </w:r>
      </w:ins>
      <w:r w:rsidR="00845AC5">
        <w:t>.00</w:t>
      </w:r>
      <w:r w:rsidR="00207908">
        <w:t>a</w:t>
      </w:r>
      <w:r w:rsidR="00FE538B">
        <w:t>-bjj</w:t>
      </w:r>
      <w:r>
        <w:t>.</w:t>
      </w:r>
    </w:p>
    <w:p w:rsidR="00450382" w:rsidRDefault="00450382" w:rsidP="00450382">
      <w:pPr>
        <w:pStyle w:val="Heading3"/>
      </w:pPr>
      <w:r>
        <w:t>CompIce: Compute ice loads [0, 1, or 2]</w:t>
      </w:r>
    </w:p>
    <w:p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rsidR="00450382" w:rsidRDefault="00450382" w:rsidP="00450382">
      <w:r>
        <w:t>Note that IceDyn is not complete</w:t>
      </w:r>
      <w:r w:rsidR="00845AC5">
        <w:t xml:space="preserve"> (not fully functional) in FAST v8.</w:t>
      </w:r>
      <w:del w:id="107" w:author="Bonnie Jonkman" w:date="2015-03-09T21:48:00Z">
        <w:r w:rsidR="00845AC5" w:rsidDel="000E4597">
          <w:delText>0</w:delText>
        </w:r>
        <w:r w:rsidR="00207908" w:rsidDel="000E4597">
          <w:delText>9</w:delText>
        </w:r>
      </w:del>
      <w:ins w:id="108" w:author="Bonnie Jonkman" w:date="2015-03-09T21:48:00Z">
        <w:r w:rsidR="000E4597">
          <w:t>10</w:t>
        </w:r>
      </w:ins>
      <w:r w:rsidR="00845AC5">
        <w:t>.00</w:t>
      </w:r>
      <w:r w:rsidR="00207908">
        <w:t>a</w:t>
      </w:r>
      <w:r w:rsidR="00FE538B">
        <w:t>-bjj</w:t>
      </w:r>
      <w:r>
        <w:t>.</w:t>
      </w:r>
    </w:p>
    <w:p w:rsidR="00450382" w:rsidRDefault="00450382" w:rsidP="00450382">
      <w:pPr>
        <w:pStyle w:val="Heading3"/>
      </w:pPr>
      <w:r>
        <w:t>CompUserPtfmLd: Compute additional platform loading [T/F]</w:t>
      </w:r>
    </w:p>
    <w:p w:rsidR="00EF174A" w:rsidRDefault="00450382" w:rsidP="00460C71">
      <w:r>
        <w:t>This feature is currently disabled.</w:t>
      </w:r>
    </w:p>
    <w:p w:rsidR="00450382" w:rsidRDefault="00450382" w:rsidP="00450382">
      <w:pPr>
        <w:pStyle w:val="Heading3"/>
      </w:pPr>
      <w:r>
        <w:t>CompUserTwrLd: Compute additional tower loading [T/F]</w:t>
      </w:r>
    </w:p>
    <w:p w:rsidR="00450382" w:rsidRDefault="00450382" w:rsidP="00450382">
      <w:r>
        <w:t>This feature is currently disabled.</w:t>
      </w:r>
    </w:p>
    <w:p w:rsidR="00450382" w:rsidRDefault="00B76B55" w:rsidP="00B76B55">
      <w:pPr>
        <w:pStyle w:val="Heading2"/>
      </w:pPr>
      <w:bookmarkStart w:id="109" w:name="_Toc413698678"/>
      <w:r>
        <w:t>Input Files</w:t>
      </w:r>
      <w:bookmarkEnd w:id="109"/>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r>
        <w:lastRenderedPageBreak/>
        <w:t>EDFile: Name of file containing ElastoDyn input parameters [-]</w:t>
      </w:r>
    </w:p>
    <w:p w:rsidR="00B76B55" w:rsidRDefault="00B76B55" w:rsidP="00B76B55">
      <w:r>
        <w:t xml:space="preserve">This is the name of the ElastoDyn </w:t>
      </w:r>
      <w:r w:rsidR="00EE4134">
        <w:t xml:space="preserve">primary </w:t>
      </w:r>
      <w:r>
        <w:t>inp</w:t>
      </w:r>
      <w:r w:rsidR="002C16F5">
        <w:t>ut file.</w:t>
      </w:r>
    </w:p>
    <w:p w:rsidR="009A4B60" w:rsidRDefault="009A4B60" w:rsidP="009A4B60">
      <w:pPr>
        <w:pStyle w:val="Heading3"/>
      </w:pPr>
      <w:r>
        <w:t>BDBldFile(1): Name of file containing BeamDyn input parameters for blade 1 [-]</w:t>
      </w:r>
    </w:p>
    <w:p w:rsidR="009A4B60" w:rsidRDefault="009A4B60" w:rsidP="009A4B60">
      <w:r>
        <w:t>This feature is currently disabled.</w:t>
      </w:r>
    </w:p>
    <w:p w:rsidR="00AE564B" w:rsidRDefault="00AE564B" w:rsidP="00AE564B">
      <w:pPr>
        <w:pStyle w:val="Heading3"/>
      </w:pPr>
      <w:r>
        <w:t>BDBldFile(2): Name of file containing BeamDyn input parameters for blade 2 [-]</w:t>
      </w:r>
    </w:p>
    <w:p w:rsidR="00AE564B" w:rsidRDefault="00AE564B" w:rsidP="00AE564B">
      <w:r>
        <w:t>This feature is currently disabled.</w:t>
      </w:r>
    </w:p>
    <w:p w:rsidR="00AE564B" w:rsidRDefault="00AE564B" w:rsidP="00AE564B">
      <w:pPr>
        <w:pStyle w:val="Heading3"/>
      </w:pPr>
      <w:r>
        <w:t>BDBldFile(3): Name of file containing BeamDyn input parameters for blade 3 [-]</w:t>
      </w:r>
    </w:p>
    <w:p w:rsidR="00AE564B" w:rsidRDefault="00AE564B" w:rsidP="00AE564B">
      <w:r>
        <w:t>This feature is currently disabled.</w:t>
      </w:r>
    </w:p>
    <w:p w:rsidR="001D3CFF" w:rsidRDefault="001D3CFF" w:rsidP="001D3CFF">
      <w:pPr>
        <w:pStyle w:val="Heading3"/>
      </w:pPr>
      <w:r>
        <w:t>AeroFile: Name of file containing aerodynamic input parameters [-]</w:t>
      </w:r>
    </w:p>
    <w:p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rsidR="00A82364" w:rsidRDefault="00A82364" w:rsidP="00A82364">
      <w:pPr>
        <w:pStyle w:val="Heading3"/>
      </w:pPr>
      <w:r>
        <w:t>ServoFile: Name of file containing control and electrical-drive input parameters [-]</w:t>
      </w:r>
    </w:p>
    <w:p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 xml:space="preserve">CompServo </w:t>
      </w:r>
      <w:r w:rsidR="002C16F5" w:rsidRPr="002C16F5">
        <w:t xml:space="preserve">= </w:t>
      </w:r>
      <w:r w:rsidR="0002006B">
        <w:t>0</w:t>
      </w:r>
      <w:r w:rsidR="002C16F5" w:rsidRPr="002C16F5">
        <w:t>.</w:t>
      </w:r>
    </w:p>
    <w:p w:rsidR="001336DD" w:rsidRDefault="001336DD" w:rsidP="001336DD">
      <w:pPr>
        <w:pStyle w:val="Heading3"/>
      </w:pPr>
      <w:r>
        <w:t>HydroFile: Name of file containing hydrodynamic input parameters [-]</w:t>
      </w:r>
    </w:p>
    <w:p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 xml:space="preserve">CompHydro </w:t>
      </w:r>
      <w:r w:rsidR="002C16F5" w:rsidRPr="002C16F5">
        <w:t xml:space="preserve">= </w:t>
      </w:r>
      <w:r w:rsidR="0002006B">
        <w:t>0</w:t>
      </w:r>
      <w:r w:rsidR="002C16F5" w:rsidRPr="002C16F5">
        <w:t>.</w:t>
      </w:r>
    </w:p>
    <w:p w:rsidR="001336DD" w:rsidRDefault="001336DD" w:rsidP="001336DD">
      <w:pPr>
        <w:pStyle w:val="Heading3"/>
      </w:pPr>
      <w:r>
        <w:t xml:space="preserve">SubFile: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 xml:space="preserve">CompSub </w:t>
      </w:r>
      <w:r w:rsidR="009D29B6" w:rsidRPr="002C16F5">
        <w:t xml:space="preserve">= </w:t>
      </w:r>
      <w:r w:rsidR="0002006B">
        <w:t>0</w:t>
      </w:r>
      <w:r w:rsidR="009D29B6" w:rsidRPr="002C16F5">
        <w:t>.</w:t>
      </w:r>
    </w:p>
    <w:p w:rsidR="00C22E8D" w:rsidRDefault="00C22E8D" w:rsidP="00C22E8D">
      <w:pPr>
        <w:pStyle w:val="Heading3"/>
      </w:pPr>
      <w:r>
        <w:t>MooringFile: Name of file containing mooring system input parameters [-]</w:t>
      </w:r>
    </w:p>
    <w:p w:rsidR="00C22E8D" w:rsidRPr="00B76B55" w:rsidRDefault="00C22E8D" w:rsidP="00C22E8D">
      <w:r>
        <w:t>This is the name of the MAP (</w:t>
      </w:r>
      <w:r w:rsidRPr="00C22E8D">
        <w:rPr>
          <w:b/>
        </w:rPr>
        <w:t>CompMooring</w:t>
      </w:r>
      <w:r>
        <w:t xml:space="preserve"> = 1) or FEAMooring (</w:t>
      </w:r>
      <w:r w:rsidRPr="00C22E8D">
        <w:rPr>
          <w:b/>
        </w:rPr>
        <w:t>CompMooring</w:t>
      </w:r>
      <w:r>
        <w:t xml:space="preserve"> = 2) </w:t>
      </w:r>
      <w:r w:rsidR="00EE4134">
        <w:t xml:space="preserve">primary </w:t>
      </w:r>
      <w:r>
        <w:t xml:space="preserve">input file. It is </w:t>
      </w:r>
      <w:r w:rsidR="001A778F">
        <w:t>not used</w:t>
      </w:r>
      <w:r>
        <w:t xml:space="preserve"> if </w:t>
      </w:r>
      <w:r>
        <w:rPr>
          <w:b/>
        </w:rPr>
        <w:t xml:space="preserve">CompMooring </w:t>
      </w:r>
      <w:r w:rsidR="001A778F">
        <w:rPr>
          <w:b/>
        </w:rPr>
        <w:t>=</w:t>
      </w:r>
      <w:r w:rsidRPr="002C16F5">
        <w:t xml:space="preserve"> </w:t>
      </w:r>
      <w:r>
        <w:t>0</w:t>
      </w:r>
      <w:r w:rsidRPr="002C16F5">
        <w:t>.</w:t>
      </w:r>
    </w:p>
    <w:p w:rsidR="00EB34CB" w:rsidRDefault="00EB34CB" w:rsidP="00EB34CB">
      <w:pPr>
        <w:pStyle w:val="Heading3"/>
      </w:pPr>
      <w:r>
        <w:t>IceFile: Name of file containing ice input parameters [-]</w:t>
      </w:r>
    </w:p>
    <w:p w:rsidR="00EB34CB" w:rsidRPr="00B76B55" w:rsidRDefault="00EB34CB" w:rsidP="00EB34CB">
      <w:r>
        <w:t>This is the name of the IceFloe (</w:t>
      </w:r>
      <w:r w:rsidRPr="00C22E8D">
        <w:rPr>
          <w:b/>
        </w:rPr>
        <w:t>Comp</w:t>
      </w:r>
      <w:r>
        <w:rPr>
          <w:b/>
        </w:rPr>
        <w:t xml:space="preserve">Ice </w:t>
      </w:r>
      <w:r>
        <w:t>= 1) or IceDyn (</w:t>
      </w:r>
      <w:r w:rsidRPr="00C22E8D">
        <w:rPr>
          <w:b/>
        </w:rPr>
        <w:t>Comp</w:t>
      </w:r>
      <w:r>
        <w:rPr>
          <w:b/>
        </w:rPr>
        <w:t>Ice</w:t>
      </w:r>
      <w:r>
        <w:t xml:space="preserve"> = 2) </w:t>
      </w:r>
      <w:r w:rsidR="00EE4134">
        <w:t xml:space="preserve">primary </w:t>
      </w:r>
      <w:r>
        <w:t xml:space="preserve">input file. It is not used if </w:t>
      </w:r>
      <w:r w:rsidRPr="00C22E8D">
        <w:rPr>
          <w:b/>
        </w:rPr>
        <w:t>Comp</w:t>
      </w:r>
      <w:r>
        <w:rPr>
          <w:b/>
        </w:rPr>
        <w:t>Ice</w:t>
      </w:r>
      <w:r>
        <w:t> </w:t>
      </w:r>
      <w:r>
        <w:rPr>
          <w:b/>
        </w:rPr>
        <w:t>=</w:t>
      </w:r>
      <w:r>
        <w:t> 0</w:t>
      </w:r>
      <w:r w:rsidRPr="002C16F5">
        <w:t>.</w:t>
      </w:r>
    </w:p>
    <w:p w:rsidR="00D37DB1" w:rsidRDefault="00D37DB1" w:rsidP="00D37DB1">
      <w:pPr>
        <w:pStyle w:val="Heading2"/>
      </w:pPr>
      <w:bookmarkStart w:id="110" w:name="_Toc413698679"/>
      <w:r>
        <w:t>Output</w:t>
      </w:r>
      <w:bookmarkEnd w:id="110"/>
    </w:p>
    <w:p w:rsidR="002E52E3" w:rsidRPr="002E52E3" w:rsidRDefault="002E52E3" w:rsidP="002E52E3">
      <w:r>
        <w:t>This section deals with what can be output from a FAST simulation.</w:t>
      </w:r>
    </w:p>
    <w:p w:rsidR="00C22E8D" w:rsidRDefault="00D37DB1" w:rsidP="00D37DB1">
      <w:pPr>
        <w:pStyle w:val="Heading3"/>
      </w:pPr>
      <w:r>
        <w:t xml:space="preserve">SumPrint: </w:t>
      </w:r>
      <w:r w:rsidR="00066DFD">
        <w:t>Print summary data to “&lt;RootName&gt;.sum” [T/F]</w:t>
      </w:r>
    </w:p>
    <w:p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rsidR="00616C1F" w:rsidRDefault="00616C1F" w:rsidP="00616C1F">
      <w:pPr>
        <w:pStyle w:val="Heading3"/>
      </w:pPr>
      <w:r>
        <w:t>SttsTime: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595A48C6" wp14:editId="77A6B4F5">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r>
        <w:rPr>
          <w:b/>
        </w:rPr>
        <w:lastRenderedPageBreak/>
        <w:t>SttsTime</w:t>
      </w:r>
      <w:r>
        <w:t xml:space="preserve"> sets how frequently this message is updated. For example, if </w:t>
      </w:r>
      <w:r>
        <w:rPr>
          <w:b/>
        </w:rPr>
        <w:t>SttsTime</w:t>
      </w:r>
      <w:r>
        <w:t xml:space="preserve"> is 2 seconds, you will see this message updated every 2 seconds of </w:t>
      </w:r>
      <w:r w:rsidRPr="00C84D03">
        <w:rPr>
          <w:i/>
        </w:rPr>
        <w:t>simulat</w:t>
      </w:r>
      <w:ins w:id="111" w:author="Bonnie Jonkman" w:date="2015-03-09T21:50:00Z">
        <w:r w:rsidR="005A2B54">
          <w:rPr>
            <w:i/>
          </w:rPr>
          <w:t>ed</w:t>
        </w:r>
      </w:ins>
      <w:del w:id="112" w:author="Bonnie Jonkman" w:date="2015-03-09T21:50:00Z">
        <w:r w:rsidRPr="00C84D03" w:rsidDel="005A2B54">
          <w:rPr>
            <w:i/>
          </w:rPr>
          <w:delText>ion</w:delText>
        </w:r>
      </w:del>
      <w:r>
        <w:t xml:space="preserve"> time. </w:t>
      </w:r>
    </w:p>
    <w:p w:rsidR="00C84D03" w:rsidRDefault="00C84D03" w:rsidP="00C84D03">
      <w:pPr>
        <w:pStyle w:val="Heading3"/>
      </w:pPr>
      <w:r>
        <w:t>DT_Out: Time step for tabular output [</w:t>
      </w:r>
      <w:r w:rsidR="007C61F5">
        <w:t>s</w:t>
      </w:r>
      <w:r>
        <w:t>]</w:t>
      </w:r>
    </w:p>
    <w:p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p>
    <w:p w:rsidR="00E371BB" w:rsidRDefault="00E371BB" w:rsidP="00E371BB">
      <w:pPr>
        <w:pStyle w:val="Heading3"/>
      </w:pPr>
      <w:r>
        <w:t>TStart: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rsidR="007C61F5" w:rsidRDefault="007C61F5" w:rsidP="007C61F5">
      <w:pPr>
        <w:pStyle w:val="Heading3"/>
      </w:pPr>
      <w:r>
        <w:t xml:space="preserve">OutFileFmt: </w:t>
      </w:r>
      <w:r w:rsidR="00FE538B">
        <w:t>Format for</w:t>
      </w:r>
      <w:r>
        <w:t xml:space="preserve"> tabular output [</w:t>
      </w:r>
      <w:r w:rsidR="00441220">
        <w:t>1, 2, or 3</w:t>
      </w:r>
      <w:r>
        <w:t>]</w:t>
      </w:r>
    </w:p>
    <w:p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rsidR="00441220" w:rsidRDefault="00441220" w:rsidP="00441220">
      <w:pPr>
        <w:pStyle w:val="Heading3"/>
      </w:pPr>
      <w:r>
        <w:t>TabDelim: Use tab delimiters in text tabular output file? [T/F]</w:t>
      </w:r>
    </w:p>
    <w:p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rsidR="00AB6BDA" w:rsidRDefault="00AB6BDA" w:rsidP="00AB6BDA">
      <w:pPr>
        <w:pStyle w:val="Heading3"/>
      </w:pPr>
      <w:r>
        <w:t>OutFmt: Format used for text tabular output, excluding the time channel [-]</w:t>
      </w:r>
    </w:p>
    <w:p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rsidR="009B51A8" w:rsidRDefault="00FA6C56" w:rsidP="00992CCA">
      <w:pPr>
        <w:pStyle w:val="Heading1"/>
      </w:pPr>
      <w:bookmarkStart w:id="113" w:name="_Toc413698680"/>
      <w:r>
        <w:lastRenderedPageBreak/>
        <w:t xml:space="preserve">Modeling </w:t>
      </w:r>
      <w:r w:rsidR="009B51A8">
        <w:t>Tips</w:t>
      </w:r>
      <w:bookmarkEnd w:id="113"/>
    </w:p>
    <w:p w:rsidR="009B51A8" w:rsidRDefault="009B51A8" w:rsidP="0006011A">
      <w:pPr>
        <w:keepNext/>
      </w:pPr>
      <w:r>
        <w:t xml:space="preserve">If a model is </w:t>
      </w:r>
      <w:r w:rsidR="00FE538B">
        <w:t xml:space="preserve">numerically </w:t>
      </w:r>
      <w:r>
        <w:t>unstable, you can try these steps</w:t>
      </w:r>
    </w:p>
    <w:p w:rsidR="009B51A8" w:rsidRPr="00B20DF4" w:rsidRDefault="009B51A8" w:rsidP="009B51A8">
      <w:pPr>
        <w:pStyle w:val="ListParagraph"/>
        <w:numPr>
          <w:ilvl w:val="0"/>
          <w:numId w:val="9"/>
        </w:numPr>
        <w:rPr>
          <w:b/>
        </w:rPr>
      </w:pPr>
      <w:r>
        <w:t>Add a correction step (</w:t>
      </w:r>
      <w:r w:rsidRPr="00B20DF4">
        <w:rPr>
          <w:b/>
        </w:rPr>
        <w:t>NumCrctn</w:t>
      </w:r>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r w:rsidRPr="009B51A8">
        <w:rPr>
          <w:b/>
        </w:rPr>
        <w:t>InterpOrder</w:t>
      </w:r>
      <w:r w:rsidRPr="009B51A8">
        <w:t>.</w:t>
      </w:r>
    </w:p>
    <w:p w:rsidR="009B51A8" w:rsidRPr="00EE463C" w:rsidRDefault="009B51A8" w:rsidP="009B51A8">
      <w:pPr>
        <w:pStyle w:val="ListParagraph"/>
        <w:numPr>
          <w:ilvl w:val="0"/>
          <w:numId w:val="9"/>
        </w:numPr>
        <w:rPr>
          <w:b/>
        </w:rPr>
      </w:pPr>
      <w:r>
        <w:t>Set better initial conditions in the module input files (particularly ElastoDyn).</w:t>
      </w:r>
    </w:p>
    <w:p w:rsidR="008F1D42" w:rsidRPr="00EE463C"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p>
    <w:p w:rsidR="006552FB" w:rsidRDefault="006552FB" w:rsidP="00992CCA">
      <w:pPr>
        <w:pStyle w:val="Heading1"/>
      </w:pPr>
      <w:bookmarkStart w:id="114" w:name="_Ref391885623"/>
      <w:bookmarkStart w:id="115" w:name="_Toc413698681"/>
      <w:r>
        <w:t>Limitations</w:t>
      </w:r>
      <w:bookmarkEnd w:id="99"/>
      <w:bookmarkEnd w:id="114"/>
      <w:bookmarkEnd w:id="115"/>
    </w:p>
    <w:p w:rsidR="00435832" w:rsidRDefault="00435832" w:rsidP="00AC31AB">
      <w:r>
        <w:fldChar w:fldCharType="begin"/>
      </w:r>
      <w:r>
        <w:instrText xml:space="preserve"> REF _Ref368603146 \h </w:instrText>
      </w:r>
      <w:r>
        <w:fldChar w:fldCharType="separate"/>
      </w:r>
      <w:r w:rsidR="00317AA0">
        <w:t xml:space="preserve">Table </w:t>
      </w:r>
      <w:r w:rsidR="00317AA0">
        <w:rPr>
          <w:noProof/>
        </w:rPr>
        <w:t>1</w:t>
      </w:r>
      <w:r>
        <w:fldChar w:fldCharType="end"/>
      </w:r>
      <w:r>
        <w:t xml:space="preserve"> shows a comparison of features</w:t>
      </w:r>
      <w:r w:rsidR="00FE538B">
        <w:t xml:space="preserve"> between FAST v7 and FAST v8.0</w:t>
      </w:r>
      <w:r w:rsidR="00E759ED">
        <w:t>9</w:t>
      </w:r>
      <w:r w:rsidR="00FE538B">
        <w:t>.00c-bjj. It is our intent to include all of the features of</w:t>
      </w:r>
      <w:r w:rsidR="009614E1">
        <w:t xml:space="preserve"> </w:t>
      </w:r>
      <w:r w:rsidR="001847A2">
        <w:t xml:space="preserve">FAST v7 </w:t>
      </w:r>
      <w:r w:rsidR="00F864B4">
        <w:t xml:space="preserve">in </w:t>
      </w:r>
      <w:r w:rsidR="00FE538B">
        <w:t>the new modular framework of FAST v8 in the future</w:t>
      </w:r>
      <w:r>
        <w:t>.</w:t>
      </w:r>
      <w:r w:rsidR="00FE538B">
        <w:t xml:space="preserve"> Until then, NREL plans to support both versions of FAST. Other l</w:t>
      </w:r>
      <w:r w:rsidR="00F864B4">
        <w:t>imitations of FAST v8 include:</w:t>
      </w:r>
    </w:p>
    <w:p w:rsidR="004502F5" w:rsidRDefault="004502F5" w:rsidP="007260CD">
      <w:pPr>
        <w:pStyle w:val="ListParagraph"/>
        <w:numPr>
          <w:ilvl w:val="0"/>
          <w:numId w:val="11"/>
        </w:numPr>
      </w:pPr>
      <w:r>
        <w:t>FAST v8</w:t>
      </w:r>
      <w:r w:rsidR="000210A1">
        <w:t>.0</w:t>
      </w:r>
      <w:r w:rsidR="00E759ED">
        <w:t>9</w:t>
      </w:r>
      <w:r w:rsidR="000210A1">
        <w:t>.00c-bjj</w:t>
      </w:r>
      <w:r>
        <w:t xml:space="preserve"> is distributed as both a 32-bit and 64-bit Windows application. However, the 64-bit application cannot run the MAP module. We are working to update the MAP </w:t>
      </w:r>
      <w:r w:rsidR="00EA3ECC">
        <w:t>DLL</w:t>
      </w:r>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w:t>
      </w:r>
      <w:r w:rsidR="00E759ED">
        <w:t>9</w:t>
      </w:r>
      <w:r w:rsidR="005B5316">
        <w:t>.</w:t>
      </w:r>
      <w:r w:rsidR="009C2307" w:rsidRPr="009C2307">
        <w:t xml:space="preserve"> </w:t>
      </w:r>
      <w:r w:rsidR="009C2307">
        <w:t>00c-bjj</w:t>
      </w:r>
      <w:r w:rsidR="005B5316">
        <w:t xml:space="preserve"> runs </w:t>
      </w:r>
      <w:r w:rsidR="00F864B4">
        <w:t xml:space="preserve">a bit </w:t>
      </w:r>
      <w:r w:rsidR="005B5316">
        <w:t>slower than FAST v7.02.</w:t>
      </w:r>
      <w:r w:rsidR="009C2307">
        <w:t>00d-bjj (though the offshore cases run significantly faster than FAST v8.03.02b-bjj)</w:t>
      </w:r>
      <w:r w:rsidR="00D37EC2">
        <w:t xml:space="preserve">. </w:t>
      </w:r>
      <w:r w:rsidR="00435832">
        <w:t>We have put our effort into getting the framework to work and will address computational efficiency later. We expect great improvements in efficiency as development continues.</w:t>
      </w:r>
    </w:p>
    <w:p w:rsidR="00316C58" w:rsidRDefault="00316C58" w:rsidP="007260CD">
      <w:pPr>
        <w:pStyle w:val="ListParagraph"/>
        <w:numPr>
          <w:ilvl w:val="0"/>
          <w:numId w:val="11"/>
        </w:numPr>
      </w:pPr>
      <w:r>
        <w:t>The OC4 Jacket model requires approximately 2 GB of memory and may not run on 32-bit Windows®</w:t>
      </w:r>
      <w:r w:rsidR="00523E1B">
        <w:t xml:space="preserve"> systems</w:t>
      </w:r>
      <w:r>
        <w:t>.</w:t>
      </w:r>
      <w:r w:rsidR="00523E1B">
        <w:t xml:space="preserve"> (The model does run using FAST_Win32.exe on a 64-bit Windows® system.)</w:t>
      </w:r>
    </w:p>
    <w:p w:rsidR="00523E1B" w:rsidRDefault="00523E1B" w:rsidP="00523E1B">
      <w:pPr>
        <w:pStyle w:val="ListParagraph"/>
        <w:numPr>
          <w:ilvl w:val="0"/>
          <w:numId w:val="11"/>
        </w:numPr>
      </w:pPr>
      <w:r>
        <w:t>The IceDyn and FEAMooring modules are not complete in FAST v8.0</w:t>
      </w:r>
      <w:r w:rsidR="00E759ED">
        <w:t>9</w:t>
      </w:r>
      <w:r>
        <w:t>.00c-bjj.</w:t>
      </w:r>
    </w:p>
    <w:p w:rsidR="006552FB" w:rsidRDefault="006552FB" w:rsidP="00992CCA">
      <w:pPr>
        <w:pStyle w:val="Heading1"/>
      </w:pPr>
      <w:bookmarkStart w:id="116" w:name="_Toc413698682"/>
      <w:r>
        <w:t>Future Work</w:t>
      </w:r>
      <w:bookmarkEnd w:id="116"/>
    </w:p>
    <w:p w:rsidR="00C7297C" w:rsidRDefault="00C7297C" w:rsidP="00AC31AB">
      <w:r w:rsidRPr="003F591E">
        <w:t>All future developments of FAST will follow the framework.</w:t>
      </w:r>
    </w:p>
    <w:p w:rsidR="00C7297C" w:rsidRDefault="00F864B4" w:rsidP="003C2940">
      <w:pPr>
        <w:pStyle w:val="ListParagraph"/>
        <w:numPr>
          <w:ilvl w:val="0"/>
          <w:numId w:val="1"/>
        </w:numPr>
      </w:pPr>
      <w:r>
        <w:t>Address i</w:t>
      </w:r>
      <w:r w:rsidR="00C7297C">
        <w:t xml:space="preserve">tems from the </w:t>
      </w:r>
      <w:r w:rsidR="002B2441">
        <w:t>“</w:t>
      </w:r>
      <w:r w:rsidR="00253827">
        <w:fldChar w:fldCharType="begin"/>
      </w:r>
      <w:r w:rsidR="00253827">
        <w:instrText xml:space="preserve"> REF _Ref391885623 \h </w:instrText>
      </w:r>
      <w:r w:rsidR="00253827">
        <w:fldChar w:fldCharType="separate"/>
      </w:r>
      <w:r w:rsidR="00317AA0">
        <w:t>Limitations</w:t>
      </w:r>
      <w:r w:rsidR="00253827">
        <w:fldChar w:fldCharType="end"/>
      </w:r>
      <w:r w:rsidR="002B2441">
        <w:t xml:space="preserve">” </w:t>
      </w:r>
      <w:r w:rsidR="00C7297C">
        <w:t xml:space="preserve">section </w:t>
      </w:r>
    </w:p>
    <w:p w:rsidR="00C7297C" w:rsidRDefault="00C7297C" w:rsidP="00C7297C">
      <w:pPr>
        <w:pStyle w:val="ListParagraph"/>
        <w:numPr>
          <w:ilvl w:val="0"/>
          <w:numId w:val="1"/>
        </w:numPr>
      </w:pPr>
      <w:r>
        <w:t xml:space="preserve">Introduce </w:t>
      </w:r>
      <w:r w:rsidRPr="00C7297C">
        <w:t xml:space="preserve">the new BeamDyn module for nonlinear finite-element modeling of blade </w:t>
      </w:r>
      <w:r w:rsidR="00F864B4">
        <w:t xml:space="preserve">structural </w:t>
      </w:r>
      <w:r w:rsidRPr="00C7297C">
        <w:t>dynamics</w:t>
      </w:r>
    </w:p>
    <w:p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rsidR="002E5163" w:rsidRDefault="00F864B4" w:rsidP="00941C74">
      <w:pPr>
        <w:pStyle w:val="ListParagraph"/>
        <w:numPr>
          <w:ilvl w:val="0"/>
          <w:numId w:val="1"/>
        </w:numPr>
      </w:pPr>
      <w:r>
        <w:t xml:space="preserve">Upgrade </w:t>
      </w:r>
      <w:r w:rsidR="002E5163">
        <w:t xml:space="preserve">ElastoDyn </w:t>
      </w:r>
      <w:r>
        <w:t xml:space="preserve">and AeroDyn to have distinct </w:t>
      </w:r>
      <w:r w:rsidR="002E5163">
        <w:t>discretization scheme</w:t>
      </w:r>
      <w:r>
        <w:t>s</w:t>
      </w:r>
      <w:r w:rsidR="00435832">
        <w:t xml:space="preserve"> for the blades and tower</w:t>
      </w:r>
      <w:r w:rsidR="002E5163">
        <w:t xml:space="preserve"> (currently </w:t>
      </w:r>
      <w:r w:rsidR="00C7297C">
        <w:t>ElastoDyn uses AeroDyn’s blade discretization and AeroDyn uses ElastoDyn’s tower discretization</w:t>
      </w:r>
      <w:r w:rsidR="002E5163">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222668">
      <w:pPr>
        <w:pStyle w:val="ListParagraph"/>
        <w:keepNext/>
        <w:numPr>
          <w:ilvl w:val="0"/>
          <w:numId w:val="1"/>
        </w:numPr>
      </w:pPr>
      <w:r>
        <w:lastRenderedPageBreak/>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117" w:name="_Ref352670793"/>
      <w:bookmarkStart w:id="118" w:name="_Toc413698683"/>
      <w:r>
        <w:t>Converting to FAST v8.0</w:t>
      </w:r>
      <w:r w:rsidR="00E92541">
        <w:t>9</w:t>
      </w:r>
      <w:r>
        <w:t>.x</w:t>
      </w:r>
      <w:bookmarkEnd w:id="117"/>
      <w:bookmarkEnd w:id="118"/>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ServoDyn </w:t>
      </w:r>
      <w:r w:rsidR="00F65048" w:rsidRPr="00253827">
        <w:t>v1.01.</w:t>
      </w:r>
      <w:r w:rsidR="00253827" w:rsidRPr="00253827">
        <w:t>x</w:t>
      </w:r>
      <w:r w:rsidR="00ED5157">
        <w:t>, and HydroDyn v2.0</w:t>
      </w:r>
      <w:r w:rsidR="00E92541">
        <w:t>2</w:t>
      </w:r>
      <w:r w:rsidR="00ED5157">
        <w:t>.x</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BA0751" w:rsidRPr="00BA0751">
        <w:t>Utilities\SimulationToolbox\ConvertFASTVersions\TemplateFiles</w:t>
      </w:r>
      <w:r w:rsidR="00813432">
        <w:t>.</w:t>
      </w:r>
    </w:p>
    <w:p w:rsidR="00F81797" w:rsidRDefault="00F81797" w:rsidP="00214A47">
      <w:r>
        <w:t>See the “</w:t>
      </w:r>
      <w:r w:rsidR="002C4FC6">
        <w:fldChar w:fldCharType="begin"/>
      </w:r>
      <w:r w:rsidR="002C4FC6">
        <w:instrText xml:space="preserve"> REF _Ref391845887 \h </w:instrText>
      </w:r>
      <w:r w:rsidR="002C4FC6">
        <w:fldChar w:fldCharType="separate"/>
      </w:r>
      <w:r w:rsidR="00317AA0">
        <w:t>MATLAB Conversion Scripts</w:t>
      </w:r>
      <w:r w:rsidR="002C4FC6">
        <w:fldChar w:fldCharType="end"/>
      </w:r>
      <w:r>
        <w:t>” section below for help in automatically converting input files to the latest version.</w:t>
      </w:r>
    </w:p>
    <w:p w:rsidR="00ED5157" w:rsidRDefault="00ED5157" w:rsidP="00ED5157">
      <w:r>
        <w:t>Also note that you can find example</w:t>
      </w:r>
      <w:r w:rsidR="00813432">
        <w:t xml:space="preserve"> up-to-date</w:t>
      </w:r>
      <w:r>
        <w:t xml:space="preserve"> input files in the FAST v8.0</w:t>
      </w:r>
      <w:r w:rsidR="00E759ED">
        <w:t>9</w:t>
      </w:r>
      <w:r>
        <w:t>.00c-bjj archive’s CertTest folder. See the “</w:t>
      </w:r>
      <w:r>
        <w:fldChar w:fldCharType="begin"/>
      </w:r>
      <w:r>
        <w:instrText xml:space="preserve"> REF _Ref391890933 \h </w:instrText>
      </w:r>
      <w:r>
        <w:fldChar w:fldCharType="separate"/>
      </w:r>
      <w:r w:rsidR="00317AA0">
        <w:t>Certification Tests</w:t>
      </w:r>
      <w:r>
        <w:fldChar w:fldCharType="end"/>
      </w:r>
      <w:r>
        <w:t>” section of this document for descriptions.</w:t>
      </w:r>
    </w:p>
    <w:p w:rsidR="00214A47" w:rsidRDefault="00214A47" w:rsidP="005847A9">
      <w:pPr>
        <w:pStyle w:val="Heading2"/>
      </w:pPr>
      <w:bookmarkStart w:id="119" w:name="_Toc413698684"/>
      <w:r>
        <w:t>Summary of Changes to Inputs</w:t>
      </w:r>
      <w:bookmarkEnd w:id="119"/>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5A2B54" w:rsidRDefault="005A2B54" w:rsidP="005A2B54">
      <w:pPr>
        <w:pStyle w:val="Heading3"/>
      </w:pPr>
      <w:r>
        <w:t>Changes in FAST v8.10.00a-bjj</w:t>
      </w:r>
    </w:p>
    <w:p w:rsidR="00D540B3" w:rsidRDefault="005A2B54">
      <w:pPr>
        <w:rPr>
          <w:ins w:id="120" w:author="Bonnie Jonkman" w:date="2015-03-14T15:12:00Z"/>
        </w:rPr>
        <w:pPrChange w:id="121" w:author="Bonnie Jonkman" w:date="2015-03-09T21:51:00Z">
          <w:pPr>
            <w:pStyle w:val="Heading3"/>
          </w:pPr>
        </w:pPrChange>
      </w:pPr>
      <w:r>
        <w:t xml:space="preserve">The primary input file of FAST v8.10.00a-bjj </w:t>
      </w:r>
      <w:r w:rsidR="00100AB0">
        <w:t>is the same as that of FAST v8.09.00a-bjj</w:t>
      </w:r>
      <w:ins w:id="122" w:author="Bonnie Jonkman" w:date="2015-03-14T15:12:00Z">
        <w:r w:rsidR="00D540B3">
          <w:t>, however</w:t>
        </w:r>
      </w:ins>
      <w:del w:id="123" w:author="Bonnie Jonkman" w:date="2015-03-14T15:12:00Z">
        <w:r w:rsidR="00100AB0" w:rsidDel="00D540B3">
          <w:delText xml:space="preserve">. </w:delText>
        </w:r>
      </w:del>
      <w:ins w:id="124" w:author="Bonnie Jonkman" w:date="2015-03-14T15:12:00Z">
        <w:r w:rsidR="00D540B3">
          <w:t xml:space="preserve"> the input files for the MAP and ServoDyn modules have been modified.</w:t>
        </w:r>
      </w:ins>
    </w:p>
    <w:p w:rsidR="005A2B54" w:rsidRDefault="00503806">
      <w:pPr>
        <w:pPrChange w:id="125" w:author="Bonnie Jonkman" w:date="2015-03-09T21:51:00Z">
          <w:pPr>
            <w:pStyle w:val="Heading3"/>
          </w:pPr>
        </w:pPrChange>
      </w:pPr>
      <w:r>
        <w:t>The following differences occur in the primary input file of the ServoDyn module:</w:t>
      </w:r>
    </w:p>
    <w:p w:rsidR="00100AB0" w:rsidRDefault="00685372">
      <w:pPr>
        <w:pStyle w:val="ListParagraph"/>
        <w:numPr>
          <w:ilvl w:val="0"/>
          <w:numId w:val="3"/>
        </w:numPr>
        <w:pPrChange w:id="126" w:author="Bonnie Jonkman" w:date="2015-03-09T21:55:00Z">
          <w:pPr>
            <w:pStyle w:val="Heading3"/>
          </w:pPr>
        </w:pPrChange>
      </w:pPr>
      <w:ins w:id="127" w:author="Bonnie Jonkman" w:date="2015-03-09T21:57:00Z">
        <w:r>
          <w:t xml:space="preserve">A tuned-mass damper </w:t>
        </w:r>
      </w:ins>
      <w:ins w:id="128" w:author="Bonnie Jonkman" w:date="2015-03-09T22:07:00Z">
        <w:r w:rsidR="00C41DFA">
          <w:t xml:space="preserve">section </w:t>
        </w:r>
      </w:ins>
      <w:ins w:id="129" w:author="Bonnie Jonkman" w:date="2015-03-09T21:57:00Z">
        <w:r>
          <w:t xml:space="preserve">has been added. </w:t>
        </w:r>
      </w:ins>
      <w:ins w:id="130" w:author="Bonnie Jonkman" w:date="2015-03-09T22:08:00Z">
        <w:r w:rsidR="00C41DFA">
          <w:t xml:space="preserve">A new </w:t>
        </w:r>
      </w:ins>
      <w:ins w:id="131" w:author="Bonnie Jonkman" w:date="2015-03-09T21:57:00Z">
        <w:r>
          <w:t>comment line</w:t>
        </w:r>
      </w:ins>
      <w:ins w:id="132" w:author="Bonnie Jonkman" w:date="2015-03-09T22:08:00Z">
        <w:r w:rsidR="00C41DFA">
          <w:t xml:space="preserve"> and</w:t>
        </w:r>
      </w:ins>
      <w:ins w:id="133" w:author="Bonnie Jonkman" w:date="2015-03-09T21:57:00Z">
        <w:r>
          <w:t xml:space="preserve"> </w:t>
        </w:r>
      </w:ins>
      <w:del w:id="134" w:author="Bonnie Jonkman" w:date="2015-03-09T21:58:00Z">
        <w:r w:rsidR="00100AB0" w:rsidDel="00685372">
          <w:delText xml:space="preserve">The ServoDyn module has </w:delText>
        </w:r>
      </w:del>
      <w:r w:rsidR="00100AB0">
        <w:t>two additional inputs for the nacelle tuned-mass damper</w:t>
      </w:r>
      <w:ins w:id="135" w:author="Bonnie Jonkman" w:date="2015-03-09T22:08:00Z">
        <w:r w:rsidR="00C41DFA" w:rsidRPr="00C41DFA">
          <w:t xml:space="preserve"> </w:t>
        </w:r>
        <w:r w:rsidR="00C41DFA">
          <w:t>have been added</w:t>
        </w:r>
      </w:ins>
      <w:r w:rsidR="00100AB0">
        <w:t>:</w:t>
      </w:r>
      <w:r w:rsidR="0064763A">
        <w:t xml:space="preserve"> </w:t>
      </w:r>
      <w:r w:rsidR="0064763A" w:rsidRPr="00685372">
        <w:rPr>
          <w:b/>
          <w:rPrChange w:id="136" w:author="Bonnie Jonkman" w:date="2015-03-09T21:58:00Z">
            <w:rPr>
              <w:bCs w:val="0"/>
            </w:rPr>
          </w:rPrChange>
        </w:rPr>
        <w:t>CompNTMD</w:t>
      </w:r>
      <w:r w:rsidR="0064763A">
        <w:t xml:space="preserve"> and </w:t>
      </w:r>
      <w:r w:rsidR="0064763A" w:rsidRPr="00685372">
        <w:rPr>
          <w:b/>
          <w:rPrChange w:id="137" w:author="Bonnie Jonkman" w:date="2015-03-09T21:58:00Z">
            <w:rPr>
              <w:b w:val="0"/>
              <w:bCs w:val="0"/>
            </w:rPr>
          </w:rPrChange>
        </w:rPr>
        <w:t>NTMD</w:t>
      </w:r>
      <w:del w:id="138" w:author="Bonnie Jonkman" w:date="2015-03-09T21:58:00Z">
        <w:r w:rsidR="0064763A" w:rsidRPr="00685372" w:rsidDel="00685372">
          <w:rPr>
            <w:b/>
            <w:rPrChange w:id="139" w:author="Bonnie Jonkman" w:date="2015-03-09T21:58:00Z">
              <w:rPr>
                <w:b w:val="0"/>
                <w:bCs w:val="0"/>
              </w:rPr>
            </w:rPrChange>
          </w:rPr>
          <w:delText>F</w:delText>
        </w:r>
      </w:del>
      <w:ins w:id="140" w:author="Bonnie Jonkman" w:date="2015-03-09T21:58:00Z">
        <w:r>
          <w:rPr>
            <w:b/>
          </w:rPr>
          <w:t>f</w:t>
        </w:r>
      </w:ins>
      <w:r w:rsidR="0064763A" w:rsidRPr="00685372">
        <w:rPr>
          <w:b/>
          <w:rPrChange w:id="141" w:author="Bonnie Jonkman" w:date="2015-03-09T21:58:00Z">
            <w:rPr>
              <w:b w:val="0"/>
              <w:bCs w:val="0"/>
            </w:rPr>
          </w:rPrChange>
        </w:rPr>
        <w:t>ile</w:t>
      </w:r>
      <w:r w:rsidR="00503806" w:rsidRPr="00503806">
        <w:t>.</w:t>
      </w:r>
      <w:del w:id="142" w:author="Bonnie Jonkman" w:date="2015-03-09T21:58:00Z">
        <w:r w:rsidR="00503806" w:rsidDel="00E34664">
          <w:delText xml:space="preserve"> There is also an additional comment line for this section.</w:delText>
        </w:r>
      </w:del>
    </w:p>
    <w:p w:rsidR="00503806" w:rsidRDefault="00503806">
      <w:pPr>
        <w:pStyle w:val="ListParagraph"/>
        <w:numPr>
          <w:ilvl w:val="0"/>
          <w:numId w:val="3"/>
        </w:numPr>
        <w:pPrChange w:id="143" w:author="Bonnie Jonkman" w:date="2015-03-09T21:56:00Z">
          <w:pPr>
            <w:pStyle w:val="Heading3"/>
          </w:pPr>
        </w:pPrChange>
      </w:pPr>
      <w:r>
        <w:t xml:space="preserve">Switches for control modes </w:t>
      </w:r>
      <w:ins w:id="144" w:author="Bonnie Jonkman" w:date="2015-03-09T21:59:00Z">
        <w:r w:rsidR="00C9142A">
          <w:rPr>
            <w:b/>
          </w:rPr>
          <w:t>PCMode</w:t>
        </w:r>
        <w:r w:rsidR="00C9142A">
          <w:t xml:space="preserve">, </w:t>
        </w:r>
        <w:r w:rsidR="00C9142A">
          <w:rPr>
            <w:b/>
          </w:rPr>
          <w:t>VSContrl</w:t>
        </w:r>
        <w:r w:rsidR="00C9142A">
          <w:t>,</w:t>
        </w:r>
      </w:ins>
      <w:ins w:id="145" w:author="Bonnie Jonkman" w:date="2015-03-09T22:04:00Z">
        <w:r w:rsidR="00C9142A">
          <w:t xml:space="preserve"> </w:t>
        </w:r>
      </w:ins>
      <w:ins w:id="146" w:author="Bonnie Jonkman" w:date="2015-03-09T21:59:00Z">
        <w:r w:rsidR="00C9142A">
          <w:rPr>
            <w:b/>
          </w:rPr>
          <w:t>GenModel</w:t>
        </w:r>
        <w:r w:rsidR="00C9142A">
          <w:t xml:space="preserve">, </w:t>
        </w:r>
      </w:ins>
      <w:ins w:id="147" w:author="Bonnie Jonkman" w:date="2015-03-09T22:00:00Z">
        <w:r w:rsidR="00C9142A">
          <w:rPr>
            <w:b/>
          </w:rPr>
          <w:t>HSSBrMode</w:t>
        </w:r>
        <w:r w:rsidR="00C9142A">
          <w:t xml:space="preserve">, and </w:t>
        </w:r>
        <w:r w:rsidR="00C9142A">
          <w:rPr>
            <w:b/>
          </w:rPr>
          <w:t>YCMode</w:t>
        </w:r>
      </w:ins>
      <w:ins w:id="148" w:author="Bonnie Jonkman" w:date="2015-03-09T21:59:00Z">
        <w:r w:rsidR="00C9142A">
          <w:t xml:space="preserve"> </w:t>
        </w:r>
      </w:ins>
      <w:r>
        <w:t>have been standardized to the following</w:t>
      </w:r>
      <w:ins w:id="149" w:author="Bonnie Jonkman" w:date="2015-03-09T22:09:00Z">
        <w:r w:rsidR="0004326B">
          <w:t xml:space="preserve"> (note that not all switches are valid options for each control modes</w:t>
        </w:r>
      </w:ins>
      <w:ins w:id="150" w:author="Bonnie Jonkman" w:date="2015-03-09T22:10:00Z">
        <w:r w:rsidR="00F86A33">
          <w:t>; see comments in sample input files</w:t>
        </w:r>
      </w:ins>
      <w:ins w:id="151" w:author="Bonnie Jonkman" w:date="2015-03-09T22:09:00Z">
        <w:r w:rsidR="0004326B">
          <w:t>)</w:t>
        </w:r>
      </w:ins>
      <w:r>
        <w:t>:</w:t>
      </w:r>
    </w:p>
    <w:tbl>
      <w:tblPr>
        <w:tblStyle w:val="MediumList1-Accent1"/>
        <w:tblW w:w="0" w:type="auto"/>
        <w:tblInd w:w="828" w:type="dxa"/>
        <w:tblLook w:val="04A0" w:firstRow="1" w:lastRow="0" w:firstColumn="1" w:lastColumn="0" w:noHBand="0" w:noVBand="1"/>
      </w:tblPr>
      <w:tblGrid>
        <w:gridCol w:w="3132"/>
        <w:gridCol w:w="3618"/>
      </w:tblGrid>
      <w:tr w:rsidR="00685372" w:rsidTr="00904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Default="00685372" w:rsidP="00904A93">
            <w:pPr>
              <w:jc w:val="center"/>
            </w:pPr>
            <w:r>
              <w:t>Control Mode</w:t>
            </w:r>
          </w:p>
        </w:tc>
        <w:tc>
          <w:tcPr>
            <w:tcW w:w="3618" w:type="dxa"/>
          </w:tcPr>
          <w:p w:rsidR="00685372" w:rsidRPr="00BE4686" w:rsidRDefault="00685372" w:rsidP="00904A93">
            <w:pPr>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rsidTr="00904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904A93">
            <w:pPr>
              <w:jc w:val="center"/>
              <w:rPr>
                <w:b w:val="0"/>
              </w:rPr>
            </w:pPr>
            <w:r>
              <w:rPr>
                <w:b w:val="0"/>
              </w:rPr>
              <w:t>0</w:t>
            </w:r>
          </w:p>
        </w:tc>
        <w:tc>
          <w:tcPr>
            <w:tcW w:w="3618" w:type="dxa"/>
          </w:tcPr>
          <w:p w:rsidR="00685372" w:rsidRDefault="00C9142A" w:rsidP="00C9142A">
            <w:pPr>
              <w:cnfStyle w:val="000000100000" w:firstRow="0" w:lastRow="0" w:firstColumn="0" w:lastColumn="0" w:oddVBand="0" w:evenVBand="0" w:oddHBand="1" w:evenHBand="0" w:firstRowFirstColumn="0" w:firstRowLastColumn="0" w:lastRowFirstColumn="0" w:lastRowLastColumn="0"/>
            </w:pPr>
            <w:r>
              <w:t>None (no control)</w:t>
            </w:r>
          </w:p>
        </w:tc>
      </w:tr>
      <w:tr w:rsidR="00685372" w:rsidTr="00904A93">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904A93">
            <w:pPr>
              <w:jc w:val="center"/>
              <w:rPr>
                <w:b w:val="0"/>
              </w:rPr>
            </w:pPr>
            <w:r>
              <w:rPr>
                <w:b w:val="0"/>
              </w:rPr>
              <w:t>1</w:t>
            </w:r>
          </w:p>
        </w:tc>
        <w:tc>
          <w:tcPr>
            <w:tcW w:w="3618" w:type="dxa"/>
          </w:tcPr>
          <w:p w:rsidR="00685372" w:rsidRDefault="00C9142A" w:rsidP="00C9142A">
            <w:pPr>
              <w:cnfStyle w:val="000000000000" w:firstRow="0" w:lastRow="0" w:firstColumn="0" w:lastColumn="0" w:oddVBand="0" w:evenVBand="0" w:oddHBand="0" w:evenHBand="0" w:firstRowFirstColumn="0" w:firstRowLastColumn="0" w:lastRowFirstColumn="0" w:lastRowLastColumn="0"/>
            </w:pPr>
            <w:r>
              <w:t>Simple built-in model</w:t>
            </w:r>
          </w:p>
        </w:tc>
      </w:tr>
      <w:tr w:rsidR="00685372" w:rsidTr="00904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904A93">
            <w:pPr>
              <w:jc w:val="center"/>
              <w:rPr>
                <w:b w:val="0"/>
              </w:rPr>
            </w:pPr>
            <w:r>
              <w:rPr>
                <w:b w:val="0"/>
              </w:rPr>
              <w:t>2</w:t>
            </w:r>
          </w:p>
        </w:tc>
        <w:tc>
          <w:tcPr>
            <w:tcW w:w="3618" w:type="dxa"/>
          </w:tcPr>
          <w:p w:rsidR="00685372" w:rsidRDefault="00C9142A" w:rsidP="00C9142A">
            <w:pPr>
              <w:cnfStyle w:val="000000100000" w:firstRow="0" w:lastRow="0" w:firstColumn="0" w:lastColumn="0" w:oddVBand="0" w:evenVBand="0" w:oddHBand="1" w:evenHBand="0" w:firstRowFirstColumn="0" w:firstRowLastColumn="0" w:lastRowFirstColumn="0" w:lastRowLastColumn="0"/>
            </w:pPr>
            <w:r>
              <w:t>Advanced built-in model</w:t>
            </w:r>
          </w:p>
        </w:tc>
      </w:tr>
      <w:tr w:rsidR="00685372" w:rsidTr="00904A93">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904A93">
            <w:pPr>
              <w:jc w:val="center"/>
              <w:rPr>
                <w:b w:val="0"/>
              </w:rPr>
            </w:pPr>
            <w:r>
              <w:rPr>
                <w:b w:val="0"/>
              </w:rPr>
              <w:t>3</w:t>
            </w:r>
          </w:p>
        </w:tc>
        <w:tc>
          <w:tcPr>
            <w:tcW w:w="3618" w:type="dxa"/>
          </w:tcPr>
          <w:p w:rsidR="00685372" w:rsidRDefault="00C9142A" w:rsidP="00C9142A">
            <w:pPr>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rsidTr="00904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904A93">
            <w:pPr>
              <w:jc w:val="center"/>
              <w:rPr>
                <w:b w:val="0"/>
              </w:rPr>
            </w:pPr>
            <w:r>
              <w:rPr>
                <w:b w:val="0"/>
              </w:rPr>
              <w:t>4</w:t>
            </w:r>
          </w:p>
        </w:tc>
        <w:tc>
          <w:tcPr>
            <w:tcW w:w="3618" w:type="dxa"/>
          </w:tcPr>
          <w:p w:rsidR="00685372" w:rsidRDefault="00C9142A" w:rsidP="00C9142A">
            <w:pPr>
              <w:cnfStyle w:val="000000100000" w:firstRow="0" w:lastRow="0" w:firstColumn="0" w:lastColumn="0" w:oddVBand="0" w:evenVBand="0" w:oddHBand="1" w:evenHBand="0" w:firstRowFirstColumn="0" w:firstRowLastColumn="0" w:lastRowFirstColumn="0" w:lastRowLastColumn="0"/>
            </w:pPr>
            <w:r>
              <w:t>User-defined from Simulink/</w:t>
            </w:r>
            <w:del w:id="152" w:author="Bonnie Jonkman" w:date="2015-03-09T22:05:00Z">
              <w:r w:rsidDel="00C9142A">
                <w:delText>Labview</w:delText>
              </w:r>
            </w:del>
            <w:ins w:id="153" w:author="Bonnie Jonkman" w:date="2015-03-09T22:05:00Z">
              <w:r>
                <w:t>LabVIEW</w:t>
              </w:r>
              <w:r>
                <w:rPr>
                  <w:rStyle w:val="FootnoteReference"/>
                </w:rPr>
                <w:footnoteReference w:id="9"/>
              </w:r>
            </w:ins>
          </w:p>
        </w:tc>
      </w:tr>
      <w:tr w:rsidR="00685372" w:rsidTr="00904A93">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904A93">
            <w:pPr>
              <w:jc w:val="center"/>
              <w:rPr>
                <w:b w:val="0"/>
              </w:rPr>
            </w:pPr>
            <w:r>
              <w:rPr>
                <w:b w:val="0"/>
              </w:rPr>
              <w:t>5</w:t>
            </w:r>
          </w:p>
        </w:tc>
        <w:tc>
          <w:tcPr>
            <w:tcW w:w="3618" w:type="dxa"/>
          </w:tcPr>
          <w:p w:rsidR="00685372" w:rsidRDefault="00C9142A" w:rsidP="00C9142A">
            <w:pPr>
              <w:cnfStyle w:val="000000000000" w:firstRow="0" w:lastRow="0" w:firstColumn="0" w:lastColumn="0" w:oddVBand="0" w:evenVBand="0" w:oddHBand="0" w:evenHBand="0" w:firstRowFirstColumn="0" w:firstRowLastColumn="0" w:lastRowFirstColumn="0" w:lastRowLastColumn="0"/>
            </w:pPr>
            <w:r>
              <w:t>User-defined from Bladed-style DLL</w:t>
            </w:r>
          </w:p>
        </w:tc>
      </w:tr>
    </w:tbl>
    <w:p w:rsidR="00685372" w:rsidRPr="00503806" w:rsidRDefault="00D540B3">
      <w:pPr>
        <w:pPrChange w:id="155" w:author="Bonnie Jonkman" w:date="2015-03-14T15:13:00Z">
          <w:pPr>
            <w:pStyle w:val="ListParagraph"/>
            <w:numPr>
              <w:numId w:val="3"/>
            </w:numPr>
            <w:ind w:hanging="360"/>
          </w:pPr>
        </w:pPrChange>
      </w:pPr>
      <w:ins w:id="156" w:author="Bonnie Jonkman" w:date="2015-03-14T15:13:00Z">
        <w:r>
          <w:br/>
          <w:t>The MAP input file: different units and different switches</w:t>
        </w:r>
      </w:ins>
    </w:p>
    <w:p w:rsidR="00E759ED" w:rsidRDefault="00E759ED" w:rsidP="00E759ED">
      <w:pPr>
        <w:pStyle w:val="Heading3"/>
      </w:pPr>
      <w:r>
        <w:lastRenderedPageBreak/>
        <w:t>Changes in FAST v8.09.00</w:t>
      </w:r>
      <w:r w:rsidR="005A2B54">
        <w:t>a</w:t>
      </w:r>
      <w:r>
        <w:t>-bjj</w:t>
      </w:r>
    </w:p>
    <w:p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ADFile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SrvDFile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HDFile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MAPFile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CompMAP</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rsidR="007A051E" w:rsidRDefault="007A051E" w:rsidP="007A051E">
      <w:pPr>
        <w:pStyle w:val="Heading3"/>
      </w:pPr>
      <w:r>
        <w:t>Changes in FAST v8.03.02b-bjj</w:t>
      </w:r>
    </w:p>
    <w:p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rsidR="00F37CCF" w:rsidRDefault="00F37CCF" w:rsidP="00F37CCF">
      <w:pPr>
        <w:pStyle w:val="ListParagraph"/>
        <w:numPr>
          <w:ilvl w:val="0"/>
          <w:numId w:val="3"/>
        </w:numPr>
      </w:pPr>
      <w:r w:rsidRPr="007D7E91">
        <w:rPr>
          <w:b/>
        </w:rPr>
        <w:lastRenderedPageBreak/>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rsidR="00754E0F" w:rsidRDefault="00754E0F" w:rsidP="00BA0751">
      <w:pPr>
        <w:pStyle w:val="ListParagraph"/>
        <w:numPr>
          <w:ilvl w:val="0"/>
          <w:numId w:val="3"/>
        </w:numPr>
      </w:pPr>
      <w:r>
        <w:t>The GH Bladed Interface is now a standard option in ServoDyn,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317AA0">
        <w:t>Variables Specified in the FAST Primary Input File</w:t>
      </w:r>
      <w:r w:rsidR="00813432">
        <w:fldChar w:fldCharType="end"/>
      </w:r>
      <w:r w:rsidR="00813432">
        <w:t xml:space="preserve"> Section above</w:t>
      </w:r>
      <w:r>
        <w:t>.</w:t>
      </w:r>
    </w:p>
    <w:p w:rsidR="006552FB" w:rsidRDefault="00AE3A86" w:rsidP="005847A9">
      <w:pPr>
        <w:pStyle w:val="Heading2"/>
      </w:pPr>
      <w:bookmarkStart w:id="157" w:name="_Ref391845139"/>
      <w:bookmarkStart w:id="158" w:name="_Ref391845887"/>
      <w:bookmarkStart w:id="159" w:name="_Toc413698685"/>
      <w:r>
        <w:t xml:space="preserve">MATLAB </w:t>
      </w:r>
      <w:r w:rsidR="00583AAD">
        <w:t>Conversion Script</w:t>
      </w:r>
      <w:bookmarkEnd w:id="157"/>
      <w:r w:rsidR="00F1616B">
        <w:t>s</w:t>
      </w:r>
      <w:bookmarkEnd w:id="158"/>
      <w:bookmarkEnd w:id="159"/>
    </w:p>
    <w:p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8.0</w:t>
      </w:r>
      <w:r w:rsidR="00754E0F">
        <w:t>3</w:t>
      </w:r>
      <w:r>
        <w:t>.0</w:t>
      </w:r>
      <w:r w:rsidR="00754E0F">
        <w:t>2b</w:t>
      </w:r>
      <w:r>
        <w:t>-bjj input files</w:t>
      </w:r>
      <w:r w:rsidR="005248A0">
        <w:t xml:space="preserve"> to FAST v8.0</w:t>
      </w:r>
      <w:r w:rsidR="004066D9">
        <w:t>9</w:t>
      </w:r>
      <w:r w:rsidR="005248A0">
        <w:t>.00</w:t>
      </w:r>
      <w:r w:rsidR="004066D9">
        <w:t>a</w:t>
      </w:r>
      <w:r w:rsidR="005248A0">
        <w:t>-bjj</w:t>
      </w:r>
      <w:r>
        <w:t>.</w:t>
      </w:r>
      <w:r w:rsidR="002C779E">
        <w:t xml:space="preserve"> </w:t>
      </w:r>
      <w:r w:rsidR="00F35ABA">
        <w:t xml:space="preserve">The files you will need are included in the Simulation Toolbox, located in this directory of the FAST archive: </w:t>
      </w:r>
      <w:r w:rsidR="00F35ABA" w:rsidRPr="00F35ABA">
        <w:t>Utilities\SimulationToolbox\ConvertFASTVersions</w:t>
      </w:r>
      <w:r w:rsidR="008353BA">
        <w:t>.</w:t>
      </w:r>
    </w:p>
    <w:p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rsidR="00F35ABA" w:rsidRDefault="00F35ABA" w:rsidP="00F35ABA">
      <w:pPr>
        <w:pStyle w:val="SourceCode"/>
      </w:pPr>
      <w:r>
        <w:t>FASTSimulationToolbox = '</w:t>
      </w:r>
      <w:r w:rsidRPr="002C779E">
        <w:rPr>
          <w:color w:val="4F81BD" w:themeColor="accent1"/>
        </w:rPr>
        <w:t>C:\Users\bjonkman\FAST\UtilityCodes\SimulationToolbox</w:t>
      </w:r>
      <w:r>
        <w:t>';</w:t>
      </w:r>
    </w:p>
    <w:p w:rsidR="00F35ABA" w:rsidRDefault="00F35ABA" w:rsidP="00F35ABA">
      <w:pPr>
        <w:pStyle w:val="SourceCode"/>
      </w:pPr>
      <w:r>
        <w:t>addpath( genpath( FASTSimulationToolbox ) );</w:t>
      </w:r>
    </w:p>
    <w:p w:rsidR="002C779E" w:rsidRPr="002C779E" w:rsidRDefault="004C2327" w:rsidP="00214A47">
      <w:r>
        <w:t>An example showing how we converted the NREL CertTest input files for use with FAST v8.0</w:t>
      </w:r>
      <w:r w:rsidR="004066D9">
        <w:t>9</w:t>
      </w:r>
      <w:r>
        <w:t>.0</w:t>
      </w:r>
      <w:r w:rsidR="00DC6217">
        <w:t>0</w:t>
      </w:r>
      <w:r w:rsidR="004066D9">
        <w:t>a</w:t>
      </w:r>
      <w:r>
        <w:t xml:space="preserve">-bjj is included in the FAST archive: </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lastRenderedPageBreak/>
        <w:t>Converting from FAST v8.03.02b-bjj</w:t>
      </w:r>
      <w:r w:rsidR="00A670F6">
        <w:t xml:space="preserve"> and v8.08.00c-bjj</w:t>
      </w:r>
    </w:p>
    <w:p w:rsidR="00583013" w:rsidRDefault="00583013" w:rsidP="00E90E09">
      <w:r>
        <w:t>If you have FAST v8.03.x input files that you wish to convert to FAST v8.0</w:t>
      </w:r>
      <w:r w:rsidR="006B028F">
        <w:t>9</w:t>
      </w:r>
      <w:r>
        <w:t>.00</w:t>
      </w:r>
      <w:r w:rsidR="006B028F">
        <w:t>a</w:t>
      </w:r>
      <w:r>
        <w:t xml:space="preserve">-bjj,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rsidR="00A670F6"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317AA0">
        <w:t>Certification Tests</w:t>
      </w:r>
      <w:r>
        <w:fldChar w:fldCharType="end"/>
      </w:r>
      <w:r>
        <w:t>.</w:t>
      </w:r>
    </w:p>
    <w:p w:rsidR="0051119D" w:rsidRDefault="006B028F" w:rsidP="0051119D">
      <w:r>
        <w:t xml:space="preserve">You can then call </w:t>
      </w:r>
      <w:r w:rsidRPr="006B028F">
        <w:rPr>
          <w:b/>
        </w:rPr>
        <w:t>ConvertFAST8_8to9</w:t>
      </w:r>
      <w:r>
        <w:t xml:space="preserve"> to convert the FAST v8.08</w:t>
      </w:r>
      <w:r w:rsidR="004066D9">
        <w:t>.x</w:t>
      </w:r>
      <w:r>
        <w:t xml:space="preserve"> files for use with FAST v8.09.</w:t>
      </w:r>
      <w:r w:rsidR="004066D9">
        <w:t>x.</w:t>
      </w:r>
    </w:p>
    <w:p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rsidR="00E90E09" w:rsidRPr="00E90E09" w:rsidRDefault="00E90E09" w:rsidP="00E90E09">
      <w:pPr>
        <w:pStyle w:val="Heading3"/>
      </w:pPr>
      <w:r>
        <w:t>Converting from FAST v7</w:t>
      </w:r>
    </w:p>
    <w:p w:rsidR="00E20484" w:rsidRDefault="00CD1C3F" w:rsidP="003D4251">
      <w:r>
        <w:t>To convert FAST v7 input files to FAST v8.0</w:t>
      </w:r>
      <w:r w:rsidR="006B028F">
        <w:t>9</w:t>
      </w:r>
      <w:r>
        <w:t xml:space="preserve">.00c-bjj,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10"/>
      </w:r>
      <w:r w:rsidR="00E20484">
        <w:t xml:space="preserve"> input files.</w:t>
      </w:r>
    </w:p>
    <w:p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r w:rsidRPr="00D36AEB">
        <w:t>ConvertFAST7to8(inputfile,newDir);</w:t>
      </w:r>
    </w:p>
    <w:p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rsidR="003D4251" w:rsidRDefault="003D4251" w:rsidP="003D4251">
      <w:r>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rsidR="00022BE0" w:rsidRPr="00D36AEB" w:rsidRDefault="00022BE0" w:rsidP="00022BE0">
      <w:pPr>
        <w:pStyle w:val="SourceCode"/>
      </w:pPr>
      <w:r w:rsidRPr="00D36AEB">
        <w:t>ConvertFAST7to8(oldFSTName, newDir, YawManRat, PitManRat, usedBladedDLL)</w:t>
      </w:r>
    </w:p>
    <w:p w:rsidR="002C779E" w:rsidRDefault="00CE2DA4" w:rsidP="00992CCA">
      <w:pPr>
        <w:pStyle w:val="Heading1"/>
      </w:pPr>
      <w:bookmarkStart w:id="160" w:name="_Ref412121277"/>
      <w:bookmarkStart w:id="161" w:name="_Toc413698686"/>
      <w:r>
        <w:lastRenderedPageBreak/>
        <w:t>Compiling</w:t>
      </w:r>
      <w:bookmarkEnd w:id="160"/>
      <w:bookmarkEnd w:id="161"/>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(renamed with “_dev”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Fortran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r w:rsidRPr="00EA3ECC">
        <w:rPr>
          <w:i/>
        </w:rPr>
        <w:t>makefile</w:t>
      </w:r>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r w:rsidR="00BB51E2" w:rsidRPr="00EA3ECC">
        <w:rPr>
          <w:i/>
        </w:rPr>
        <w:t>makefile</w:t>
      </w:r>
      <w:r w:rsidR="00BB51E2">
        <w:t xml:space="preserve"> has been tested only on Windows. Also note that offshore models do not run with the gfortran executables (land-based models do).</w:t>
      </w:r>
    </w:p>
    <w:p w:rsidR="00494C80" w:rsidRDefault="00494C80" w:rsidP="001B1E94">
      <w:r>
        <w:t>All of these tools for compiling are set up to compile and link with the appropriate settings</w:t>
      </w:r>
      <w:r w:rsidR="00CA4DEA">
        <w:t xml:space="preserve">, though you may have to modify the </w:t>
      </w:r>
      <w:r w:rsidR="00CA4DEA" w:rsidRPr="00EA3ECC">
        <w:rPr>
          <w:i/>
        </w:rPr>
        <w:t>makefile</w:t>
      </w:r>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222668">
      <w:pPr>
        <w:keepNext/>
      </w:pPr>
      <w:r>
        <w:t>The Visual Studio project and Windows batch script were created using</w:t>
      </w:r>
    </w:p>
    <w:p w:rsidR="00BB51E2" w:rsidRDefault="00BB51E2" w:rsidP="00222668">
      <w:pPr>
        <w:keepNext/>
        <w:ind w:left="720"/>
      </w:pPr>
      <w:r>
        <w:t>Microsoft Visual Studio 2010 Shell</w:t>
      </w:r>
      <w:r>
        <w:br/>
        <w:t>Intel® Visual Fortran Composer XE 2011</w:t>
      </w:r>
      <w:r w:rsidR="000341D0">
        <w:t>, version 12.1.3.300</w:t>
      </w:r>
      <w:r>
        <w:br/>
        <w:t>Intel Math Kernel Library (MKL) 10.3 Update 9</w:t>
      </w:r>
    </w:p>
    <w:p w:rsidR="001B1E94" w:rsidRDefault="00BB51E2" w:rsidP="001B1E94">
      <w:r>
        <w:t>The MKL is used only for LAPACK routines.</w:t>
      </w:r>
    </w:p>
    <w:p w:rsidR="0051119D" w:rsidRDefault="007F152F" w:rsidP="00992CCA">
      <w:pPr>
        <w:pStyle w:val="Heading1"/>
      </w:pPr>
      <w:bookmarkStart w:id="162" w:name="_Toc413698687"/>
      <w:r>
        <w:t>Running FAST v8.</w:t>
      </w:r>
      <w:r w:rsidR="00DC6859">
        <w:t>10</w:t>
      </w:r>
      <w:r w:rsidR="0051119D">
        <w:t>.00</w:t>
      </w:r>
      <w:r>
        <w:t>a</w:t>
      </w:r>
      <w:r w:rsidR="0051119D">
        <w:t>-bjj</w:t>
      </w:r>
      <w:bookmarkEnd w:id="162"/>
    </w:p>
    <w:p w:rsidR="0051119D" w:rsidRDefault="0051119D" w:rsidP="0051119D">
      <w:r>
        <w:t>FAST v8.</w:t>
      </w:r>
      <w:r w:rsidR="00DC6859">
        <w:t>10</w:t>
      </w:r>
      <w:r>
        <w:t>.00</w:t>
      </w:r>
      <w:r w:rsidR="007F152F">
        <w:t>a</w:t>
      </w:r>
      <w:r>
        <w:t xml:space="preserve">-bjj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w:t>
      </w:r>
      <w:r>
        <w:lastRenderedPageBreak/>
        <w:t xml:space="preserve">compile using the Windows® batch script or the </w:t>
      </w:r>
      <w:r w:rsidRPr="00EA3ECC">
        <w:rPr>
          <w:i/>
        </w:rPr>
        <w:t>makefile</w:t>
      </w:r>
      <w:r>
        <w:t xml:space="preserve"> for gfortran, </w:t>
      </w:r>
      <w:r w:rsidR="007E0629">
        <w:t>you may have to modify your path environment variable or move some files.</w:t>
      </w:r>
    </w:p>
    <w:p w:rsidR="00DC658B" w:rsidRDefault="00DC658B" w:rsidP="00DC658B">
      <w:r>
        <w:t>To run FAST from a Windows command prompt, the syntax is:</w:t>
      </w:r>
    </w:p>
    <w:p w:rsidR="00DC658B" w:rsidRDefault="00DC658B" w:rsidP="007D7E91">
      <w:pPr>
        <w:pStyle w:val="SourceCode"/>
      </w:pPr>
      <w:r>
        <w:t>&lt;name of FAST executable with or without extension&gt; &lt;name of input file with extension&gt;</w:t>
      </w:r>
    </w:p>
    <w:p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rsidR="00DC658B" w:rsidRDefault="00DC658B" w:rsidP="007D7E91">
      <w:pPr>
        <w:pStyle w:val="SourceCode"/>
      </w:pPr>
      <w:r>
        <w:t>C:\&gt;cd FileLocation</w:t>
      </w:r>
    </w:p>
    <w:p w:rsidR="00DC658B" w:rsidRDefault="00DC658B" w:rsidP="007D7E91">
      <w:pPr>
        <w:pStyle w:val="SourceCode"/>
      </w:pPr>
      <w:r>
        <w:t>C:\FileLocation&gt; FAST</w:t>
      </w:r>
      <w:r w:rsidR="007D7E91">
        <w:t>_Win32</w:t>
      </w:r>
      <w:r>
        <w:t xml:space="preserve"> Input.fst</w:t>
      </w:r>
    </w:p>
    <w:p w:rsidR="00DC658B" w:rsidRDefault="00DC658B" w:rsidP="00DC658B">
      <w:r>
        <w:t>The syntax is the same for different input files. Simply change “Input.fst” to whatever input file you want.</w:t>
      </w:r>
    </w:p>
    <w:p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4" w:history="1">
        <w:r w:rsidR="00DC6859">
          <w:rPr>
            <w:rStyle w:val="Hyperlink"/>
          </w:rPr>
          <w:t>Installing NWTC CAE Tools on PCs Running Windows®</w:t>
        </w:r>
      </w:hyperlink>
      <w:r>
        <w:t>.</w:t>
      </w:r>
    </w:p>
    <w:p w:rsidR="00D0774B" w:rsidRDefault="00D0774B" w:rsidP="00D0774B">
      <w:pPr>
        <w:pStyle w:val="Heading1"/>
      </w:pPr>
      <w:bookmarkStart w:id="163" w:name="_Toc413698688"/>
      <w:bookmarkStart w:id="164" w:name="_Ref413700469"/>
      <w:r>
        <w:t>FAST v8 Interface to Simulink</w:t>
      </w:r>
      <w:bookmarkEnd w:id="163"/>
      <w:bookmarkEnd w:id="164"/>
    </w:p>
    <w:p w:rsidR="008D29CA" w:rsidRPr="008D29CA" w:rsidRDefault="008D29CA" w:rsidP="008233CD">
      <w:r>
        <w:t>FAST v8 has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rsidR="00CD44DA" w:rsidRDefault="00CD44DA" w:rsidP="00CD44DA">
      <w:pPr>
        <w:pStyle w:val="Heading2"/>
        <w:rPr>
          <w:ins w:id="165" w:author="Bonnie Jonkman" w:date="2015-02-25T14:47:00Z"/>
        </w:rPr>
      </w:pPr>
      <w:bookmarkStart w:id="166" w:name="_Toc413698689"/>
      <w:bookmarkStart w:id="167" w:name="_Ref412115319"/>
      <w:ins w:id="168" w:author="Bonnie Jonkman" w:date="2015-02-25T14:46:00Z">
        <w:r>
          <w:t xml:space="preserve">Major Changes </w:t>
        </w:r>
      </w:ins>
      <w:ins w:id="169" w:author="Bonnie Jonkman" w:date="2015-02-25T14:47:00Z">
        <w:r>
          <w:t>B</w:t>
        </w:r>
      </w:ins>
      <w:ins w:id="170" w:author="Bonnie Jonkman" w:date="2015-02-25T14:46:00Z">
        <w:r>
          <w:t>etween the FAST v7 and v8 Interfaces to Simulink</w:t>
        </w:r>
      </w:ins>
      <w:bookmarkEnd w:id="166"/>
    </w:p>
    <w:p w:rsidR="00CD44DA" w:rsidRDefault="00CD44DA" w:rsidP="00CD44DA">
      <w:pPr>
        <w:pStyle w:val="ListParagraph"/>
        <w:numPr>
          <w:ilvl w:val="0"/>
          <w:numId w:val="26"/>
        </w:numPr>
        <w:rPr>
          <w:ins w:id="171" w:author="Bonnie Jonkman" w:date="2015-02-25T14:47:00Z"/>
        </w:rPr>
      </w:pPr>
      <w:ins w:id="172" w:author="Bonnie Jonkman" w:date="2015-02-25T14:47:00Z">
        <w:r>
          <w:t>Simulink no longer integrates the FAST states, which are now included in the FAST library.</w:t>
        </w:r>
      </w:ins>
    </w:p>
    <w:p w:rsidR="00985CF5" w:rsidRDefault="00985CF5" w:rsidP="00985CF5">
      <w:pPr>
        <w:pStyle w:val="ListParagraph"/>
        <w:numPr>
          <w:ilvl w:val="0"/>
          <w:numId w:val="26"/>
        </w:numPr>
        <w:rPr>
          <w:ins w:id="173" w:author="Bonnie Jonkman" w:date="2015-02-26T09:10:00Z"/>
        </w:rPr>
      </w:pPr>
      <w:ins w:id="174" w:author="Bonnie Jonkman" w:date="2015-02-26T09:10:00Z">
        <w:r>
          <w:t>MATLAB no longer reads the FAST input file, so Read_FAST_Input.m and Simsetup.m are no longer part of the FAST archive.</w:t>
        </w:r>
      </w:ins>
    </w:p>
    <w:p w:rsidR="00985CF5" w:rsidRPr="00CD44DA" w:rsidRDefault="00985CF5" w:rsidP="00985CF5">
      <w:pPr>
        <w:pStyle w:val="ListParagraph"/>
        <w:numPr>
          <w:ilvl w:val="0"/>
          <w:numId w:val="26"/>
        </w:numPr>
        <w:rPr>
          <w:ins w:id="175" w:author="Bonnie Jonkman" w:date="2015-02-26T09:10:00Z"/>
        </w:rPr>
      </w:pPr>
      <w:ins w:id="176" w:author="Bonnie Jonkman" w:date="2015-02-26T09:10:00Z">
        <w:r>
          <w:t>FAST_SFunc no longer reads variables from the MATLAB workspace.</w:t>
        </w:r>
      </w:ins>
    </w:p>
    <w:p w:rsidR="00CD44DA" w:rsidRDefault="00CD44DA" w:rsidP="00CD44DA">
      <w:pPr>
        <w:pStyle w:val="ListParagraph"/>
        <w:numPr>
          <w:ilvl w:val="0"/>
          <w:numId w:val="26"/>
        </w:numPr>
        <w:rPr>
          <w:ins w:id="177" w:author="Bonnie Jonkman" w:date="2015-02-25T14:48:00Z"/>
        </w:rPr>
      </w:pPr>
      <w:ins w:id="178" w:author="Bonnie Jonkman" w:date="2015-02-25T14:47:00Z">
        <w:r>
          <w:t>The blade and tower initial conditions</w:t>
        </w:r>
      </w:ins>
      <w:ins w:id="179" w:author="Bonnie Jonkman" w:date="2015-02-26T09:01:00Z">
        <w:r w:rsidR="00DE4D91">
          <w:t xml:space="preserve"> (ElastoDyn’s </w:t>
        </w:r>
        <w:r w:rsidR="00DE4D91">
          <w:rPr>
            <w:i/>
          </w:rPr>
          <w:t xml:space="preserve">IPDefl, OopDefl, TTDspFA, </w:t>
        </w:r>
        <w:r w:rsidR="00DE4D91" w:rsidRPr="00DE4D91">
          <w:t>and</w:t>
        </w:r>
        <w:r w:rsidR="00DE4D91">
          <w:rPr>
            <w:i/>
          </w:rPr>
          <w:t xml:space="preserve"> TTDspSS </w:t>
        </w:r>
        <w:r w:rsidR="00DE4D91" w:rsidRPr="00DE4D91">
          <w:t>variables)</w:t>
        </w:r>
      </w:ins>
      <w:ins w:id="180" w:author="Bonnie Jonkman" w:date="2015-02-25T14:47:00Z">
        <w:r>
          <w:t xml:space="preserve"> need not be zero.</w:t>
        </w:r>
      </w:ins>
    </w:p>
    <w:p w:rsidR="00CD44DA" w:rsidRDefault="00730F88" w:rsidP="00730F88">
      <w:pPr>
        <w:pStyle w:val="ListParagraph"/>
        <w:numPr>
          <w:ilvl w:val="0"/>
          <w:numId w:val="26"/>
        </w:numPr>
        <w:rPr>
          <w:ins w:id="181" w:author="Bonnie Jonkman" w:date="2015-02-26T09:00:00Z"/>
        </w:rPr>
      </w:pPr>
      <w:ins w:id="182" w:author="Bonnie Jonkman" w:date="2015-02-26T08:54:00Z">
        <w:r>
          <w:t xml:space="preserve">ServoDyn’s </w:t>
        </w:r>
        <w:r w:rsidRPr="00DE4D91">
          <w:rPr>
            <w:i/>
          </w:rPr>
          <w:t>TPCOn</w:t>
        </w:r>
      </w:ins>
      <w:ins w:id="183" w:author="Bonnie Jonkman" w:date="2015-02-26T08:55:00Z">
        <w:r>
          <w:t xml:space="preserve">, </w:t>
        </w:r>
        <w:r>
          <w:rPr>
            <w:i/>
          </w:rPr>
          <w:t>TYCOn</w:t>
        </w:r>
        <w:r>
          <w:t xml:space="preserve">, </w:t>
        </w:r>
      </w:ins>
      <w:ins w:id="184" w:author="Bonnie Jonkman" w:date="2015-02-26T09:00:00Z">
        <w:r>
          <w:t xml:space="preserve">and </w:t>
        </w:r>
      </w:ins>
      <w:ins w:id="185" w:author="Bonnie Jonkman" w:date="2015-02-26T08:55:00Z">
        <w:r>
          <w:rPr>
            <w:i/>
          </w:rPr>
          <w:t>TimGenOn</w:t>
        </w:r>
      </w:ins>
      <w:ins w:id="186" w:author="Bonnie Jonkman" w:date="2015-02-26T08:54:00Z">
        <w:r>
          <w:t xml:space="preserve"> variables need not be zero.</w:t>
        </w:r>
      </w:ins>
    </w:p>
    <w:p w:rsidR="00730F88" w:rsidRDefault="00730F88" w:rsidP="00730F88">
      <w:pPr>
        <w:pStyle w:val="ListParagraph"/>
        <w:numPr>
          <w:ilvl w:val="0"/>
          <w:numId w:val="26"/>
        </w:numPr>
        <w:rPr>
          <w:ins w:id="187" w:author="Bonnie Jonkman" w:date="2015-02-26T08:55:00Z"/>
        </w:rPr>
      </w:pPr>
      <w:ins w:id="188" w:author="Bonnie Jonkman" w:date="2015-02-26T09:00:00Z">
        <w:r>
          <w:rPr>
            <w:i/>
          </w:rPr>
          <w:t>ServoDyn’s TimGenOf</w:t>
        </w:r>
        <w:r>
          <w:t xml:space="preserve"> variable need not be larger than </w:t>
        </w:r>
        <w:r w:rsidRPr="00DE4D91">
          <w:rPr>
            <w:i/>
          </w:rPr>
          <w:t>TMax</w:t>
        </w:r>
        <w:r>
          <w:t>.</w:t>
        </w:r>
      </w:ins>
    </w:p>
    <w:p w:rsidR="00730F88" w:rsidRDefault="00730F88" w:rsidP="00730F88">
      <w:pPr>
        <w:pStyle w:val="ListParagraph"/>
        <w:numPr>
          <w:ilvl w:val="0"/>
          <w:numId w:val="26"/>
        </w:numPr>
        <w:rPr>
          <w:ins w:id="189" w:author="Bonnie Jonkman" w:date="2015-02-27T13:09:00Z"/>
        </w:rPr>
      </w:pPr>
      <w:ins w:id="190" w:author="Bonnie Jonkman" w:date="2015-02-26T08:56:00Z">
        <w:r>
          <w:t xml:space="preserve">ServoDyn’s </w:t>
        </w:r>
        <w:r>
          <w:rPr>
            <w:i/>
          </w:rPr>
          <w:t>GenTiStr</w:t>
        </w:r>
        <w:r>
          <w:t xml:space="preserve"> and </w:t>
        </w:r>
        <w:r>
          <w:rPr>
            <w:i/>
          </w:rPr>
          <w:t>GenTiStp</w:t>
        </w:r>
      </w:ins>
      <w:ins w:id="191" w:author="Bonnie Jonkman" w:date="2015-02-26T08:57:00Z">
        <w:r>
          <w:rPr>
            <w:i/>
          </w:rPr>
          <w:t xml:space="preserve"> </w:t>
        </w:r>
        <w:r>
          <w:t>variables need not be set to TRUE.</w:t>
        </w:r>
      </w:ins>
    </w:p>
    <w:p w:rsidR="00825D8B" w:rsidRDefault="00825D8B" w:rsidP="00730F88">
      <w:pPr>
        <w:pStyle w:val="ListParagraph"/>
        <w:numPr>
          <w:ilvl w:val="0"/>
          <w:numId w:val="26"/>
        </w:numPr>
        <w:rPr>
          <w:ins w:id="192" w:author="Bonnie Jonkman" w:date="2015-02-26T08:57:00Z"/>
        </w:rPr>
      </w:pPr>
      <w:ins w:id="193" w:author="Bonnie Jonkman" w:date="2015-02-27T13:09:00Z">
        <w:r>
          <w:t>High-speed shaft braking has been added as an input to FAST_SFunc from Simulink.</w:t>
        </w:r>
      </w:ins>
    </w:p>
    <w:p w:rsidR="00D0774B" w:rsidRDefault="00D0774B" w:rsidP="003F0FFD">
      <w:pPr>
        <w:pStyle w:val="Heading2"/>
      </w:pPr>
      <w:bookmarkStart w:id="194" w:name="_Toc413698690"/>
      <w:r>
        <w:t>Definition of the FAST v8 Interface to Simulink</w:t>
      </w:r>
      <w:bookmarkEnd w:id="167"/>
      <w:bookmarkEnd w:id="194"/>
    </w:p>
    <w:p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317AA0">
        <w:t xml:space="preserve">Figure </w:t>
      </w:r>
      <w:r w:rsidR="00317AA0">
        <w:rPr>
          <w:noProof/>
        </w:rPr>
        <w:t>5</w:t>
      </w:r>
      <w:r w:rsidR="00351DEB">
        <w:fldChar w:fldCharType="end"/>
      </w:r>
      <w:r w:rsidR="00351DEB">
        <w:t>.</w:t>
      </w:r>
    </w:p>
    <w:p w:rsidR="003F0FFD" w:rsidRDefault="00D0774B" w:rsidP="008233CD">
      <w:pPr>
        <w:keepNext/>
        <w:jc w:val="center"/>
      </w:pPr>
      <w:r>
        <w:rPr>
          <w:noProof/>
        </w:rPr>
        <w:lastRenderedPageBreak/>
        <mc:AlternateContent>
          <mc:Choice Requires="wpg">
            <w:drawing>
              <wp:inline distT="0" distB="0" distL="0" distR="0" wp14:anchorId="299EF127" wp14:editId="51963018">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4A93" w:rsidRPr="00CF75BB" w:rsidRDefault="00904A93"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4A93" w:rsidRPr="00CF75BB" w:rsidRDefault="00904A93"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4A93" w:rsidRPr="00CF75BB" w:rsidRDefault="00904A93"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4A93" w:rsidRPr="00CF75BB" w:rsidRDefault="00904A93"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904A93" w:rsidRPr="00CF75BB" w:rsidRDefault="00904A93"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904A93" w:rsidRPr="00CF75BB" w:rsidRDefault="00904A93"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904A93" w:rsidRPr="00CF75BB" w:rsidRDefault="00904A93"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904A93" w:rsidRPr="00CF75BB" w:rsidRDefault="00904A93"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rsidR="00D0774B" w:rsidRDefault="003F0FFD" w:rsidP="003D5EA3">
      <w:pPr>
        <w:pStyle w:val="Caption"/>
        <w:jc w:val="center"/>
        <w:rPr>
          <w:ins w:id="195" w:author="Bonnie Jonkman" w:date="2015-03-09T21:10:00Z"/>
        </w:rPr>
      </w:pPr>
      <w:bookmarkStart w:id="196" w:name="_Ref412536543"/>
      <w:r>
        <w:t xml:space="preserve">Figure </w:t>
      </w:r>
      <w:fldSimple w:instr=" SEQ Figure \* ARABIC ">
        <w:r w:rsidR="00317AA0">
          <w:rPr>
            <w:noProof/>
          </w:rPr>
          <w:t>5</w:t>
        </w:r>
      </w:fldSimple>
      <w:bookmarkEnd w:id="196"/>
      <w:r>
        <w:t>: Libraries in the FAST - Simulink Interface</w:t>
      </w:r>
    </w:p>
    <w:p w:rsidR="006D62BD" w:rsidRPr="006D62BD" w:rsidRDefault="006D62BD" w:rsidP="00653C1F">
      <w:ins w:id="197" w:author="Bonnie Jonkman" w:date="2015-03-09T21:10:00Z">
        <w:r>
          <w:t xml:space="preserve">Please note that because this interface uses static variables, there can be only one instance of the FAST_SFunc </w:t>
        </w:r>
      </w:ins>
      <w:ins w:id="198" w:author="Bonnie Jonkman" w:date="2015-03-09T21:11:00Z">
        <w:r>
          <w:t>mex file in any instance of MATLAB (i.e., you cannot run two different models simultaneously).</w:t>
        </w:r>
      </w:ins>
    </w:p>
    <w:p w:rsidR="00D0774B" w:rsidRDefault="00D0774B" w:rsidP="003F0FFD">
      <w:pPr>
        <w:pStyle w:val="Heading3"/>
      </w:pPr>
      <w:bookmarkStart w:id="199" w:name="_Ref411514591"/>
      <w:r>
        <w:t>S-Function Parameters</w:t>
      </w:r>
      <w:bookmarkEnd w:id="199"/>
    </w:p>
    <w:p w:rsidR="00D0774B" w:rsidRDefault="00D0774B" w:rsidP="00D0774B">
      <w:r>
        <w:t>FAST_SFunc</w:t>
      </w:r>
      <w:r w:rsidR="00D56818">
        <w:t xml:space="preserve"> S-function block</w:t>
      </w:r>
      <w:r>
        <w:t xml:space="preserve"> is designed to accept exactly three parameters from Simulink.</w:t>
      </w:r>
      <w:r w:rsidR="003D5EA3">
        <w:t xml:space="preserve"> The values for each of the parameters are required at initialization, and they must not be changed during the simulation.</w:t>
      </w:r>
    </w:p>
    <w:p w:rsidR="003D5EA3" w:rsidRDefault="00D0774B" w:rsidP="008233CD">
      <w:pPr>
        <w:keepNext/>
        <w:jc w:val="center"/>
      </w:pPr>
      <w:r>
        <w:rPr>
          <w:noProof/>
        </w:rPr>
        <w:drawing>
          <wp:inline distT="0" distB="0" distL="0" distR="0" wp14:anchorId="09BFFB23" wp14:editId="25122F34">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34640" cy="2718151"/>
                    </a:xfrm>
                    <a:prstGeom prst="rect">
                      <a:avLst/>
                    </a:prstGeom>
                  </pic:spPr>
                </pic:pic>
              </a:graphicData>
            </a:graphic>
          </wp:inline>
        </w:drawing>
      </w:r>
    </w:p>
    <w:p w:rsidR="00D0774B" w:rsidRPr="00681E4B" w:rsidRDefault="003D5EA3" w:rsidP="007C0572">
      <w:pPr>
        <w:pStyle w:val="Caption"/>
        <w:jc w:val="center"/>
      </w:pPr>
      <w:r>
        <w:t xml:space="preserve">Figure </w:t>
      </w:r>
      <w:fldSimple w:instr=" SEQ Figure \* ARABIC ">
        <w:r w:rsidR="00317AA0">
          <w:rPr>
            <w:noProof/>
          </w:rPr>
          <w:t>6</w:t>
        </w:r>
      </w:fldSimple>
      <w:r>
        <w:t>: FAST_SFunc Block Parameters</w:t>
      </w:r>
    </w:p>
    <w:p w:rsidR="00D0774B" w:rsidRDefault="00D0774B" w:rsidP="003F0FFD">
      <w:pPr>
        <w:pStyle w:val="Heading4"/>
      </w:pPr>
      <w:r>
        <w:t>FAST_InputFileName</w:t>
      </w:r>
    </w:p>
    <w:p w:rsidR="00D0774B" w:rsidRPr="00681E4B" w:rsidRDefault="00D0774B" w:rsidP="00D0774B">
      <w:r>
        <w:t xml:space="preserve">The first parameter is a string, which contains the name of the FAST v8 primary input file. In the sample models, this string is contained in a variable called </w:t>
      </w:r>
      <w:r w:rsidRPr="006C5C90">
        <w:rPr>
          <w:i/>
        </w:rPr>
        <w:t>FAST_InputFileName</w:t>
      </w:r>
      <w:r>
        <w:t>.</w:t>
      </w:r>
    </w:p>
    <w:p w:rsidR="00D0774B" w:rsidRPr="00810027" w:rsidRDefault="00D0774B" w:rsidP="003F0FFD">
      <w:pPr>
        <w:pStyle w:val="Heading4"/>
      </w:pPr>
      <w:r>
        <w:t>TMax</w:t>
      </w:r>
    </w:p>
    <w:p w:rsidR="008233CD" w:rsidRDefault="008233CD" w:rsidP="00D0774B">
      <w:r>
        <w:t xml:space="preserve">The second parameter is a double-precision real value called </w:t>
      </w:r>
      <w:r w:rsidRPr="006C5C90">
        <w:rPr>
          <w:i/>
        </w:rPr>
        <w:t>TMax</w:t>
      </w:r>
      <w:r>
        <w:t xml:space="preserve">. </w:t>
      </w:r>
      <w:r w:rsidR="00CA0AA7">
        <w:t xml:space="preserve">This </w:t>
      </w:r>
      <w:r w:rsidR="00CA0AA7" w:rsidRPr="007C0572">
        <w:rPr>
          <w:i/>
        </w:rPr>
        <w:t>TMax</w:t>
      </w:r>
      <w:r w:rsidR="00CA0AA7">
        <w:t xml:space="preserve"> is used in place of the </w:t>
      </w:r>
      <w:r w:rsidR="00CA0AA7" w:rsidRPr="007C0572">
        <w:rPr>
          <w:i/>
        </w:rPr>
        <w:t>TMax</w:t>
      </w:r>
      <w:r w:rsidR="00CA0AA7">
        <w:t xml:space="preserve"> specified in the FAST v8 primary input file, except for the following </w:t>
      </w:r>
      <w:r>
        <w:t xml:space="preserve">two </w:t>
      </w:r>
      <w:r w:rsidR="00CA0AA7">
        <w:t>cases:</w:t>
      </w:r>
      <w:r>
        <w:t xml:space="preserve"> </w:t>
      </w:r>
    </w:p>
    <w:p w:rsidR="00CA0AA7" w:rsidRDefault="00CA0AA7" w:rsidP="007C0572">
      <w:pPr>
        <w:pStyle w:val="ListParagraph"/>
        <w:numPr>
          <w:ilvl w:val="0"/>
          <w:numId w:val="25"/>
        </w:numPr>
      </w:pPr>
      <w:r>
        <w:t xml:space="preserve">If </w:t>
      </w:r>
      <w:r w:rsidRPr="007C0572">
        <w:rPr>
          <w:i/>
        </w:rPr>
        <w:t>TMax</w:t>
      </w:r>
      <w:r>
        <w:t xml:space="preserve"> in the FAST v8 primary input file is larger than the one in Simulink, the FAST </w:t>
      </w:r>
      <w:r w:rsidRPr="007C0572">
        <w:rPr>
          <w:i/>
        </w:rPr>
        <w:t>TMax</w:t>
      </w:r>
      <w:r>
        <w:t xml:space="preserve"> will be used by the FAST modules</w:t>
      </w:r>
      <w:r w:rsidR="008233CD">
        <w:t xml:space="preserve"> (e.g., HydroDyn’s waves module).</w:t>
      </w:r>
    </w:p>
    <w:p w:rsidR="008233CD" w:rsidRDefault="008233CD" w:rsidP="007C0572">
      <w:pPr>
        <w:pStyle w:val="ListParagraph"/>
        <w:numPr>
          <w:ilvl w:val="0"/>
          <w:numId w:val="25"/>
        </w:numPr>
      </w:pPr>
      <w:r>
        <w:lastRenderedPageBreak/>
        <w:t xml:space="preserve">If </w:t>
      </w:r>
      <w:r w:rsidRPr="009E13B7">
        <w:rPr>
          <w:i/>
        </w:rPr>
        <w:t>TMax</w:t>
      </w:r>
      <w:r>
        <w:t xml:space="preserve"> in the FAST v8 primary input file is larger than the one in Simulink, the FAST </w:t>
      </w:r>
      <w:r w:rsidRPr="009E13B7">
        <w:rPr>
          <w:i/>
        </w:rPr>
        <w:t>TMax</w:t>
      </w:r>
      <w:r>
        <w:t xml:space="preserve"> will be used to allocate space for the binary output file (if </w:t>
      </w:r>
      <w:r w:rsidR="007C0572" w:rsidRPr="007C0572">
        <w:rPr>
          <w:i/>
        </w:rPr>
        <w:t>OutFileFmt</w:t>
      </w:r>
      <w:r w:rsidR="007C0572">
        <w:t xml:space="preserve"> /= 1</w:t>
      </w:r>
      <w:r>
        <w:t>).</w:t>
      </w:r>
    </w:p>
    <w:p w:rsidR="007C0572" w:rsidRDefault="00D0774B" w:rsidP="007C0572">
      <w:pPr>
        <w:keepNext/>
        <w:jc w:val="center"/>
      </w:pPr>
      <w:r>
        <w:rPr>
          <w:noProof/>
        </w:rPr>
        <w:drawing>
          <wp:inline distT="0" distB="0" distL="0" distR="0" wp14:anchorId="45A9AE4A" wp14:editId="199022E7">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rsidR="00D0774B" w:rsidRDefault="007C0572" w:rsidP="007C0572">
      <w:pPr>
        <w:pStyle w:val="Caption"/>
        <w:jc w:val="center"/>
      </w:pPr>
      <w:r>
        <w:t xml:space="preserve">Figure </w:t>
      </w:r>
      <w:fldSimple w:instr=" SEQ Figure \* ARABIC ">
        <w:r w:rsidR="00317AA0">
          <w:rPr>
            <w:noProof/>
          </w:rPr>
          <w:t>7</w:t>
        </w:r>
      </w:fldSimple>
      <w:r>
        <w:t>: Using TMax to specify simulation end time in Simulink</w:t>
      </w:r>
    </w:p>
    <w:p w:rsidR="00D0774B" w:rsidRPr="00810027" w:rsidRDefault="00D0774B" w:rsidP="003F0FFD">
      <w:pPr>
        <w:pStyle w:val="Heading4"/>
      </w:pPr>
      <w:r>
        <w:t>NumAdditionalInputs</w:t>
      </w:r>
    </w:p>
    <w:p w:rsidR="00D0774B" w:rsidRDefault="006A4CEA" w:rsidP="00D0774B">
      <w:r>
        <w:t>T</w:t>
      </w:r>
      <w:r w:rsidR="00D0774B">
        <w:t>he third parameter sent to the S-Function block</w:t>
      </w:r>
      <w:r>
        <w:t xml:space="preserve"> is </w:t>
      </w:r>
      <w:r w:rsidRPr="00605E33">
        <w:rPr>
          <w:i/>
        </w:rPr>
        <w:t>NumAdditionalInputs</w:t>
      </w:r>
      <w:r w:rsidR="00D0774B">
        <w:t xml:space="preserve">. Currently, </w:t>
      </w:r>
      <w:r w:rsidR="00D0774B" w:rsidRPr="00605E33">
        <w:rPr>
          <w:i/>
        </w:rPr>
        <w:t>NumAdditionalInputs</w:t>
      </w:r>
      <w:r w:rsidR="00D0774B">
        <w:rPr>
          <w:i/>
        </w:rPr>
        <w:t xml:space="preserve"> </w:t>
      </w:r>
      <w:r w:rsidR="00D0774B">
        <w:t>is 0 for most cases.</w:t>
      </w:r>
    </w:p>
    <w:p w:rsidR="00D0774B" w:rsidRPr="005244A7" w:rsidRDefault="003D5EA3" w:rsidP="00D0774B">
      <w:r>
        <w:t>For flexibility reasons (i.e., so that FAST_SFunc.c doesn’t have to be recompiled for customizations to FAST_Library.f90), this</w:t>
      </w:r>
      <w:r w:rsidR="00D0774B">
        <w:t xml:space="preserve"> third parameter can also be input as an array with no more than 11 entries. If this parameter is an array, the first element of the array is </w:t>
      </w:r>
      <w:r w:rsidR="00D0774B">
        <w:rPr>
          <w:i/>
        </w:rPr>
        <w:t>NumAdditionalInputs</w:t>
      </w:r>
      <w:r>
        <w:t>.</w:t>
      </w:r>
    </w:p>
    <w:p w:rsidR="00D0774B" w:rsidRDefault="00D720E0" w:rsidP="003F0FFD">
      <w:pPr>
        <w:pStyle w:val="Heading3"/>
      </w:pPr>
      <w:bookmarkStart w:id="200" w:name="_Ref412806082"/>
      <w:r>
        <w:t xml:space="preserve">S-Function </w:t>
      </w:r>
      <w:r w:rsidR="00D0774B">
        <w:t>Inputs</w:t>
      </w:r>
      <w:bookmarkEnd w:id="200"/>
    </w:p>
    <w:p w:rsidR="00D0774B" w:rsidRPr="00810027" w:rsidRDefault="00D0774B" w:rsidP="00D0774B">
      <w:r>
        <w:t xml:space="preserve">The inputs to the FAST S-Function are values in an array of size </w:t>
      </w:r>
      <w:r w:rsidR="00FE259D">
        <w:t xml:space="preserve">8 </w:t>
      </w:r>
      <w:r>
        <w:t xml:space="preserve">+ </w:t>
      </w:r>
      <w:r w:rsidRPr="00605E33">
        <w:rPr>
          <w:i/>
        </w:rPr>
        <w:t>NumAdditionalInputs</w:t>
      </w:r>
      <w:r>
        <w:t xml:space="preserve">. (See </w:t>
      </w:r>
      <w:r w:rsidR="00743E68">
        <w:t>section “</w:t>
      </w:r>
      <w:r>
        <w:fldChar w:fldCharType="begin"/>
      </w:r>
      <w:r>
        <w:instrText xml:space="preserve"> REF _Ref411514591 \h </w:instrText>
      </w:r>
      <w:r>
        <w:fldChar w:fldCharType="separate"/>
      </w:r>
      <w:r w:rsidR="00653C1F">
        <w:t>S-Function Parameters</w:t>
      </w:r>
      <w:r>
        <w:fldChar w:fldCharType="end"/>
      </w:r>
      <w:r w:rsidR="00743E68">
        <w:t>”</w:t>
      </w:r>
      <w:r w:rsidR="00775774">
        <w:t xml:space="preserve"> for an explanation of </w:t>
      </w:r>
      <w:r w:rsidR="00775774" w:rsidRPr="00D56818">
        <w:rPr>
          <w:i/>
        </w:rPr>
        <w:t>NumAdditionalInputs</w:t>
      </w:r>
      <w:r w:rsidR="00775774">
        <w:t>.</w:t>
      </w:r>
      <w:r>
        <w:t>)</w:t>
      </w:r>
    </w:p>
    <w:p w:rsidR="00D0774B" w:rsidRDefault="00D0774B" w:rsidP="00D0774B">
      <w:r>
        <w:t>The values in the input array are as follows:</w:t>
      </w:r>
    </w:p>
    <w:p w:rsidR="00D0774B" w:rsidRDefault="00D0774B" w:rsidP="00D0774B">
      <w:pPr>
        <w:pStyle w:val="ListParagraph"/>
        <w:numPr>
          <w:ilvl w:val="0"/>
          <w:numId w:val="19"/>
        </w:numPr>
      </w:pPr>
      <w:r>
        <w:t>Generator torque</w:t>
      </w:r>
      <w:r w:rsidR="00540E39">
        <w:t xml:space="preserve"> (Nm)</w:t>
      </w:r>
    </w:p>
    <w:p w:rsidR="00D0774B" w:rsidRDefault="00D0774B" w:rsidP="00D0774B">
      <w:pPr>
        <w:pStyle w:val="ListParagraph"/>
        <w:numPr>
          <w:ilvl w:val="0"/>
          <w:numId w:val="19"/>
        </w:numPr>
      </w:pPr>
      <w:r>
        <w:t>Electrical power</w:t>
      </w:r>
      <w:r w:rsidR="00540E39">
        <w:t xml:space="preserve"> (W)</w:t>
      </w:r>
    </w:p>
    <w:p w:rsidR="00D0774B" w:rsidRDefault="00D0774B" w:rsidP="00D0774B">
      <w:pPr>
        <w:pStyle w:val="ListParagraph"/>
        <w:numPr>
          <w:ilvl w:val="0"/>
          <w:numId w:val="19"/>
        </w:numPr>
      </w:pPr>
      <w:r>
        <w:t>Commanded yaw position</w:t>
      </w:r>
      <w:r w:rsidR="00540E39">
        <w:t xml:space="preserve"> (radians)</w:t>
      </w:r>
    </w:p>
    <w:p w:rsidR="00D0774B" w:rsidRDefault="00D0774B" w:rsidP="00D0774B">
      <w:pPr>
        <w:pStyle w:val="ListParagraph"/>
        <w:numPr>
          <w:ilvl w:val="0"/>
          <w:numId w:val="19"/>
        </w:numPr>
      </w:pPr>
      <w:r>
        <w:t>Commanded yaw rate</w:t>
      </w:r>
      <w:r w:rsidR="00540E39">
        <w:t xml:space="preserve"> (radians/s)</w:t>
      </w:r>
    </w:p>
    <w:p w:rsidR="00D0774B" w:rsidRDefault="00D0774B" w:rsidP="00D0774B">
      <w:pPr>
        <w:pStyle w:val="ListParagraph"/>
        <w:numPr>
          <w:ilvl w:val="0"/>
          <w:numId w:val="19"/>
        </w:numPr>
      </w:pPr>
      <w:r>
        <w:t>Commanded pitch for blade 1</w:t>
      </w:r>
      <w:r w:rsidR="00540E39">
        <w:t xml:space="preserve"> (radians)</w:t>
      </w:r>
    </w:p>
    <w:p w:rsidR="00D0774B" w:rsidRDefault="00D0774B" w:rsidP="00D0774B">
      <w:pPr>
        <w:pStyle w:val="ListParagraph"/>
        <w:numPr>
          <w:ilvl w:val="0"/>
          <w:numId w:val="19"/>
        </w:numPr>
      </w:pPr>
      <w:r>
        <w:t>Commanded pitch for blade 2</w:t>
      </w:r>
      <w:r w:rsidR="00540E39">
        <w:t xml:space="preserve"> (radians)</w:t>
      </w:r>
    </w:p>
    <w:p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rsidR="00D0774B" w:rsidRDefault="00CE549F" w:rsidP="00D0774B">
      <w:pPr>
        <w:pStyle w:val="ListParagraph"/>
        <w:numPr>
          <w:ilvl w:val="0"/>
          <w:numId w:val="19"/>
        </w:numPr>
      </w:pPr>
      <w:ins w:id="201" w:author="Bonnie Jonkman" w:date="2015-02-26T12:50:00Z">
        <w:r>
          <w:t>High-speed shaft braking fraction (</w:t>
        </w:r>
        <w:r w:rsidR="00FE259D">
          <w:t>fractional value between 0 and 1</w:t>
        </w:r>
        <w:r>
          <w:t>)</w:t>
        </w:r>
      </w:ins>
      <w:del w:id="202" w:author="Bonnie Jonkman" w:date="2015-02-26T09:09:00Z">
        <w:r w:rsidR="00D0774B" w:rsidDel="00540E39">
          <w:delText>)</w:delText>
        </w:r>
      </w:del>
    </w:p>
    <w:p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r w:rsidRPr="00957A33">
        <w:rPr>
          <w:i/>
        </w:rPr>
        <w:t>PCMode</w:t>
      </w:r>
      <w:r>
        <w:t xml:space="preserve">, </w:t>
      </w:r>
      <w:r w:rsidRPr="00957A33">
        <w:rPr>
          <w:i/>
        </w:rPr>
        <w:t>VSContrl</w:t>
      </w:r>
      <w:r>
        <w:t xml:space="preserve">, </w:t>
      </w:r>
      <w:del w:id="203" w:author="Bonnie Jonkman" w:date="2015-02-26T12:55:00Z">
        <w:r w:rsidDel="00FE259D">
          <w:delText xml:space="preserve">and </w:delText>
        </w:r>
      </w:del>
      <w:r w:rsidRPr="00957A33">
        <w:rPr>
          <w:i/>
        </w:rPr>
        <w:t>YCMode</w:t>
      </w:r>
      <w:ins w:id="204" w:author="Bonnie Jonkman" w:date="2015-02-26T12:55:00Z">
        <w:r w:rsidR="00FE259D">
          <w:rPr>
            <w:i/>
          </w:rPr>
          <w:t>,</w:t>
        </w:r>
        <w:r w:rsidR="00FE259D" w:rsidRPr="00FE259D">
          <w:t xml:space="preserve"> </w:t>
        </w:r>
        <w:r w:rsidR="00FE259D">
          <w:t xml:space="preserve">and </w:t>
        </w:r>
        <w:r w:rsidR="00FE259D">
          <w:rPr>
            <w:i/>
          </w:rPr>
          <w:t>HSSBrMode</w:t>
        </w:r>
      </w:ins>
      <w:r>
        <w:t xml:space="preserve"> parameters in the ServoDyn input file must be set to “4” to allow the inputs from Simulink to be used for pitch control, variable-speed control, </w:t>
      </w:r>
      <w:del w:id="205" w:author="Bonnie Jonkman" w:date="2015-02-26T12:55:00Z">
        <w:r w:rsidDel="00FE259D">
          <w:delText xml:space="preserve">and/or </w:delText>
        </w:r>
      </w:del>
      <w:r w:rsidR="00703CA6">
        <w:t xml:space="preserve">nacelle </w:t>
      </w:r>
      <w:r>
        <w:t>yaw control,</w:t>
      </w:r>
      <w:ins w:id="206" w:author="Bonnie Jonkman" w:date="2015-02-26T12:55:00Z">
        <w:r w:rsidR="00FE259D">
          <w:t xml:space="preserve"> and/or high-speed shaft braking</w:t>
        </w:r>
      </w:ins>
      <w:r>
        <w:t xml:space="preserve"> respectively.</w:t>
      </w:r>
    </w:p>
    <w:p w:rsidR="002A6D2A" w:rsidRDefault="002A6D2A" w:rsidP="002A6D2A">
      <w:pPr>
        <w:keepNext/>
        <w:jc w:val="center"/>
      </w:pPr>
      <w:r>
        <w:rPr>
          <w:noProof/>
        </w:rPr>
        <w:lastRenderedPageBreak/>
        <w:drawing>
          <wp:inline distT="0" distB="0" distL="0" distR="0" wp14:anchorId="3C878C3F" wp14:editId="371C1292">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82950"/>
                    </a:xfrm>
                    <a:prstGeom prst="rect">
                      <a:avLst/>
                    </a:prstGeom>
                  </pic:spPr>
                </pic:pic>
              </a:graphicData>
            </a:graphic>
          </wp:inline>
        </w:drawing>
      </w:r>
    </w:p>
    <w:p w:rsidR="002A6D2A" w:rsidRDefault="002A6D2A" w:rsidP="002A6D2A">
      <w:pPr>
        <w:pStyle w:val="Caption"/>
        <w:jc w:val="center"/>
      </w:pPr>
      <w:r>
        <w:t xml:space="preserve">Figure </w:t>
      </w:r>
      <w:fldSimple w:instr=" SEQ Figure \* ARABIC ">
        <w:r w:rsidR="00317AA0">
          <w:rPr>
            <w:noProof/>
          </w:rPr>
          <w:t>8</w:t>
        </w:r>
      </w:fldSimple>
      <w:r>
        <w:t>: FAST v8 Nonlinear Wind Turbine Block in Simulink</w:t>
      </w:r>
    </w:p>
    <w:p w:rsidR="00D0774B" w:rsidRDefault="00D720E0" w:rsidP="003F0FFD">
      <w:pPr>
        <w:pStyle w:val="Heading3"/>
      </w:pPr>
      <w:r>
        <w:t xml:space="preserve">S-Function </w:t>
      </w:r>
      <w:r w:rsidR="00D0774B">
        <w:t>Outputs</w:t>
      </w:r>
    </w:p>
    <w:p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Pr>
          <w:i/>
        </w:rPr>
        <w:t>DT_Out</w:t>
      </w:r>
      <w:r w:rsidR="00D56818">
        <w:t xml:space="preserve"> parameter. </w:t>
      </w:r>
      <w:r>
        <w:t xml:space="preserve">These </w:t>
      </w:r>
      <w:r w:rsidR="00D56818">
        <w:t xml:space="preserve">outputs </w:t>
      </w:r>
      <w:r>
        <w:t xml:space="preserve">are the channels defined in module </w:t>
      </w:r>
      <w:r w:rsidRPr="002A6D2A">
        <w:rPr>
          <w:i/>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rsidR="00D0774B" w:rsidRDefault="00D720E0" w:rsidP="003F0FFD">
      <w:pPr>
        <w:pStyle w:val="Heading3"/>
      </w:pPr>
      <w:r>
        <w:t xml:space="preserve">S-Function </w:t>
      </w:r>
      <w:r w:rsidR="00D0774B">
        <w:t>States</w:t>
      </w:r>
    </w:p>
    <w:p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 xml:space="preserve">raic loops, </w:t>
      </w:r>
      <w:r>
        <w:t>allow</w:t>
      </w:r>
      <w:r w:rsidR="00F24945">
        <w:t>ing</w:t>
      </w:r>
      <w:r>
        <w:t xml:space="preserve"> the system to solve, FAST v8 Simulink models should not need to implement a time-delay block.</w:t>
      </w:r>
    </w:p>
    <w:p w:rsidR="00D0774B" w:rsidRDefault="00D0774B" w:rsidP="003F0FFD">
      <w:pPr>
        <w:pStyle w:val="Heading2"/>
      </w:pPr>
      <w:bookmarkStart w:id="207" w:name="_Toc413698691"/>
      <w:r>
        <w:t>Converting FAST v7 Simulink Models to FAST v8</w:t>
      </w:r>
      <w:bookmarkEnd w:id="207"/>
    </w:p>
    <w:p w:rsidR="00D0774B" w:rsidRDefault="00D0774B" w:rsidP="003F0FFD">
      <w:pPr>
        <w:pStyle w:val="Heading3"/>
      </w:pPr>
      <w:r>
        <w:t>Convert FAST input file(s)</w:t>
      </w:r>
    </w:p>
    <w:p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317AA0">
        <w:t>Converting to FAST v8.09.x</w:t>
      </w:r>
      <w:r>
        <w:fldChar w:fldCharType="end"/>
      </w:r>
      <w:r>
        <w:t>” for help with this conversion.</w:t>
      </w:r>
    </w:p>
    <w:p w:rsidR="00D0774B" w:rsidRDefault="00D0774B" w:rsidP="003F0FFD">
      <w:pPr>
        <w:pStyle w:val="Heading3"/>
      </w:pPr>
      <w:r>
        <w:t>Edit Simulink model</w:t>
      </w:r>
    </w:p>
    <w:p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rsidR="00D0774B" w:rsidRDefault="00D0774B" w:rsidP="00D0774B">
      <w:pPr>
        <w:pStyle w:val="ListParagraph"/>
        <w:numPr>
          <w:ilvl w:val="0"/>
          <w:numId w:val="20"/>
        </w:numPr>
      </w:pPr>
      <w:r>
        <w:t>Remove time delay (if it exists)</w:t>
      </w:r>
      <w:r w:rsidR="00825D8B">
        <w:t>.</w:t>
      </w:r>
    </w:p>
    <w:p w:rsidR="00C47D84" w:rsidRDefault="00C47D84" w:rsidP="00C47D84">
      <w:pPr>
        <w:pStyle w:val="ListParagraph"/>
        <w:numPr>
          <w:ilvl w:val="0"/>
          <w:numId w:val="20"/>
        </w:numPr>
      </w:pPr>
      <w:r>
        <w:t>Add appropriate parameters to the FAST_SFunc block (see “</w:t>
      </w:r>
      <w:r>
        <w:fldChar w:fldCharType="begin"/>
      </w:r>
      <w:r>
        <w:instrText xml:space="preserve"> REF _Ref411514591 \h </w:instrText>
      </w:r>
      <w:r>
        <w:fldChar w:fldCharType="separate"/>
      </w:r>
      <w:r w:rsidR="00653C1F">
        <w:t>S-Function Parameters</w:t>
      </w:r>
      <w:r>
        <w:fldChar w:fldCharType="end"/>
      </w:r>
      <w:r>
        <w:t>”).</w:t>
      </w:r>
    </w:p>
    <w:p w:rsidR="00D0774B" w:rsidRDefault="00D0774B" w:rsidP="00D0774B">
      <w:pPr>
        <w:pStyle w:val="ListParagraph"/>
        <w:numPr>
          <w:ilvl w:val="0"/>
          <w:numId w:val="20"/>
        </w:numPr>
      </w:pPr>
      <w:r>
        <w:lastRenderedPageBreak/>
        <w:t xml:space="preserve">Change pitch controller to input 3 values instead of </w:t>
      </w:r>
      <w:r w:rsidRPr="00E64C2D">
        <w:rPr>
          <w:i/>
        </w:rPr>
        <w:t>NumBl</w:t>
      </w:r>
      <w:r>
        <w:t xml:space="preserve"> values</w:t>
      </w:r>
      <w:r w:rsidR="00825D8B">
        <w:t>.</w:t>
      </w:r>
    </w:p>
    <w:p w:rsidR="00CE549F" w:rsidRDefault="00CE549F" w:rsidP="00D0774B">
      <w:pPr>
        <w:pStyle w:val="ListParagraph"/>
        <w:numPr>
          <w:ilvl w:val="0"/>
          <w:numId w:val="20"/>
        </w:numPr>
      </w:pPr>
      <w:ins w:id="208" w:author="Bonnie Jonkman" w:date="2015-02-26T12:40:00Z">
        <w:r>
          <w:t>Add an input for the high-speed shaft brake fraction</w:t>
        </w:r>
      </w:ins>
      <w:ins w:id="209" w:author="Bonnie Jonkman" w:date="2015-02-27T13:11:00Z">
        <w:r w:rsidR="00825D8B">
          <w:t>.</w:t>
        </w:r>
      </w:ins>
    </w:p>
    <w:p w:rsidR="00D0774B" w:rsidRDefault="00D0774B" w:rsidP="00D0774B">
      <w:pPr>
        <w:pStyle w:val="ListParagraph"/>
        <w:numPr>
          <w:ilvl w:val="0"/>
          <w:numId w:val="20"/>
        </w:numPr>
      </w:pPr>
      <w:r>
        <w:t>There are no continuous states, so the solver may be changed to FixedStepDiscrete.</w:t>
      </w:r>
    </w:p>
    <w:p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r w:rsidRPr="00653C1F">
        <w:rPr>
          <w:i/>
        </w:rPr>
        <w:t>qdot</w:t>
      </w:r>
      <w:r>
        <w:t>) from FAST v7, choose the appropriate state outputs from ElastoDyn instead (see OutListParameters.xlsx).</w:t>
      </w:r>
    </w:p>
    <w:p w:rsidR="00707227" w:rsidRDefault="00707227" w:rsidP="00D0774B">
      <w:pPr>
        <w:pStyle w:val="ListParagraph"/>
        <w:numPr>
          <w:ilvl w:val="0"/>
          <w:numId w:val="20"/>
        </w:numPr>
      </w:pPr>
      <w:r>
        <w:t>Replace any previously used output channels that don’t exist in FAST v8.</w:t>
      </w:r>
    </w:p>
    <w:p w:rsidR="00D0774B" w:rsidRDefault="00D0774B" w:rsidP="003F0FFD">
      <w:pPr>
        <w:pStyle w:val="Heading3"/>
      </w:pPr>
      <w:r>
        <w:t>Initialization</w:t>
      </w:r>
    </w:p>
    <w:p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27571D">
        <w:rPr>
          <w:i/>
        </w:rPr>
        <w:t>SimSetup.m</w:t>
      </w:r>
      <w:r w:rsidR="008F632E">
        <w:t xml:space="preserve"> and </w:t>
      </w:r>
      <w:r w:rsidRPr="0027571D">
        <w:rPr>
          <w:i/>
        </w:rPr>
        <w:t>Read_FAST_Input.m</w:t>
      </w:r>
      <w:r>
        <w:t xml:space="preserve"> 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653C1F">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317AA0">
        <w:t>S-Function Inputs</w:t>
      </w:r>
      <w:r w:rsidR="00825D8B">
        <w:fldChar w:fldCharType="end"/>
      </w:r>
      <w:r w:rsidR="00825D8B">
        <w:t>”)</w:t>
      </w:r>
      <w:r>
        <w:t>.</w:t>
      </w:r>
    </w:p>
    <w:p w:rsidR="00D0774B" w:rsidRPr="00825D8B" w:rsidRDefault="00D0774B" w:rsidP="00825D8B">
      <w:r>
        <w:t xml:space="preserve">After FAST v8 is initialized, it places two variables, </w:t>
      </w:r>
      <w:r w:rsidRPr="00B0353E">
        <w:rPr>
          <w:i/>
        </w:rPr>
        <w:t>OutList</w:t>
      </w:r>
      <w:r>
        <w:t xml:space="preserve">, and </w:t>
      </w:r>
      <w:r w:rsidRPr="00B0353E">
        <w:rPr>
          <w:i/>
        </w:rPr>
        <w:t>DT</w:t>
      </w:r>
      <w:r>
        <w:t xml:space="preserve"> in the </w:t>
      </w:r>
      <w:r w:rsidR="00AE3A86">
        <w:t xml:space="preserve">MATLAB </w:t>
      </w:r>
      <w:r>
        <w:t xml:space="preserve">workspace. </w:t>
      </w:r>
      <w:r>
        <w:rPr>
          <w:i/>
        </w:rPr>
        <w:t>OutList</w:t>
      </w:r>
      <w:r>
        <w:t xml:space="preserve"> is a cell array of channel names corresponding to the FAST output channels, and </w:t>
      </w:r>
      <w:r>
        <w:rPr>
          <w:i/>
        </w:rPr>
        <w:t xml:space="preserve">DT </w:t>
      </w:r>
      <w:r>
        <w:t xml:space="preserve">is a </w:t>
      </w:r>
      <w:r w:rsidR="00021903">
        <w:t xml:space="preserve">double-precision </w:t>
      </w:r>
      <w:r>
        <w:t xml:space="preserve">real value </w:t>
      </w:r>
      <w:r w:rsidR="00792AB8">
        <w:t xml:space="preserve">storing the time step from the FAST v8 primary input file </w:t>
      </w:r>
      <w:r>
        <w:t xml:space="preserve">that is </w:t>
      </w:r>
      <w:ins w:id="210" w:author="Bonnie Jonkman" w:date="2015-02-27T13:13:00Z">
        <w:r w:rsidR="00825D8B">
          <w:t>typically used</w:t>
        </w:r>
      </w:ins>
      <w:del w:id="211" w:author="Bonnie Jonkman" w:date="2015-02-27T13:13:00Z">
        <w:r w:rsidDel="00825D8B">
          <w:delText>required for</w:delText>
        </w:r>
      </w:del>
      <w:ins w:id="212" w:author="Bonnie Jonkman" w:date="2015-02-27T13:13:00Z">
        <w:r w:rsidR="00825D8B">
          <w:t xml:space="preserve"> in</w:t>
        </w:r>
      </w:ins>
      <w:r>
        <w:t xml:space="preserve"> the Simulink solver.</w:t>
      </w:r>
      <w:ins w:id="213" w:author="Bonnie Jonkman" w:date="2015-02-27T13:13:00Z">
        <w:r w:rsidR="00825D8B">
          <w:t xml:space="preserve"> (Note: </w:t>
        </w:r>
        <w:r w:rsidR="00825D8B" w:rsidRPr="00E64C2D">
          <w:rPr>
            <w:i/>
          </w:rPr>
          <w:t>DT</w:t>
        </w:r>
        <w:r w:rsidR="00825D8B">
          <w:t xml:space="preserve"> need not be the same value as in the Simulink solver, but </w:t>
        </w:r>
      </w:ins>
      <w:ins w:id="214" w:author="Bonnie Jonkman" w:date="2015-02-27T13:16:00Z">
        <w:r w:rsidR="00825D8B">
          <w:t xml:space="preserve">Simulink </w:t>
        </w:r>
      </w:ins>
      <w:ins w:id="215" w:author="Bonnie Jonkman" w:date="2015-02-27T13:13:00Z">
        <w:r w:rsidR="00825D8B">
          <w:t>require</w:t>
        </w:r>
      </w:ins>
      <w:ins w:id="216" w:author="Bonnie Jonkman" w:date="2015-02-27T13:16:00Z">
        <w:r w:rsidR="00825D8B">
          <w:t>s</w:t>
        </w:r>
      </w:ins>
      <w:ins w:id="217" w:author="Bonnie Jonkman" w:date="2015-02-27T13:13:00Z">
        <w:r w:rsidR="00825D8B">
          <w:t xml:space="preserve"> that </w:t>
        </w:r>
        <w:r w:rsidR="00825D8B">
          <w:rPr>
            <w:i/>
          </w:rPr>
          <w:t>DT</w:t>
        </w:r>
        <w:r w:rsidR="00825D8B">
          <w:t xml:space="preserve"> be an integer multiple of </w:t>
        </w:r>
      </w:ins>
      <w:ins w:id="218" w:author="Bonnie Jonkman" w:date="2015-02-27T13:21:00Z">
        <w:r w:rsidR="001B3FFF">
          <w:t xml:space="preserve">the </w:t>
        </w:r>
      </w:ins>
      <w:ins w:id="219" w:author="Bonnie Jonkman" w:date="2015-02-27T13:13:00Z">
        <w:r w:rsidR="00825D8B">
          <w:t>Simulink’s solver</w:t>
        </w:r>
      </w:ins>
      <w:ins w:id="220" w:author="Bonnie Jonkman" w:date="2015-02-27T13:14:00Z">
        <w:r w:rsidR="00825D8B">
          <w:t xml:space="preserve">’s fundamental </w:t>
        </w:r>
      </w:ins>
      <w:ins w:id="221" w:author="Bonnie Jonkman" w:date="2015-02-27T13:15:00Z">
        <w:r w:rsidR="00825D8B">
          <w:t>sample</w:t>
        </w:r>
      </w:ins>
      <w:ins w:id="222" w:author="Bonnie Jonkman" w:date="2015-02-27T13:13:00Z">
        <w:r w:rsidR="00825D8B">
          <w:t xml:space="preserve"> time</w:t>
        </w:r>
      </w:ins>
      <w:ins w:id="223" w:author="Bonnie Jonkman" w:date="2015-02-27T13:15:00Z">
        <w:r w:rsidR="00825D8B">
          <w:t>.</w:t>
        </w:r>
      </w:ins>
      <w:ins w:id="224" w:author="Bonnie Jonkman" w:date="2015-02-27T13:16:00Z">
        <w:r w:rsidR="00825D8B">
          <w:t xml:space="preserve">) </w:t>
        </w:r>
      </w:ins>
    </w:p>
    <w:p w:rsidR="00D0774B" w:rsidRPr="00EC786F" w:rsidRDefault="00D0774B" w:rsidP="00D0774B">
      <w:r>
        <w:t xml:space="preserve">Depending on the model, you may have to set </w:t>
      </w:r>
      <w:r w:rsidRPr="00B0353E">
        <w:rPr>
          <w:i/>
        </w:rPr>
        <w:t>DT</w:t>
      </w:r>
      <w:r>
        <w:t xml:space="preserve"> and </w:t>
      </w:r>
      <w:r w:rsidRPr="00B0353E">
        <w:rPr>
          <w:i/>
        </w:rPr>
        <w:t>OutList</w:t>
      </w:r>
      <w:r>
        <w:t xml:space="preserve"> prior to running your Simulink model. The two sample models included in the FAST archive do not require this step, but </w:t>
      </w:r>
      <w:r w:rsidR="00C47D84">
        <w:t xml:space="preserve">it may be required for </w:t>
      </w:r>
      <w:r>
        <w:t xml:space="preserve">more complicated models; this is because the FAST_SFunc block may not be initialized before Simulink checks </w:t>
      </w:r>
      <w:r w:rsidR="00792AB8">
        <w:t>whether</w:t>
      </w:r>
      <w:r>
        <w:t xml:space="preserve"> other blocks are valid. </w:t>
      </w:r>
      <w:r w:rsidRPr="00B0353E">
        <w:rPr>
          <w:i/>
        </w:rPr>
        <w:t xml:space="preserve">OutList </w:t>
      </w:r>
      <w:r>
        <w:t xml:space="preserve">and </w:t>
      </w:r>
      <w:r w:rsidRPr="00B0353E">
        <w:rPr>
          <w:i/>
        </w:rPr>
        <w:t>DT</w:t>
      </w:r>
      <w:r>
        <w:t xml:space="preserve"> will be overwritten before FAST_SFunc calculates any output, so they do not necessarily have to be correct when initialized; they just have to exist</w:t>
      </w:r>
      <w:r w:rsidR="00E64C2D">
        <w:t xml:space="preserve"> so that the rest of the model can be evaluated</w:t>
      </w:r>
      <w:r>
        <w:t>.</w:t>
      </w:r>
    </w:p>
    <w:p w:rsidR="00D0774B" w:rsidRDefault="00D0774B" w:rsidP="003F0FFD">
      <w:pPr>
        <w:pStyle w:val="Heading3"/>
      </w:pPr>
      <w:r>
        <w:t>Output Files</w:t>
      </w:r>
    </w:p>
    <w:p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 “</w:t>
      </w:r>
      <w:r w:rsidR="00BC064B">
        <w:fldChar w:fldCharType="begin"/>
      </w:r>
      <w:r w:rsidR="00BC064B">
        <w:instrText xml:space="preserve"> REF _Ref412116139 \h </w:instrText>
      </w:r>
      <w:r w:rsidR="00BC064B">
        <w:fldChar w:fldCharType="separate"/>
      </w:r>
      <w:r w:rsidR="00317AA0">
        <w:t>v8.08.00c-bjj</w:t>
      </w:r>
      <w:r w:rsidR="00BC064B">
        <w:fldChar w:fldCharType="end"/>
      </w:r>
      <w:r w:rsidR="00BC064B">
        <w:t>” under “</w:t>
      </w:r>
      <w:r w:rsidR="00BC064B">
        <w:fldChar w:fldCharType="begin"/>
      </w:r>
      <w:r w:rsidR="00BC064B">
        <w:instrText xml:space="preserve"> REF _Ref412116144 \h </w:instrText>
      </w:r>
      <w:r w:rsidR="00BC064B">
        <w:fldChar w:fldCharType="separate"/>
      </w:r>
      <w:r w:rsidR="00317AA0">
        <w:t>Major changes in FAST</w:t>
      </w:r>
      <w:r w:rsidR="00BC064B">
        <w:fldChar w:fldCharType="end"/>
      </w:r>
      <w:r w:rsidR="00BC064B">
        <w:t>”</w:t>
      </w:r>
      <w:r>
        <w:t xml:space="preserve">). </w:t>
      </w:r>
    </w:p>
    <w:p w:rsidR="00703CA6" w:rsidRDefault="00703CA6" w:rsidP="00703CA6">
      <w:pPr>
        <w:pStyle w:val="Heading2"/>
      </w:pPr>
      <w:bookmarkStart w:id="225" w:name="_Toc413698692"/>
      <w:r>
        <w:t>Running FAST in Simulink</w:t>
      </w:r>
      <w:bookmarkEnd w:id="225"/>
    </w:p>
    <w:p w:rsidR="00703CA6" w:rsidRDefault="00703CA6" w:rsidP="00BC064B">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in the FAST archive’s bin directory, so the easiest way to do this is to add the </w:t>
      </w:r>
      <w:r w:rsidRPr="00BC064B">
        <w:rPr>
          <w:i/>
        </w:rPr>
        <w:t>&lt;FAST</w:t>
      </w:r>
      <w:r w:rsidR="003F6633">
        <w:rPr>
          <w:i/>
        </w:rPr>
        <w:t>8</w:t>
      </w:r>
      <w:r w:rsidRPr="00BC064B">
        <w:rPr>
          <w:i/>
        </w:rPr>
        <w:t>&gt;\bin</w:t>
      </w:r>
      <w:r>
        <w:t xml:space="preserve"> directory to the </w:t>
      </w:r>
      <w:r w:rsidR="00AE3A86">
        <w:t xml:space="preserve">MATLAB </w:t>
      </w:r>
      <w:r>
        <w:t xml:space="preserve">path. </w:t>
      </w:r>
    </w:p>
    <w:p w:rsidR="00D0774B" w:rsidRDefault="00D0774B" w:rsidP="00BC064B">
      <w:pPr>
        <w:pStyle w:val="Heading3"/>
      </w:pPr>
      <w:r>
        <w:t>Sample Simulink Models for FAST v8</w:t>
      </w:r>
    </w:p>
    <w:p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rsidR="003F0FFD" w:rsidRDefault="003F0FFD" w:rsidP="00BC064B">
      <w:pPr>
        <w:pStyle w:val="Heading4"/>
      </w:pPr>
      <w:r>
        <w:lastRenderedPageBreak/>
        <w:t>OpenLoop</w:t>
      </w:r>
    </w:p>
    <w:p w:rsidR="00703CA6" w:rsidRDefault="00703CA6" w:rsidP="00BC064B">
      <w:r>
        <w:t>The OpenLoop sample model contains the FAST S-Function block and constant open</w:t>
      </w:r>
      <w:r w:rsidR="00792AB8">
        <w:t>-</w:t>
      </w:r>
      <w:r>
        <w:t>loop control input blocks.</w:t>
      </w:r>
    </w:p>
    <w:p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rsidR="003F0FFD" w:rsidRDefault="00CE549F" w:rsidP="00BC064B">
      <w:pPr>
        <w:keepNext/>
      </w:pPr>
      <w:r>
        <w:rPr>
          <w:noProof/>
        </w:rPr>
        <w:drawing>
          <wp:inline distT="0" distB="0" distL="0" distR="0" wp14:anchorId="62858ADF" wp14:editId="382D72EA">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29710"/>
                    </a:xfrm>
                    <a:prstGeom prst="rect">
                      <a:avLst/>
                    </a:prstGeom>
                  </pic:spPr>
                </pic:pic>
              </a:graphicData>
            </a:graphic>
          </wp:inline>
        </w:drawing>
      </w:r>
    </w:p>
    <w:p w:rsidR="003F0FFD" w:rsidRDefault="003F0FFD" w:rsidP="00BC064B">
      <w:pPr>
        <w:pStyle w:val="Caption"/>
        <w:jc w:val="center"/>
        <w:rPr>
          <w:noProof/>
        </w:rPr>
      </w:pPr>
      <w:r>
        <w:t xml:space="preserve">Figure </w:t>
      </w:r>
      <w:fldSimple w:instr=" SEQ Figure \* ARABIC ">
        <w:r w:rsidR="00317AA0">
          <w:rPr>
            <w:noProof/>
          </w:rPr>
          <w:t>9</w:t>
        </w:r>
      </w:fldSimple>
      <w:r>
        <w:t>: OpenLoop.mdl Sample Model for Simulink</w:t>
      </w:r>
    </w:p>
    <w:p w:rsidR="003F0FFD" w:rsidRDefault="003F0FFD" w:rsidP="00CE549F">
      <w:pPr>
        <w:pStyle w:val="Heading4"/>
      </w:pPr>
      <w:r>
        <w:t>Test01_SIG</w:t>
      </w:r>
    </w:p>
    <w:p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rsidR="003F0FFD" w:rsidRDefault="00CE549F" w:rsidP="00BC064B">
      <w:pPr>
        <w:keepNext/>
      </w:pPr>
      <w:r>
        <w:rPr>
          <w:noProof/>
        </w:rPr>
        <w:lastRenderedPageBreak/>
        <w:drawing>
          <wp:inline distT="0" distB="0" distL="0" distR="0" wp14:anchorId="429E560C" wp14:editId="4F57D86F">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55340"/>
                    </a:xfrm>
                    <a:prstGeom prst="rect">
                      <a:avLst/>
                    </a:prstGeom>
                  </pic:spPr>
                </pic:pic>
              </a:graphicData>
            </a:graphic>
          </wp:inline>
        </w:drawing>
      </w:r>
    </w:p>
    <w:p w:rsidR="003F0FFD" w:rsidRDefault="003F0FFD" w:rsidP="00BC064B">
      <w:pPr>
        <w:pStyle w:val="Caption"/>
        <w:jc w:val="center"/>
      </w:pPr>
      <w:r>
        <w:t xml:space="preserve">Figure </w:t>
      </w:r>
      <w:fldSimple w:instr=" SEQ Figure \* ARABIC ">
        <w:r w:rsidR="00317AA0">
          <w:rPr>
            <w:noProof/>
          </w:rPr>
          <w:t>10</w:t>
        </w:r>
      </w:fldSimple>
      <w:r>
        <w:t>: Test01_SIG</w:t>
      </w:r>
      <w:r w:rsidRPr="00DE1A84">
        <w:t>.mdl Sample Model for Simulink</w:t>
      </w:r>
    </w:p>
    <w:p w:rsidR="005B630C" w:rsidRDefault="009F7B14" w:rsidP="0027571D">
      <w:pPr>
        <w:pStyle w:val="Heading3"/>
      </w:pPr>
      <w:r>
        <w:t>Error Messages</w:t>
      </w:r>
    </w:p>
    <w:p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rsidR="00D0774B" w:rsidRDefault="00D0774B" w:rsidP="003F0FFD">
      <w:pPr>
        <w:pStyle w:val="Heading2"/>
      </w:pPr>
      <w:bookmarkStart w:id="226" w:name="_Toc413698693"/>
      <w:r>
        <w:t xml:space="preserve">Compiling </w:t>
      </w:r>
      <w:r w:rsidR="008509E5">
        <w:t xml:space="preserve">FAST </w:t>
      </w:r>
      <w:r>
        <w:t>for Simulink</w:t>
      </w:r>
      <w:bookmarkEnd w:id="226"/>
    </w:p>
    <w:p w:rsidR="005B630C" w:rsidRPr="005B630C" w:rsidRDefault="005B630C" w:rsidP="001B3FFF">
      <w:r>
        <w:t>The S-Function (mex) file</w:t>
      </w:r>
      <w:r w:rsidR="001B3FFF">
        <w:t>s</w:t>
      </w:r>
      <w:r>
        <w:t xml:space="preserve"> contained in the </w:t>
      </w:r>
      <w:r w:rsidR="001B3FFF">
        <w:t xml:space="preserve">FAST v8 archive were compiled with </w:t>
      </w:r>
      <w:commentRangeStart w:id="227"/>
      <w:r w:rsidR="001B3FFF" w:rsidRPr="001B3FFF">
        <w:rPr>
          <w:highlight w:val="yellow"/>
        </w:rPr>
        <w:t>Matlab 2014b</w:t>
      </w:r>
      <w:commentRangeEnd w:id="227"/>
      <w:r w:rsidR="001B3FFF">
        <w:rPr>
          <w:rStyle w:val="CommentReference"/>
        </w:rPr>
        <w:commentReference w:id="227"/>
      </w:r>
      <w:r w:rsidR="001B3FFF">
        <w:t>. If you are using a different version of Matlab, you may have to compile FAST_SFunc, but you should not have to recompile the FAST_Library dll.</w:t>
      </w:r>
    </w:p>
    <w:p w:rsidR="00D0774B" w:rsidRDefault="00D0774B" w:rsidP="003F0FFD">
      <w:pPr>
        <w:pStyle w:val="Heading3"/>
      </w:pPr>
      <w:r>
        <w:t>FAST_Library</w:t>
      </w:r>
    </w:p>
    <w:p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rsidR="00955CA5" w:rsidRDefault="00F00B79" w:rsidP="0027571D">
      <w:r>
        <w:t>Compiling the FAST library is very similar to compiling the stand-alone version of FAST v8</w:t>
      </w:r>
      <w:r w:rsidR="00063365">
        <w:t>, which is described in the “</w:t>
      </w:r>
      <w:r w:rsidR="00063365">
        <w:fldChar w:fldCharType="begin"/>
      </w:r>
      <w:r w:rsidR="00063365">
        <w:instrText xml:space="preserve"> REF _Ref412121277 \h </w:instrText>
      </w:r>
      <w:r w:rsidR="00063365">
        <w:fldChar w:fldCharType="separate"/>
      </w:r>
      <w:r w:rsidR="00317AA0">
        <w:t>Compiling</w:t>
      </w:r>
      <w:r w:rsidR="00063365">
        <w:fldChar w:fldCharType="end"/>
      </w:r>
      <w:r w:rsidR="00063365">
        <w:t>” section of this document</w:t>
      </w:r>
      <w:r>
        <w:t>.</w:t>
      </w:r>
      <w:r w:rsidR="00B7075F">
        <w:t xml:space="preserve"> The remainder of this section describes some things that are different </w:t>
      </w:r>
    </w:p>
    <w:p w:rsidR="00F00B79" w:rsidRDefault="001F3997" w:rsidP="0027571D">
      <w:r>
        <w:t>Two files need to be replaced to compile FAST as a dll:</w:t>
      </w:r>
    </w:p>
    <w:p w:rsidR="001F3997" w:rsidRDefault="001F3997" w:rsidP="0027571D">
      <w:pPr>
        <w:pStyle w:val="ListParagraph"/>
        <w:numPr>
          <w:ilvl w:val="0"/>
          <w:numId w:val="22"/>
        </w:numPr>
      </w:pPr>
      <w:r>
        <w:t>FAST_Library.f90 should be used in place of FAST_Prog.f90</w:t>
      </w:r>
    </w:p>
    <w:p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rsidR="005C697F" w:rsidRDefault="005C697F" w:rsidP="0027571D">
      <w:r>
        <w:lastRenderedPageBreak/>
        <w:t xml:space="preserve">A few </w:t>
      </w:r>
      <w:r w:rsidR="00955CA5">
        <w:t xml:space="preserve">compiling </w:t>
      </w:r>
      <w:r>
        <w:t>commands are different from the stand-alone application:</w:t>
      </w:r>
    </w:p>
    <w:p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rsidR="00B7075F" w:rsidRDefault="00B7075F" w:rsidP="0027571D">
      <w:pPr>
        <w:pStyle w:val="ListParagraph"/>
        <w:numPr>
          <w:ilvl w:val="0"/>
          <w:numId w:val="23"/>
        </w:numPr>
      </w:pPr>
      <w:r>
        <w:t xml:space="preserve">The </w:t>
      </w:r>
      <w:r w:rsidRPr="00B7075F">
        <w:t>COMPILE_SIMULINK</w:t>
      </w:r>
      <w:r>
        <w:t xml:space="preserve"> preprocessor directive must be used.</w:t>
      </w:r>
    </w:p>
    <w:p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rsidR="00B7075F" w:rsidRDefault="00B7075F" w:rsidP="0027571D">
      <w:pPr>
        <w:keepNext/>
      </w:pPr>
      <w:r>
        <w:rPr>
          <w:noProof/>
        </w:rPr>
        <w:drawing>
          <wp:inline distT="0" distB="0" distL="0" distR="0" wp14:anchorId="730D2618" wp14:editId="5A7B5C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41420"/>
                    </a:xfrm>
                    <a:prstGeom prst="rect">
                      <a:avLst/>
                    </a:prstGeom>
                  </pic:spPr>
                </pic:pic>
              </a:graphicData>
            </a:graphic>
          </wp:inline>
        </w:drawing>
      </w:r>
    </w:p>
    <w:p w:rsidR="00B7075F" w:rsidRDefault="00B7075F" w:rsidP="0027571D">
      <w:pPr>
        <w:pStyle w:val="Caption"/>
        <w:jc w:val="center"/>
        <w:rPr>
          <w:noProof/>
        </w:rPr>
      </w:pPr>
      <w:r>
        <w:t xml:space="preserve">Figure </w:t>
      </w:r>
      <w:fldSimple w:instr=" SEQ Figure \* ARABIC ">
        <w:r w:rsidR="00317AA0">
          <w:rPr>
            <w:noProof/>
          </w:rPr>
          <w:t>11</w:t>
        </w:r>
      </w:fldSimple>
      <w:r>
        <w:t>: Visual Studio window</w:t>
      </w:r>
      <w:r>
        <w:rPr>
          <w:noProof/>
        </w:rPr>
        <w:t xml:space="preserve"> showing additional dependencies for the linker (MAP and libmex)</w:t>
      </w:r>
    </w:p>
    <w:p w:rsidR="00B7075F" w:rsidRDefault="00B7075F" w:rsidP="0027571D">
      <w:pPr>
        <w:keepNext/>
      </w:pPr>
      <w:r>
        <w:rPr>
          <w:noProof/>
        </w:rPr>
        <w:lastRenderedPageBreak/>
        <w:drawing>
          <wp:inline distT="0" distB="0" distL="0" distR="0" wp14:anchorId="4992FB2E" wp14:editId="26BAF1AC">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41420"/>
                    </a:xfrm>
                    <a:prstGeom prst="rect">
                      <a:avLst/>
                    </a:prstGeom>
                  </pic:spPr>
                </pic:pic>
              </a:graphicData>
            </a:graphic>
          </wp:inline>
        </w:drawing>
      </w:r>
    </w:p>
    <w:p w:rsidR="00B7075F" w:rsidRPr="00066FEC" w:rsidRDefault="00B7075F" w:rsidP="0027571D">
      <w:pPr>
        <w:pStyle w:val="Caption"/>
        <w:jc w:val="center"/>
      </w:pPr>
      <w:r>
        <w:t xml:space="preserve">Figure </w:t>
      </w:r>
      <w:fldSimple w:instr=" SEQ Figure \* ARABIC ">
        <w:r w:rsidR="00317AA0">
          <w:rPr>
            <w:noProof/>
          </w:rPr>
          <w:t>12</w:t>
        </w:r>
      </w:fldSimple>
      <w:r>
        <w:t>: Preprocessor directives for FAST_Library</w:t>
      </w:r>
    </w:p>
    <w:p w:rsidR="00D0774B" w:rsidRDefault="00D0774B" w:rsidP="003F0FFD">
      <w:pPr>
        <w:pStyle w:val="Heading3"/>
      </w:pPr>
      <w:r>
        <w:t>FAST_SFunc</w:t>
      </w:r>
    </w:p>
    <w:p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LINKFLAGS='$LINKFLAGS /STACK:999999999 /LARGEADDRESSAWARE'</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r w:rsidRPr="00F00B79">
        <w:rPr>
          <w:rFonts w:ascii="Courier New" w:hAnsi="Courier New" w:cs="Courier New"/>
          <w:color w:val="000000"/>
          <w:sz w:val="20"/>
          <w:szCs w:val="24"/>
        </w:rPr>
        <w:t xml:space="preserve"> </w:t>
      </w:r>
    </w:p>
    <w:p w:rsidR="001B3FFF" w:rsidRDefault="001B3FFF" w:rsidP="00F00B79">
      <w:r>
        <w:t>(</w:t>
      </w:r>
      <w:r w:rsidR="00C47D84">
        <w:t>N</w:t>
      </w:r>
      <w:r>
        <w:t>ote that the LINKFLAGS option can be removed if necessary</w:t>
      </w:r>
      <w:r w:rsidR="00C47D84">
        <w:t>.</w:t>
      </w:r>
      <w:r>
        <w:t>)</w:t>
      </w:r>
    </w:p>
    <w:p w:rsidR="003F6633" w:rsidRDefault="003F6633" w:rsidP="00F00B79">
      <w:r>
        <w:t xml:space="preserve">For 64-bit </w:t>
      </w:r>
      <w:r w:rsidR="00F00B79">
        <w:t xml:space="preserve">versions of </w:t>
      </w:r>
      <w:r w:rsidR="00AE3A86">
        <w:t xml:space="preserve">MATLAB </w:t>
      </w:r>
      <w:r>
        <w:t>it 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p>
    <w:p w:rsidR="003F6633" w:rsidRDefault="003F6633" w:rsidP="003F6633">
      <w:r>
        <w:t xml:space="preserve">These commands are specified in the </w:t>
      </w:r>
      <w:r w:rsidR="00DC6859">
        <w:t>&lt;FAST8&gt;/</w:t>
      </w:r>
      <w:r>
        <w:t>Simulink/Source/create_FAST_SFunc.m file. The script assumes it is being run from the &lt;FAST8&gt;/Simulink/Source/ directory</w:t>
      </w:r>
      <w:r w:rsidR="001B3FFF">
        <w:t xml:space="preserve"> where the script and source files reside</w:t>
      </w:r>
      <w:r>
        <w:t xml:space="preserve">. </w:t>
      </w:r>
    </w:p>
    <w:p w:rsidR="00F00B79" w:rsidRDefault="00F00B79" w:rsidP="003F6633">
      <w:r>
        <w:t xml:space="preserve">These commands compile FAST_SFunc.c (which includes FAST_Library.h) and link it with the FAST_Library_*.lib file for the appropriate addressing scheme (32- or 64-bits). If you are using a 32-bit </w:t>
      </w:r>
      <w:r>
        <w:lastRenderedPageBreak/>
        <w:t xml:space="preserve">Windows® version of </w:t>
      </w:r>
      <w:r w:rsidR="00AE3A86">
        <w:t>MATLAB</w:t>
      </w:r>
      <w:r>
        <w:t xml:space="preserve">, this will produce ../../bin/FAST_SFunc.mexw32. On 64-bit Windows versions of </w:t>
      </w:r>
      <w:r w:rsidR="00AE3A86">
        <w:t>MATLAB</w:t>
      </w:r>
      <w:r>
        <w:t>, it will produce ../../bin/FAST_SFunc.mexw64.</w:t>
      </w:r>
    </w:p>
    <w:p w:rsidR="00F00B79" w:rsidRDefault="00F00B79" w:rsidP="003F6633">
      <w:r>
        <w:t>Because FAST_SFunc.c passes the input</w:t>
      </w:r>
      <w:r w:rsidR="00DC6859">
        <w:t xml:space="preserve"> and </w:t>
      </w:r>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rsidR="006E56E7" w:rsidRDefault="00F2521D" w:rsidP="00992CCA">
      <w:pPr>
        <w:pStyle w:val="Heading1"/>
      </w:pPr>
      <w:bookmarkStart w:id="228" w:name="_Toc413698694"/>
      <w:r>
        <w:t>Feedback</w:t>
      </w:r>
      <w:bookmarkEnd w:id="228"/>
    </w:p>
    <w:p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2" w:history="1">
        <w:r>
          <w:rPr>
            <w:rStyle w:val="Hyperlink"/>
          </w:rPr>
          <w:t>https://wind.nrel.gov/forum/wind/</w:t>
        </w:r>
      </w:hyperlink>
      <w:r>
        <w:t xml:space="preserve"> </w:t>
      </w:r>
    </w:p>
    <w:p w:rsidR="00452E60" w:rsidRDefault="006D7B34" w:rsidP="007D7E91">
      <w:pPr>
        <w:pStyle w:val="Heading1"/>
      </w:pPr>
      <w:bookmarkStart w:id="229" w:name="_Ref392062682"/>
      <w:bookmarkStart w:id="230" w:name="_Toc413698695"/>
      <w:r>
        <w:lastRenderedPageBreak/>
        <w:t xml:space="preserve">Appendix: </w:t>
      </w:r>
      <w:r w:rsidR="00992CCA">
        <w:t xml:space="preserve">Example FAST </w:t>
      </w:r>
      <w:r w:rsidR="00B859C9">
        <w:t>v8.</w:t>
      </w:r>
      <w:r w:rsidR="00A85DDE">
        <w:t>10</w:t>
      </w:r>
      <w:r w:rsidR="00B859C9">
        <w:t xml:space="preserve">.* </w:t>
      </w:r>
      <w:r w:rsidR="00992CCA">
        <w:t>Input File</w:t>
      </w:r>
      <w:bookmarkEnd w:id="229"/>
      <w:bookmarkEnd w:id="230"/>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6CD624C7" wp14:editId="6E4DE991">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r>
                              <w:rPr>
                                <w:rFonts w:ascii="Courier New" w:hAnsi="Courier New" w:cs="Courier New"/>
                                <w:sz w:val="15"/>
                                <w:szCs w:val="15"/>
                              </w:rPr>
                              <w:t>; 3=MoorDyn</w:t>
                            </w:r>
                            <w:r w:rsidRPr="00C914B8">
                              <w:rPr>
                                <w:rFonts w:ascii="Courier New" w:hAnsi="Courier New" w:cs="Courier New"/>
                                <w:sz w:val="15"/>
                                <w:szCs w:val="15"/>
                              </w:rPr>
                              <w:t>}</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HJAIAAE4EAAAOAAAAZHJzL2Uyb0RvYy54bWysVNuO2yAQfa/Uf0C8N3a8STa14qy22aaq&#10;tL1Iu/0AjHGMCgwFEjv9+g44m01vL1X9gGZgOJw5M+PVzaAVOQjnJZiKTic5JcJwaKTZVfTL4/bV&#10;khIfmGmYAiMqehSe3qxfvlj1thQFdKAa4QiCGF/2tqJdCLbMMs87oZmfgBUGD1twmgV03S5rHOsR&#10;XausyPNF1oNrrAMuvMfdu/GQrhN+2woePrWtF4GoiiK3kFaX1jqu2XrFyp1jtpP8RIP9AwvNpMFH&#10;z1B3LDCyd/I3KC25Aw9tmHDQGbSt5CLlgNlM81+yeeiYFSkXFMfbs0z+/8Hyj4fPjsimolf5NSWG&#10;aSzSoxgCeQMDKaI+vfUlhj1YDAwDbmOdU67e3gP/6omBTcfMTtw6B30nWIP8pvFmdnF1xPERpO4/&#10;QIPPsH2ABDS0TkfxUA6C6Fin47k2kQrHzcUsz5c5HnE8u54tlsXVPL3Byqfr1vnwToAm0aiow+In&#10;eHa49yHSYeVTSHzNg5LNViqVHLerN8qRA8NG2abvhP5TmDKkr+jreTEfFfgrRJ6+P0FoGbDjldQV&#10;xXzwi0GsjLq9NU2yA5NqtJGyMicho3ajimGoh1SzWbwbRa6hOaKyDsYGx4FEowP3nZIem7ui/tue&#10;OUGJem+wOrP5dRGn4dJxl0596TDDEaqigZLR3IQ0QUk3e4tV3Mqk7zOTE2Vs2iT7acDiVFz6Ker5&#10;N7D+AQAA//8DAFBLAwQUAAYACAAAACEAZ2XK69oAAAAHAQAADwAAAGRycy9kb3ducmV2LnhtbEyP&#10;zU7DMBCE70i8g7VI3KgdDiaEOFVB4lYOlAquTryNo8Y/it0mvD1bLnBZ7WhWs9/U68WN7IxTGoJX&#10;UKwEMPRdMIPvFew/Xu9KYClrb/QYPCr4xgTr5vqq1pUJs3/H8y73jEJ8qrQCm3OsOE+dRafTKkT0&#10;5B3C5HQmOfXcTHqmcDfyeyEkd3rw9MHqiC8Wu+Pu5BS0n/JLSrGNy+HxLT7PthTlfqvU7c2yeQKW&#10;ccl/x3DBJ3RoiKkNJ28SGxVQkfw7L54QJemWtuJBFsCbmv/nb34AAAD//wMAUEsBAi0AFAAGAAgA&#10;AAAhALaDOJL+AAAA4QEAABMAAAAAAAAAAAAAAAAAAAAAAFtDb250ZW50X1R5cGVzXS54bWxQSwEC&#10;LQAUAAYACAAAACEAOP0h/9YAAACUAQAACwAAAAAAAAAAAAAAAAAvAQAAX3JlbHMvLnJlbHNQSwEC&#10;LQAUAAYACAAAACEATi6kxyQCAABOBAAADgAAAAAAAAAAAAAAAAAuAgAAZHJzL2Uyb0RvYy54bWxQ&#10;SwECLQAUAAYACAAAACEAZ2XK69oAAAAHAQAADwAAAAAAAAAAAAAAAAB+BAAAZHJzL2Rvd25yZXYu&#10;eG1sUEsFBgAAAAAEAAQA8wAAAIUFAAAAAA==&#10;">
                <v:textbox style="mso-fit-shape-to-text:t" inset="3.6pt,,3.6pt">
                  <w:txbxContent>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r>
                        <w:rPr>
                          <w:rFonts w:ascii="Courier New" w:hAnsi="Courier New" w:cs="Courier New"/>
                          <w:sz w:val="15"/>
                          <w:szCs w:val="15"/>
                        </w:rPr>
                        <w:t>; 3=MoorDyn</w:t>
                      </w:r>
                      <w:r w:rsidRPr="00C914B8">
                        <w:rPr>
                          <w:rFonts w:ascii="Courier New" w:hAnsi="Courier New" w:cs="Courier New"/>
                          <w:sz w:val="15"/>
                          <w:szCs w:val="15"/>
                        </w:rPr>
                        <w:t>}</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rsidR="007F2710" w:rsidRPr="00B859C9" w:rsidRDefault="001017C7" w:rsidP="001017C7">
      <w:pPr>
        <w:pStyle w:val="Caption"/>
        <w:jc w:val="center"/>
      </w:pPr>
      <w:r>
        <w:t xml:space="preserve">Figure </w:t>
      </w:r>
      <w:fldSimple w:instr=" SEQ Figure \* ARABIC ">
        <w:r w:rsidR="00317AA0">
          <w:rPr>
            <w:noProof/>
          </w:rPr>
          <w:t>13</w:t>
        </w:r>
      </w:fldSimple>
      <w:r>
        <w:t>: Example FAST v8.</w:t>
      </w:r>
      <w:r w:rsidR="005C5A0C">
        <w:t>10</w:t>
      </w:r>
      <w:r>
        <w:t>.00</w:t>
      </w:r>
      <w:r w:rsidR="007F152F">
        <w:t>a</w:t>
      </w:r>
      <w:r>
        <w:t>-bjj Input File</w:t>
      </w:r>
    </w:p>
    <w:sectPr w:rsidR="007F2710" w:rsidRPr="00B859C9">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jjonkman" w:date="2015-02-27T13:29:00Z" w:initials="jmj">
    <w:p w:rsidR="00904A93" w:rsidRDefault="00904A93">
      <w:pPr>
        <w:pStyle w:val="CommentText"/>
      </w:pPr>
      <w:r>
        <w:rPr>
          <w:rStyle w:val="CommentReference"/>
        </w:rPr>
        <w:annotationRef/>
      </w:r>
      <w:r>
        <w:t>Add descriptions.</w:t>
      </w:r>
    </w:p>
  </w:comment>
  <w:comment w:id="227" w:author="Bonnie Jonkman" w:date="2015-02-27T13:29:00Z" w:initials="BJJ">
    <w:p w:rsidR="00904A93" w:rsidRDefault="00904A93">
      <w:pPr>
        <w:pStyle w:val="CommentText"/>
      </w:pPr>
      <w:r>
        <w:rPr>
          <w:rStyle w:val="CommentReference"/>
        </w:rPr>
        <w:annotationRef/>
      </w:r>
      <w:r>
        <w:t>Currently 64-bit is compiled with matlab 2014b; 32-bit is compiled with 2012a. Make sure this is correct and current by time of release.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FC2" w:rsidRDefault="007E4FC2" w:rsidP="0032059E">
      <w:pPr>
        <w:spacing w:after="0" w:line="240" w:lineRule="auto"/>
      </w:pPr>
      <w:r>
        <w:separator/>
      </w:r>
    </w:p>
  </w:endnote>
  <w:endnote w:type="continuationSeparator" w:id="0">
    <w:p w:rsidR="007E4FC2" w:rsidRDefault="007E4FC2"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A93" w:rsidRPr="006228F7" w:rsidRDefault="00904A93" w:rsidP="008A0C65">
    <w:pPr>
      <w:pStyle w:val="Footer"/>
      <w:jc w:val="center"/>
    </w:pPr>
    <w:r>
      <w:fldChar w:fldCharType="begin"/>
    </w:r>
    <w:r>
      <w:instrText xml:space="preserve"> PAGE  \* Arabic  \* MERGEFORMAT </w:instrText>
    </w:r>
    <w:r>
      <w:fldChar w:fldCharType="separate"/>
    </w:r>
    <w:r w:rsidR="0070478E">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FC2" w:rsidRDefault="007E4FC2" w:rsidP="0032059E">
      <w:pPr>
        <w:spacing w:after="0" w:line="240" w:lineRule="auto"/>
      </w:pPr>
      <w:r>
        <w:separator/>
      </w:r>
    </w:p>
  </w:footnote>
  <w:footnote w:type="continuationSeparator" w:id="0">
    <w:p w:rsidR="007E4FC2" w:rsidRDefault="007E4FC2" w:rsidP="0032059E">
      <w:pPr>
        <w:spacing w:after="0" w:line="240" w:lineRule="auto"/>
      </w:pPr>
      <w:r>
        <w:continuationSeparator/>
      </w:r>
    </w:p>
  </w:footnote>
  <w:footnote w:id="1">
    <w:p w:rsidR="00904A93" w:rsidRDefault="00904A93" w:rsidP="001A5D50">
      <w:pPr>
        <w:pStyle w:val="FootnoteText"/>
      </w:pPr>
      <w:r>
        <w:rPr>
          <w:rStyle w:val="FootnoteReference"/>
        </w:rPr>
        <w:footnoteRef/>
      </w:r>
      <w:r>
        <w:t>In FAST v8, this option is available only when using ElastoDyn’s ABM4</w:t>
      </w:r>
      <w:ins w:id="9" w:author="Bonnie Jonkman" w:date="2015-03-19T10:14:00Z">
        <w:r w:rsidR="00325AC4">
          <w:t xml:space="preserve"> or AB4</w:t>
        </w:r>
      </w:ins>
      <w:r>
        <w:t xml:space="preserve"> integration </w:t>
      </w:r>
      <w:ins w:id="10" w:author="Bonnie Jonkman" w:date="2015-03-19T10:14:00Z">
        <w:r w:rsidR="00325AC4">
          <w:t>methods</w:t>
        </w:r>
      </w:ins>
      <w:del w:id="11" w:author="Bonnie Jonkman" w:date="2015-03-19T10:14:00Z">
        <w:r w:rsidDel="00325AC4">
          <w:delText>option</w:delText>
        </w:r>
      </w:del>
      <w:r>
        <w:t>.</w:t>
      </w:r>
    </w:p>
  </w:footnote>
  <w:footnote w:id="2">
    <w:p w:rsidR="00904A93" w:rsidRDefault="00904A93">
      <w:pPr>
        <w:pStyle w:val="FootnoteText"/>
      </w:pPr>
      <w:r>
        <w:rPr>
          <w:rStyle w:val="FootnoteReference"/>
        </w:rPr>
        <w:footnoteRef/>
      </w:r>
      <w:r>
        <w:t xml:space="preserve"> This option is a custom feature in FAST v7, requiring a separate executable. In FAST v8, it is part of the standard distribution.</w:t>
      </w:r>
    </w:p>
  </w:footnote>
  <w:footnote w:id="3">
    <w:p w:rsidR="00904A93" w:rsidRDefault="00904A93">
      <w:pPr>
        <w:pStyle w:val="FootnoteText"/>
      </w:pPr>
      <w:r>
        <w:rPr>
          <w:rStyle w:val="FootnoteReference"/>
        </w:rPr>
        <w:footnoteRef/>
      </w:r>
      <w:r>
        <w:t xml:space="preserve"> These steps must be integer multiples of the structural time step.</w:t>
      </w:r>
    </w:p>
  </w:footnote>
  <w:footnote w:id="4">
    <w:p w:rsidR="00904A93" w:rsidRDefault="00904A93"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5">
    <w:p w:rsidR="00904A93" w:rsidRDefault="00904A93">
      <w:pPr>
        <w:pStyle w:val="FootnoteText"/>
      </w:pPr>
      <w:r>
        <w:rPr>
          <w:rStyle w:val="FootnoteReference"/>
        </w:rPr>
        <w:footnoteRef/>
      </w:r>
      <w:r>
        <w:t xml:space="preserve"> FAST v7 is limited to one correction step and this correction step only applies to some modules.</w:t>
      </w:r>
    </w:p>
  </w:footnote>
  <w:footnote w:id="6">
    <w:p w:rsidR="00904A93" w:rsidRDefault="00904A93" w:rsidP="004A0A8F">
      <w:pPr>
        <w:pStyle w:val="FootnoteText"/>
      </w:pPr>
      <w:r>
        <w:rPr>
          <w:rStyle w:val="FootnoteReference"/>
        </w:rPr>
        <w:footnoteRef/>
      </w:r>
      <w:r>
        <w:t xml:space="preserve"> The FAST v8.10 source code can be compiled using gfortran, however the offshore cases do not run with this compiled executable. We are working to find the problem and fix it.</w:t>
      </w:r>
    </w:p>
  </w:footnote>
  <w:footnote w:id="7">
    <w:p w:rsidR="00904A93" w:rsidRDefault="00904A93"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8">
    <w:p w:rsidR="00904A93" w:rsidRDefault="00904A93" w:rsidP="002C1FAC">
      <w:pPr>
        <w:pStyle w:val="FootnoteText"/>
      </w:pPr>
      <w:r>
        <w:rPr>
          <w:rStyle w:val="FootnoteReference"/>
        </w:rPr>
        <w:footnoteRef/>
      </w:r>
      <w:r>
        <w:t xml:space="preserve"> IceDyn and FEAMooring have been added to FAST v8.09.00a-bjj, but they are not complete and have not been tested well.</w:t>
      </w:r>
    </w:p>
  </w:footnote>
  <w:footnote w:id="9">
    <w:p w:rsidR="00904A93" w:rsidRDefault="00904A93">
      <w:pPr>
        <w:pStyle w:val="FootnoteText"/>
      </w:pPr>
      <w:ins w:id="154" w:author="Bonnie Jonkman" w:date="2015-03-09T22:05:00Z">
        <w:r>
          <w:rPr>
            <w:rStyle w:val="FootnoteReference"/>
          </w:rPr>
          <w:footnoteRef/>
        </w:r>
        <w:r>
          <w:t xml:space="preserve"> Note that the LabVIEW interface for FAST v8 has not yet been developed.</w:t>
        </w:r>
      </w:ins>
    </w:p>
  </w:footnote>
  <w:footnote w:id="10">
    <w:p w:rsidR="00904A93" w:rsidRDefault="00904A93"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E43187"/>
    <w:multiLevelType w:val="multilevel"/>
    <w:tmpl w:val="0409001D"/>
    <w:numStyleLink w:val="oldlist"/>
  </w:abstractNum>
  <w:abstractNum w:abstractNumId="17">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2"/>
  </w:num>
  <w:num w:numId="3">
    <w:abstractNumId w:val="14"/>
  </w:num>
  <w:num w:numId="4">
    <w:abstractNumId w:val="13"/>
  </w:num>
  <w:num w:numId="5">
    <w:abstractNumId w:val="12"/>
  </w:num>
  <w:num w:numId="6">
    <w:abstractNumId w:val="20"/>
  </w:num>
  <w:num w:numId="7">
    <w:abstractNumId w:val="15"/>
  </w:num>
  <w:num w:numId="8">
    <w:abstractNumId w:val="25"/>
  </w:num>
  <w:num w:numId="9">
    <w:abstractNumId w:val="19"/>
  </w:num>
  <w:num w:numId="10">
    <w:abstractNumId w:val="11"/>
  </w:num>
  <w:num w:numId="11">
    <w:abstractNumId w:val="3"/>
  </w:num>
  <w:num w:numId="12">
    <w:abstractNumId w:val="23"/>
  </w:num>
  <w:num w:numId="13">
    <w:abstractNumId w:val="24"/>
  </w:num>
  <w:num w:numId="14">
    <w:abstractNumId w:val="5"/>
  </w:num>
  <w:num w:numId="15">
    <w:abstractNumId w:val="16"/>
  </w:num>
  <w:num w:numId="16">
    <w:abstractNumId w:val="4"/>
  </w:num>
  <w:num w:numId="17">
    <w:abstractNumId w:val="1"/>
  </w:num>
  <w:num w:numId="18">
    <w:abstractNumId w:val="10"/>
  </w:num>
  <w:num w:numId="19">
    <w:abstractNumId w:val="7"/>
  </w:num>
  <w:num w:numId="20">
    <w:abstractNumId w:val="22"/>
  </w:num>
  <w:num w:numId="21">
    <w:abstractNumId w:val="6"/>
  </w:num>
  <w:num w:numId="22">
    <w:abstractNumId w:val="9"/>
  </w:num>
  <w:num w:numId="23">
    <w:abstractNumId w:val="0"/>
  </w:num>
  <w:num w:numId="24">
    <w:abstractNumId w:val="18"/>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4326B"/>
    <w:rsid w:val="00047E90"/>
    <w:rsid w:val="00050F5C"/>
    <w:rsid w:val="0006011A"/>
    <w:rsid w:val="00062F6C"/>
    <w:rsid w:val="00063365"/>
    <w:rsid w:val="00066DFD"/>
    <w:rsid w:val="00066FEC"/>
    <w:rsid w:val="00071BEF"/>
    <w:rsid w:val="00086C75"/>
    <w:rsid w:val="00095694"/>
    <w:rsid w:val="000973B8"/>
    <w:rsid w:val="000A7AE6"/>
    <w:rsid w:val="000C417D"/>
    <w:rsid w:val="000D16ED"/>
    <w:rsid w:val="000D2280"/>
    <w:rsid w:val="000D24F9"/>
    <w:rsid w:val="000D373D"/>
    <w:rsid w:val="000D4770"/>
    <w:rsid w:val="000D66E4"/>
    <w:rsid w:val="000D67F1"/>
    <w:rsid w:val="000E1845"/>
    <w:rsid w:val="000E1D2E"/>
    <w:rsid w:val="000E4597"/>
    <w:rsid w:val="000F3583"/>
    <w:rsid w:val="00100AB0"/>
    <w:rsid w:val="001017C7"/>
    <w:rsid w:val="0010264A"/>
    <w:rsid w:val="0010612B"/>
    <w:rsid w:val="00123745"/>
    <w:rsid w:val="001336DD"/>
    <w:rsid w:val="00143736"/>
    <w:rsid w:val="00143EBA"/>
    <w:rsid w:val="001479F4"/>
    <w:rsid w:val="00160D02"/>
    <w:rsid w:val="0016100B"/>
    <w:rsid w:val="0017590F"/>
    <w:rsid w:val="00176884"/>
    <w:rsid w:val="00182565"/>
    <w:rsid w:val="001847A2"/>
    <w:rsid w:val="0018640E"/>
    <w:rsid w:val="00195D86"/>
    <w:rsid w:val="001A5D50"/>
    <w:rsid w:val="001A7232"/>
    <w:rsid w:val="001A778F"/>
    <w:rsid w:val="001B1E94"/>
    <w:rsid w:val="001B3FFF"/>
    <w:rsid w:val="001C051D"/>
    <w:rsid w:val="001C3EEE"/>
    <w:rsid w:val="001C3FE2"/>
    <w:rsid w:val="001C4FB6"/>
    <w:rsid w:val="001C5503"/>
    <w:rsid w:val="001D3CFF"/>
    <w:rsid w:val="001E429B"/>
    <w:rsid w:val="001E4B29"/>
    <w:rsid w:val="001F3997"/>
    <w:rsid w:val="001F7594"/>
    <w:rsid w:val="00201B27"/>
    <w:rsid w:val="002034C6"/>
    <w:rsid w:val="00207908"/>
    <w:rsid w:val="002105D5"/>
    <w:rsid w:val="0021214D"/>
    <w:rsid w:val="00214A47"/>
    <w:rsid w:val="00216308"/>
    <w:rsid w:val="002163CE"/>
    <w:rsid w:val="00217CBB"/>
    <w:rsid w:val="002204BD"/>
    <w:rsid w:val="002213CC"/>
    <w:rsid w:val="00222668"/>
    <w:rsid w:val="00230DFF"/>
    <w:rsid w:val="00243C5B"/>
    <w:rsid w:val="00246C52"/>
    <w:rsid w:val="0025096E"/>
    <w:rsid w:val="00253827"/>
    <w:rsid w:val="00254699"/>
    <w:rsid w:val="0025602C"/>
    <w:rsid w:val="00267231"/>
    <w:rsid w:val="0026798D"/>
    <w:rsid w:val="0027277B"/>
    <w:rsid w:val="0027571D"/>
    <w:rsid w:val="00276C5F"/>
    <w:rsid w:val="0027790F"/>
    <w:rsid w:val="00277AD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10129"/>
    <w:rsid w:val="00316C58"/>
    <w:rsid w:val="00317AA0"/>
    <w:rsid w:val="0032059E"/>
    <w:rsid w:val="00324BB2"/>
    <w:rsid w:val="00325AC4"/>
    <w:rsid w:val="00325C4A"/>
    <w:rsid w:val="003318D6"/>
    <w:rsid w:val="00351DEB"/>
    <w:rsid w:val="00352D3A"/>
    <w:rsid w:val="003544F5"/>
    <w:rsid w:val="00357156"/>
    <w:rsid w:val="00376EFF"/>
    <w:rsid w:val="0039422C"/>
    <w:rsid w:val="003A36AE"/>
    <w:rsid w:val="003A459F"/>
    <w:rsid w:val="003C03A3"/>
    <w:rsid w:val="003C2940"/>
    <w:rsid w:val="003C4A45"/>
    <w:rsid w:val="003D4251"/>
    <w:rsid w:val="003D4964"/>
    <w:rsid w:val="003D5EA3"/>
    <w:rsid w:val="003D7F3C"/>
    <w:rsid w:val="003F0FFD"/>
    <w:rsid w:val="003F11AE"/>
    <w:rsid w:val="003F2E3C"/>
    <w:rsid w:val="003F591E"/>
    <w:rsid w:val="003F6633"/>
    <w:rsid w:val="00402646"/>
    <w:rsid w:val="00405814"/>
    <w:rsid w:val="00405A94"/>
    <w:rsid w:val="00406345"/>
    <w:rsid w:val="004066D9"/>
    <w:rsid w:val="00411B3A"/>
    <w:rsid w:val="0041287D"/>
    <w:rsid w:val="00413886"/>
    <w:rsid w:val="004212D7"/>
    <w:rsid w:val="00423985"/>
    <w:rsid w:val="00424574"/>
    <w:rsid w:val="0042493B"/>
    <w:rsid w:val="00425D37"/>
    <w:rsid w:val="00426882"/>
    <w:rsid w:val="00431649"/>
    <w:rsid w:val="00435832"/>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4C80"/>
    <w:rsid w:val="004A0A8F"/>
    <w:rsid w:val="004A0F59"/>
    <w:rsid w:val="004A39F6"/>
    <w:rsid w:val="004B0DB9"/>
    <w:rsid w:val="004C2327"/>
    <w:rsid w:val="004C4A8A"/>
    <w:rsid w:val="004C66D0"/>
    <w:rsid w:val="004C6A31"/>
    <w:rsid w:val="004D1388"/>
    <w:rsid w:val="004D4796"/>
    <w:rsid w:val="004D7F94"/>
    <w:rsid w:val="004F109B"/>
    <w:rsid w:val="004F4788"/>
    <w:rsid w:val="004F4871"/>
    <w:rsid w:val="004F77E5"/>
    <w:rsid w:val="00503806"/>
    <w:rsid w:val="00510B11"/>
    <w:rsid w:val="0051119D"/>
    <w:rsid w:val="00523E1B"/>
    <w:rsid w:val="005248A0"/>
    <w:rsid w:val="00540E39"/>
    <w:rsid w:val="00543B79"/>
    <w:rsid w:val="005556B1"/>
    <w:rsid w:val="00572C86"/>
    <w:rsid w:val="005752A7"/>
    <w:rsid w:val="00583013"/>
    <w:rsid w:val="00583754"/>
    <w:rsid w:val="00583AAD"/>
    <w:rsid w:val="005847A9"/>
    <w:rsid w:val="0058480C"/>
    <w:rsid w:val="0059296F"/>
    <w:rsid w:val="00593BC1"/>
    <w:rsid w:val="00597FB7"/>
    <w:rsid w:val="005A2B54"/>
    <w:rsid w:val="005A3AA5"/>
    <w:rsid w:val="005B33D7"/>
    <w:rsid w:val="005B5316"/>
    <w:rsid w:val="005B630C"/>
    <w:rsid w:val="005C01C1"/>
    <w:rsid w:val="005C51E0"/>
    <w:rsid w:val="005C5A0C"/>
    <w:rsid w:val="005C697F"/>
    <w:rsid w:val="005D7EC4"/>
    <w:rsid w:val="005F0B16"/>
    <w:rsid w:val="005F3CDB"/>
    <w:rsid w:val="005F6FFB"/>
    <w:rsid w:val="00604B86"/>
    <w:rsid w:val="00616C1F"/>
    <w:rsid w:val="00617A56"/>
    <w:rsid w:val="006228F7"/>
    <w:rsid w:val="00636465"/>
    <w:rsid w:val="00640D9F"/>
    <w:rsid w:val="0064763A"/>
    <w:rsid w:val="0065210D"/>
    <w:rsid w:val="00653C1F"/>
    <w:rsid w:val="006552FB"/>
    <w:rsid w:val="00685372"/>
    <w:rsid w:val="00686170"/>
    <w:rsid w:val="00690150"/>
    <w:rsid w:val="00695C19"/>
    <w:rsid w:val="006A280F"/>
    <w:rsid w:val="006A4CEA"/>
    <w:rsid w:val="006A62EC"/>
    <w:rsid w:val="006B028F"/>
    <w:rsid w:val="006C131B"/>
    <w:rsid w:val="006D62BD"/>
    <w:rsid w:val="006D7B34"/>
    <w:rsid w:val="006E32A3"/>
    <w:rsid w:val="006E3E44"/>
    <w:rsid w:val="006E56E7"/>
    <w:rsid w:val="00703CA6"/>
    <w:rsid w:val="0070478E"/>
    <w:rsid w:val="00707227"/>
    <w:rsid w:val="00710BF4"/>
    <w:rsid w:val="00715AAA"/>
    <w:rsid w:val="007163E7"/>
    <w:rsid w:val="00717098"/>
    <w:rsid w:val="007231E1"/>
    <w:rsid w:val="007255E7"/>
    <w:rsid w:val="007260CD"/>
    <w:rsid w:val="00730F88"/>
    <w:rsid w:val="00741D30"/>
    <w:rsid w:val="00743E68"/>
    <w:rsid w:val="007441EB"/>
    <w:rsid w:val="00751FAE"/>
    <w:rsid w:val="00754E0F"/>
    <w:rsid w:val="007720B4"/>
    <w:rsid w:val="0077211A"/>
    <w:rsid w:val="00775774"/>
    <w:rsid w:val="00791179"/>
    <w:rsid w:val="00792AB8"/>
    <w:rsid w:val="00794BE0"/>
    <w:rsid w:val="007A051E"/>
    <w:rsid w:val="007A2403"/>
    <w:rsid w:val="007A37F2"/>
    <w:rsid w:val="007A40D8"/>
    <w:rsid w:val="007B0CF4"/>
    <w:rsid w:val="007B654A"/>
    <w:rsid w:val="007C0572"/>
    <w:rsid w:val="007C61F5"/>
    <w:rsid w:val="007D09CB"/>
    <w:rsid w:val="007D20B2"/>
    <w:rsid w:val="007D2FC0"/>
    <w:rsid w:val="007D7E91"/>
    <w:rsid w:val="007E0629"/>
    <w:rsid w:val="007E4FC2"/>
    <w:rsid w:val="007F152F"/>
    <w:rsid w:val="007F2710"/>
    <w:rsid w:val="007F665B"/>
    <w:rsid w:val="00802342"/>
    <w:rsid w:val="0080639F"/>
    <w:rsid w:val="0080762B"/>
    <w:rsid w:val="00813432"/>
    <w:rsid w:val="008233CD"/>
    <w:rsid w:val="00825D8B"/>
    <w:rsid w:val="008274A4"/>
    <w:rsid w:val="00830652"/>
    <w:rsid w:val="00831468"/>
    <w:rsid w:val="00831ED9"/>
    <w:rsid w:val="008343ED"/>
    <w:rsid w:val="008353BA"/>
    <w:rsid w:val="00840641"/>
    <w:rsid w:val="00845AC5"/>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306F"/>
    <w:rsid w:val="008B5549"/>
    <w:rsid w:val="008B7344"/>
    <w:rsid w:val="008C15EA"/>
    <w:rsid w:val="008C3E9A"/>
    <w:rsid w:val="008D12B0"/>
    <w:rsid w:val="008D177F"/>
    <w:rsid w:val="008D29CA"/>
    <w:rsid w:val="008E4072"/>
    <w:rsid w:val="008E79AA"/>
    <w:rsid w:val="008F1D42"/>
    <w:rsid w:val="008F632E"/>
    <w:rsid w:val="008F7B47"/>
    <w:rsid w:val="00902EA5"/>
    <w:rsid w:val="0090395F"/>
    <w:rsid w:val="00904A93"/>
    <w:rsid w:val="0091346C"/>
    <w:rsid w:val="00921668"/>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80C9B"/>
    <w:rsid w:val="00985CF5"/>
    <w:rsid w:val="00992CCA"/>
    <w:rsid w:val="009951B8"/>
    <w:rsid w:val="009A2E23"/>
    <w:rsid w:val="009A4B60"/>
    <w:rsid w:val="009A60D9"/>
    <w:rsid w:val="009A69FA"/>
    <w:rsid w:val="009B0BC2"/>
    <w:rsid w:val="009B264B"/>
    <w:rsid w:val="009B51A8"/>
    <w:rsid w:val="009C0E86"/>
    <w:rsid w:val="009C1705"/>
    <w:rsid w:val="009C1B4E"/>
    <w:rsid w:val="009C2307"/>
    <w:rsid w:val="009C606B"/>
    <w:rsid w:val="009D29B6"/>
    <w:rsid w:val="009D3495"/>
    <w:rsid w:val="009E083D"/>
    <w:rsid w:val="009E13A6"/>
    <w:rsid w:val="009F2717"/>
    <w:rsid w:val="009F34BC"/>
    <w:rsid w:val="009F43D1"/>
    <w:rsid w:val="009F7B14"/>
    <w:rsid w:val="00A10B4F"/>
    <w:rsid w:val="00A1232C"/>
    <w:rsid w:val="00A12679"/>
    <w:rsid w:val="00A16467"/>
    <w:rsid w:val="00A337F1"/>
    <w:rsid w:val="00A611CB"/>
    <w:rsid w:val="00A670F6"/>
    <w:rsid w:val="00A82364"/>
    <w:rsid w:val="00A83475"/>
    <w:rsid w:val="00A85DDE"/>
    <w:rsid w:val="00A961B1"/>
    <w:rsid w:val="00AA26FF"/>
    <w:rsid w:val="00AB0D68"/>
    <w:rsid w:val="00AB4C00"/>
    <w:rsid w:val="00AB4FA0"/>
    <w:rsid w:val="00AB6BDA"/>
    <w:rsid w:val="00AB7DAA"/>
    <w:rsid w:val="00AC1E7D"/>
    <w:rsid w:val="00AC31AB"/>
    <w:rsid w:val="00AC7793"/>
    <w:rsid w:val="00AE3A86"/>
    <w:rsid w:val="00AE564B"/>
    <w:rsid w:val="00AF4372"/>
    <w:rsid w:val="00B00831"/>
    <w:rsid w:val="00B03B33"/>
    <w:rsid w:val="00B10E2D"/>
    <w:rsid w:val="00B1172F"/>
    <w:rsid w:val="00B15D1D"/>
    <w:rsid w:val="00B20DF4"/>
    <w:rsid w:val="00B214CB"/>
    <w:rsid w:val="00B23118"/>
    <w:rsid w:val="00B313C9"/>
    <w:rsid w:val="00B31562"/>
    <w:rsid w:val="00B378CD"/>
    <w:rsid w:val="00B42D5D"/>
    <w:rsid w:val="00B44FC9"/>
    <w:rsid w:val="00B52DBD"/>
    <w:rsid w:val="00B63F27"/>
    <w:rsid w:val="00B65334"/>
    <w:rsid w:val="00B67678"/>
    <w:rsid w:val="00B7075F"/>
    <w:rsid w:val="00B73836"/>
    <w:rsid w:val="00B749B5"/>
    <w:rsid w:val="00B763E9"/>
    <w:rsid w:val="00B76B55"/>
    <w:rsid w:val="00B859C9"/>
    <w:rsid w:val="00B93212"/>
    <w:rsid w:val="00BA0751"/>
    <w:rsid w:val="00BB51E2"/>
    <w:rsid w:val="00BC064B"/>
    <w:rsid w:val="00BC368A"/>
    <w:rsid w:val="00BD039A"/>
    <w:rsid w:val="00BE40F1"/>
    <w:rsid w:val="00BE4686"/>
    <w:rsid w:val="00BE7AE8"/>
    <w:rsid w:val="00BF4E3A"/>
    <w:rsid w:val="00C017CD"/>
    <w:rsid w:val="00C020FB"/>
    <w:rsid w:val="00C0452B"/>
    <w:rsid w:val="00C13750"/>
    <w:rsid w:val="00C16357"/>
    <w:rsid w:val="00C17402"/>
    <w:rsid w:val="00C2209D"/>
    <w:rsid w:val="00C22E8D"/>
    <w:rsid w:val="00C22F9B"/>
    <w:rsid w:val="00C258E0"/>
    <w:rsid w:val="00C35EE7"/>
    <w:rsid w:val="00C364BE"/>
    <w:rsid w:val="00C41533"/>
    <w:rsid w:val="00C41DFA"/>
    <w:rsid w:val="00C473F0"/>
    <w:rsid w:val="00C47D84"/>
    <w:rsid w:val="00C625E2"/>
    <w:rsid w:val="00C6618D"/>
    <w:rsid w:val="00C72128"/>
    <w:rsid w:val="00C7297C"/>
    <w:rsid w:val="00C767E6"/>
    <w:rsid w:val="00C83AC8"/>
    <w:rsid w:val="00C84D03"/>
    <w:rsid w:val="00C9142A"/>
    <w:rsid w:val="00C914B8"/>
    <w:rsid w:val="00C979CB"/>
    <w:rsid w:val="00CA0AA7"/>
    <w:rsid w:val="00CA2F20"/>
    <w:rsid w:val="00CA4DEA"/>
    <w:rsid w:val="00CA54DC"/>
    <w:rsid w:val="00CA74B5"/>
    <w:rsid w:val="00CB0B8F"/>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D02778"/>
    <w:rsid w:val="00D03503"/>
    <w:rsid w:val="00D07613"/>
    <w:rsid w:val="00D0774B"/>
    <w:rsid w:val="00D172A3"/>
    <w:rsid w:val="00D3260C"/>
    <w:rsid w:val="00D33FB9"/>
    <w:rsid w:val="00D34FED"/>
    <w:rsid w:val="00D36AEB"/>
    <w:rsid w:val="00D37DB1"/>
    <w:rsid w:val="00D37EC2"/>
    <w:rsid w:val="00D540B3"/>
    <w:rsid w:val="00D5674B"/>
    <w:rsid w:val="00D56818"/>
    <w:rsid w:val="00D57472"/>
    <w:rsid w:val="00D57C07"/>
    <w:rsid w:val="00D62217"/>
    <w:rsid w:val="00D6617B"/>
    <w:rsid w:val="00D668A4"/>
    <w:rsid w:val="00D7063E"/>
    <w:rsid w:val="00D720E0"/>
    <w:rsid w:val="00D9198B"/>
    <w:rsid w:val="00DA779C"/>
    <w:rsid w:val="00DB0DFE"/>
    <w:rsid w:val="00DB3191"/>
    <w:rsid w:val="00DB33B3"/>
    <w:rsid w:val="00DC49AD"/>
    <w:rsid w:val="00DC6217"/>
    <w:rsid w:val="00DC658B"/>
    <w:rsid w:val="00DC6859"/>
    <w:rsid w:val="00DD0379"/>
    <w:rsid w:val="00DE337C"/>
    <w:rsid w:val="00DE4D91"/>
    <w:rsid w:val="00DE6B88"/>
    <w:rsid w:val="00DF37BC"/>
    <w:rsid w:val="00DF5C8E"/>
    <w:rsid w:val="00E003F4"/>
    <w:rsid w:val="00E04013"/>
    <w:rsid w:val="00E10129"/>
    <w:rsid w:val="00E14436"/>
    <w:rsid w:val="00E17C2E"/>
    <w:rsid w:val="00E20484"/>
    <w:rsid w:val="00E254E3"/>
    <w:rsid w:val="00E27744"/>
    <w:rsid w:val="00E34664"/>
    <w:rsid w:val="00E371BB"/>
    <w:rsid w:val="00E40658"/>
    <w:rsid w:val="00E40EE5"/>
    <w:rsid w:val="00E41567"/>
    <w:rsid w:val="00E42E58"/>
    <w:rsid w:val="00E56F1A"/>
    <w:rsid w:val="00E64C2D"/>
    <w:rsid w:val="00E7113A"/>
    <w:rsid w:val="00E72DCC"/>
    <w:rsid w:val="00E759ED"/>
    <w:rsid w:val="00E76264"/>
    <w:rsid w:val="00E821C7"/>
    <w:rsid w:val="00E841BB"/>
    <w:rsid w:val="00E8645F"/>
    <w:rsid w:val="00E90E09"/>
    <w:rsid w:val="00E92541"/>
    <w:rsid w:val="00EA31B9"/>
    <w:rsid w:val="00EA3ECC"/>
    <w:rsid w:val="00EA4DEE"/>
    <w:rsid w:val="00EB34CB"/>
    <w:rsid w:val="00EB4588"/>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5ABA"/>
    <w:rsid w:val="00F37CCF"/>
    <w:rsid w:val="00F42846"/>
    <w:rsid w:val="00F43F8D"/>
    <w:rsid w:val="00F4472C"/>
    <w:rsid w:val="00F45A49"/>
    <w:rsid w:val="00F642DF"/>
    <w:rsid w:val="00F65048"/>
    <w:rsid w:val="00F65382"/>
    <w:rsid w:val="00F66E7D"/>
    <w:rsid w:val="00F8027B"/>
    <w:rsid w:val="00F81797"/>
    <w:rsid w:val="00F864B4"/>
    <w:rsid w:val="00F86A33"/>
    <w:rsid w:val="00F94BAE"/>
    <w:rsid w:val="00FA6688"/>
    <w:rsid w:val="00FA6C56"/>
    <w:rsid w:val="00FB4B7E"/>
    <w:rsid w:val="00FC0193"/>
    <w:rsid w:val="00FC5F2F"/>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DW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www.nrel.gov/docs/fy14osti/60742.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s://nwtc.nrel.gov/system/files/Setup_NWTC_Windows.pdf" TargetMode="External"/><Relationship Id="rId32"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yperlink" Target="https://nwtc.nrel.gov/FAST-Developers" TargetMode="External"/><Relationship Id="rId19" Type="http://schemas.openxmlformats.org/officeDocument/2006/relationships/hyperlink" Target="http://www.nrel.gov/docs/fy14osti/60742.pdf"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ind.nrel.gov/designcodes/simulators/developers/" TargetMode="External"/><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7373CE-297C-47A8-84A4-13F8A4A37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21316</TotalTime>
  <Pages>37</Pages>
  <Words>9456</Words>
  <Characters>53900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63230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107</cp:revision>
  <dcterms:created xsi:type="dcterms:W3CDTF">2014-10-01T13:04:00Z</dcterms:created>
  <dcterms:modified xsi:type="dcterms:W3CDTF">2015-03-19T16:55:00Z</dcterms:modified>
</cp:coreProperties>
</file>