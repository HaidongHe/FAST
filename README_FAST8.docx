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5192ABA4" w:rsidR="00143EBA" w:rsidRDefault="00D65682" w:rsidP="005847A9">
      <w:pPr>
        <w:pStyle w:val="Title"/>
      </w:pPr>
      <w:proofErr w:type="gramStart"/>
      <w:r>
        <w:t>F</w:t>
      </w:r>
      <w:r w:rsidR="00CA74B5">
        <w:t>AST v8.</w:t>
      </w:r>
      <w:proofErr w:type="gramEnd"/>
      <w:del w:id="0" w:author="Bonnie Jonkman" w:date="2015-04-15T12:42:00Z">
        <w:r w:rsidR="002A6E11" w:rsidDel="00B92E37">
          <w:delText>1</w:delText>
        </w:r>
        <w:r w:rsidR="005D7EC4" w:rsidDel="00B92E37">
          <w:delText>0</w:delText>
        </w:r>
      </w:del>
      <w:ins w:id="1" w:author="Bonnie Jonkman" w:date="2015-04-15T12:42:00Z">
        <w:r w:rsidR="00B92E37">
          <w:t>11</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02CF8B26" w:rsidR="00CA74B5" w:rsidRDefault="00322393" w:rsidP="00CA74B5">
      <w:pPr>
        <w:pStyle w:val="Subtitle"/>
      </w:pPr>
      <w:r>
        <w:t>April</w:t>
      </w:r>
      <w:r w:rsidR="002A6E11">
        <w:t xml:space="preserve"> 1</w:t>
      </w:r>
      <w:ins w:id="2" w:author="Bonnie Jonkman" w:date="2015-04-15T12:42:00Z">
        <w:r w:rsidR="00B92E37">
          <w:t>5</w:t>
        </w:r>
      </w:ins>
      <w:r w:rsidR="00F45A49">
        <w:t>, 201</w:t>
      </w:r>
      <w:r w:rsidR="002A6E11">
        <w:t>5</w:t>
      </w:r>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3" w:name="_Toc417470250"/>
      <w:r>
        <w:lastRenderedPageBreak/>
        <w:t>Table of Contents</w:t>
      </w:r>
      <w:bookmarkEnd w:id="3"/>
    </w:p>
    <w:p w14:paraId="066B2DA5" w14:textId="77777777" w:rsidR="008462CD" w:rsidRDefault="006C131B">
      <w:pPr>
        <w:pStyle w:val="TOC1"/>
        <w:tabs>
          <w:tab w:val="right" w:leader="dot" w:pos="9350"/>
        </w:tabs>
        <w:rPr>
          <w:ins w:id="4" w:author="Bonnie Jonkman" w:date="2015-04-22T12:48:00Z"/>
          <w:rFonts w:eastAsiaTheme="minorEastAsia"/>
          <w:noProof/>
        </w:rPr>
      </w:pPr>
      <w:r>
        <w:fldChar w:fldCharType="begin"/>
      </w:r>
      <w:r>
        <w:instrText xml:space="preserve"> TOC \o "1-2" \h \z \u </w:instrText>
      </w:r>
      <w:r>
        <w:fldChar w:fldCharType="separate"/>
      </w:r>
      <w:ins w:id="5" w:author="Bonnie Jonkman" w:date="2015-04-22T12:48:00Z">
        <w:r w:rsidR="008462CD" w:rsidRPr="00563963">
          <w:rPr>
            <w:rStyle w:val="Hyperlink"/>
            <w:noProof/>
          </w:rPr>
          <w:fldChar w:fldCharType="begin"/>
        </w:r>
        <w:r w:rsidR="008462CD" w:rsidRPr="00563963">
          <w:rPr>
            <w:rStyle w:val="Hyperlink"/>
            <w:noProof/>
          </w:rPr>
          <w:instrText xml:space="preserve"> </w:instrText>
        </w:r>
        <w:r w:rsidR="008462CD">
          <w:rPr>
            <w:noProof/>
          </w:rPr>
          <w:instrText>HYPERLINK \l "_Toc417470250"</w:instrText>
        </w:r>
        <w:r w:rsidR="008462CD" w:rsidRPr="00563963">
          <w:rPr>
            <w:rStyle w:val="Hyperlink"/>
            <w:noProof/>
          </w:rPr>
          <w:instrText xml:space="preserve"> </w:instrText>
        </w:r>
        <w:r w:rsidR="008462CD" w:rsidRPr="00563963">
          <w:rPr>
            <w:rStyle w:val="Hyperlink"/>
            <w:noProof/>
          </w:rPr>
        </w:r>
        <w:r w:rsidR="008462CD" w:rsidRPr="00563963">
          <w:rPr>
            <w:rStyle w:val="Hyperlink"/>
            <w:noProof/>
          </w:rPr>
          <w:fldChar w:fldCharType="separate"/>
        </w:r>
        <w:r w:rsidR="008462CD" w:rsidRPr="00563963">
          <w:rPr>
            <w:rStyle w:val="Hyperlink"/>
            <w:noProof/>
          </w:rPr>
          <w:t>Table of Contents</w:t>
        </w:r>
        <w:r w:rsidR="008462CD">
          <w:rPr>
            <w:noProof/>
            <w:webHidden/>
          </w:rPr>
          <w:tab/>
        </w:r>
        <w:r w:rsidR="008462CD">
          <w:rPr>
            <w:noProof/>
            <w:webHidden/>
          </w:rPr>
          <w:fldChar w:fldCharType="begin"/>
        </w:r>
        <w:r w:rsidR="008462CD">
          <w:rPr>
            <w:noProof/>
            <w:webHidden/>
          </w:rPr>
          <w:instrText xml:space="preserve"> PAGEREF _Toc417470250 \h </w:instrText>
        </w:r>
        <w:r w:rsidR="008462CD">
          <w:rPr>
            <w:noProof/>
            <w:webHidden/>
          </w:rPr>
        </w:r>
      </w:ins>
      <w:r w:rsidR="008462CD">
        <w:rPr>
          <w:noProof/>
          <w:webHidden/>
        </w:rPr>
        <w:fldChar w:fldCharType="separate"/>
      </w:r>
      <w:ins w:id="6" w:author="Bonnie Jonkman" w:date="2015-04-22T12:48:00Z">
        <w:r w:rsidR="008462CD">
          <w:rPr>
            <w:noProof/>
            <w:webHidden/>
          </w:rPr>
          <w:t>2</w:t>
        </w:r>
        <w:r w:rsidR="008462CD">
          <w:rPr>
            <w:noProof/>
            <w:webHidden/>
          </w:rPr>
          <w:fldChar w:fldCharType="end"/>
        </w:r>
        <w:r w:rsidR="008462CD" w:rsidRPr="00563963">
          <w:rPr>
            <w:rStyle w:val="Hyperlink"/>
            <w:noProof/>
          </w:rPr>
          <w:fldChar w:fldCharType="end"/>
        </w:r>
      </w:ins>
    </w:p>
    <w:p w14:paraId="58C2BEEC" w14:textId="77777777" w:rsidR="008462CD" w:rsidRDefault="008462CD">
      <w:pPr>
        <w:pStyle w:val="TOC1"/>
        <w:tabs>
          <w:tab w:val="right" w:leader="dot" w:pos="9350"/>
        </w:tabs>
        <w:rPr>
          <w:ins w:id="7" w:author="Bonnie Jonkman" w:date="2015-04-22T12:48:00Z"/>
          <w:rFonts w:eastAsiaTheme="minorEastAsia"/>
          <w:noProof/>
        </w:rPr>
      </w:pPr>
      <w:ins w:id="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"_Toc417470251"</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Introduction</w:t>
        </w:r>
        <w:r>
          <w:rPr>
            <w:noProof/>
            <w:webHidden/>
          </w:rPr>
          <w:tab/>
        </w:r>
        <w:r>
          <w:rPr>
            <w:noProof/>
            <w:webHidden/>
          </w:rPr>
          <w:fldChar w:fldCharType="begin"/>
        </w:r>
        <w:r>
          <w:rPr>
            <w:noProof/>
            <w:webHidden/>
          </w:rPr>
          <w:instrText xml:space="preserve"> PAGEREF _Toc417470251 \h </w:instrText>
        </w:r>
        <w:r>
          <w:rPr>
            <w:noProof/>
            <w:webHidden/>
          </w:rPr>
        </w:r>
      </w:ins>
      <w:r>
        <w:rPr>
          <w:noProof/>
          <w:webHidden/>
        </w:rPr>
        <w:fldChar w:fldCharType="separate"/>
      </w:r>
      <w:ins w:id="9" w:author="Bonnie Jonkman" w:date="2015-04-22T12:48:00Z">
        <w:r>
          <w:rPr>
            <w:noProof/>
            <w:webHidden/>
          </w:rPr>
          <w:t>3</w:t>
        </w:r>
        <w:r>
          <w:rPr>
            <w:noProof/>
            <w:webHidden/>
          </w:rPr>
          <w:fldChar w:fldCharType="end"/>
        </w:r>
        <w:r w:rsidRPr="00563963">
          <w:rPr>
            <w:rStyle w:val="Hyperlink"/>
            <w:noProof/>
          </w:rPr>
          <w:fldChar w:fldCharType="end"/>
        </w:r>
      </w:ins>
    </w:p>
    <w:p w14:paraId="4223557A" w14:textId="77777777" w:rsidR="008462CD" w:rsidRDefault="008462CD">
      <w:pPr>
        <w:pStyle w:val="TOC1"/>
        <w:tabs>
          <w:tab w:val="right" w:leader="dot" w:pos="9350"/>
        </w:tabs>
        <w:rPr>
          <w:ins w:id="10" w:author="Bonnie Jonkman" w:date="2015-04-22T12:48:00Z"/>
          <w:rFonts w:eastAsiaTheme="minorEastAsia"/>
          <w:noProof/>
        </w:rPr>
      </w:pPr>
      <w:ins w:id="1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"_Toc417470252"</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Major changes in FAST</w:t>
        </w:r>
        <w:r>
          <w:rPr>
            <w:noProof/>
            <w:webHidden/>
          </w:rPr>
          <w:tab/>
        </w:r>
        <w:r>
          <w:rPr>
            <w:noProof/>
            <w:webHidden/>
          </w:rPr>
          <w:fldChar w:fldCharType="begin"/>
        </w:r>
        <w:r>
          <w:rPr>
            <w:noProof/>
            <w:webHidden/>
          </w:rPr>
          <w:instrText xml:space="preserve"> PAGEREF _Toc417470252 \h </w:instrText>
        </w:r>
        <w:r>
          <w:rPr>
            <w:noProof/>
            <w:webHidden/>
          </w:rPr>
        </w:r>
      </w:ins>
      <w:r>
        <w:rPr>
          <w:noProof/>
          <w:webHidden/>
        </w:rPr>
        <w:fldChar w:fldCharType="separate"/>
      </w:r>
      <w:ins w:id="12" w:author="Bonnie Jonkman" w:date="2015-04-22T12:48:00Z">
        <w:r>
          <w:rPr>
            <w:noProof/>
            <w:webHidden/>
          </w:rPr>
          <w:t>8</w:t>
        </w:r>
        <w:r>
          <w:rPr>
            <w:noProof/>
            <w:webHidden/>
          </w:rPr>
          <w:fldChar w:fldCharType="end"/>
        </w:r>
        <w:r w:rsidRPr="00563963">
          <w:rPr>
            <w:rStyle w:val="Hyperlink"/>
            <w:noProof/>
          </w:rPr>
          <w:fldChar w:fldCharType="end"/>
        </w:r>
      </w:ins>
    </w:p>
    <w:p w14:paraId="6092F8D1" w14:textId="77777777" w:rsidR="008462CD" w:rsidRDefault="008462CD">
      <w:pPr>
        <w:pStyle w:val="TOC2"/>
        <w:tabs>
          <w:tab w:val="right" w:leader="dot" w:pos="9350"/>
        </w:tabs>
        <w:rPr>
          <w:ins w:id="13" w:author="Bonnie Jonkman" w:date="2015-04-22T12:48:00Z"/>
          <w:rFonts w:eastAsiaTheme="minorEastAsia"/>
          <w:noProof/>
        </w:rPr>
      </w:pPr>
      <w:ins w:id="1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"_Toc417470253"</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v8.11.00a-bjj</w:t>
        </w:r>
        <w:r>
          <w:rPr>
            <w:noProof/>
            <w:webHidden/>
          </w:rPr>
          <w:tab/>
        </w:r>
        <w:r>
          <w:rPr>
            <w:noProof/>
            <w:webHidden/>
          </w:rPr>
          <w:fldChar w:fldCharType="begin"/>
        </w:r>
        <w:r>
          <w:rPr>
            <w:noProof/>
            <w:webHidden/>
          </w:rPr>
          <w:instrText xml:space="preserve"> PAGEREF _Toc417470253 \h </w:instrText>
        </w:r>
        <w:r>
          <w:rPr>
            <w:noProof/>
            <w:webHidden/>
          </w:rPr>
        </w:r>
      </w:ins>
      <w:r>
        <w:rPr>
          <w:noProof/>
          <w:webHidden/>
        </w:rPr>
        <w:fldChar w:fldCharType="separate"/>
      </w:r>
      <w:ins w:id="15" w:author="Bonnie Jonkman" w:date="2015-04-22T12:48:00Z">
        <w:r>
          <w:rPr>
            <w:noProof/>
            <w:webHidden/>
          </w:rPr>
          <w:t>8</w:t>
        </w:r>
        <w:r>
          <w:rPr>
            <w:noProof/>
            <w:webHidden/>
          </w:rPr>
          <w:fldChar w:fldCharType="end"/>
        </w:r>
        <w:r w:rsidRPr="00563963">
          <w:rPr>
            <w:rStyle w:val="Hyperlink"/>
            <w:noProof/>
          </w:rPr>
          <w:fldChar w:fldCharType="end"/>
        </w:r>
      </w:ins>
    </w:p>
    <w:p w14:paraId="01605F6B" w14:textId="77777777" w:rsidR="008462CD" w:rsidRDefault="008462CD">
      <w:pPr>
        <w:pStyle w:val="TOC2"/>
        <w:tabs>
          <w:tab w:val="right" w:leader="dot" w:pos="9350"/>
        </w:tabs>
        <w:rPr>
          <w:ins w:id="16" w:author="Bonnie Jonkman" w:date="2015-04-22T12:48:00Z"/>
          <w:rFonts w:eastAsiaTheme="minorEastAsia"/>
          <w:noProof/>
        </w:rPr>
      </w:pPr>
      <w:ins w:id="1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"_Toc417470254"</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v8.10.00a-bjj</w:t>
        </w:r>
        <w:r>
          <w:rPr>
            <w:noProof/>
            <w:webHidden/>
          </w:rPr>
          <w:tab/>
        </w:r>
        <w:r>
          <w:rPr>
            <w:noProof/>
            <w:webHidden/>
          </w:rPr>
          <w:fldChar w:fldCharType="begin"/>
        </w:r>
        <w:r>
          <w:rPr>
            <w:noProof/>
            <w:webHidden/>
          </w:rPr>
          <w:instrText xml:space="preserve"> PAGEREF _Toc417470254 \h </w:instrText>
        </w:r>
        <w:r>
          <w:rPr>
            <w:noProof/>
            <w:webHidden/>
          </w:rPr>
        </w:r>
      </w:ins>
      <w:r>
        <w:rPr>
          <w:noProof/>
          <w:webHidden/>
        </w:rPr>
        <w:fldChar w:fldCharType="separate"/>
      </w:r>
      <w:ins w:id="18" w:author="Bonnie Jonkman" w:date="2015-04-22T12:48:00Z">
        <w:r>
          <w:rPr>
            <w:noProof/>
            <w:webHidden/>
          </w:rPr>
          <w:t>8</w:t>
        </w:r>
        <w:r>
          <w:rPr>
            <w:noProof/>
            <w:webHidden/>
          </w:rPr>
          <w:fldChar w:fldCharType="end"/>
        </w:r>
        <w:r w:rsidRPr="00563963">
          <w:rPr>
            <w:rStyle w:val="Hyperlink"/>
            <w:noProof/>
          </w:rPr>
          <w:fldChar w:fldCharType="end"/>
        </w:r>
      </w:ins>
    </w:p>
    <w:p w14:paraId="69393827" w14:textId="77777777" w:rsidR="008462CD" w:rsidRDefault="008462CD">
      <w:pPr>
        <w:pStyle w:val="TOC2"/>
        <w:tabs>
          <w:tab w:val="right" w:leader="dot" w:pos="9350"/>
        </w:tabs>
        <w:rPr>
          <w:ins w:id="19" w:author="Bonnie Jonkman" w:date="2015-04-22T12:48:00Z"/>
          <w:rFonts w:eastAsiaTheme="minorEastAsia"/>
          <w:noProof/>
        </w:rPr>
      </w:pPr>
      <w:ins w:id="2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"_Toc417470255"</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v8.09.00a-bjj</w:t>
        </w:r>
        <w:r>
          <w:rPr>
            <w:noProof/>
            <w:webHidden/>
          </w:rPr>
          <w:tab/>
        </w:r>
        <w:r>
          <w:rPr>
            <w:noProof/>
            <w:webHidden/>
          </w:rPr>
          <w:fldChar w:fldCharType="begin"/>
        </w:r>
        <w:r>
          <w:rPr>
            <w:noProof/>
            <w:webHidden/>
          </w:rPr>
          <w:instrText xml:space="preserve"> PAGEREF _Toc417470255 \h </w:instrText>
        </w:r>
        <w:r>
          <w:rPr>
            <w:noProof/>
            <w:webHidden/>
          </w:rPr>
        </w:r>
      </w:ins>
      <w:r>
        <w:rPr>
          <w:noProof/>
          <w:webHidden/>
        </w:rPr>
        <w:fldChar w:fldCharType="separate"/>
      </w:r>
      <w:ins w:id="21" w:author="Bonnie Jonkman" w:date="2015-04-22T12:48:00Z">
        <w:r>
          <w:rPr>
            <w:noProof/>
            <w:webHidden/>
          </w:rPr>
          <w:t>10</w:t>
        </w:r>
        <w:r>
          <w:rPr>
            <w:noProof/>
            <w:webHidden/>
          </w:rPr>
          <w:fldChar w:fldCharType="end"/>
        </w:r>
        <w:r w:rsidRPr="00563963">
          <w:rPr>
            <w:rStyle w:val="Hyperlink"/>
            <w:noProof/>
          </w:rPr>
          <w:fldChar w:fldCharType="end"/>
        </w:r>
      </w:ins>
    </w:p>
    <w:p w14:paraId="532C176B" w14:textId="77777777" w:rsidR="008462CD" w:rsidRDefault="008462CD">
      <w:pPr>
        <w:pStyle w:val="TOC2"/>
        <w:tabs>
          <w:tab w:val="right" w:leader="dot" w:pos="9350"/>
        </w:tabs>
        <w:rPr>
          <w:ins w:id="22" w:author="Bonnie Jonkman" w:date="2015-04-22T12:48:00Z"/>
          <w:rFonts w:eastAsiaTheme="minorEastAsia"/>
          <w:noProof/>
        </w:rPr>
      </w:pPr>
      <w:ins w:id="2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"_Toc417470256"</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v8.08.00c-bjj</w:t>
        </w:r>
        <w:r>
          <w:rPr>
            <w:noProof/>
            <w:webHidden/>
          </w:rPr>
          <w:tab/>
        </w:r>
        <w:r>
          <w:rPr>
            <w:noProof/>
            <w:webHidden/>
          </w:rPr>
          <w:fldChar w:fldCharType="begin"/>
        </w:r>
        <w:r>
          <w:rPr>
            <w:noProof/>
            <w:webHidden/>
          </w:rPr>
          <w:instrText xml:space="preserve"> PAGEREF _Toc417470256 \h </w:instrText>
        </w:r>
        <w:r>
          <w:rPr>
            <w:noProof/>
            <w:webHidden/>
          </w:rPr>
        </w:r>
      </w:ins>
      <w:r>
        <w:rPr>
          <w:noProof/>
          <w:webHidden/>
        </w:rPr>
        <w:fldChar w:fldCharType="separate"/>
      </w:r>
      <w:ins w:id="24" w:author="Bonnie Jonkman" w:date="2015-04-22T12:48:00Z">
        <w:r>
          <w:rPr>
            <w:noProof/>
            <w:webHidden/>
          </w:rPr>
          <w:t>10</w:t>
        </w:r>
        <w:r>
          <w:rPr>
            <w:noProof/>
            <w:webHidden/>
          </w:rPr>
          <w:fldChar w:fldCharType="end"/>
        </w:r>
        <w:r w:rsidRPr="00563963">
          <w:rPr>
            <w:rStyle w:val="Hyperlink"/>
            <w:noProof/>
          </w:rPr>
          <w:fldChar w:fldCharType="end"/>
        </w:r>
      </w:ins>
    </w:p>
    <w:p w14:paraId="5D8B54B6" w14:textId="77777777" w:rsidR="008462CD" w:rsidRDefault="008462CD">
      <w:pPr>
        <w:pStyle w:val="TOC2"/>
        <w:tabs>
          <w:tab w:val="right" w:leader="dot" w:pos="9350"/>
        </w:tabs>
        <w:rPr>
          <w:ins w:id="25" w:author="Bonnie Jonkman" w:date="2015-04-22T12:48:00Z"/>
          <w:rFonts w:eastAsiaTheme="minorEastAsia"/>
          <w:noProof/>
        </w:rPr>
      </w:pPr>
      <w:ins w:id="2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"_Toc417470257"</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v8.03.02b-bjj</w:t>
        </w:r>
        <w:r>
          <w:rPr>
            <w:noProof/>
            <w:webHidden/>
          </w:rPr>
          <w:tab/>
        </w:r>
        <w:r>
          <w:rPr>
            <w:noProof/>
            <w:webHidden/>
          </w:rPr>
          <w:fldChar w:fldCharType="begin"/>
        </w:r>
        <w:r>
          <w:rPr>
            <w:noProof/>
            <w:webHidden/>
          </w:rPr>
          <w:instrText xml:space="preserve"> PAGEREF _Toc417470257 \h </w:instrText>
        </w:r>
        <w:r>
          <w:rPr>
            <w:noProof/>
            <w:webHidden/>
          </w:rPr>
        </w:r>
      </w:ins>
      <w:r>
        <w:rPr>
          <w:noProof/>
          <w:webHidden/>
        </w:rPr>
        <w:fldChar w:fldCharType="separate"/>
      </w:r>
      <w:ins w:id="27" w:author="Bonnie Jonkman" w:date="2015-04-22T12:48:00Z">
        <w:r>
          <w:rPr>
            <w:noProof/>
            <w:webHidden/>
          </w:rPr>
          <w:t>12</w:t>
        </w:r>
        <w:r>
          <w:rPr>
            <w:noProof/>
            <w:webHidden/>
          </w:rPr>
          <w:fldChar w:fldCharType="end"/>
        </w:r>
        <w:r w:rsidRPr="00563963">
          <w:rPr>
            <w:rStyle w:val="Hyperlink"/>
            <w:noProof/>
          </w:rPr>
          <w:fldChar w:fldCharType="end"/>
        </w:r>
      </w:ins>
    </w:p>
    <w:p w14:paraId="453DB916" w14:textId="77777777" w:rsidR="008462CD" w:rsidRDefault="008462CD">
      <w:pPr>
        <w:pStyle w:val="TOC1"/>
        <w:tabs>
          <w:tab w:val="right" w:leader="dot" w:pos="9350"/>
        </w:tabs>
        <w:rPr>
          <w:ins w:id="28" w:author="Bonnie Jonkman" w:date="2015-04-22T12:48:00Z"/>
          <w:rFonts w:eastAsiaTheme="minorEastAsia"/>
          <w:noProof/>
        </w:rPr>
      </w:pPr>
      <w:ins w:id="2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"_Toc417470258"</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FAST v8 Input and Output Files</w:t>
        </w:r>
        <w:r>
          <w:rPr>
            <w:noProof/>
            <w:webHidden/>
          </w:rPr>
          <w:tab/>
        </w:r>
        <w:r>
          <w:rPr>
            <w:noProof/>
            <w:webHidden/>
          </w:rPr>
          <w:fldChar w:fldCharType="begin"/>
        </w:r>
        <w:r>
          <w:rPr>
            <w:noProof/>
            <w:webHidden/>
          </w:rPr>
          <w:instrText xml:space="preserve"> PAGEREF _Toc417470258 \h </w:instrText>
        </w:r>
        <w:r>
          <w:rPr>
            <w:noProof/>
            <w:webHidden/>
          </w:rPr>
        </w:r>
      </w:ins>
      <w:r>
        <w:rPr>
          <w:noProof/>
          <w:webHidden/>
        </w:rPr>
        <w:fldChar w:fldCharType="separate"/>
      </w:r>
      <w:ins w:id="30" w:author="Bonnie Jonkman" w:date="2015-04-22T12:48:00Z">
        <w:r>
          <w:rPr>
            <w:noProof/>
            <w:webHidden/>
          </w:rPr>
          <w:t>12</w:t>
        </w:r>
        <w:r>
          <w:rPr>
            <w:noProof/>
            <w:webHidden/>
          </w:rPr>
          <w:fldChar w:fldCharType="end"/>
        </w:r>
        <w:r w:rsidRPr="00563963">
          <w:rPr>
            <w:rStyle w:val="Hyperlink"/>
            <w:noProof/>
          </w:rPr>
          <w:fldChar w:fldCharType="end"/>
        </w:r>
      </w:ins>
    </w:p>
    <w:p w14:paraId="6BF25B34" w14:textId="77777777" w:rsidR="008462CD" w:rsidRDefault="008462CD">
      <w:pPr>
        <w:pStyle w:val="TOC2"/>
        <w:tabs>
          <w:tab w:val="right" w:leader="dot" w:pos="9350"/>
        </w:tabs>
        <w:rPr>
          <w:ins w:id="31" w:author="Bonnie Jonkman" w:date="2015-04-22T12:48:00Z"/>
          <w:rFonts w:eastAsiaTheme="minorEastAsia"/>
          <w:noProof/>
        </w:rPr>
      </w:pPr>
      <w:ins w:id="3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"_Toc417470259"</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File Naming Conventions</w:t>
        </w:r>
        <w:r>
          <w:rPr>
            <w:noProof/>
            <w:webHidden/>
          </w:rPr>
          <w:tab/>
        </w:r>
        <w:r>
          <w:rPr>
            <w:noProof/>
            <w:webHidden/>
          </w:rPr>
          <w:fldChar w:fldCharType="begin"/>
        </w:r>
        <w:r>
          <w:rPr>
            <w:noProof/>
            <w:webHidden/>
          </w:rPr>
          <w:instrText xml:space="preserve"> PAGEREF _Toc417470259 \h </w:instrText>
        </w:r>
        <w:r>
          <w:rPr>
            <w:noProof/>
            <w:webHidden/>
          </w:rPr>
        </w:r>
      </w:ins>
      <w:r>
        <w:rPr>
          <w:noProof/>
          <w:webHidden/>
        </w:rPr>
        <w:fldChar w:fldCharType="separate"/>
      </w:r>
      <w:ins w:id="33" w:author="Bonnie Jonkman" w:date="2015-04-22T12:48:00Z">
        <w:r>
          <w:rPr>
            <w:noProof/>
            <w:webHidden/>
          </w:rPr>
          <w:t>12</w:t>
        </w:r>
        <w:r>
          <w:rPr>
            <w:noProof/>
            <w:webHidden/>
          </w:rPr>
          <w:fldChar w:fldCharType="end"/>
        </w:r>
        <w:r w:rsidRPr="00563963">
          <w:rPr>
            <w:rStyle w:val="Hyperlink"/>
            <w:noProof/>
          </w:rPr>
          <w:fldChar w:fldCharType="end"/>
        </w:r>
      </w:ins>
    </w:p>
    <w:p w14:paraId="4BA1CE67" w14:textId="77777777" w:rsidR="008462CD" w:rsidRDefault="008462CD">
      <w:pPr>
        <w:pStyle w:val="TOC2"/>
        <w:tabs>
          <w:tab w:val="right" w:leader="dot" w:pos="9350"/>
        </w:tabs>
        <w:rPr>
          <w:ins w:id="34" w:author="Bonnie Jonkman" w:date="2015-04-22T12:48:00Z"/>
          <w:rFonts w:eastAsiaTheme="minorEastAsia"/>
          <w:noProof/>
        </w:rPr>
      </w:pPr>
      <w:ins w:id="3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"_Toc417470260"</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Variables Specified in the FAST Primary Input File</w:t>
        </w:r>
        <w:r>
          <w:rPr>
            <w:noProof/>
            <w:webHidden/>
          </w:rPr>
          <w:tab/>
        </w:r>
        <w:r>
          <w:rPr>
            <w:noProof/>
            <w:webHidden/>
          </w:rPr>
          <w:fldChar w:fldCharType="begin"/>
        </w:r>
        <w:r>
          <w:rPr>
            <w:noProof/>
            <w:webHidden/>
          </w:rPr>
          <w:instrText xml:space="preserve"> PAGEREF _Toc417470260 \h </w:instrText>
        </w:r>
        <w:r>
          <w:rPr>
            <w:noProof/>
            <w:webHidden/>
          </w:rPr>
        </w:r>
      </w:ins>
      <w:r>
        <w:rPr>
          <w:noProof/>
          <w:webHidden/>
        </w:rPr>
        <w:fldChar w:fldCharType="separate"/>
      </w:r>
      <w:ins w:id="36" w:author="Bonnie Jonkman" w:date="2015-04-22T12:48:00Z">
        <w:r>
          <w:rPr>
            <w:noProof/>
            <w:webHidden/>
          </w:rPr>
          <w:t>15</w:t>
        </w:r>
        <w:r>
          <w:rPr>
            <w:noProof/>
            <w:webHidden/>
          </w:rPr>
          <w:fldChar w:fldCharType="end"/>
        </w:r>
        <w:r w:rsidRPr="00563963">
          <w:rPr>
            <w:rStyle w:val="Hyperlink"/>
            <w:noProof/>
          </w:rPr>
          <w:fldChar w:fldCharType="end"/>
        </w:r>
      </w:ins>
    </w:p>
    <w:p w14:paraId="197830A5" w14:textId="77777777" w:rsidR="008462CD" w:rsidRDefault="008462CD">
      <w:pPr>
        <w:pStyle w:val="TOC2"/>
        <w:tabs>
          <w:tab w:val="right" w:leader="dot" w:pos="9350"/>
        </w:tabs>
        <w:rPr>
          <w:ins w:id="37" w:author="Bonnie Jonkman" w:date="2015-04-22T12:48:00Z"/>
          <w:rFonts w:eastAsiaTheme="minorEastAsia"/>
          <w:noProof/>
        </w:rPr>
      </w:pPr>
      <w:ins w:id="3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"_Toc417470261"</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Checkpoint Files (Restart Capability)</w:t>
        </w:r>
        <w:r>
          <w:rPr>
            <w:noProof/>
            <w:webHidden/>
          </w:rPr>
          <w:tab/>
        </w:r>
        <w:r>
          <w:rPr>
            <w:noProof/>
            <w:webHidden/>
          </w:rPr>
          <w:fldChar w:fldCharType="begin"/>
        </w:r>
        <w:r>
          <w:rPr>
            <w:noProof/>
            <w:webHidden/>
          </w:rPr>
          <w:instrText xml:space="preserve"> PAGEREF _Toc417470261 \h </w:instrText>
        </w:r>
        <w:r>
          <w:rPr>
            <w:noProof/>
            <w:webHidden/>
          </w:rPr>
        </w:r>
      </w:ins>
      <w:r>
        <w:rPr>
          <w:noProof/>
          <w:webHidden/>
        </w:rPr>
        <w:fldChar w:fldCharType="separate"/>
      </w:r>
      <w:ins w:id="39" w:author="Bonnie Jonkman" w:date="2015-04-22T12:48:00Z">
        <w:r>
          <w:rPr>
            <w:noProof/>
            <w:webHidden/>
          </w:rPr>
          <w:t>20</w:t>
        </w:r>
        <w:r>
          <w:rPr>
            <w:noProof/>
            <w:webHidden/>
          </w:rPr>
          <w:fldChar w:fldCharType="end"/>
        </w:r>
        <w:r w:rsidRPr="00563963">
          <w:rPr>
            <w:rStyle w:val="Hyperlink"/>
            <w:noProof/>
          </w:rPr>
          <w:fldChar w:fldCharType="end"/>
        </w:r>
      </w:ins>
    </w:p>
    <w:p w14:paraId="32EEDAA5" w14:textId="77777777" w:rsidR="008462CD" w:rsidRDefault="008462CD">
      <w:pPr>
        <w:pStyle w:val="TOC1"/>
        <w:tabs>
          <w:tab w:val="right" w:leader="dot" w:pos="9350"/>
        </w:tabs>
        <w:rPr>
          <w:ins w:id="40" w:author="Bonnie Jonkman" w:date="2015-04-22T12:48:00Z"/>
          <w:rFonts w:eastAsiaTheme="minorEastAsia"/>
          <w:noProof/>
        </w:rPr>
      </w:pPr>
      <w:ins w:id="4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"_Toc417470262"</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Converting to FAST v8.10.x</w:t>
        </w:r>
        <w:r>
          <w:rPr>
            <w:noProof/>
            <w:webHidden/>
          </w:rPr>
          <w:tab/>
        </w:r>
        <w:r>
          <w:rPr>
            <w:noProof/>
            <w:webHidden/>
          </w:rPr>
          <w:fldChar w:fldCharType="begin"/>
        </w:r>
        <w:r>
          <w:rPr>
            <w:noProof/>
            <w:webHidden/>
          </w:rPr>
          <w:instrText xml:space="preserve"> PAGEREF _Toc417470262 \h </w:instrText>
        </w:r>
        <w:r>
          <w:rPr>
            <w:noProof/>
            <w:webHidden/>
          </w:rPr>
        </w:r>
      </w:ins>
      <w:r>
        <w:rPr>
          <w:noProof/>
          <w:webHidden/>
        </w:rPr>
        <w:fldChar w:fldCharType="separate"/>
      </w:r>
      <w:ins w:id="42" w:author="Bonnie Jonkman" w:date="2015-04-22T12:48:00Z">
        <w:r>
          <w:rPr>
            <w:noProof/>
            <w:webHidden/>
          </w:rPr>
          <w:t>21</w:t>
        </w:r>
        <w:r>
          <w:rPr>
            <w:noProof/>
            <w:webHidden/>
          </w:rPr>
          <w:fldChar w:fldCharType="end"/>
        </w:r>
        <w:r w:rsidRPr="00563963">
          <w:rPr>
            <w:rStyle w:val="Hyperlink"/>
            <w:noProof/>
          </w:rPr>
          <w:fldChar w:fldCharType="end"/>
        </w:r>
      </w:ins>
    </w:p>
    <w:p w14:paraId="1046C855" w14:textId="77777777" w:rsidR="008462CD" w:rsidRDefault="008462CD">
      <w:pPr>
        <w:pStyle w:val="TOC2"/>
        <w:tabs>
          <w:tab w:val="right" w:leader="dot" w:pos="9350"/>
        </w:tabs>
        <w:rPr>
          <w:ins w:id="43" w:author="Bonnie Jonkman" w:date="2015-04-22T12:48:00Z"/>
          <w:rFonts w:eastAsiaTheme="minorEastAsia"/>
          <w:noProof/>
        </w:rPr>
      </w:pPr>
      <w:ins w:id="4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"_Toc417470263"</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Summary of Changes to Inputs</w:t>
        </w:r>
        <w:r>
          <w:rPr>
            <w:noProof/>
            <w:webHidden/>
          </w:rPr>
          <w:tab/>
        </w:r>
        <w:r>
          <w:rPr>
            <w:noProof/>
            <w:webHidden/>
          </w:rPr>
          <w:fldChar w:fldCharType="begin"/>
        </w:r>
        <w:r>
          <w:rPr>
            <w:noProof/>
            <w:webHidden/>
          </w:rPr>
          <w:instrText xml:space="preserve"> PAGEREF _Toc417470263 \h </w:instrText>
        </w:r>
        <w:r>
          <w:rPr>
            <w:noProof/>
            <w:webHidden/>
          </w:rPr>
        </w:r>
      </w:ins>
      <w:r>
        <w:rPr>
          <w:noProof/>
          <w:webHidden/>
        </w:rPr>
        <w:fldChar w:fldCharType="separate"/>
      </w:r>
      <w:ins w:id="45" w:author="Bonnie Jonkman" w:date="2015-04-22T12:48:00Z">
        <w:r>
          <w:rPr>
            <w:noProof/>
            <w:webHidden/>
          </w:rPr>
          <w:t>21</w:t>
        </w:r>
        <w:r>
          <w:rPr>
            <w:noProof/>
            <w:webHidden/>
          </w:rPr>
          <w:fldChar w:fldCharType="end"/>
        </w:r>
        <w:r w:rsidRPr="00563963">
          <w:rPr>
            <w:rStyle w:val="Hyperlink"/>
            <w:noProof/>
          </w:rPr>
          <w:fldChar w:fldCharType="end"/>
        </w:r>
      </w:ins>
    </w:p>
    <w:p w14:paraId="068016EF" w14:textId="77777777" w:rsidR="008462CD" w:rsidRDefault="008462CD">
      <w:pPr>
        <w:pStyle w:val="TOC2"/>
        <w:tabs>
          <w:tab w:val="right" w:leader="dot" w:pos="9350"/>
        </w:tabs>
        <w:rPr>
          <w:ins w:id="46" w:author="Bonnie Jonkman" w:date="2015-04-22T12:48:00Z"/>
          <w:rFonts w:eastAsiaTheme="minorEastAsia"/>
          <w:noProof/>
        </w:rPr>
      </w:pPr>
      <w:ins w:id="4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"_Toc417470264"</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MATLAB Conversion Scripts</w:t>
        </w:r>
        <w:r>
          <w:rPr>
            <w:noProof/>
            <w:webHidden/>
          </w:rPr>
          <w:tab/>
        </w:r>
        <w:r>
          <w:rPr>
            <w:noProof/>
            <w:webHidden/>
          </w:rPr>
          <w:fldChar w:fldCharType="begin"/>
        </w:r>
        <w:r>
          <w:rPr>
            <w:noProof/>
            <w:webHidden/>
          </w:rPr>
          <w:instrText xml:space="preserve"> PAGEREF _Toc417470264 \h </w:instrText>
        </w:r>
        <w:r>
          <w:rPr>
            <w:noProof/>
            <w:webHidden/>
          </w:rPr>
        </w:r>
      </w:ins>
      <w:r>
        <w:rPr>
          <w:noProof/>
          <w:webHidden/>
        </w:rPr>
        <w:fldChar w:fldCharType="separate"/>
      </w:r>
      <w:ins w:id="48" w:author="Bonnie Jonkman" w:date="2015-04-22T12:48:00Z">
        <w:r>
          <w:rPr>
            <w:noProof/>
            <w:webHidden/>
          </w:rPr>
          <w:t>23</w:t>
        </w:r>
        <w:r>
          <w:rPr>
            <w:noProof/>
            <w:webHidden/>
          </w:rPr>
          <w:fldChar w:fldCharType="end"/>
        </w:r>
        <w:r w:rsidRPr="00563963">
          <w:rPr>
            <w:rStyle w:val="Hyperlink"/>
            <w:noProof/>
          </w:rPr>
          <w:fldChar w:fldCharType="end"/>
        </w:r>
      </w:ins>
    </w:p>
    <w:p w14:paraId="7AFC8F2F" w14:textId="77777777" w:rsidR="008462CD" w:rsidRDefault="008462CD">
      <w:pPr>
        <w:pStyle w:val="TOC1"/>
        <w:tabs>
          <w:tab w:val="right" w:leader="dot" w:pos="9350"/>
        </w:tabs>
        <w:rPr>
          <w:ins w:id="49" w:author="Bonnie Jonkman" w:date="2015-04-22T12:48:00Z"/>
          <w:rFonts w:eastAsiaTheme="minorEastAsia"/>
          <w:noProof/>
        </w:rPr>
      </w:pPr>
      <w:ins w:id="5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"_Toc417470265"</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Running FAST</w:t>
        </w:r>
        <w:r>
          <w:rPr>
            <w:noProof/>
            <w:webHidden/>
          </w:rPr>
          <w:tab/>
        </w:r>
        <w:r>
          <w:rPr>
            <w:noProof/>
            <w:webHidden/>
          </w:rPr>
          <w:fldChar w:fldCharType="begin"/>
        </w:r>
        <w:r>
          <w:rPr>
            <w:noProof/>
            <w:webHidden/>
          </w:rPr>
          <w:instrText xml:space="preserve"> PAGEREF _Toc417470265 \h </w:instrText>
        </w:r>
        <w:r>
          <w:rPr>
            <w:noProof/>
            <w:webHidden/>
          </w:rPr>
        </w:r>
      </w:ins>
      <w:r>
        <w:rPr>
          <w:noProof/>
          <w:webHidden/>
        </w:rPr>
        <w:fldChar w:fldCharType="separate"/>
      </w:r>
      <w:ins w:id="51" w:author="Bonnie Jonkman" w:date="2015-04-22T12:48:00Z">
        <w:r>
          <w:rPr>
            <w:noProof/>
            <w:webHidden/>
          </w:rPr>
          <w:t>25</w:t>
        </w:r>
        <w:r>
          <w:rPr>
            <w:noProof/>
            <w:webHidden/>
          </w:rPr>
          <w:fldChar w:fldCharType="end"/>
        </w:r>
        <w:r w:rsidRPr="00563963">
          <w:rPr>
            <w:rStyle w:val="Hyperlink"/>
            <w:noProof/>
          </w:rPr>
          <w:fldChar w:fldCharType="end"/>
        </w:r>
      </w:ins>
    </w:p>
    <w:p w14:paraId="460DFF67" w14:textId="77777777" w:rsidR="008462CD" w:rsidRDefault="008462CD">
      <w:pPr>
        <w:pStyle w:val="TOC2"/>
        <w:tabs>
          <w:tab w:val="right" w:leader="dot" w:pos="9350"/>
        </w:tabs>
        <w:rPr>
          <w:ins w:id="52" w:author="Bonnie Jonkman" w:date="2015-04-22T12:48:00Z"/>
          <w:rFonts w:eastAsiaTheme="minorEastAsia"/>
          <w:noProof/>
        </w:rPr>
      </w:pPr>
      <w:ins w:id="5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"_Toc417470266"</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Normal Simulation: Starting FAST from an input file</w:t>
        </w:r>
        <w:r>
          <w:rPr>
            <w:noProof/>
            <w:webHidden/>
          </w:rPr>
          <w:tab/>
        </w:r>
        <w:r>
          <w:rPr>
            <w:noProof/>
            <w:webHidden/>
          </w:rPr>
          <w:fldChar w:fldCharType="begin"/>
        </w:r>
        <w:r>
          <w:rPr>
            <w:noProof/>
            <w:webHidden/>
          </w:rPr>
          <w:instrText xml:space="preserve"> PAGEREF _Toc417470266 \h </w:instrText>
        </w:r>
        <w:r>
          <w:rPr>
            <w:noProof/>
            <w:webHidden/>
          </w:rPr>
        </w:r>
      </w:ins>
      <w:r>
        <w:rPr>
          <w:noProof/>
          <w:webHidden/>
        </w:rPr>
        <w:fldChar w:fldCharType="separate"/>
      </w:r>
      <w:ins w:id="54" w:author="Bonnie Jonkman" w:date="2015-04-22T12:48:00Z">
        <w:r>
          <w:rPr>
            <w:noProof/>
            <w:webHidden/>
          </w:rPr>
          <w:t>25</w:t>
        </w:r>
        <w:r>
          <w:rPr>
            <w:noProof/>
            <w:webHidden/>
          </w:rPr>
          <w:fldChar w:fldCharType="end"/>
        </w:r>
        <w:r w:rsidRPr="00563963">
          <w:rPr>
            <w:rStyle w:val="Hyperlink"/>
            <w:noProof/>
          </w:rPr>
          <w:fldChar w:fldCharType="end"/>
        </w:r>
      </w:ins>
    </w:p>
    <w:p w14:paraId="220BD9AD" w14:textId="77777777" w:rsidR="008462CD" w:rsidRDefault="008462CD">
      <w:pPr>
        <w:pStyle w:val="TOC2"/>
        <w:tabs>
          <w:tab w:val="right" w:leader="dot" w:pos="9350"/>
        </w:tabs>
        <w:rPr>
          <w:ins w:id="55" w:author="Bonnie Jonkman" w:date="2015-04-22T12:48:00Z"/>
          <w:rFonts w:eastAsiaTheme="minorEastAsia"/>
          <w:noProof/>
        </w:rPr>
      </w:pPr>
      <w:ins w:id="5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"_Toc417470267"</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Restart: Starting FAST from a checkpoint file</w:t>
        </w:r>
        <w:r>
          <w:rPr>
            <w:noProof/>
            <w:webHidden/>
          </w:rPr>
          <w:tab/>
        </w:r>
        <w:r>
          <w:rPr>
            <w:noProof/>
            <w:webHidden/>
          </w:rPr>
          <w:fldChar w:fldCharType="begin"/>
        </w:r>
        <w:r>
          <w:rPr>
            <w:noProof/>
            <w:webHidden/>
          </w:rPr>
          <w:instrText xml:space="preserve"> PAGEREF _Toc417470267 \h </w:instrText>
        </w:r>
        <w:r>
          <w:rPr>
            <w:noProof/>
            <w:webHidden/>
          </w:rPr>
        </w:r>
      </w:ins>
      <w:r>
        <w:rPr>
          <w:noProof/>
          <w:webHidden/>
        </w:rPr>
        <w:fldChar w:fldCharType="separate"/>
      </w:r>
      <w:ins w:id="57" w:author="Bonnie Jonkman" w:date="2015-04-22T12:48:00Z">
        <w:r>
          <w:rPr>
            <w:noProof/>
            <w:webHidden/>
          </w:rPr>
          <w:t>26</w:t>
        </w:r>
        <w:r>
          <w:rPr>
            <w:noProof/>
            <w:webHidden/>
          </w:rPr>
          <w:fldChar w:fldCharType="end"/>
        </w:r>
        <w:r w:rsidRPr="00563963">
          <w:rPr>
            <w:rStyle w:val="Hyperlink"/>
            <w:noProof/>
          </w:rPr>
          <w:fldChar w:fldCharType="end"/>
        </w:r>
      </w:ins>
    </w:p>
    <w:p w14:paraId="3BAA91B9" w14:textId="77777777" w:rsidR="008462CD" w:rsidRDefault="008462CD">
      <w:pPr>
        <w:pStyle w:val="TOC2"/>
        <w:tabs>
          <w:tab w:val="right" w:leader="dot" w:pos="9350"/>
        </w:tabs>
        <w:rPr>
          <w:ins w:id="58" w:author="Bonnie Jonkman" w:date="2015-04-22T12:48:00Z"/>
          <w:rFonts w:eastAsiaTheme="minorEastAsia"/>
          <w:noProof/>
        </w:rPr>
      </w:pPr>
      <w:ins w:id="5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"_Toc417470268"</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Modeling Tips</w:t>
        </w:r>
        <w:r>
          <w:rPr>
            <w:noProof/>
            <w:webHidden/>
          </w:rPr>
          <w:tab/>
        </w:r>
        <w:r>
          <w:rPr>
            <w:noProof/>
            <w:webHidden/>
          </w:rPr>
          <w:fldChar w:fldCharType="begin"/>
        </w:r>
        <w:r>
          <w:rPr>
            <w:noProof/>
            <w:webHidden/>
          </w:rPr>
          <w:instrText xml:space="preserve"> PAGEREF _Toc417470268 \h </w:instrText>
        </w:r>
        <w:r>
          <w:rPr>
            <w:noProof/>
            <w:webHidden/>
          </w:rPr>
        </w:r>
      </w:ins>
      <w:r>
        <w:rPr>
          <w:noProof/>
          <w:webHidden/>
        </w:rPr>
        <w:fldChar w:fldCharType="separate"/>
      </w:r>
      <w:ins w:id="60" w:author="Bonnie Jonkman" w:date="2015-04-22T12:48:00Z">
        <w:r>
          <w:rPr>
            <w:noProof/>
            <w:webHidden/>
          </w:rPr>
          <w:t>26</w:t>
        </w:r>
        <w:r>
          <w:rPr>
            <w:noProof/>
            <w:webHidden/>
          </w:rPr>
          <w:fldChar w:fldCharType="end"/>
        </w:r>
        <w:r w:rsidRPr="00563963">
          <w:rPr>
            <w:rStyle w:val="Hyperlink"/>
            <w:noProof/>
          </w:rPr>
          <w:fldChar w:fldCharType="end"/>
        </w:r>
      </w:ins>
    </w:p>
    <w:p w14:paraId="19A531D0" w14:textId="77777777" w:rsidR="008462CD" w:rsidRDefault="008462CD">
      <w:pPr>
        <w:pStyle w:val="TOC2"/>
        <w:tabs>
          <w:tab w:val="right" w:leader="dot" w:pos="9350"/>
        </w:tabs>
        <w:rPr>
          <w:ins w:id="61" w:author="Bonnie Jonkman" w:date="2015-04-22T12:48:00Z"/>
          <w:rFonts w:eastAsiaTheme="minorEastAsia"/>
          <w:noProof/>
        </w:rPr>
      </w:pPr>
      <w:ins w:id="6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"_Toc417470269"</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Certification Tests</w:t>
        </w:r>
        <w:r>
          <w:rPr>
            <w:noProof/>
            <w:webHidden/>
          </w:rPr>
          <w:tab/>
        </w:r>
        <w:r>
          <w:rPr>
            <w:noProof/>
            <w:webHidden/>
          </w:rPr>
          <w:fldChar w:fldCharType="begin"/>
        </w:r>
        <w:r>
          <w:rPr>
            <w:noProof/>
            <w:webHidden/>
          </w:rPr>
          <w:instrText xml:space="preserve"> PAGEREF _Toc417470269 \h </w:instrText>
        </w:r>
        <w:r>
          <w:rPr>
            <w:noProof/>
            <w:webHidden/>
          </w:rPr>
        </w:r>
      </w:ins>
      <w:r>
        <w:rPr>
          <w:noProof/>
          <w:webHidden/>
        </w:rPr>
        <w:fldChar w:fldCharType="separate"/>
      </w:r>
      <w:ins w:id="63" w:author="Bonnie Jonkman" w:date="2015-04-22T12:48:00Z">
        <w:r>
          <w:rPr>
            <w:noProof/>
            <w:webHidden/>
          </w:rPr>
          <w:t>26</w:t>
        </w:r>
        <w:r>
          <w:rPr>
            <w:noProof/>
            <w:webHidden/>
          </w:rPr>
          <w:fldChar w:fldCharType="end"/>
        </w:r>
        <w:r w:rsidRPr="00563963">
          <w:rPr>
            <w:rStyle w:val="Hyperlink"/>
            <w:noProof/>
          </w:rPr>
          <w:fldChar w:fldCharType="end"/>
        </w:r>
      </w:ins>
    </w:p>
    <w:p w14:paraId="7174B69A" w14:textId="77777777" w:rsidR="008462CD" w:rsidRDefault="008462CD">
      <w:pPr>
        <w:pStyle w:val="TOC1"/>
        <w:tabs>
          <w:tab w:val="right" w:leader="dot" w:pos="9350"/>
        </w:tabs>
        <w:rPr>
          <w:ins w:id="64" w:author="Bonnie Jonkman" w:date="2015-04-22T12:48:00Z"/>
          <w:rFonts w:eastAsiaTheme="minorEastAsia"/>
          <w:noProof/>
        </w:rPr>
      </w:pPr>
      <w:ins w:id="6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"_Toc417470270"</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Compiling FAST</w:t>
        </w:r>
        <w:r>
          <w:rPr>
            <w:noProof/>
            <w:webHidden/>
          </w:rPr>
          <w:tab/>
        </w:r>
        <w:r>
          <w:rPr>
            <w:noProof/>
            <w:webHidden/>
          </w:rPr>
          <w:fldChar w:fldCharType="begin"/>
        </w:r>
        <w:r>
          <w:rPr>
            <w:noProof/>
            <w:webHidden/>
          </w:rPr>
          <w:instrText xml:space="preserve"> PAGEREF _Toc417470270 \h </w:instrText>
        </w:r>
        <w:r>
          <w:rPr>
            <w:noProof/>
            <w:webHidden/>
          </w:rPr>
        </w:r>
      </w:ins>
      <w:r>
        <w:rPr>
          <w:noProof/>
          <w:webHidden/>
        </w:rPr>
        <w:fldChar w:fldCharType="separate"/>
      </w:r>
      <w:ins w:id="66" w:author="Bonnie Jonkman" w:date="2015-04-22T12:48:00Z">
        <w:r>
          <w:rPr>
            <w:noProof/>
            <w:webHidden/>
          </w:rPr>
          <w:t>27</w:t>
        </w:r>
        <w:r>
          <w:rPr>
            <w:noProof/>
            <w:webHidden/>
          </w:rPr>
          <w:fldChar w:fldCharType="end"/>
        </w:r>
        <w:r w:rsidRPr="00563963">
          <w:rPr>
            <w:rStyle w:val="Hyperlink"/>
            <w:noProof/>
          </w:rPr>
          <w:fldChar w:fldCharType="end"/>
        </w:r>
      </w:ins>
    </w:p>
    <w:p w14:paraId="258E1B12" w14:textId="77777777" w:rsidR="008462CD" w:rsidRDefault="008462CD">
      <w:pPr>
        <w:pStyle w:val="TOC1"/>
        <w:tabs>
          <w:tab w:val="right" w:leader="dot" w:pos="9350"/>
        </w:tabs>
        <w:rPr>
          <w:ins w:id="67" w:author="Bonnie Jonkman" w:date="2015-04-22T12:48:00Z"/>
          <w:rFonts w:eastAsiaTheme="minorEastAsia"/>
          <w:noProof/>
        </w:rPr>
      </w:pPr>
      <w:ins w:id="6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"_Toc417470271"</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FAST v8 Interface to Simulink</w:t>
        </w:r>
        <w:r>
          <w:rPr>
            <w:noProof/>
            <w:webHidden/>
          </w:rPr>
          <w:tab/>
        </w:r>
        <w:r>
          <w:rPr>
            <w:noProof/>
            <w:webHidden/>
          </w:rPr>
          <w:fldChar w:fldCharType="begin"/>
        </w:r>
        <w:r>
          <w:rPr>
            <w:noProof/>
            <w:webHidden/>
          </w:rPr>
          <w:instrText xml:space="preserve"> PAGEREF _Toc417470271 \h </w:instrText>
        </w:r>
        <w:r>
          <w:rPr>
            <w:noProof/>
            <w:webHidden/>
          </w:rPr>
        </w:r>
      </w:ins>
      <w:r>
        <w:rPr>
          <w:noProof/>
          <w:webHidden/>
        </w:rPr>
        <w:fldChar w:fldCharType="separate"/>
      </w:r>
      <w:ins w:id="69" w:author="Bonnie Jonkman" w:date="2015-04-22T12:48:00Z">
        <w:r>
          <w:rPr>
            <w:noProof/>
            <w:webHidden/>
          </w:rPr>
          <w:t>28</w:t>
        </w:r>
        <w:r>
          <w:rPr>
            <w:noProof/>
            <w:webHidden/>
          </w:rPr>
          <w:fldChar w:fldCharType="end"/>
        </w:r>
        <w:r w:rsidRPr="00563963">
          <w:rPr>
            <w:rStyle w:val="Hyperlink"/>
            <w:noProof/>
          </w:rPr>
          <w:fldChar w:fldCharType="end"/>
        </w:r>
      </w:ins>
    </w:p>
    <w:p w14:paraId="57B15562" w14:textId="77777777" w:rsidR="008462CD" w:rsidRDefault="008462CD">
      <w:pPr>
        <w:pStyle w:val="TOC2"/>
        <w:tabs>
          <w:tab w:val="right" w:leader="dot" w:pos="9350"/>
        </w:tabs>
        <w:rPr>
          <w:ins w:id="70" w:author="Bonnie Jonkman" w:date="2015-04-22T12:48:00Z"/>
          <w:rFonts w:eastAsiaTheme="minorEastAsia"/>
          <w:noProof/>
        </w:rPr>
      </w:pPr>
      <w:ins w:id="7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"_Toc417470272"</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_Toc417470272 \h </w:instrText>
        </w:r>
        <w:r>
          <w:rPr>
            <w:noProof/>
            <w:webHidden/>
          </w:rPr>
        </w:r>
      </w:ins>
      <w:r>
        <w:rPr>
          <w:noProof/>
          <w:webHidden/>
        </w:rPr>
        <w:fldChar w:fldCharType="separate"/>
      </w:r>
      <w:ins w:id="72" w:author="Bonnie Jonkman" w:date="2015-04-22T12:48:00Z">
        <w:r>
          <w:rPr>
            <w:noProof/>
            <w:webHidden/>
          </w:rPr>
          <w:t>28</w:t>
        </w:r>
        <w:r>
          <w:rPr>
            <w:noProof/>
            <w:webHidden/>
          </w:rPr>
          <w:fldChar w:fldCharType="end"/>
        </w:r>
        <w:r w:rsidRPr="00563963">
          <w:rPr>
            <w:rStyle w:val="Hyperlink"/>
            <w:noProof/>
          </w:rPr>
          <w:fldChar w:fldCharType="end"/>
        </w:r>
      </w:ins>
    </w:p>
    <w:p w14:paraId="49257442" w14:textId="77777777" w:rsidR="008462CD" w:rsidRDefault="008462CD">
      <w:pPr>
        <w:pStyle w:val="TOC2"/>
        <w:tabs>
          <w:tab w:val="right" w:leader="dot" w:pos="9350"/>
        </w:tabs>
        <w:rPr>
          <w:ins w:id="73" w:author="Bonnie Jonkman" w:date="2015-04-22T12:48:00Z"/>
          <w:rFonts w:eastAsiaTheme="minorEastAsia"/>
          <w:noProof/>
        </w:rPr>
      </w:pPr>
      <w:ins w:id="7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"_Toc417470273"</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Definition of the FAST v8 Interface to Simulink</w:t>
        </w:r>
        <w:r>
          <w:rPr>
            <w:noProof/>
            <w:webHidden/>
          </w:rPr>
          <w:tab/>
        </w:r>
        <w:r>
          <w:rPr>
            <w:noProof/>
            <w:webHidden/>
          </w:rPr>
          <w:fldChar w:fldCharType="begin"/>
        </w:r>
        <w:r>
          <w:rPr>
            <w:noProof/>
            <w:webHidden/>
          </w:rPr>
          <w:instrText xml:space="preserve"> PAGEREF _Toc417470273 \h </w:instrText>
        </w:r>
        <w:r>
          <w:rPr>
            <w:noProof/>
            <w:webHidden/>
          </w:rPr>
        </w:r>
      </w:ins>
      <w:r>
        <w:rPr>
          <w:noProof/>
          <w:webHidden/>
        </w:rPr>
        <w:fldChar w:fldCharType="separate"/>
      </w:r>
      <w:ins w:id="75" w:author="Bonnie Jonkman" w:date="2015-04-22T12:48:00Z">
        <w:r>
          <w:rPr>
            <w:noProof/>
            <w:webHidden/>
          </w:rPr>
          <w:t>29</w:t>
        </w:r>
        <w:r>
          <w:rPr>
            <w:noProof/>
            <w:webHidden/>
          </w:rPr>
          <w:fldChar w:fldCharType="end"/>
        </w:r>
        <w:r w:rsidRPr="00563963">
          <w:rPr>
            <w:rStyle w:val="Hyperlink"/>
            <w:noProof/>
          </w:rPr>
          <w:fldChar w:fldCharType="end"/>
        </w:r>
      </w:ins>
    </w:p>
    <w:p w14:paraId="3CE9D1C8" w14:textId="77777777" w:rsidR="008462CD" w:rsidRDefault="008462CD">
      <w:pPr>
        <w:pStyle w:val="TOC2"/>
        <w:tabs>
          <w:tab w:val="right" w:leader="dot" w:pos="9350"/>
        </w:tabs>
        <w:rPr>
          <w:ins w:id="76" w:author="Bonnie Jonkman" w:date="2015-04-22T12:48:00Z"/>
          <w:rFonts w:eastAsiaTheme="minorEastAsia"/>
          <w:noProof/>
        </w:rPr>
      </w:pPr>
      <w:ins w:id="7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"_Toc417470274"</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Converting FAST v7 Simulink Models to FAST v8</w:t>
        </w:r>
        <w:r>
          <w:rPr>
            <w:noProof/>
            <w:webHidden/>
          </w:rPr>
          <w:tab/>
        </w:r>
        <w:r>
          <w:rPr>
            <w:noProof/>
            <w:webHidden/>
          </w:rPr>
          <w:fldChar w:fldCharType="begin"/>
        </w:r>
        <w:r>
          <w:rPr>
            <w:noProof/>
            <w:webHidden/>
          </w:rPr>
          <w:instrText xml:space="preserve"> PAGEREF _Toc417470274 \h </w:instrText>
        </w:r>
        <w:r>
          <w:rPr>
            <w:noProof/>
            <w:webHidden/>
          </w:rPr>
        </w:r>
      </w:ins>
      <w:r>
        <w:rPr>
          <w:noProof/>
          <w:webHidden/>
        </w:rPr>
        <w:fldChar w:fldCharType="separate"/>
      </w:r>
      <w:ins w:id="78" w:author="Bonnie Jonkman" w:date="2015-04-22T12:48:00Z">
        <w:r>
          <w:rPr>
            <w:noProof/>
            <w:webHidden/>
          </w:rPr>
          <w:t>32</w:t>
        </w:r>
        <w:r>
          <w:rPr>
            <w:noProof/>
            <w:webHidden/>
          </w:rPr>
          <w:fldChar w:fldCharType="end"/>
        </w:r>
        <w:r w:rsidRPr="00563963">
          <w:rPr>
            <w:rStyle w:val="Hyperlink"/>
            <w:noProof/>
          </w:rPr>
          <w:fldChar w:fldCharType="end"/>
        </w:r>
      </w:ins>
    </w:p>
    <w:p w14:paraId="7121BC45" w14:textId="77777777" w:rsidR="008462CD" w:rsidRDefault="008462CD">
      <w:pPr>
        <w:pStyle w:val="TOC2"/>
        <w:tabs>
          <w:tab w:val="right" w:leader="dot" w:pos="9350"/>
        </w:tabs>
        <w:rPr>
          <w:ins w:id="79" w:author="Bonnie Jonkman" w:date="2015-04-22T12:48:00Z"/>
          <w:rFonts w:eastAsiaTheme="minorEastAsia"/>
          <w:noProof/>
        </w:rPr>
      </w:pPr>
      <w:ins w:id="8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"_Toc417470275"</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Running FAST in Simulink</w:t>
        </w:r>
        <w:r>
          <w:rPr>
            <w:noProof/>
            <w:webHidden/>
          </w:rPr>
          <w:tab/>
        </w:r>
        <w:r>
          <w:rPr>
            <w:noProof/>
            <w:webHidden/>
          </w:rPr>
          <w:fldChar w:fldCharType="begin"/>
        </w:r>
        <w:r>
          <w:rPr>
            <w:noProof/>
            <w:webHidden/>
          </w:rPr>
          <w:instrText xml:space="preserve"> PAGEREF _Toc417470275 \h </w:instrText>
        </w:r>
        <w:r>
          <w:rPr>
            <w:noProof/>
            <w:webHidden/>
          </w:rPr>
        </w:r>
      </w:ins>
      <w:r>
        <w:rPr>
          <w:noProof/>
          <w:webHidden/>
        </w:rPr>
        <w:fldChar w:fldCharType="separate"/>
      </w:r>
      <w:ins w:id="81" w:author="Bonnie Jonkman" w:date="2015-04-22T12:48:00Z">
        <w:r>
          <w:rPr>
            <w:noProof/>
            <w:webHidden/>
          </w:rPr>
          <w:t>33</w:t>
        </w:r>
        <w:r>
          <w:rPr>
            <w:noProof/>
            <w:webHidden/>
          </w:rPr>
          <w:fldChar w:fldCharType="end"/>
        </w:r>
        <w:r w:rsidRPr="00563963">
          <w:rPr>
            <w:rStyle w:val="Hyperlink"/>
            <w:noProof/>
          </w:rPr>
          <w:fldChar w:fldCharType="end"/>
        </w:r>
      </w:ins>
    </w:p>
    <w:p w14:paraId="3640A25F" w14:textId="77777777" w:rsidR="008462CD" w:rsidRDefault="008462CD">
      <w:pPr>
        <w:pStyle w:val="TOC2"/>
        <w:tabs>
          <w:tab w:val="right" w:leader="dot" w:pos="9350"/>
        </w:tabs>
        <w:rPr>
          <w:ins w:id="82" w:author="Bonnie Jonkman" w:date="2015-04-22T12:48:00Z"/>
          <w:rFonts w:eastAsiaTheme="minorEastAsia"/>
          <w:noProof/>
        </w:rPr>
      </w:pPr>
      <w:ins w:id="8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"_Toc417470276"</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Compiling FAST for Simulink</w:t>
        </w:r>
        <w:r>
          <w:rPr>
            <w:noProof/>
            <w:webHidden/>
          </w:rPr>
          <w:tab/>
        </w:r>
        <w:r>
          <w:rPr>
            <w:noProof/>
            <w:webHidden/>
          </w:rPr>
          <w:fldChar w:fldCharType="begin"/>
        </w:r>
        <w:r>
          <w:rPr>
            <w:noProof/>
            <w:webHidden/>
          </w:rPr>
          <w:instrText xml:space="preserve"> PAGEREF _Toc417470276 \h </w:instrText>
        </w:r>
        <w:r>
          <w:rPr>
            <w:noProof/>
            <w:webHidden/>
          </w:rPr>
        </w:r>
      </w:ins>
      <w:r>
        <w:rPr>
          <w:noProof/>
          <w:webHidden/>
        </w:rPr>
        <w:fldChar w:fldCharType="separate"/>
      </w:r>
      <w:ins w:id="84" w:author="Bonnie Jonkman" w:date="2015-04-22T12:48:00Z">
        <w:r>
          <w:rPr>
            <w:noProof/>
            <w:webHidden/>
          </w:rPr>
          <w:t>35</w:t>
        </w:r>
        <w:r>
          <w:rPr>
            <w:noProof/>
            <w:webHidden/>
          </w:rPr>
          <w:fldChar w:fldCharType="end"/>
        </w:r>
        <w:r w:rsidRPr="00563963">
          <w:rPr>
            <w:rStyle w:val="Hyperlink"/>
            <w:noProof/>
          </w:rPr>
          <w:fldChar w:fldCharType="end"/>
        </w:r>
      </w:ins>
    </w:p>
    <w:p w14:paraId="68A1E15D" w14:textId="77777777" w:rsidR="008462CD" w:rsidRDefault="008462CD">
      <w:pPr>
        <w:pStyle w:val="TOC1"/>
        <w:tabs>
          <w:tab w:val="right" w:leader="dot" w:pos="9350"/>
        </w:tabs>
        <w:rPr>
          <w:ins w:id="85" w:author="Bonnie Jonkman" w:date="2015-04-22T12:48:00Z"/>
          <w:rFonts w:eastAsiaTheme="minorEastAsia"/>
          <w:noProof/>
        </w:rPr>
      </w:pPr>
      <w:ins w:id="8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"_Toc417470277"</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Future Work</w:t>
        </w:r>
        <w:r>
          <w:rPr>
            <w:noProof/>
            <w:webHidden/>
          </w:rPr>
          <w:tab/>
        </w:r>
        <w:r>
          <w:rPr>
            <w:noProof/>
            <w:webHidden/>
          </w:rPr>
          <w:fldChar w:fldCharType="begin"/>
        </w:r>
        <w:r>
          <w:rPr>
            <w:noProof/>
            <w:webHidden/>
          </w:rPr>
          <w:instrText xml:space="preserve"> PAGEREF _Toc417470277 \h </w:instrText>
        </w:r>
        <w:r>
          <w:rPr>
            <w:noProof/>
            <w:webHidden/>
          </w:rPr>
        </w:r>
      </w:ins>
      <w:r>
        <w:rPr>
          <w:noProof/>
          <w:webHidden/>
        </w:rPr>
        <w:fldChar w:fldCharType="separate"/>
      </w:r>
      <w:ins w:id="87" w:author="Bonnie Jonkman" w:date="2015-04-22T12:48:00Z">
        <w:r>
          <w:rPr>
            <w:noProof/>
            <w:webHidden/>
          </w:rPr>
          <w:t>38</w:t>
        </w:r>
        <w:r>
          <w:rPr>
            <w:noProof/>
            <w:webHidden/>
          </w:rPr>
          <w:fldChar w:fldCharType="end"/>
        </w:r>
        <w:r w:rsidRPr="00563963">
          <w:rPr>
            <w:rStyle w:val="Hyperlink"/>
            <w:noProof/>
          </w:rPr>
          <w:fldChar w:fldCharType="end"/>
        </w:r>
      </w:ins>
    </w:p>
    <w:p w14:paraId="254F983C" w14:textId="77777777" w:rsidR="008462CD" w:rsidRDefault="008462CD">
      <w:pPr>
        <w:pStyle w:val="TOC1"/>
        <w:tabs>
          <w:tab w:val="right" w:leader="dot" w:pos="9350"/>
        </w:tabs>
        <w:rPr>
          <w:ins w:id="88" w:author="Bonnie Jonkman" w:date="2015-04-22T12:48:00Z"/>
          <w:rFonts w:eastAsiaTheme="minorEastAsia"/>
          <w:noProof/>
        </w:rPr>
      </w:pPr>
      <w:ins w:id="8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"_Toc417470278"</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Feedback</w:t>
        </w:r>
        <w:r>
          <w:rPr>
            <w:noProof/>
            <w:webHidden/>
          </w:rPr>
          <w:tab/>
        </w:r>
        <w:r>
          <w:rPr>
            <w:noProof/>
            <w:webHidden/>
          </w:rPr>
          <w:fldChar w:fldCharType="begin"/>
        </w:r>
        <w:r>
          <w:rPr>
            <w:noProof/>
            <w:webHidden/>
          </w:rPr>
          <w:instrText xml:space="preserve"> PAGEREF _Toc417470278 \h </w:instrText>
        </w:r>
        <w:r>
          <w:rPr>
            <w:noProof/>
            <w:webHidden/>
          </w:rPr>
        </w:r>
      </w:ins>
      <w:r>
        <w:rPr>
          <w:noProof/>
          <w:webHidden/>
        </w:rPr>
        <w:fldChar w:fldCharType="separate"/>
      </w:r>
      <w:ins w:id="90" w:author="Bonnie Jonkman" w:date="2015-04-22T12:48:00Z">
        <w:r>
          <w:rPr>
            <w:noProof/>
            <w:webHidden/>
          </w:rPr>
          <w:t>38</w:t>
        </w:r>
        <w:r>
          <w:rPr>
            <w:noProof/>
            <w:webHidden/>
          </w:rPr>
          <w:fldChar w:fldCharType="end"/>
        </w:r>
        <w:r w:rsidRPr="00563963">
          <w:rPr>
            <w:rStyle w:val="Hyperlink"/>
            <w:noProof/>
          </w:rPr>
          <w:fldChar w:fldCharType="end"/>
        </w:r>
      </w:ins>
    </w:p>
    <w:p w14:paraId="798FFB67" w14:textId="77777777" w:rsidR="008462CD" w:rsidRDefault="008462CD">
      <w:pPr>
        <w:pStyle w:val="TOC1"/>
        <w:tabs>
          <w:tab w:val="right" w:leader="dot" w:pos="9350"/>
        </w:tabs>
        <w:rPr>
          <w:ins w:id="91" w:author="Bonnie Jonkman" w:date="2015-04-22T12:48:00Z"/>
          <w:rFonts w:eastAsiaTheme="minorEastAsia"/>
          <w:noProof/>
        </w:rPr>
      </w:pPr>
      <w:ins w:id="9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"_Toc417470279"</w:instrText>
        </w:r>
        <w:r w:rsidRPr="00563963">
          <w:rPr>
            <w:rStyle w:val="Hyperlink"/>
            <w:noProof/>
          </w:rPr>
          <w:instrText xml:space="preserve"> </w:instrText>
        </w:r>
        <w:r w:rsidRPr="00563963">
          <w:rPr>
            <w:rStyle w:val="Hyperlink"/>
            <w:noProof/>
          </w:rPr>
        </w:r>
        <w:r w:rsidRPr="00563963">
          <w:rPr>
            <w:rStyle w:val="Hyperlink"/>
            <w:noProof/>
          </w:rPr>
          <w:fldChar w:fldCharType="separate"/>
        </w:r>
        <w:r w:rsidRPr="00563963">
          <w:rPr>
            <w:rStyle w:val="Hyperlink"/>
            <w:noProof/>
          </w:rPr>
          <w:t>Appendix A: Example FAST v8.11.* Input File</w:t>
        </w:r>
        <w:r>
          <w:rPr>
            <w:noProof/>
            <w:webHidden/>
          </w:rPr>
          <w:tab/>
        </w:r>
        <w:r>
          <w:rPr>
            <w:noProof/>
            <w:webHidden/>
          </w:rPr>
          <w:fldChar w:fldCharType="begin"/>
        </w:r>
        <w:r>
          <w:rPr>
            <w:noProof/>
            <w:webHidden/>
          </w:rPr>
          <w:instrText xml:space="preserve"> PAGEREF _Toc417470279 \h </w:instrText>
        </w:r>
        <w:r>
          <w:rPr>
            <w:noProof/>
            <w:webHidden/>
          </w:rPr>
        </w:r>
      </w:ins>
      <w:r>
        <w:rPr>
          <w:noProof/>
          <w:webHidden/>
        </w:rPr>
        <w:fldChar w:fldCharType="separate"/>
      </w:r>
      <w:ins w:id="93" w:author="Bonnie Jonkman" w:date="2015-04-22T12:48:00Z">
        <w:r>
          <w:rPr>
            <w:noProof/>
            <w:webHidden/>
          </w:rPr>
          <w:t>39</w:t>
        </w:r>
        <w:r>
          <w:rPr>
            <w:noProof/>
            <w:webHidden/>
          </w:rPr>
          <w:fldChar w:fldCharType="end"/>
        </w:r>
        <w:r w:rsidRPr="00563963">
          <w:rPr>
            <w:rStyle w:val="Hyperlink"/>
            <w:noProof/>
          </w:rPr>
          <w:fldChar w:fldCharType="end"/>
        </w:r>
      </w:ins>
    </w:p>
    <w:p w14:paraId="5B6F6969" w14:textId="77777777" w:rsidR="009B7C07" w:rsidDel="008462CD" w:rsidRDefault="009B7C07">
      <w:pPr>
        <w:pStyle w:val="TOC1"/>
        <w:tabs>
          <w:tab w:val="right" w:leader="dot" w:pos="9350"/>
        </w:tabs>
        <w:rPr>
          <w:del w:id="94" w:author="Bonnie Jonkman" w:date="2015-04-22T12:48:00Z"/>
          <w:rFonts w:eastAsiaTheme="minorEastAsia"/>
          <w:noProof/>
        </w:rPr>
      </w:pPr>
      <w:del w:id="95" w:author="Bonnie Jonkman" w:date="2015-04-22T12:48:00Z">
        <w:r w:rsidRPr="008462CD" w:rsidDel="008462CD">
          <w:rPr>
            <w:rStyle w:val="Hyperlink"/>
            <w:noProof/>
          </w:rPr>
          <w:delText>Table of Contents</w:delText>
        </w:r>
        <w:r w:rsidDel="008462CD">
          <w:rPr>
            <w:noProof/>
            <w:webHidden/>
          </w:rPr>
          <w:tab/>
        </w:r>
        <w:r w:rsidR="00DB55A3" w:rsidDel="008462CD">
          <w:rPr>
            <w:noProof/>
            <w:webHidden/>
          </w:rPr>
          <w:delText>2</w:delText>
        </w:r>
      </w:del>
    </w:p>
    <w:p w14:paraId="5C2BC566" w14:textId="77777777" w:rsidR="009B7C07" w:rsidDel="008462CD" w:rsidRDefault="009B7C07">
      <w:pPr>
        <w:pStyle w:val="TOC1"/>
        <w:tabs>
          <w:tab w:val="right" w:leader="dot" w:pos="9350"/>
        </w:tabs>
        <w:rPr>
          <w:del w:id="96" w:author="Bonnie Jonkman" w:date="2015-04-22T12:48:00Z"/>
          <w:rFonts w:eastAsiaTheme="minorEastAsia"/>
          <w:noProof/>
        </w:rPr>
      </w:pPr>
      <w:del w:id="97" w:author="Bonnie Jonkman" w:date="2015-04-22T12:48:00Z">
        <w:r w:rsidRPr="008462CD" w:rsidDel="008462CD">
          <w:rPr>
            <w:rStyle w:val="Hyperlink"/>
            <w:noProof/>
          </w:rPr>
          <w:delText>Intro</w:delText>
        </w:r>
        <w:r w:rsidRPr="008462CD" w:rsidDel="008462CD">
          <w:rPr>
            <w:rStyle w:val="Hyperlink"/>
            <w:noProof/>
            <w:rPrChange w:id="98" w:author="Bonnie Jonkman" w:date="2015-04-22T12:48:00Z">
              <w:rPr>
                <w:rStyle w:val="Hyperlink"/>
                <w:noProof/>
              </w:rPr>
            </w:rPrChange>
          </w:rPr>
          <w:delText>duction</w:delText>
        </w:r>
        <w:r w:rsidDel="008462CD">
          <w:rPr>
            <w:noProof/>
            <w:webHidden/>
          </w:rPr>
          <w:tab/>
        </w:r>
        <w:r w:rsidR="00DB55A3" w:rsidDel="008462CD">
          <w:rPr>
            <w:noProof/>
            <w:webHidden/>
          </w:rPr>
          <w:delText>3</w:delText>
        </w:r>
      </w:del>
    </w:p>
    <w:p w14:paraId="1640B53F" w14:textId="77777777" w:rsidR="009B7C07" w:rsidDel="008462CD" w:rsidRDefault="009B7C07">
      <w:pPr>
        <w:pStyle w:val="TOC1"/>
        <w:tabs>
          <w:tab w:val="right" w:leader="dot" w:pos="9350"/>
        </w:tabs>
        <w:rPr>
          <w:del w:id="99" w:author="Bonnie Jonkman" w:date="2015-04-22T12:48:00Z"/>
          <w:rFonts w:eastAsiaTheme="minorEastAsia"/>
          <w:noProof/>
        </w:rPr>
      </w:pPr>
      <w:del w:id="100" w:author="Bonnie Jonkman" w:date="2015-04-22T12:48:00Z">
        <w:r w:rsidRPr="008462CD" w:rsidDel="008462CD">
          <w:rPr>
            <w:rStyle w:val="Hyperlink"/>
            <w:noProof/>
          </w:rPr>
          <w:delText>Major changes in FAST</w:delText>
        </w:r>
        <w:r w:rsidDel="008462CD">
          <w:rPr>
            <w:noProof/>
            <w:webHidden/>
          </w:rPr>
          <w:tab/>
        </w:r>
        <w:r w:rsidR="00DB55A3" w:rsidDel="008462CD">
          <w:rPr>
            <w:noProof/>
            <w:webHidden/>
          </w:rPr>
          <w:delText>8</w:delText>
        </w:r>
      </w:del>
    </w:p>
    <w:p w14:paraId="4B75E789" w14:textId="77777777" w:rsidR="009B7C07" w:rsidDel="008462CD" w:rsidRDefault="009B7C07">
      <w:pPr>
        <w:pStyle w:val="TOC2"/>
        <w:tabs>
          <w:tab w:val="right" w:leader="dot" w:pos="9350"/>
        </w:tabs>
        <w:rPr>
          <w:del w:id="101" w:author="Bonnie Jonkman" w:date="2015-04-22T12:48:00Z"/>
          <w:rFonts w:eastAsiaTheme="minorEastAsia"/>
          <w:noProof/>
        </w:rPr>
      </w:pPr>
      <w:del w:id="102" w:author="Bonnie Jonkman" w:date="2015-04-22T12:48:00Z">
        <w:r w:rsidRPr="008462CD" w:rsidDel="008462CD">
          <w:rPr>
            <w:rStyle w:val="Hyperlink"/>
            <w:noProof/>
          </w:rPr>
          <w:delText>v8.11.00a-bjj</w:delText>
        </w:r>
        <w:r w:rsidDel="008462CD">
          <w:rPr>
            <w:noProof/>
            <w:webHidden/>
          </w:rPr>
          <w:tab/>
        </w:r>
        <w:r w:rsidR="00DB55A3" w:rsidDel="008462CD">
          <w:rPr>
            <w:noProof/>
            <w:webHidden/>
          </w:rPr>
          <w:delText>8</w:delText>
        </w:r>
      </w:del>
    </w:p>
    <w:p w14:paraId="05404EB6" w14:textId="77777777" w:rsidR="009B7C07" w:rsidDel="008462CD" w:rsidRDefault="009B7C07">
      <w:pPr>
        <w:pStyle w:val="TOC2"/>
        <w:tabs>
          <w:tab w:val="right" w:leader="dot" w:pos="9350"/>
        </w:tabs>
        <w:rPr>
          <w:del w:id="103" w:author="Bonnie Jonkman" w:date="2015-04-22T12:48:00Z"/>
          <w:rFonts w:eastAsiaTheme="minorEastAsia"/>
          <w:noProof/>
        </w:rPr>
      </w:pPr>
      <w:del w:id="104" w:author="Bonnie Jonkman" w:date="2015-04-22T12:48:00Z">
        <w:r w:rsidRPr="008462CD" w:rsidDel="008462CD">
          <w:rPr>
            <w:rStyle w:val="Hyperlink"/>
            <w:noProof/>
          </w:rPr>
          <w:delText>v8.10.00a-bjj</w:delText>
        </w:r>
        <w:r w:rsidDel="008462CD">
          <w:rPr>
            <w:noProof/>
            <w:webHidden/>
          </w:rPr>
          <w:tab/>
        </w:r>
        <w:r w:rsidR="00DB55A3" w:rsidDel="008462CD">
          <w:rPr>
            <w:noProof/>
            <w:webHidden/>
          </w:rPr>
          <w:delText>8</w:delText>
        </w:r>
      </w:del>
    </w:p>
    <w:p w14:paraId="0F184ABA" w14:textId="77777777" w:rsidR="009B7C07" w:rsidDel="008462CD" w:rsidRDefault="009B7C07">
      <w:pPr>
        <w:pStyle w:val="TOC2"/>
        <w:tabs>
          <w:tab w:val="right" w:leader="dot" w:pos="9350"/>
        </w:tabs>
        <w:rPr>
          <w:del w:id="105" w:author="Bonnie Jonkman" w:date="2015-04-22T12:48:00Z"/>
          <w:rFonts w:eastAsiaTheme="minorEastAsia"/>
          <w:noProof/>
        </w:rPr>
      </w:pPr>
      <w:del w:id="106" w:author="Bonnie Jonkman" w:date="2015-04-22T12:48:00Z">
        <w:r w:rsidRPr="008462CD" w:rsidDel="008462CD">
          <w:rPr>
            <w:rStyle w:val="Hyperlink"/>
            <w:noProof/>
          </w:rPr>
          <w:delText>v8.09.00a-bjj</w:delText>
        </w:r>
        <w:r w:rsidDel="008462CD">
          <w:rPr>
            <w:noProof/>
            <w:webHidden/>
          </w:rPr>
          <w:tab/>
        </w:r>
        <w:r w:rsidR="00DB55A3" w:rsidDel="008462CD">
          <w:rPr>
            <w:noProof/>
            <w:webHidden/>
          </w:rPr>
          <w:delText>10</w:delText>
        </w:r>
      </w:del>
    </w:p>
    <w:p w14:paraId="31F7744C" w14:textId="77777777" w:rsidR="009B7C07" w:rsidDel="008462CD" w:rsidRDefault="009B7C07">
      <w:pPr>
        <w:pStyle w:val="TOC2"/>
        <w:tabs>
          <w:tab w:val="right" w:leader="dot" w:pos="9350"/>
        </w:tabs>
        <w:rPr>
          <w:del w:id="107" w:author="Bonnie Jonkman" w:date="2015-04-22T12:48:00Z"/>
          <w:rFonts w:eastAsiaTheme="minorEastAsia"/>
          <w:noProof/>
        </w:rPr>
      </w:pPr>
      <w:del w:id="108" w:author="Bonnie Jonkman" w:date="2015-04-22T12:48:00Z">
        <w:r w:rsidRPr="008462CD" w:rsidDel="008462CD">
          <w:rPr>
            <w:rStyle w:val="Hyperlink"/>
            <w:noProof/>
          </w:rPr>
          <w:delText>v8.08.00c-bjj</w:delText>
        </w:r>
        <w:r w:rsidDel="008462CD">
          <w:rPr>
            <w:noProof/>
            <w:webHidden/>
          </w:rPr>
          <w:tab/>
        </w:r>
        <w:r w:rsidR="00DB55A3" w:rsidDel="008462CD">
          <w:rPr>
            <w:noProof/>
            <w:webHidden/>
          </w:rPr>
          <w:delText>10</w:delText>
        </w:r>
      </w:del>
    </w:p>
    <w:p w14:paraId="7D356052" w14:textId="77777777" w:rsidR="009B7C07" w:rsidDel="008462CD" w:rsidRDefault="009B7C07">
      <w:pPr>
        <w:pStyle w:val="TOC2"/>
        <w:tabs>
          <w:tab w:val="right" w:leader="dot" w:pos="9350"/>
        </w:tabs>
        <w:rPr>
          <w:del w:id="109" w:author="Bonnie Jonkman" w:date="2015-04-22T12:48:00Z"/>
          <w:rFonts w:eastAsiaTheme="minorEastAsia"/>
          <w:noProof/>
        </w:rPr>
      </w:pPr>
      <w:del w:id="110" w:author="Bonnie Jonkman" w:date="2015-04-22T12:48:00Z">
        <w:r w:rsidRPr="008462CD" w:rsidDel="008462CD">
          <w:rPr>
            <w:rStyle w:val="Hyperlink"/>
            <w:noProof/>
          </w:rPr>
          <w:delText>v8.03.02b-bjj</w:delText>
        </w:r>
        <w:r w:rsidDel="008462CD">
          <w:rPr>
            <w:noProof/>
            <w:webHidden/>
          </w:rPr>
          <w:tab/>
        </w:r>
      </w:del>
      <w:del w:id="111" w:author="Bonnie Jonkman" w:date="2015-04-22T12:46:00Z">
        <w:r w:rsidDel="00DB55A3">
          <w:rPr>
            <w:noProof/>
            <w:webHidden/>
          </w:rPr>
          <w:delText>11</w:delText>
        </w:r>
      </w:del>
    </w:p>
    <w:p w14:paraId="03BD2C65" w14:textId="77777777" w:rsidR="009B7C07" w:rsidDel="008462CD" w:rsidRDefault="009B7C07">
      <w:pPr>
        <w:pStyle w:val="TOC1"/>
        <w:tabs>
          <w:tab w:val="right" w:leader="dot" w:pos="9350"/>
        </w:tabs>
        <w:rPr>
          <w:del w:id="112" w:author="Bonnie Jonkman" w:date="2015-04-22T12:48:00Z"/>
          <w:rFonts w:eastAsiaTheme="minorEastAsia"/>
          <w:noProof/>
        </w:rPr>
      </w:pPr>
      <w:del w:id="113" w:author="Bonnie Jonkman" w:date="2015-04-22T12:48:00Z">
        <w:r w:rsidRPr="008462CD" w:rsidDel="008462CD">
          <w:rPr>
            <w:rStyle w:val="Hyperlink"/>
            <w:noProof/>
          </w:rPr>
          <w:delText>FAST v8 Input and Output Files</w:delText>
        </w:r>
        <w:r w:rsidDel="008462CD">
          <w:rPr>
            <w:noProof/>
            <w:webHidden/>
          </w:rPr>
          <w:tab/>
        </w:r>
        <w:r w:rsidR="00DB55A3" w:rsidDel="008462CD">
          <w:rPr>
            <w:noProof/>
            <w:webHidden/>
          </w:rPr>
          <w:delText>12</w:delText>
        </w:r>
      </w:del>
    </w:p>
    <w:p w14:paraId="0B5CC2E3" w14:textId="77777777" w:rsidR="009B7C07" w:rsidDel="008462CD" w:rsidRDefault="009B7C07">
      <w:pPr>
        <w:pStyle w:val="TOC2"/>
        <w:tabs>
          <w:tab w:val="right" w:leader="dot" w:pos="9350"/>
        </w:tabs>
        <w:rPr>
          <w:del w:id="114" w:author="Bonnie Jonkman" w:date="2015-04-22T12:48:00Z"/>
          <w:rFonts w:eastAsiaTheme="minorEastAsia"/>
          <w:noProof/>
        </w:rPr>
      </w:pPr>
      <w:del w:id="115" w:author="Bonnie Jonkman" w:date="2015-04-22T12:48:00Z">
        <w:r w:rsidRPr="008462CD" w:rsidDel="008462CD">
          <w:rPr>
            <w:rStyle w:val="Hyperlink"/>
            <w:noProof/>
          </w:rPr>
          <w:delText>File Naming Conventions</w:delText>
        </w:r>
        <w:r w:rsidDel="008462CD">
          <w:rPr>
            <w:noProof/>
            <w:webHidden/>
          </w:rPr>
          <w:tab/>
        </w:r>
        <w:r w:rsidR="00DB55A3" w:rsidDel="008462CD">
          <w:rPr>
            <w:noProof/>
            <w:webHidden/>
          </w:rPr>
          <w:delText>12</w:delText>
        </w:r>
      </w:del>
    </w:p>
    <w:p w14:paraId="00AD27AE" w14:textId="77777777" w:rsidR="009B7C07" w:rsidDel="008462CD" w:rsidRDefault="009B7C07">
      <w:pPr>
        <w:pStyle w:val="TOC2"/>
        <w:tabs>
          <w:tab w:val="right" w:leader="dot" w:pos="9350"/>
        </w:tabs>
        <w:rPr>
          <w:del w:id="116" w:author="Bonnie Jonkman" w:date="2015-04-22T12:48:00Z"/>
          <w:rFonts w:eastAsiaTheme="minorEastAsia"/>
          <w:noProof/>
        </w:rPr>
      </w:pPr>
      <w:del w:id="117" w:author="Bonnie Jonkman" w:date="2015-04-22T12:48:00Z">
        <w:r w:rsidRPr="008462CD" w:rsidDel="008462CD">
          <w:rPr>
            <w:rStyle w:val="Hyperlink"/>
            <w:noProof/>
          </w:rPr>
          <w:delText>Variables Specified in the FAST Primary Input File</w:delText>
        </w:r>
        <w:r w:rsidDel="008462CD">
          <w:rPr>
            <w:noProof/>
            <w:webHidden/>
          </w:rPr>
          <w:tab/>
        </w:r>
      </w:del>
      <w:del w:id="118" w:author="Bonnie Jonkman" w:date="2015-04-22T12:46:00Z">
        <w:r w:rsidDel="00DB55A3">
          <w:rPr>
            <w:noProof/>
            <w:webHidden/>
          </w:rPr>
          <w:delText>14</w:delText>
        </w:r>
      </w:del>
    </w:p>
    <w:p w14:paraId="0DD7EDF2" w14:textId="77777777" w:rsidR="009B7C07" w:rsidDel="008462CD" w:rsidRDefault="009B7C07">
      <w:pPr>
        <w:pStyle w:val="TOC2"/>
        <w:tabs>
          <w:tab w:val="right" w:leader="dot" w:pos="9350"/>
        </w:tabs>
        <w:rPr>
          <w:del w:id="119" w:author="Bonnie Jonkman" w:date="2015-04-22T12:48:00Z"/>
          <w:rFonts w:eastAsiaTheme="minorEastAsia"/>
          <w:noProof/>
        </w:rPr>
      </w:pPr>
      <w:del w:id="120" w:author="Bonnie Jonkman" w:date="2015-04-22T12:48:00Z">
        <w:r w:rsidRPr="008462CD" w:rsidDel="008462CD">
          <w:rPr>
            <w:rStyle w:val="Hyperlink"/>
            <w:noProof/>
          </w:rPr>
          <w:delText>Checkpoint Files (Restart Capability)</w:delText>
        </w:r>
        <w:r w:rsidDel="008462CD">
          <w:rPr>
            <w:noProof/>
            <w:webHidden/>
          </w:rPr>
          <w:tab/>
        </w:r>
      </w:del>
      <w:del w:id="121" w:author="Bonnie Jonkman" w:date="2015-04-22T12:46:00Z">
        <w:r w:rsidDel="00DB55A3">
          <w:rPr>
            <w:noProof/>
            <w:webHidden/>
          </w:rPr>
          <w:delText>19</w:delText>
        </w:r>
      </w:del>
    </w:p>
    <w:p w14:paraId="2FD00514" w14:textId="77777777" w:rsidR="009B7C07" w:rsidDel="008462CD" w:rsidRDefault="009B7C07">
      <w:pPr>
        <w:pStyle w:val="TOC1"/>
        <w:tabs>
          <w:tab w:val="right" w:leader="dot" w:pos="9350"/>
        </w:tabs>
        <w:rPr>
          <w:del w:id="122" w:author="Bonnie Jonkman" w:date="2015-04-22T12:48:00Z"/>
          <w:rFonts w:eastAsiaTheme="minorEastAsia"/>
          <w:noProof/>
        </w:rPr>
      </w:pPr>
      <w:del w:id="123" w:author="Bonnie Jonkman" w:date="2015-04-22T12:48:00Z">
        <w:r w:rsidRPr="008462CD" w:rsidDel="008462CD">
          <w:rPr>
            <w:rStyle w:val="Hyperlink"/>
            <w:noProof/>
          </w:rPr>
          <w:delText>Converting to FAST v8.10.x</w:delText>
        </w:r>
        <w:r w:rsidDel="008462CD">
          <w:rPr>
            <w:noProof/>
            <w:webHidden/>
          </w:rPr>
          <w:tab/>
        </w:r>
      </w:del>
      <w:del w:id="124" w:author="Bonnie Jonkman" w:date="2015-04-22T12:46:00Z">
        <w:r w:rsidDel="00DB55A3">
          <w:rPr>
            <w:noProof/>
            <w:webHidden/>
          </w:rPr>
          <w:delText>20</w:delText>
        </w:r>
      </w:del>
    </w:p>
    <w:p w14:paraId="5A5F9D07" w14:textId="77777777" w:rsidR="009B7C07" w:rsidDel="008462CD" w:rsidRDefault="009B7C07">
      <w:pPr>
        <w:pStyle w:val="TOC2"/>
        <w:tabs>
          <w:tab w:val="right" w:leader="dot" w:pos="9350"/>
        </w:tabs>
        <w:rPr>
          <w:del w:id="125" w:author="Bonnie Jonkman" w:date="2015-04-22T12:48:00Z"/>
          <w:rFonts w:eastAsiaTheme="minorEastAsia"/>
          <w:noProof/>
        </w:rPr>
      </w:pPr>
      <w:del w:id="126" w:author="Bonnie Jonkman" w:date="2015-04-22T12:48:00Z">
        <w:r w:rsidRPr="008462CD" w:rsidDel="008462CD">
          <w:rPr>
            <w:rStyle w:val="Hyperlink"/>
            <w:noProof/>
          </w:rPr>
          <w:delText>Summary of Changes to Inputs</w:delText>
        </w:r>
        <w:r w:rsidDel="008462CD">
          <w:rPr>
            <w:noProof/>
            <w:webHidden/>
          </w:rPr>
          <w:tab/>
        </w:r>
      </w:del>
      <w:del w:id="127" w:author="Bonnie Jonkman" w:date="2015-04-22T12:46:00Z">
        <w:r w:rsidDel="00DB55A3">
          <w:rPr>
            <w:noProof/>
            <w:webHidden/>
          </w:rPr>
          <w:delText>20</w:delText>
        </w:r>
      </w:del>
    </w:p>
    <w:p w14:paraId="2118060D" w14:textId="77777777" w:rsidR="009B7C07" w:rsidDel="008462CD" w:rsidRDefault="009B7C07">
      <w:pPr>
        <w:pStyle w:val="TOC2"/>
        <w:tabs>
          <w:tab w:val="right" w:leader="dot" w:pos="9350"/>
        </w:tabs>
        <w:rPr>
          <w:del w:id="128" w:author="Bonnie Jonkman" w:date="2015-04-22T12:48:00Z"/>
          <w:rFonts w:eastAsiaTheme="minorEastAsia"/>
          <w:noProof/>
        </w:rPr>
      </w:pPr>
      <w:del w:id="129" w:author="Bonnie Jonkman" w:date="2015-04-22T12:48:00Z">
        <w:r w:rsidRPr="008462CD" w:rsidDel="008462CD">
          <w:rPr>
            <w:rStyle w:val="Hyperlink"/>
            <w:noProof/>
          </w:rPr>
          <w:delText>MATLAB Conversion Scripts</w:delText>
        </w:r>
        <w:r w:rsidDel="008462CD">
          <w:rPr>
            <w:noProof/>
            <w:webHidden/>
          </w:rPr>
          <w:tab/>
        </w:r>
      </w:del>
      <w:del w:id="130" w:author="Bonnie Jonkman" w:date="2015-04-22T12:46:00Z">
        <w:r w:rsidDel="00DB55A3">
          <w:rPr>
            <w:noProof/>
            <w:webHidden/>
          </w:rPr>
          <w:delText>22</w:delText>
        </w:r>
      </w:del>
    </w:p>
    <w:p w14:paraId="31ACDD1E" w14:textId="77777777" w:rsidR="009B7C07" w:rsidDel="008462CD" w:rsidRDefault="009B7C07">
      <w:pPr>
        <w:pStyle w:val="TOC1"/>
        <w:tabs>
          <w:tab w:val="right" w:leader="dot" w:pos="9350"/>
        </w:tabs>
        <w:rPr>
          <w:del w:id="131" w:author="Bonnie Jonkman" w:date="2015-04-22T12:48:00Z"/>
          <w:rFonts w:eastAsiaTheme="minorEastAsia"/>
          <w:noProof/>
        </w:rPr>
      </w:pPr>
      <w:del w:id="132" w:author="Bonnie Jonkman" w:date="2015-04-22T12:48:00Z">
        <w:r w:rsidRPr="008462CD" w:rsidDel="008462CD">
          <w:rPr>
            <w:rStyle w:val="Hyperlink"/>
            <w:noProof/>
          </w:rPr>
          <w:delText>Running FAST</w:delText>
        </w:r>
        <w:r w:rsidDel="008462CD">
          <w:rPr>
            <w:noProof/>
            <w:webHidden/>
          </w:rPr>
          <w:tab/>
        </w:r>
      </w:del>
      <w:del w:id="133" w:author="Bonnie Jonkman" w:date="2015-04-22T12:46:00Z">
        <w:r w:rsidDel="00DB55A3">
          <w:rPr>
            <w:noProof/>
            <w:webHidden/>
          </w:rPr>
          <w:delText>24</w:delText>
        </w:r>
      </w:del>
    </w:p>
    <w:p w14:paraId="4FAB8ACF" w14:textId="77777777" w:rsidR="009B7C07" w:rsidDel="008462CD" w:rsidRDefault="009B7C07">
      <w:pPr>
        <w:pStyle w:val="TOC2"/>
        <w:tabs>
          <w:tab w:val="right" w:leader="dot" w:pos="9350"/>
        </w:tabs>
        <w:rPr>
          <w:del w:id="134" w:author="Bonnie Jonkman" w:date="2015-04-22T12:48:00Z"/>
          <w:rFonts w:eastAsiaTheme="minorEastAsia"/>
          <w:noProof/>
        </w:rPr>
      </w:pPr>
      <w:del w:id="135" w:author="Bonnie Jonkman" w:date="2015-04-22T12:48:00Z">
        <w:r w:rsidRPr="008462CD" w:rsidDel="008462CD">
          <w:rPr>
            <w:rStyle w:val="Hyperlink"/>
            <w:noProof/>
          </w:rPr>
          <w:delText>Normal Simulation: Starting FAST from an input file</w:delText>
        </w:r>
        <w:r w:rsidDel="008462CD">
          <w:rPr>
            <w:noProof/>
            <w:webHidden/>
          </w:rPr>
          <w:tab/>
        </w:r>
      </w:del>
      <w:del w:id="136" w:author="Bonnie Jonkman" w:date="2015-04-22T12:46:00Z">
        <w:r w:rsidDel="00DB55A3">
          <w:rPr>
            <w:noProof/>
            <w:webHidden/>
          </w:rPr>
          <w:delText>24</w:delText>
        </w:r>
      </w:del>
    </w:p>
    <w:p w14:paraId="02F908E9" w14:textId="77777777" w:rsidR="009B7C07" w:rsidDel="008462CD" w:rsidRDefault="009B7C07">
      <w:pPr>
        <w:pStyle w:val="TOC2"/>
        <w:tabs>
          <w:tab w:val="right" w:leader="dot" w:pos="9350"/>
        </w:tabs>
        <w:rPr>
          <w:del w:id="137" w:author="Bonnie Jonkman" w:date="2015-04-22T12:48:00Z"/>
          <w:rFonts w:eastAsiaTheme="minorEastAsia"/>
          <w:noProof/>
        </w:rPr>
      </w:pPr>
      <w:del w:id="138" w:author="Bonnie Jonkman" w:date="2015-04-22T12:48:00Z">
        <w:r w:rsidRPr="008462CD" w:rsidDel="008462CD">
          <w:rPr>
            <w:rStyle w:val="Hyperlink"/>
            <w:noProof/>
          </w:rPr>
          <w:delText>Restart: Starting FAST from a checkpoint file</w:delText>
        </w:r>
        <w:r w:rsidDel="008462CD">
          <w:rPr>
            <w:noProof/>
            <w:webHidden/>
          </w:rPr>
          <w:tab/>
        </w:r>
      </w:del>
      <w:del w:id="139" w:author="Bonnie Jonkman" w:date="2015-04-22T12:46:00Z">
        <w:r w:rsidDel="00DB55A3">
          <w:rPr>
            <w:noProof/>
            <w:webHidden/>
          </w:rPr>
          <w:delText>25</w:delText>
        </w:r>
      </w:del>
    </w:p>
    <w:p w14:paraId="26D780BA" w14:textId="77777777" w:rsidR="009B7C07" w:rsidDel="008462CD" w:rsidRDefault="009B7C07">
      <w:pPr>
        <w:pStyle w:val="TOC2"/>
        <w:tabs>
          <w:tab w:val="right" w:leader="dot" w:pos="9350"/>
        </w:tabs>
        <w:rPr>
          <w:del w:id="140" w:author="Bonnie Jonkman" w:date="2015-04-22T12:48:00Z"/>
          <w:rFonts w:eastAsiaTheme="minorEastAsia"/>
          <w:noProof/>
        </w:rPr>
      </w:pPr>
      <w:del w:id="141" w:author="Bonnie Jonkman" w:date="2015-04-22T12:48:00Z">
        <w:r w:rsidRPr="008462CD" w:rsidDel="008462CD">
          <w:rPr>
            <w:rStyle w:val="Hyperlink"/>
            <w:noProof/>
          </w:rPr>
          <w:delText>Modeling Tips</w:delText>
        </w:r>
        <w:r w:rsidDel="008462CD">
          <w:rPr>
            <w:noProof/>
            <w:webHidden/>
          </w:rPr>
          <w:tab/>
        </w:r>
      </w:del>
      <w:del w:id="142" w:author="Bonnie Jonkman" w:date="2015-04-22T12:46:00Z">
        <w:r w:rsidDel="00DB55A3">
          <w:rPr>
            <w:noProof/>
            <w:webHidden/>
          </w:rPr>
          <w:delText>25</w:delText>
        </w:r>
      </w:del>
    </w:p>
    <w:p w14:paraId="34722E40" w14:textId="77777777" w:rsidR="009B7C07" w:rsidDel="008462CD" w:rsidRDefault="009B7C07">
      <w:pPr>
        <w:pStyle w:val="TOC2"/>
        <w:tabs>
          <w:tab w:val="right" w:leader="dot" w:pos="9350"/>
        </w:tabs>
        <w:rPr>
          <w:del w:id="143" w:author="Bonnie Jonkman" w:date="2015-04-22T12:48:00Z"/>
          <w:rFonts w:eastAsiaTheme="minorEastAsia"/>
          <w:noProof/>
        </w:rPr>
      </w:pPr>
      <w:del w:id="144" w:author="Bonnie Jonkman" w:date="2015-04-22T12:48:00Z">
        <w:r w:rsidRPr="008462CD" w:rsidDel="008462CD">
          <w:rPr>
            <w:rStyle w:val="Hyperlink"/>
            <w:noProof/>
          </w:rPr>
          <w:delText>Certification Tests</w:delText>
        </w:r>
        <w:r w:rsidDel="008462CD">
          <w:rPr>
            <w:noProof/>
            <w:webHidden/>
          </w:rPr>
          <w:tab/>
        </w:r>
        <w:r w:rsidR="00DB55A3" w:rsidDel="008462CD">
          <w:rPr>
            <w:noProof/>
            <w:webHidden/>
          </w:rPr>
          <w:delText>26</w:delText>
        </w:r>
      </w:del>
    </w:p>
    <w:p w14:paraId="1B650D17" w14:textId="77777777" w:rsidR="009B7C07" w:rsidDel="008462CD" w:rsidRDefault="009B7C07">
      <w:pPr>
        <w:pStyle w:val="TOC1"/>
        <w:tabs>
          <w:tab w:val="right" w:leader="dot" w:pos="9350"/>
        </w:tabs>
        <w:rPr>
          <w:del w:id="145" w:author="Bonnie Jonkman" w:date="2015-04-22T12:48:00Z"/>
          <w:rFonts w:eastAsiaTheme="minorEastAsia"/>
          <w:noProof/>
        </w:rPr>
      </w:pPr>
      <w:del w:id="146" w:author="Bonnie Jonkman" w:date="2015-04-22T12:48:00Z">
        <w:r w:rsidRPr="008462CD" w:rsidDel="008462CD">
          <w:rPr>
            <w:rStyle w:val="Hyperlink"/>
            <w:noProof/>
          </w:rPr>
          <w:delText>Compiling</w:delText>
        </w:r>
        <w:r w:rsidDel="008462CD">
          <w:rPr>
            <w:noProof/>
            <w:webHidden/>
          </w:rPr>
          <w:tab/>
        </w:r>
      </w:del>
      <w:del w:id="147" w:author="Bonnie Jonkman" w:date="2015-04-22T12:46:00Z">
        <w:r w:rsidDel="00DB55A3">
          <w:rPr>
            <w:noProof/>
            <w:webHidden/>
          </w:rPr>
          <w:delText>26</w:delText>
        </w:r>
      </w:del>
    </w:p>
    <w:p w14:paraId="0EB3FBE8" w14:textId="77777777" w:rsidR="009B7C07" w:rsidDel="008462CD" w:rsidRDefault="009B7C07">
      <w:pPr>
        <w:pStyle w:val="TOC1"/>
        <w:tabs>
          <w:tab w:val="right" w:leader="dot" w:pos="9350"/>
        </w:tabs>
        <w:rPr>
          <w:del w:id="148" w:author="Bonnie Jonkman" w:date="2015-04-22T12:48:00Z"/>
          <w:rFonts w:eastAsiaTheme="minorEastAsia"/>
          <w:noProof/>
        </w:rPr>
      </w:pPr>
      <w:del w:id="149" w:author="Bonnie Jonkman" w:date="2015-04-22T12:48:00Z">
        <w:r w:rsidRPr="008462CD" w:rsidDel="008462CD">
          <w:rPr>
            <w:rStyle w:val="Hyperlink"/>
            <w:noProof/>
          </w:rPr>
          <w:delText>FAST v8 Interface to Simulink</w:delText>
        </w:r>
        <w:r w:rsidDel="008462CD">
          <w:rPr>
            <w:noProof/>
            <w:webHidden/>
          </w:rPr>
          <w:tab/>
        </w:r>
      </w:del>
      <w:del w:id="150" w:author="Bonnie Jonkman" w:date="2015-04-22T12:46:00Z">
        <w:r w:rsidDel="00DB55A3">
          <w:rPr>
            <w:noProof/>
            <w:webHidden/>
          </w:rPr>
          <w:delText>27</w:delText>
        </w:r>
      </w:del>
    </w:p>
    <w:p w14:paraId="29D3B0E0" w14:textId="77777777" w:rsidR="009B7C07" w:rsidDel="008462CD" w:rsidRDefault="009B7C07">
      <w:pPr>
        <w:pStyle w:val="TOC2"/>
        <w:tabs>
          <w:tab w:val="right" w:leader="dot" w:pos="9350"/>
        </w:tabs>
        <w:rPr>
          <w:del w:id="151" w:author="Bonnie Jonkman" w:date="2015-04-22T12:48:00Z"/>
          <w:rFonts w:eastAsiaTheme="minorEastAsia"/>
          <w:noProof/>
        </w:rPr>
      </w:pPr>
      <w:del w:id="152" w:author="Bonnie Jonkman" w:date="2015-04-22T12:48:00Z">
        <w:r w:rsidRPr="008462CD" w:rsidDel="008462CD">
          <w:rPr>
            <w:rStyle w:val="Hyperlink"/>
            <w:noProof/>
          </w:rPr>
          <w:delText>Major Changes Between the FAST v7 and v8 Interfaces to Simulink</w:delText>
        </w:r>
        <w:r w:rsidDel="008462CD">
          <w:rPr>
            <w:noProof/>
            <w:webHidden/>
          </w:rPr>
          <w:tab/>
        </w:r>
        <w:r w:rsidR="00DB55A3" w:rsidDel="008462CD">
          <w:rPr>
            <w:noProof/>
            <w:webHidden/>
          </w:rPr>
          <w:delText>28</w:delText>
        </w:r>
      </w:del>
    </w:p>
    <w:p w14:paraId="393540B1" w14:textId="77777777" w:rsidR="009B7C07" w:rsidDel="008462CD" w:rsidRDefault="009B7C07">
      <w:pPr>
        <w:pStyle w:val="TOC2"/>
        <w:tabs>
          <w:tab w:val="right" w:leader="dot" w:pos="9350"/>
        </w:tabs>
        <w:rPr>
          <w:del w:id="153" w:author="Bonnie Jonkman" w:date="2015-04-22T12:48:00Z"/>
          <w:rFonts w:eastAsiaTheme="minorEastAsia"/>
          <w:noProof/>
        </w:rPr>
      </w:pPr>
      <w:del w:id="154" w:author="Bonnie Jonkman" w:date="2015-04-22T12:48:00Z">
        <w:r w:rsidRPr="008462CD" w:rsidDel="008462CD">
          <w:rPr>
            <w:rStyle w:val="Hyperlink"/>
            <w:noProof/>
          </w:rPr>
          <w:delText>Definition of the FAST v8 Interface to Simulink</w:delText>
        </w:r>
        <w:r w:rsidDel="008462CD">
          <w:rPr>
            <w:noProof/>
            <w:webHidden/>
          </w:rPr>
          <w:tab/>
        </w:r>
      </w:del>
      <w:del w:id="155" w:author="Bonnie Jonkman" w:date="2015-04-22T12:46:00Z">
        <w:r w:rsidDel="00DB55A3">
          <w:rPr>
            <w:noProof/>
            <w:webHidden/>
          </w:rPr>
          <w:delText>28</w:delText>
        </w:r>
      </w:del>
    </w:p>
    <w:p w14:paraId="4AFF8C6F" w14:textId="77777777" w:rsidR="009B7C07" w:rsidDel="008462CD" w:rsidRDefault="009B7C07">
      <w:pPr>
        <w:pStyle w:val="TOC2"/>
        <w:tabs>
          <w:tab w:val="right" w:leader="dot" w:pos="9350"/>
        </w:tabs>
        <w:rPr>
          <w:del w:id="156" w:author="Bonnie Jonkman" w:date="2015-04-22T12:48:00Z"/>
          <w:rFonts w:eastAsiaTheme="minorEastAsia"/>
          <w:noProof/>
        </w:rPr>
      </w:pPr>
      <w:del w:id="157" w:author="Bonnie Jonkman" w:date="2015-04-22T12:48:00Z">
        <w:r w:rsidRPr="008462CD" w:rsidDel="008462CD">
          <w:rPr>
            <w:rStyle w:val="Hyperlink"/>
            <w:noProof/>
          </w:rPr>
          <w:delText>Converting FAST v7 Simulink Models to FAST v8</w:delText>
        </w:r>
        <w:r w:rsidDel="008462CD">
          <w:rPr>
            <w:noProof/>
            <w:webHidden/>
          </w:rPr>
          <w:tab/>
        </w:r>
      </w:del>
      <w:del w:id="158" w:author="Bonnie Jonkman" w:date="2015-04-22T12:46:00Z">
        <w:r w:rsidDel="00DB55A3">
          <w:rPr>
            <w:noProof/>
            <w:webHidden/>
          </w:rPr>
          <w:delText>31</w:delText>
        </w:r>
      </w:del>
    </w:p>
    <w:p w14:paraId="48BB58C3" w14:textId="77777777" w:rsidR="009B7C07" w:rsidDel="008462CD" w:rsidRDefault="009B7C07">
      <w:pPr>
        <w:pStyle w:val="TOC2"/>
        <w:tabs>
          <w:tab w:val="right" w:leader="dot" w:pos="9350"/>
        </w:tabs>
        <w:rPr>
          <w:del w:id="159" w:author="Bonnie Jonkman" w:date="2015-04-22T12:48:00Z"/>
          <w:rFonts w:eastAsiaTheme="minorEastAsia"/>
          <w:noProof/>
        </w:rPr>
      </w:pPr>
      <w:del w:id="160" w:author="Bonnie Jonkman" w:date="2015-04-22T12:48:00Z">
        <w:r w:rsidRPr="008462CD" w:rsidDel="008462CD">
          <w:rPr>
            <w:rStyle w:val="Hyperlink"/>
            <w:noProof/>
          </w:rPr>
          <w:delText>Running FAST in Simulink</w:delText>
        </w:r>
        <w:r w:rsidDel="008462CD">
          <w:rPr>
            <w:noProof/>
            <w:webHidden/>
          </w:rPr>
          <w:tab/>
        </w:r>
      </w:del>
      <w:del w:id="161" w:author="Bonnie Jonkman" w:date="2015-04-22T12:46:00Z">
        <w:r w:rsidDel="00DB55A3">
          <w:rPr>
            <w:noProof/>
            <w:webHidden/>
          </w:rPr>
          <w:delText>32</w:delText>
        </w:r>
      </w:del>
    </w:p>
    <w:p w14:paraId="564913E5" w14:textId="77777777" w:rsidR="009B7C07" w:rsidDel="008462CD" w:rsidRDefault="009B7C07">
      <w:pPr>
        <w:pStyle w:val="TOC2"/>
        <w:tabs>
          <w:tab w:val="right" w:leader="dot" w:pos="9350"/>
        </w:tabs>
        <w:rPr>
          <w:del w:id="162" w:author="Bonnie Jonkman" w:date="2015-04-22T12:48:00Z"/>
          <w:rFonts w:eastAsiaTheme="minorEastAsia"/>
          <w:noProof/>
        </w:rPr>
      </w:pPr>
      <w:del w:id="163" w:author="Bonnie Jonkman" w:date="2015-04-22T12:48:00Z">
        <w:r w:rsidRPr="008462CD" w:rsidDel="008462CD">
          <w:rPr>
            <w:rStyle w:val="Hyperlink"/>
            <w:noProof/>
          </w:rPr>
          <w:delText>Compiling FAST for Simulink</w:delText>
        </w:r>
        <w:r w:rsidDel="008462CD">
          <w:rPr>
            <w:noProof/>
            <w:webHidden/>
          </w:rPr>
          <w:tab/>
        </w:r>
      </w:del>
      <w:del w:id="164" w:author="Bonnie Jonkman" w:date="2015-04-22T12:46:00Z">
        <w:r w:rsidDel="00DB55A3">
          <w:rPr>
            <w:noProof/>
            <w:webHidden/>
          </w:rPr>
          <w:delText>34</w:delText>
        </w:r>
      </w:del>
    </w:p>
    <w:p w14:paraId="4C8D16FA" w14:textId="77777777" w:rsidR="009B7C07" w:rsidDel="008462CD" w:rsidRDefault="009B7C07">
      <w:pPr>
        <w:pStyle w:val="TOC1"/>
        <w:tabs>
          <w:tab w:val="right" w:leader="dot" w:pos="9350"/>
        </w:tabs>
        <w:rPr>
          <w:del w:id="165" w:author="Bonnie Jonkman" w:date="2015-04-22T12:48:00Z"/>
          <w:rFonts w:eastAsiaTheme="minorEastAsia"/>
          <w:noProof/>
        </w:rPr>
      </w:pPr>
      <w:del w:id="166" w:author="Bonnie Jonkman" w:date="2015-04-22T12:48:00Z">
        <w:r w:rsidRPr="008462CD" w:rsidDel="008462CD">
          <w:rPr>
            <w:rStyle w:val="Hyperlink"/>
            <w:noProof/>
          </w:rPr>
          <w:delText>Future Work</w:delText>
        </w:r>
        <w:r w:rsidDel="008462CD">
          <w:rPr>
            <w:noProof/>
            <w:webHidden/>
          </w:rPr>
          <w:tab/>
        </w:r>
      </w:del>
      <w:del w:id="167" w:author="Bonnie Jonkman" w:date="2015-04-22T12:46:00Z">
        <w:r w:rsidDel="00DB55A3">
          <w:rPr>
            <w:noProof/>
            <w:webHidden/>
          </w:rPr>
          <w:delText>37</w:delText>
        </w:r>
      </w:del>
    </w:p>
    <w:p w14:paraId="5BB7460B" w14:textId="77777777" w:rsidR="009B7C07" w:rsidDel="008462CD" w:rsidRDefault="009B7C07">
      <w:pPr>
        <w:pStyle w:val="TOC1"/>
        <w:tabs>
          <w:tab w:val="right" w:leader="dot" w:pos="9350"/>
        </w:tabs>
        <w:rPr>
          <w:del w:id="168" w:author="Bonnie Jonkman" w:date="2015-04-22T12:48:00Z"/>
          <w:rFonts w:eastAsiaTheme="minorEastAsia"/>
          <w:noProof/>
        </w:rPr>
      </w:pPr>
      <w:del w:id="169" w:author="Bonnie Jonkman" w:date="2015-04-22T12:48:00Z">
        <w:r w:rsidRPr="008462CD" w:rsidDel="008462CD">
          <w:rPr>
            <w:rStyle w:val="Hyperlink"/>
            <w:noProof/>
          </w:rPr>
          <w:delText>Feedback</w:delText>
        </w:r>
        <w:r w:rsidDel="008462CD">
          <w:rPr>
            <w:noProof/>
            <w:webHidden/>
          </w:rPr>
          <w:tab/>
        </w:r>
      </w:del>
      <w:del w:id="170" w:author="Bonnie Jonkman" w:date="2015-04-22T12:46:00Z">
        <w:r w:rsidDel="00DB55A3">
          <w:rPr>
            <w:noProof/>
            <w:webHidden/>
          </w:rPr>
          <w:delText>37</w:delText>
        </w:r>
      </w:del>
    </w:p>
    <w:p w14:paraId="2106E9F1" w14:textId="77777777" w:rsidR="009B7C07" w:rsidDel="008462CD" w:rsidRDefault="009B7C07">
      <w:pPr>
        <w:pStyle w:val="TOC1"/>
        <w:tabs>
          <w:tab w:val="right" w:leader="dot" w:pos="9350"/>
        </w:tabs>
        <w:rPr>
          <w:del w:id="171" w:author="Bonnie Jonkman" w:date="2015-04-22T12:48:00Z"/>
          <w:rFonts w:eastAsiaTheme="minorEastAsia"/>
          <w:noProof/>
        </w:rPr>
      </w:pPr>
      <w:del w:id="172" w:author="Bonnie Jonkman" w:date="2015-04-22T12:48:00Z">
        <w:r w:rsidRPr="008462CD" w:rsidDel="008462CD">
          <w:rPr>
            <w:rStyle w:val="Hyperlink"/>
            <w:noProof/>
          </w:rPr>
          <w:delText>Appendix A: Example FAST v8.11.* Input File</w:delText>
        </w:r>
        <w:r w:rsidDel="008462CD">
          <w:rPr>
            <w:noProof/>
            <w:webHidden/>
          </w:rPr>
          <w:tab/>
        </w:r>
      </w:del>
      <w:del w:id="173" w:author="Bonnie Jonkman" w:date="2015-04-22T12:46:00Z">
        <w:r w:rsidDel="00DB55A3">
          <w:rPr>
            <w:noProof/>
            <w:webHidden/>
          </w:rPr>
          <w:delText>38</w:delText>
        </w:r>
      </w:del>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74" w:name="_Toc417470251"/>
      <w:r>
        <w:lastRenderedPageBreak/>
        <w:t>Introduction</w:t>
      </w:r>
      <w:bookmarkEnd w:id="174"/>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175" w:name="_Ref368594244"/>
      <w:r>
        <w:t xml:space="preserve">Figure </w:t>
      </w:r>
      <w:r w:rsidR="00053AB0">
        <w:fldChar w:fldCharType="begin"/>
      </w:r>
      <w:r w:rsidR="00053AB0">
        <w:instrText xml:space="preserve"> SEQ Figure \* ARABIC </w:instrText>
      </w:r>
      <w:r w:rsidR="00053AB0">
        <w:fldChar w:fldCharType="separate"/>
      </w:r>
      <w:r w:rsidR="008462CD">
        <w:rPr>
          <w:noProof/>
        </w:rPr>
        <w:t>1</w:t>
      </w:r>
      <w:r w:rsidR="00053AB0">
        <w:rPr>
          <w:noProof/>
        </w:rPr>
        <w:fldChar w:fldCharType="end"/>
      </w:r>
      <w:bookmarkEnd w:id="175"/>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65pt;height:244.6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91212155" r:id="rId14"/>
        </w:object>
      </w:r>
    </w:p>
    <w:p w14:paraId="2164B0DD" w14:textId="77777777" w:rsidR="000D16ED" w:rsidRDefault="000D16ED" w:rsidP="000D16ED">
      <w:pPr>
        <w:pStyle w:val="Caption"/>
        <w:jc w:val="center"/>
      </w:pPr>
      <w:bookmarkStart w:id="176" w:name="_Ref368606255"/>
      <w:r>
        <w:t xml:space="preserve">Figure </w:t>
      </w:r>
      <w:r w:rsidR="00053AB0">
        <w:fldChar w:fldCharType="begin"/>
      </w:r>
      <w:r w:rsidR="00053AB0">
        <w:instrText xml:space="preserve"> SEQ Figure \* ARABIC </w:instrText>
      </w:r>
      <w:r w:rsidR="00053AB0">
        <w:fldChar w:fldCharType="separate"/>
      </w:r>
      <w:r w:rsidR="008462CD">
        <w:rPr>
          <w:noProof/>
        </w:rPr>
        <w:t>2</w:t>
      </w:r>
      <w:r w:rsidR="00053AB0">
        <w:rPr>
          <w:noProof/>
        </w:rPr>
        <w:fldChar w:fldCharType="end"/>
      </w:r>
      <w:bookmarkEnd w:id="176"/>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77" w:name="_Ref368606394"/>
      <w:r>
        <w:t xml:space="preserve">Figure </w:t>
      </w:r>
      <w:r w:rsidR="00053AB0">
        <w:fldChar w:fldCharType="begin"/>
      </w:r>
      <w:r w:rsidR="00053AB0">
        <w:instrText xml:space="preserve"> SEQ Figure \* ARABIC </w:instrText>
      </w:r>
      <w:r w:rsidR="00053AB0">
        <w:fldChar w:fldCharType="separate"/>
      </w:r>
      <w:r w:rsidR="008462CD">
        <w:rPr>
          <w:noProof/>
        </w:rPr>
        <w:t>3</w:t>
      </w:r>
      <w:r w:rsidR="00053AB0">
        <w:rPr>
          <w:noProof/>
        </w:rPr>
        <w:fldChar w:fldCharType="end"/>
      </w:r>
      <w:bookmarkEnd w:id="177"/>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78" w:name="_Ref368603146"/>
      <w:r>
        <w:lastRenderedPageBreak/>
        <w:t xml:space="preserve">Table </w:t>
      </w:r>
      <w:r w:rsidR="00053AB0">
        <w:fldChar w:fldCharType="begin"/>
      </w:r>
      <w:r w:rsidR="00053AB0">
        <w:instrText xml:space="preserve"> SEQ Table \* ARABIC </w:instrText>
      </w:r>
      <w:r w:rsidR="00053AB0">
        <w:fldChar w:fldCharType="separate"/>
      </w:r>
      <w:r w:rsidR="008462CD">
        <w:rPr>
          <w:noProof/>
        </w:rPr>
        <w:t>1</w:t>
      </w:r>
      <w:r w:rsidR="00053AB0">
        <w:rPr>
          <w:noProof/>
        </w:rPr>
        <w:fldChar w:fldCharType="end"/>
      </w:r>
      <w:bookmarkEnd w:id="178"/>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C020FB" w:rsidRDefault="00C020FB" w:rsidP="0032059E">
            <w:pPr>
              <w:spacing w:after="0" w:line="240" w:lineRule="auto"/>
              <w:rPr>
                <w:rFonts w:ascii="Calibri" w:eastAsia="Times New Roman" w:hAnsi="Calibri" w:cs="Times New Roman"/>
                <w:b/>
                <w:bCs/>
                <w:color w:val="000000"/>
              </w:rPr>
            </w:pPr>
          </w:p>
          <w:p w14:paraId="2164B110"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14:paraId="2164B11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14:paraId="2164B151"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14:paraId="2164B155"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77777777" w:rsidR="004A0A8F" w:rsidRPr="0032059E" w:rsidRDefault="004A0A8F"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77777777"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C9F90C2" w:rsidR="004A0A8F" w:rsidRPr="001C051D" w:rsidRDefault="004A0A8F" w:rsidP="009B7C07">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179" w:author="Bonnie Jonkman" w:date="2015-04-22T12:35:00Z">
              <w:r w:rsidR="001A5D50" w:rsidDel="009B7C07">
                <w:rPr>
                  <w:rFonts w:ascii="Calibri" w:eastAsia="Times New Roman" w:hAnsi="Calibri" w:cs="Times New Roman"/>
                  <w:b/>
                  <w:bCs/>
                  <w:color w:val="000000"/>
                </w:rPr>
                <w:delText>0</w:delText>
              </w:r>
            </w:del>
            <w:ins w:id="180" w:author="Bonnie Jonkman" w:date="2015-04-22T12:35:00Z">
              <w:r w:rsidR="009B7C07">
                <w:rPr>
                  <w:rFonts w:ascii="Calibri" w:eastAsia="Times New Roman" w:hAnsi="Calibri" w:cs="Times New Roman"/>
                  <w:b/>
                  <w:bCs/>
                  <w:color w:val="000000"/>
                </w:rPr>
                <w:t>1</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181"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182" w:author="Bonnie Jonkman" w:date="2015-04-22T12:35:00Z"/>
                <w:rFonts w:ascii="Calibri" w:eastAsia="Times New Roman" w:hAnsi="Calibri" w:cs="Times New Roman"/>
                <w:color w:val="000000"/>
              </w:rPr>
            </w:pPr>
            <w:ins w:id="183"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184" w:author="Bonnie Jonkman" w:date="2015-04-22T12:35:00Z"/>
                <w:rFonts w:ascii="Wingdings" w:eastAsia="Times New Roman" w:hAnsi="Wingdings" w:cs="Times New Roman"/>
                <w:color w:val="000000"/>
              </w:rPr>
            </w:pPr>
            <w:ins w:id="185"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186" w:author="Bonnie Jonkman" w:date="2015-04-22T12:35:00Z"/>
                <w:rFonts w:ascii="Wingdings" w:eastAsia="Times New Roman" w:hAnsi="Wingdings" w:cs="Times New Roman"/>
              </w:rPr>
            </w:pPr>
            <w:ins w:id="187"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008F3D10" w:rsidRPr="00AC31AB">
              <w:rPr>
                <w:rStyle w:val="FootnoteReference"/>
                <w:rFonts w:eastAsia="Times New Roman" w:cs="Times New Roman"/>
                <w:color w:val="000000"/>
              </w:rPr>
              <w:footnoteReference w:id="5"/>
            </w:r>
          </w:p>
        </w:tc>
      </w:tr>
    </w:tbl>
    <w:p w14:paraId="2164B220" w14:textId="77777777" w:rsidR="008274A4" w:rsidRDefault="00CA74B5" w:rsidP="00992CCA">
      <w:pPr>
        <w:pStyle w:val="Heading1"/>
        <w:rPr>
          <w:ins w:id="188" w:author="Bonnie Jonkman" w:date="2015-04-15T12:42:00Z"/>
        </w:rPr>
      </w:pPr>
      <w:bookmarkStart w:id="189" w:name="_Ref412116144"/>
      <w:bookmarkStart w:id="190" w:name="_Toc417470252"/>
      <w:r>
        <w:t>Major changes</w:t>
      </w:r>
      <w:r w:rsidR="008274A4">
        <w:t xml:space="preserve"> in FAST</w:t>
      </w:r>
      <w:bookmarkEnd w:id="189"/>
      <w:bookmarkEnd w:id="190"/>
    </w:p>
    <w:p w14:paraId="7FB9A931" w14:textId="6A02AA67" w:rsidR="00B92E37" w:rsidRDefault="00B92E37" w:rsidP="00B92E37">
      <w:pPr>
        <w:pStyle w:val="Heading2"/>
        <w:rPr>
          <w:ins w:id="191" w:author="Bonnie Jonkman" w:date="2015-04-15T12:42:00Z"/>
        </w:rPr>
      </w:pPr>
      <w:bookmarkStart w:id="192" w:name="_Toc417470253"/>
      <w:proofErr w:type="gramStart"/>
      <w:ins w:id="193" w:author="Bonnie Jonkman" w:date="2015-04-15T12:42:00Z">
        <w:r>
          <w:t>v8.11.00a-bjj</w:t>
        </w:r>
        <w:bookmarkEnd w:id="192"/>
        <w:proofErr w:type="gramEnd"/>
      </w:ins>
    </w:p>
    <w:p w14:paraId="31E3881B" w14:textId="740E23AA" w:rsidR="00B92E37" w:rsidRDefault="00B92E37" w:rsidP="00B92E37">
      <w:pPr>
        <w:pStyle w:val="ListParagraph"/>
        <w:numPr>
          <w:ilvl w:val="0"/>
          <w:numId w:val="6"/>
        </w:numPr>
        <w:rPr>
          <w:ins w:id="194" w:author="Bonnie Jonkman" w:date="2015-04-15T12:43:00Z"/>
        </w:rPr>
      </w:pPr>
      <w:ins w:id="195" w:author="Bonnie Jonkman" w:date="2015-04-15T12:43:00Z">
        <w:r>
          <w:t>We added checkpoint-restart capability.</w:t>
        </w:r>
      </w:ins>
    </w:p>
    <w:p w14:paraId="6F19D8BD" w14:textId="77777777" w:rsidR="00B92E37" w:rsidRPr="00B92E37" w:rsidRDefault="00B92E37">
      <w:pPr>
        <w:pPrChange w:id="196" w:author="Bonnie Jonkman" w:date="2015-04-15T12:42:00Z">
          <w:pPr>
            <w:pStyle w:val="Heading1"/>
          </w:pPr>
        </w:pPrChange>
      </w:pPr>
    </w:p>
    <w:p w14:paraId="2164B221" w14:textId="77777777" w:rsidR="00176884" w:rsidRDefault="00176884" w:rsidP="00176884">
      <w:pPr>
        <w:pStyle w:val="Heading2"/>
      </w:pPr>
      <w:bookmarkStart w:id="197" w:name="_Toc417470254"/>
      <w:proofErr w:type="gramStart"/>
      <w:r>
        <w:t>v8.10.00a-bjj</w:t>
      </w:r>
      <w:bookmarkEnd w:id="197"/>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lastRenderedPageBreak/>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2F" w14:textId="77777777" w:rsidR="005752A7" w:rsidRDefault="005752A7" w:rsidP="00E7032A">
      <w:pPr>
        <w:pStyle w:val="ListParagraph"/>
        <w:ind w:left="1080"/>
      </w:pPr>
    </w:p>
    <w:p w14:paraId="2164B230" w14:textId="77777777" w:rsidR="001A5D50" w:rsidRDefault="001A5D50" w:rsidP="005752A7">
      <w:pPr>
        <w:pStyle w:val="Caption"/>
        <w:keepNext/>
        <w:ind w:left="360"/>
        <w:jc w:val="center"/>
      </w:pPr>
      <w:bookmarkStart w:id="198" w:name="_Ref413699179"/>
      <w:bookmarkStart w:id="199" w:name="_Ref413698574"/>
      <w:r>
        <w:t xml:space="preserve">Table </w:t>
      </w:r>
      <w:r w:rsidR="00053AB0">
        <w:fldChar w:fldCharType="begin"/>
      </w:r>
      <w:r w:rsidR="00053AB0">
        <w:instrText xml:space="preserve"> SEQ Table \* ARABIC </w:instrText>
      </w:r>
      <w:r w:rsidR="00053AB0">
        <w:fldChar w:fldCharType="separate"/>
      </w:r>
      <w:r w:rsidR="008462CD">
        <w:rPr>
          <w:noProof/>
        </w:rPr>
        <w:t>2</w:t>
      </w:r>
      <w:r w:rsidR="00053AB0">
        <w:rPr>
          <w:noProof/>
        </w:rPr>
        <w:fldChar w:fldCharType="end"/>
      </w:r>
      <w:bookmarkEnd w:id="198"/>
      <w:r>
        <w:t>: Components in FAST v8.10.00a-bjj</w:t>
      </w:r>
      <w:bookmarkEnd w:id="199"/>
    </w:p>
    <w:tbl>
      <w:tblPr>
        <w:tblStyle w:val="LightList-Accent1"/>
        <w:tblW w:w="0" w:type="auto"/>
        <w:jc w:val="center"/>
        <w:tblLook w:val="04A0" w:firstRow="1" w:lastRow="0" w:firstColumn="1" w:lastColumn="0" w:noHBand="0" w:noVBand="1"/>
      </w:tblPr>
      <w:tblGrid>
        <w:gridCol w:w="2485"/>
        <w:gridCol w:w="2421"/>
        <w:gridCol w:w="2795"/>
      </w:tblGrid>
      <w:tr w:rsidR="001A5D50" w14:paraId="2164B234" w14:textId="77777777" w:rsidTr="00B749B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2164B231" w14:textId="77777777" w:rsidR="001A5D50" w:rsidRDefault="001A5D50" w:rsidP="00B749B5">
            <w:pPr>
              <w:rPr>
                <w:b w:val="0"/>
                <w:bCs w:val="0"/>
                <w:color w:val="auto"/>
              </w:rPr>
            </w:pPr>
            <w:r>
              <w:t>Component</w:t>
            </w:r>
          </w:p>
        </w:tc>
        <w:tc>
          <w:tcPr>
            <w:tcW w:w="0" w:type="auto"/>
            <w:tcBorders>
              <w:bottom w:val="single" w:sz="8" w:space="0" w:color="4F81BD" w:themeColor="accent1"/>
            </w:tcBorders>
          </w:tcPr>
          <w:p w14:paraId="2164B232"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2164B233"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p>
        </w:tc>
      </w:tr>
      <w:tr w:rsidR="001A5D50" w14:paraId="2164B23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35" w14:textId="77777777" w:rsidR="001A5D50" w:rsidRPr="00405A94" w:rsidRDefault="001A5D50" w:rsidP="00B749B5">
            <w:r w:rsidRPr="00405A94">
              <w:t>Modules</w:t>
            </w:r>
          </w:p>
        </w:tc>
        <w:tc>
          <w:tcPr>
            <w:tcW w:w="0" w:type="auto"/>
            <w:shd w:val="clear" w:color="auto" w:fill="B8CCE4" w:themeFill="accent1" w:themeFillTint="66"/>
          </w:tcPr>
          <w:p w14:paraId="2164B236"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37"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1A5D50" w14:paraId="2164B23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9" w14:textId="77777777" w:rsidR="001A5D50" w:rsidRPr="00405A94" w:rsidRDefault="001A5D50" w:rsidP="00B749B5">
            <w:pPr>
              <w:rPr>
                <w:b w:val="0"/>
              </w:rPr>
            </w:pPr>
            <w:r w:rsidRPr="00405A94">
              <w:rPr>
                <w:b w:val="0"/>
              </w:rPr>
              <w:t>ElastoDyn</w:t>
            </w:r>
          </w:p>
        </w:tc>
        <w:tc>
          <w:tcPr>
            <w:tcW w:w="2421" w:type="dxa"/>
          </w:tcPr>
          <w:p w14:paraId="2164B23A" w14:textId="77777777" w:rsidR="001A5D50" w:rsidRPr="00AB4AC5" w:rsidRDefault="001A5D50" w:rsidP="00CA6174">
            <w:pPr>
              <w:cnfStyle w:val="000000000000" w:firstRow="0" w:lastRow="0" w:firstColumn="0" w:lastColumn="0" w:oddVBand="0" w:evenVBand="0" w:oddHBand="0" w:evenHBand="0" w:firstRowFirstColumn="0" w:firstRowLastColumn="0" w:lastRowFirstColumn="0" w:lastRowLastColumn="0"/>
            </w:pPr>
            <w:r w:rsidRPr="00707214">
              <w:t>v1.0</w:t>
            </w:r>
            <w:r w:rsidR="00CA6174" w:rsidRPr="00E7032A">
              <w:t>2.00</w:t>
            </w:r>
            <w:r w:rsidRPr="00707214">
              <w:t>a-bjj</w:t>
            </w:r>
          </w:p>
        </w:tc>
        <w:tc>
          <w:tcPr>
            <w:tcW w:w="2795" w:type="dxa"/>
          </w:tcPr>
          <w:p w14:paraId="2164B23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ED</w:t>
            </w:r>
          </w:p>
        </w:tc>
      </w:tr>
      <w:tr w:rsidR="001A5D50" w14:paraId="2164B24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D" w14:textId="77777777" w:rsidR="001A5D50" w:rsidRPr="00405A94" w:rsidRDefault="001A5D50" w:rsidP="00B749B5">
            <w:pPr>
              <w:rPr>
                <w:b w:val="0"/>
              </w:rPr>
            </w:pPr>
            <w:r w:rsidRPr="00405A94">
              <w:rPr>
                <w:b w:val="0"/>
              </w:rPr>
              <w:t>AeroDyn</w:t>
            </w:r>
          </w:p>
        </w:tc>
        <w:tc>
          <w:tcPr>
            <w:tcW w:w="2421" w:type="dxa"/>
          </w:tcPr>
          <w:p w14:paraId="2164B23E" w14:textId="77777777" w:rsidR="001A5D50" w:rsidRPr="00AB4AC5" w:rsidRDefault="001A5D50" w:rsidP="00B749B5">
            <w:pPr>
              <w:cnfStyle w:val="000000100000" w:firstRow="0" w:lastRow="0" w:firstColumn="0" w:lastColumn="0" w:oddVBand="0" w:evenVBand="0" w:oddHBand="1" w:evenHBand="0" w:firstRowFirstColumn="0" w:firstRowLastColumn="0" w:lastRowFirstColumn="0" w:lastRowLastColumn="0"/>
            </w:pPr>
            <w:r w:rsidRPr="00707214">
              <w:t>v14.03.0</w:t>
            </w:r>
            <w:r w:rsidR="00640D9F" w:rsidRPr="008F3D10">
              <w:t>1</w:t>
            </w:r>
            <w:r w:rsidRPr="008F3D10">
              <w:t>a-bjj</w:t>
            </w:r>
          </w:p>
        </w:tc>
        <w:tc>
          <w:tcPr>
            <w:tcW w:w="2795" w:type="dxa"/>
          </w:tcPr>
          <w:p w14:paraId="2164B23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AD</w:t>
            </w:r>
          </w:p>
        </w:tc>
      </w:tr>
      <w:tr w:rsidR="001A5D50" w14:paraId="2164B24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1" w14:textId="77777777" w:rsidR="001A5D50" w:rsidRPr="00405A94" w:rsidRDefault="001A5D50" w:rsidP="00B749B5">
            <w:pPr>
              <w:rPr>
                <w:b w:val="0"/>
              </w:rPr>
            </w:pPr>
            <w:r w:rsidRPr="00405A94">
              <w:rPr>
                <w:b w:val="0"/>
              </w:rPr>
              <w:t>InflowWind</w:t>
            </w:r>
          </w:p>
        </w:tc>
        <w:tc>
          <w:tcPr>
            <w:tcW w:w="2421" w:type="dxa"/>
          </w:tcPr>
          <w:p w14:paraId="2164B242" w14:textId="77777777" w:rsidR="001A5D50" w:rsidRPr="00AB4AC5" w:rsidRDefault="001A5D50" w:rsidP="0017590F">
            <w:pPr>
              <w:cnfStyle w:val="000000000000" w:firstRow="0" w:lastRow="0" w:firstColumn="0" w:lastColumn="0" w:oddVBand="0" w:evenVBand="0" w:oddHBand="0" w:evenHBand="0" w:firstRowFirstColumn="0" w:firstRowLastColumn="0" w:lastRowFirstColumn="0" w:lastRowLastColumn="0"/>
            </w:pPr>
            <w:r w:rsidRPr="00707214">
              <w:t>v2.</w:t>
            </w:r>
            <w:r w:rsidR="0017590F" w:rsidRPr="008F3D10">
              <w:t>01</w:t>
            </w:r>
            <w:r w:rsidRPr="008F3D10">
              <w:t>.</w:t>
            </w:r>
            <w:r w:rsidR="0017590F" w:rsidRPr="008F3D10">
              <w:t>00a</w:t>
            </w:r>
            <w:r w:rsidRPr="008F3D10">
              <w:t>-bjj</w:t>
            </w:r>
          </w:p>
        </w:tc>
        <w:tc>
          <w:tcPr>
            <w:tcW w:w="2795" w:type="dxa"/>
          </w:tcPr>
          <w:p w14:paraId="2164B24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1A5D50" w14:paraId="2164B24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5" w14:textId="77777777" w:rsidR="001A5D50" w:rsidRPr="00405A94" w:rsidRDefault="001A5D50" w:rsidP="00B749B5">
            <w:pPr>
              <w:rPr>
                <w:b w:val="0"/>
              </w:rPr>
            </w:pPr>
            <w:r w:rsidRPr="00405A94">
              <w:rPr>
                <w:b w:val="0"/>
              </w:rPr>
              <w:t>ServoDyn</w:t>
            </w:r>
          </w:p>
        </w:tc>
        <w:tc>
          <w:tcPr>
            <w:tcW w:w="2421" w:type="dxa"/>
          </w:tcPr>
          <w:p w14:paraId="2164B246" w14:textId="77777777" w:rsidR="001A5D50" w:rsidRPr="00AB4AC5" w:rsidRDefault="001A5D50" w:rsidP="00CA6174">
            <w:pPr>
              <w:cnfStyle w:val="000000100000" w:firstRow="0" w:lastRow="0" w:firstColumn="0" w:lastColumn="0" w:oddVBand="0" w:evenVBand="0" w:oddHBand="1" w:evenHBand="0" w:firstRowFirstColumn="0" w:firstRowLastColumn="0" w:lastRowFirstColumn="0" w:lastRowLastColumn="0"/>
            </w:pPr>
            <w:r w:rsidRPr="00AB4AC5">
              <w:t>v1.0</w:t>
            </w:r>
            <w:r w:rsidR="00CA6174" w:rsidRPr="00AB4AC5">
              <w:t>2.00a</w:t>
            </w:r>
            <w:r w:rsidRPr="00AB4AC5">
              <w:t>-bjj</w:t>
            </w:r>
          </w:p>
        </w:tc>
        <w:tc>
          <w:tcPr>
            <w:tcW w:w="2795" w:type="dxa"/>
          </w:tcPr>
          <w:p w14:paraId="2164B24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C2209D" w14:paraId="2164B24C" w14:textId="77777777" w:rsidTr="00904A9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9" w14:textId="77777777" w:rsidR="00C2209D" w:rsidRPr="00405A94" w:rsidRDefault="00C2209D" w:rsidP="00904A93">
            <w:pPr>
              <w:rPr>
                <w:b w:val="0"/>
              </w:rPr>
            </w:pPr>
            <w:r>
              <w:rPr>
                <w:b w:val="0"/>
              </w:rPr>
              <w:t>TMD</w:t>
            </w:r>
            <w:r w:rsidR="00D9198B">
              <w:rPr>
                <w:b w:val="0"/>
              </w:rPr>
              <w:t xml:space="preserve"> (part of ServoDyn)</w:t>
            </w:r>
          </w:p>
        </w:tc>
        <w:tc>
          <w:tcPr>
            <w:tcW w:w="2421" w:type="dxa"/>
          </w:tcPr>
          <w:p w14:paraId="2164B24A" w14:textId="77777777" w:rsidR="00C2209D" w:rsidRPr="00963B58" w:rsidRDefault="00C2209D" w:rsidP="00904A93">
            <w:pPr>
              <w:cnfStyle w:val="000000000000" w:firstRow="0" w:lastRow="0" w:firstColumn="0" w:lastColumn="0" w:oddVBand="0" w:evenVBand="0" w:oddHBand="0" w:evenHBand="0" w:firstRowFirstColumn="0" w:firstRowLastColumn="0" w:lastRowFirstColumn="0" w:lastRowLastColumn="0"/>
              <w:rPr>
                <w:highlight w:val="yellow"/>
              </w:rPr>
            </w:pPr>
            <w:r w:rsidRPr="00963B58">
              <w:t>v1.00.00-wgl</w:t>
            </w:r>
          </w:p>
        </w:tc>
        <w:tc>
          <w:tcPr>
            <w:tcW w:w="2795" w:type="dxa"/>
          </w:tcPr>
          <w:p w14:paraId="2164B24B" w14:textId="77777777" w:rsidR="00C2209D" w:rsidRPr="00F2770C" w:rsidRDefault="00C2209D" w:rsidP="00904A93">
            <w:pPr>
              <w:cnfStyle w:val="000000000000" w:firstRow="0" w:lastRow="0" w:firstColumn="0" w:lastColumn="0" w:oddVBand="0" w:evenVBand="0" w:oddHBand="0" w:evenHBand="0" w:firstRowFirstColumn="0" w:firstRowLastColumn="0" w:lastRowFirstColumn="0" w:lastRowLastColumn="0"/>
            </w:pPr>
            <w:r>
              <w:t>TMD</w:t>
            </w:r>
          </w:p>
        </w:tc>
      </w:tr>
      <w:tr w:rsidR="001A5D50" w14:paraId="2164B25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D" w14:textId="77777777" w:rsidR="001A5D50" w:rsidRPr="00405A94" w:rsidRDefault="001A5D50" w:rsidP="00B749B5">
            <w:pPr>
              <w:rPr>
                <w:b w:val="0"/>
              </w:rPr>
            </w:pPr>
            <w:r w:rsidRPr="00405A94">
              <w:rPr>
                <w:b w:val="0"/>
              </w:rPr>
              <w:t>HydroDyn</w:t>
            </w:r>
          </w:p>
        </w:tc>
        <w:tc>
          <w:tcPr>
            <w:tcW w:w="2421" w:type="dxa"/>
          </w:tcPr>
          <w:p w14:paraId="2164B24E" w14:textId="77777777" w:rsidR="001A5D50" w:rsidRPr="00473920" w:rsidRDefault="001A5D50" w:rsidP="00B3624E">
            <w:pPr>
              <w:cnfStyle w:val="000000100000" w:firstRow="0" w:lastRow="0" w:firstColumn="0" w:lastColumn="0" w:oddVBand="0" w:evenVBand="0" w:oddHBand="1" w:evenHBand="0" w:firstRowFirstColumn="0" w:firstRowLastColumn="0" w:lastRowFirstColumn="0" w:lastRowLastColumn="0"/>
            </w:pPr>
            <w:r w:rsidRPr="009E083D">
              <w:t>v2.02.</w:t>
            </w:r>
            <w:r w:rsidR="009E083D" w:rsidRPr="009E083D">
              <w:t>0</w:t>
            </w:r>
            <w:r w:rsidR="00B3624E">
              <w:t>2a</w:t>
            </w:r>
            <w:r w:rsidRPr="009E083D">
              <w:t>-</w:t>
            </w:r>
            <w:r w:rsidR="009E083D" w:rsidRPr="009E083D">
              <w:t>gjh</w:t>
            </w:r>
          </w:p>
        </w:tc>
        <w:tc>
          <w:tcPr>
            <w:tcW w:w="2795" w:type="dxa"/>
          </w:tcPr>
          <w:p w14:paraId="2164B24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HD</w:t>
            </w:r>
          </w:p>
        </w:tc>
      </w:tr>
      <w:tr w:rsidR="001A5D50" w14:paraId="2164B25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1" w14:textId="77777777" w:rsidR="001A5D50" w:rsidRPr="00473920" w:rsidRDefault="001A5D50" w:rsidP="00B749B5">
            <w:pPr>
              <w:rPr>
                <w:b w:val="0"/>
              </w:rPr>
            </w:pPr>
            <w:r w:rsidRPr="00473920">
              <w:rPr>
                <w:b w:val="0"/>
              </w:rPr>
              <w:t>SubDyn</w:t>
            </w:r>
          </w:p>
        </w:tc>
        <w:tc>
          <w:tcPr>
            <w:tcW w:w="2421" w:type="dxa"/>
          </w:tcPr>
          <w:p w14:paraId="2164B252" w14:textId="77777777" w:rsidR="001A5D50" w:rsidRPr="00473920" w:rsidRDefault="001A5D50" w:rsidP="00473920">
            <w:pPr>
              <w:cnfStyle w:val="000000000000" w:firstRow="0" w:lastRow="0" w:firstColumn="0" w:lastColumn="0" w:oddVBand="0" w:evenVBand="0" w:oddHBand="0" w:evenHBand="0" w:firstRowFirstColumn="0" w:firstRowLastColumn="0" w:lastRowFirstColumn="0" w:lastRowLastColumn="0"/>
            </w:pPr>
            <w:r w:rsidRPr="00473920">
              <w:t>v1.01.0</w:t>
            </w:r>
            <w:r w:rsidR="00473920" w:rsidRPr="00473920">
              <w:t>2</w:t>
            </w:r>
            <w:r w:rsidRPr="00473920">
              <w:t>a-rrd</w:t>
            </w:r>
          </w:p>
        </w:tc>
        <w:tc>
          <w:tcPr>
            <w:tcW w:w="2795" w:type="dxa"/>
          </w:tcPr>
          <w:p w14:paraId="2164B25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SD</w:t>
            </w:r>
          </w:p>
        </w:tc>
      </w:tr>
      <w:tr w:rsidR="001A5D50" w14:paraId="2164B25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5" w14:textId="77777777" w:rsidR="001A5D50" w:rsidRPr="00405A94" w:rsidRDefault="001A5D50" w:rsidP="00B749B5">
            <w:pPr>
              <w:rPr>
                <w:b w:val="0"/>
              </w:rPr>
            </w:pPr>
            <w:r w:rsidRPr="00405A94">
              <w:rPr>
                <w:b w:val="0"/>
              </w:rPr>
              <w:t>MAP</w:t>
            </w:r>
            <w:r w:rsidR="005A3AA5">
              <w:rPr>
                <w:b w:val="0"/>
              </w:rPr>
              <w:t>++</w:t>
            </w:r>
          </w:p>
        </w:tc>
        <w:tc>
          <w:tcPr>
            <w:tcW w:w="2421" w:type="dxa"/>
          </w:tcPr>
          <w:p w14:paraId="2164B256" w14:textId="77777777" w:rsidR="001A5D50" w:rsidRPr="001A5D50" w:rsidRDefault="00963B58" w:rsidP="00B749B5">
            <w:pPr>
              <w:cnfStyle w:val="000000100000" w:firstRow="0" w:lastRow="0" w:firstColumn="0" w:lastColumn="0" w:oddVBand="0" w:evenVBand="0" w:oddHBand="1" w:evenHBand="0" w:firstRowFirstColumn="0" w:firstRowLastColumn="0" w:lastRowFirstColumn="0" w:lastRowLastColumn="0"/>
              <w:rPr>
                <w:highlight w:val="yellow"/>
              </w:rPr>
            </w:pPr>
            <w:r w:rsidRPr="00963B58">
              <w:t>1.10.0rc</w:t>
            </w:r>
          </w:p>
        </w:tc>
        <w:tc>
          <w:tcPr>
            <w:tcW w:w="2795" w:type="dxa"/>
          </w:tcPr>
          <w:p w14:paraId="2164B25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MAP</w:t>
            </w:r>
          </w:p>
        </w:tc>
      </w:tr>
      <w:tr w:rsidR="001A5D50" w14:paraId="2164B25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9" w14:textId="77777777" w:rsidR="001A5D50" w:rsidRPr="00405A94" w:rsidRDefault="001A5D50" w:rsidP="00B749B5">
            <w:pPr>
              <w:rPr>
                <w:b w:val="0"/>
              </w:rPr>
            </w:pPr>
            <w:r w:rsidRPr="00405A94">
              <w:rPr>
                <w:b w:val="0"/>
              </w:rPr>
              <w:t>FEAMooring</w:t>
            </w:r>
          </w:p>
        </w:tc>
        <w:tc>
          <w:tcPr>
            <w:tcW w:w="2421" w:type="dxa"/>
          </w:tcPr>
          <w:p w14:paraId="2164B25A" w14:textId="77777777" w:rsidR="001A5D50" w:rsidRPr="005509D5" w:rsidRDefault="001A5D50" w:rsidP="005509D5">
            <w:pPr>
              <w:cnfStyle w:val="000000000000" w:firstRow="0" w:lastRow="0" w:firstColumn="0" w:lastColumn="0" w:oddVBand="0" w:evenVBand="0" w:oddHBand="0" w:evenHBand="0" w:firstRowFirstColumn="0" w:firstRowLastColumn="0" w:lastRowFirstColumn="0" w:lastRowLastColumn="0"/>
            </w:pPr>
            <w:r w:rsidRPr="005509D5">
              <w:t>v1.0</w:t>
            </w:r>
            <w:r w:rsidR="005509D5" w:rsidRPr="005509D5">
              <w:t>1</w:t>
            </w:r>
            <w:r w:rsidRPr="005509D5">
              <w:t>.00-yhb</w:t>
            </w:r>
          </w:p>
        </w:tc>
        <w:tc>
          <w:tcPr>
            <w:tcW w:w="2795" w:type="dxa"/>
          </w:tcPr>
          <w:p w14:paraId="2164B25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FEAM</w:t>
            </w:r>
          </w:p>
        </w:tc>
      </w:tr>
      <w:tr w:rsidR="001A5D50" w14:paraId="2164B26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D" w14:textId="77777777" w:rsidR="001A5D50" w:rsidRPr="005509D5" w:rsidRDefault="001A5D50" w:rsidP="00B749B5">
            <w:pPr>
              <w:rPr>
                <w:b w:val="0"/>
              </w:rPr>
            </w:pPr>
            <w:proofErr w:type="spellStart"/>
            <w:r w:rsidRPr="005509D5">
              <w:rPr>
                <w:b w:val="0"/>
              </w:rPr>
              <w:t>MoorDyn</w:t>
            </w:r>
            <w:proofErr w:type="spellEnd"/>
          </w:p>
        </w:tc>
        <w:tc>
          <w:tcPr>
            <w:tcW w:w="2421" w:type="dxa"/>
          </w:tcPr>
          <w:p w14:paraId="2164B25E" w14:textId="77777777" w:rsidR="001A5D50" w:rsidRPr="00CA2F20" w:rsidRDefault="009A3075" w:rsidP="00B749B5">
            <w:pPr>
              <w:cnfStyle w:val="000000100000" w:firstRow="0" w:lastRow="0" w:firstColumn="0" w:lastColumn="0" w:oddVBand="0" w:evenVBand="0" w:oddHBand="1" w:evenHBand="0" w:firstRowFirstColumn="0" w:firstRowLastColumn="0" w:lastRowFirstColumn="0" w:lastRowLastColumn="0"/>
            </w:pPr>
            <w:r w:rsidRPr="009A3075">
              <w:t>v0.9.01-mth</w:t>
            </w:r>
          </w:p>
        </w:tc>
        <w:tc>
          <w:tcPr>
            <w:tcW w:w="2795" w:type="dxa"/>
          </w:tcPr>
          <w:p w14:paraId="2164B25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t>MD</w:t>
            </w:r>
          </w:p>
        </w:tc>
      </w:tr>
      <w:tr w:rsidR="001A5D50" w14:paraId="2164B26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1" w14:textId="77777777" w:rsidR="001A5D50" w:rsidRPr="00405A94" w:rsidRDefault="001A5D50" w:rsidP="00B749B5">
            <w:pPr>
              <w:rPr>
                <w:b w:val="0"/>
              </w:rPr>
            </w:pPr>
            <w:r w:rsidRPr="00405A94">
              <w:rPr>
                <w:b w:val="0"/>
              </w:rPr>
              <w:t>IceFloe</w:t>
            </w:r>
          </w:p>
        </w:tc>
        <w:tc>
          <w:tcPr>
            <w:tcW w:w="2421" w:type="dxa"/>
          </w:tcPr>
          <w:p w14:paraId="2164B262" w14:textId="77777777" w:rsidR="001A5D50" w:rsidRPr="00EC128B" w:rsidRDefault="001A5D50" w:rsidP="00B749B5">
            <w:pPr>
              <w:cnfStyle w:val="000000000000" w:firstRow="0" w:lastRow="0" w:firstColumn="0" w:lastColumn="0" w:oddVBand="0" w:evenVBand="0" w:oddHBand="0" w:evenHBand="0" w:firstRowFirstColumn="0" w:firstRowLastColumn="0" w:lastRowFirstColumn="0" w:lastRowLastColumn="0"/>
            </w:pPr>
            <w:r w:rsidRPr="00EC128B">
              <w:t>v1.00.00</w:t>
            </w:r>
          </w:p>
        </w:tc>
        <w:tc>
          <w:tcPr>
            <w:tcW w:w="2795" w:type="dxa"/>
          </w:tcPr>
          <w:p w14:paraId="2164B26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1A5D50" w14:paraId="2164B26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5" w14:textId="77777777" w:rsidR="001A5D50" w:rsidRPr="00405A94" w:rsidRDefault="001A5D50" w:rsidP="00B749B5">
            <w:pPr>
              <w:rPr>
                <w:b w:val="0"/>
              </w:rPr>
            </w:pPr>
            <w:r w:rsidRPr="00405A94">
              <w:rPr>
                <w:b w:val="0"/>
              </w:rPr>
              <w:t>IceDyn</w:t>
            </w:r>
          </w:p>
        </w:tc>
        <w:tc>
          <w:tcPr>
            <w:tcW w:w="2421" w:type="dxa"/>
          </w:tcPr>
          <w:p w14:paraId="2164B266" w14:textId="77777777" w:rsidR="001A5D50" w:rsidRPr="001A5D50" w:rsidRDefault="001A5D50" w:rsidP="00E41567">
            <w:pPr>
              <w:cnfStyle w:val="000000100000" w:firstRow="0" w:lastRow="0" w:firstColumn="0" w:lastColumn="0" w:oddVBand="0" w:evenVBand="0" w:oddHBand="1" w:evenHBand="0" w:firstRowFirstColumn="0" w:firstRowLastColumn="0" w:lastRowFirstColumn="0" w:lastRowLastColumn="0"/>
              <w:rPr>
                <w:highlight w:val="yellow"/>
              </w:rPr>
            </w:pPr>
            <w:r w:rsidRPr="005509D5">
              <w:t>v1.0</w:t>
            </w:r>
            <w:r w:rsidR="00E41567" w:rsidRPr="005509D5">
              <w:t>1</w:t>
            </w:r>
            <w:r w:rsidRPr="005509D5">
              <w:t>.0</w:t>
            </w:r>
            <w:r w:rsidR="00E41567" w:rsidRPr="005509D5">
              <w:t>0</w:t>
            </w:r>
            <w:r w:rsidRPr="005509D5">
              <w:t>-by</w:t>
            </w:r>
          </w:p>
        </w:tc>
        <w:tc>
          <w:tcPr>
            <w:tcW w:w="2795" w:type="dxa"/>
          </w:tcPr>
          <w:p w14:paraId="2164B26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1A5D50" w:rsidRPr="000F3583" w14:paraId="2164B26C" w14:textId="77777777" w:rsidTr="00B749B5">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69" w14:textId="77777777" w:rsidR="001A5D50" w:rsidRPr="00AC31AB" w:rsidRDefault="001A5D50" w:rsidP="00B749B5">
            <w:r w:rsidRPr="00AC31AB">
              <w:t>Other Component</w:t>
            </w:r>
            <w:r>
              <w:t>s</w:t>
            </w:r>
          </w:p>
        </w:tc>
        <w:tc>
          <w:tcPr>
            <w:tcW w:w="0" w:type="auto"/>
            <w:shd w:val="clear" w:color="auto" w:fill="B8CCE4" w:themeFill="accent1" w:themeFillTint="66"/>
          </w:tcPr>
          <w:p w14:paraId="2164B26A"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2164B26B"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r>
      <w:tr w:rsidR="001A5D50" w14:paraId="2164B26F"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D" w14:textId="77777777" w:rsidR="001A5D50" w:rsidRPr="00405A94" w:rsidRDefault="001A5D50" w:rsidP="00B749B5">
            <w:pPr>
              <w:rPr>
                <w:b w:val="0"/>
              </w:rPr>
            </w:pPr>
            <w:r w:rsidRPr="00405A94">
              <w:rPr>
                <w:b w:val="0"/>
              </w:rPr>
              <w:lastRenderedPageBreak/>
              <w:t>NWTC Subroutine Library</w:t>
            </w:r>
          </w:p>
        </w:tc>
        <w:tc>
          <w:tcPr>
            <w:tcW w:w="0" w:type="auto"/>
            <w:gridSpan w:val="2"/>
          </w:tcPr>
          <w:p w14:paraId="2164B26E" w14:textId="77777777" w:rsidR="001A5D50" w:rsidRPr="00E10129" w:rsidRDefault="001A5D50" w:rsidP="00E10129">
            <w:pPr>
              <w:cnfStyle w:val="000000100000" w:firstRow="0" w:lastRow="0" w:firstColumn="0" w:lastColumn="0" w:oddVBand="0" w:evenVBand="0" w:oddHBand="1" w:evenHBand="0" w:firstRowFirstColumn="0" w:firstRowLastColumn="0" w:lastRowFirstColumn="0" w:lastRowLastColumn="0"/>
              <w:rPr>
                <w:highlight w:val="yellow"/>
              </w:rPr>
            </w:pPr>
            <w:r w:rsidRPr="00E10129">
              <w:t>v2.0</w:t>
            </w:r>
            <w:r w:rsidR="00E10129" w:rsidRPr="00E10129">
              <w:t>5</w:t>
            </w:r>
            <w:r w:rsidRPr="00E10129">
              <w:t>.0</w:t>
            </w:r>
            <w:r w:rsidR="00E10129" w:rsidRPr="00E10129">
              <w:t>2</w:t>
            </w:r>
            <w:r w:rsidRPr="00E10129">
              <w:t>a-bjj</w:t>
            </w:r>
          </w:p>
        </w:tc>
      </w:tr>
      <w:tr w:rsidR="001A5D50" w14:paraId="2164B272"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0" w14:textId="77777777" w:rsidR="001A5D50" w:rsidRPr="00405A94" w:rsidRDefault="001A5D50" w:rsidP="00B749B5">
            <w:pPr>
              <w:rPr>
                <w:b w:val="0"/>
              </w:rPr>
            </w:pPr>
            <w:r w:rsidRPr="00405A94">
              <w:rPr>
                <w:b w:val="0"/>
              </w:rPr>
              <w:t>FAST Registry</w:t>
            </w:r>
            <w:r w:rsidRPr="00405A94">
              <w:rPr>
                <w:rStyle w:val="FootnoteReference"/>
                <w:b w:val="0"/>
              </w:rPr>
              <w:footnoteReference w:id="6"/>
            </w:r>
          </w:p>
        </w:tc>
        <w:tc>
          <w:tcPr>
            <w:tcW w:w="0" w:type="auto"/>
            <w:gridSpan w:val="2"/>
          </w:tcPr>
          <w:p w14:paraId="2164B271" w14:textId="77777777" w:rsidR="001A5D50" w:rsidRPr="0001471D" w:rsidRDefault="0001471D" w:rsidP="00B749B5">
            <w:pPr>
              <w:cnfStyle w:val="000000000000" w:firstRow="0" w:lastRow="0" w:firstColumn="0" w:lastColumn="0" w:oddVBand="0" w:evenVBand="0" w:oddHBand="0" w:evenHBand="0" w:firstRowFirstColumn="0" w:firstRowLastColumn="0" w:lastRowFirstColumn="0" w:lastRowLastColumn="0"/>
            </w:pPr>
            <w:r w:rsidRPr="0001471D">
              <w:t>v2.05.00</w:t>
            </w:r>
          </w:p>
        </w:tc>
      </w:tr>
      <w:tr w:rsidR="001A5D50" w:rsidRPr="000F3583" w14:paraId="2164B276" w14:textId="77777777" w:rsidTr="00B749B5">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73" w14:textId="77777777" w:rsidR="001A5D50" w:rsidRPr="00AC31AB" w:rsidRDefault="001A5D50" w:rsidP="00B749B5">
            <w:r>
              <w:t>Third Party Content</w:t>
            </w:r>
          </w:p>
        </w:tc>
        <w:tc>
          <w:tcPr>
            <w:tcW w:w="0" w:type="auto"/>
            <w:shd w:val="clear" w:color="auto" w:fill="B8CCE4" w:themeFill="accent1" w:themeFillTint="66"/>
          </w:tcPr>
          <w:p w14:paraId="2164B274"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75"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r>
      <w:tr w:rsidR="001A5D50" w14:paraId="2164B27A"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7" w14:textId="77777777" w:rsidR="001A5D50" w:rsidRPr="00405A94" w:rsidRDefault="001A5D50" w:rsidP="00B749B5">
            <w:pPr>
              <w:rPr>
                <w:b w:val="0"/>
              </w:rPr>
            </w:pPr>
            <w:r w:rsidRPr="00405A94">
              <w:rPr>
                <w:b w:val="0"/>
              </w:rPr>
              <w:t>LAPACK</w:t>
            </w:r>
          </w:p>
        </w:tc>
        <w:tc>
          <w:tcPr>
            <w:tcW w:w="0" w:type="auto"/>
            <w:gridSpan w:val="2"/>
          </w:tcPr>
          <w:p w14:paraId="2164B278"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14:paraId="2164B279"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(v3.5.0 compiled with gfortran)</w:t>
            </w:r>
          </w:p>
        </w:tc>
      </w:tr>
      <w:tr w:rsidR="001A5D50" w14:paraId="2164B27D"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B" w14:textId="77777777" w:rsidR="001A5D50" w:rsidRPr="00405A94" w:rsidRDefault="001A5D50" w:rsidP="00B749B5">
            <w:pPr>
              <w:rPr>
                <w:b w:val="0"/>
              </w:rPr>
            </w:pPr>
            <w:proofErr w:type="spellStart"/>
            <w:r w:rsidRPr="00405A94">
              <w:rPr>
                <w:b w:val="0"/>
              </w:rPr>
              <w:t>ScaLAPACK</w:t>
            </w:r>
            <w:proofErr w:type="spellEnd"/>
          </w:p>
        </w:tc>
        <w:tc>
          <w:tcPr>
            <w:tcW w:w="0" w:type="auto"/>
            <w:gridSpan w:val="2"/>
          </w:tcPr>
          <w:p w14:paraId="2164B27C" w14:textId="77777777" w:rsidR="001A5D50" w:rsidRDefault="001A5D50" w:rsidP="00B749B5">
            <w:pPr>
              <w:cnfStyle w:val="000000100000" w:firstRow="0" w:lastRow="0" w:firstColumn="0" w:lastColumn="0" w:oddVBand="0" w:evenVBand="0" w:oddHBand="1" w:evenHBand="0" w:firstRowFirstColumn="0" w:firstRowLastColumn="0" w:lastRowFirstColumn="0" w:lastRowLastColumn="0"/>
            </w:pPr>
            <w:r>
              <w:t>2.0.2</w:t>
            </w:r>
          </w:p>
        </w:tc>
      </w:tr>
      <w:tr w:rsidR="001A5D50" w14:paraId="2164B280"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E" w14:textId="77777777" w:rsidR="001A5D50" w:rsidRPr="00405A94" w:rsidRDefault="001A5D50" w:rsidP="00B749B5">
            <w:pPr>
              <w:rPr>
                <w:b w:val="0"/>
              </w:rPr>
            </w:pPr>
            <w:r w:rsidRPr="00405A94">
              <w:rPr>
                <w:b w:val="0"/>
              </w:rPr>
              <w:t>FFTPACK</w:t>
            </w:r>
          </w:p>
        </w:tc>
        <w:tc>
          <w:tcPr>
            <w:tcW w:w="0" w:type="auto"/>
            <w:gridSpan w:val="2"/>
          </w:tcPr>
          <w:p w14:paraId="2164B27F"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v4.1</w:t>
            </w:r>
          </w:p>
        </w:tc>
      </w:tr>
    </w:tbl>
    <w:p w14:paraId="2164B281" w14:textId="77777777" w:rsidR="00AE3A86" w:rsidRPr="00066FEC" w:rsidRDefault="00AE3A86" w:rsidP="009250CC"/>
    <w:p w14:paraId="2164B282" w14:textId="77777777" w:rsidR="000151C3" w:rsidRDefault="000151C3" w:rsidP="008274A4">
      <w:pPr>
        <w:pStyle w:val="Heading2"/>
      </w:pPr>
      <w:bookmarkStart w:id="200" w:name="_Toc417470255"/>
      <w:proofErr w:type="gramStart"/>
      <w:r>
        <w:t>v8.09.00a-bjj</w:t>
      </w:r>
      <w:bookmarkEnd w:id="200"/>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01" w:name="_Ref412116139"/>
      <w:bookmarkStart w:id="202" w:name="_Toc417470256"/>
      <w:proofErr w:type="gramStart"/>
      <w:r>
        <w:t>v8.08.00c-bjj</w:t>
      </w:r>
      <w:bookmarkEnd w:id="201"/>
      <w:bookmarkEnd w:id="202"/>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lastRenderedPageBreak/>
        <w:t>N</w:t>
      </w:r>
      <w:r w:rsidR="002C1FAC">
        <w:t>ew modules for ice loading</w:t>
      </w:r>
      <w:r>
        <w:t xml:space="preserve"> were added</w:t>
      </w:r>
      <w:r w:rsidR="002C1FAC">
        <w:t>: IceFloe and IceDyn</w:t>
      </w:r>
      <w:bookmarkStart w:id="203" w:name="_Ref391841077"/>
      <w:r w:rsidR="002C1FAC" w:rsidRPr="00AC31AB">
        <w:rPr>
          <w:rStyle w:val="FootnoteReference"/>
          <w:rFonts w:eastAsia="Times New Roman" w:cs="Times New Roman"/>
          <w:color w:val="000000"/>
        </w:rPr>
        <w:footnoteReference w:id="7"/>
      </w:r>
      <w:bookmarkEnd w:id="203"/>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8462CD">
        <w:t xml:space="preserve">Figure </w:t>
      </w:r>
      <w:r w:rsidR="008462CD">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w:t>
      </w:r>
      <w:r>
        <w:lastRenderedPageBreak/>
        <w:t xml:space="preserve">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04" w:name="_Toc417470257"/>
      <w:proofErr w:type="gramStart"/>
      <w:r>
        <w:t>v8.03.02b-bjj</w:t>
      </w:r>
      <w:bookmarkEnd w:id="204"/>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05" w:name="_Ref415574957"/>
      <w:bookmarkStart w:id="206" w:name="_Toc417470258"/>
      <w:r>
        <w:t>FAST v8 Input and Output Files</w:t>
      </w:r>
      <w:bookmarkEnd w:id="205"/>
      <w:bookmarkEnd w:id="206"/>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207" w:name="_Toc417470259"/>
      <w:r>
        <w:t>File Naming Conventions</w:t>
      </w:r>
      <w:bookmarkEnd w:id="207"/>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t>where &lt;</w:t>
      </w:r>
      <w:proofErr w:type="spellStart"/>
      <w:r>
        <w:t>RootName</w:t>
      </w:r>
      <w:proofErr w:type="spellEnd"/>
      <w:r>
        <w:t>&gt; is the root name of the primary FAST input file (the file name, including path, without the extension), &lt;</w:t>
      </w:r>
      <w:proofErr w:type="spellStart"/>
      <w:r>
        <w:t>ModName</w:t>
      </w:r>
      <w:proofErr w:type="spellEnd"/>
      <w:r>
        <w:t>&gt; is an abbreviation for the module generating the file, and &lt;</w:t>
      </w:r>
      <w:proofErr w:type="spellStart"/>
      <w:r>
        <w:t>ext</w:t>
      </w:r>
      <w:proofErr w:type="spellEnd"/>
      <w:r>
        <w: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208"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209" w:author="Bonnie Jonkman" w:date="2015-04-15T12:43:00Z"/>
              </w:rPr>
            </w:pPr>
            <w:proofErr w:type="spellStart"/>
            <w:ins w:id="210" w:author="Bonnie Jonkman" w:date="2015-04-15T12:43:00Z">
              <w:r>
                <w:t>chkp</w:t>
              </w:r>
              <w:proofErr w:type="spellEnd"/>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211" w:author="Bonnie Jonkman" w:date="2015-04-15T12:43:00Z"/>
              </w:rPr>
            </w:pPr>
            <w:ins w:id="212" w:author="Bonnie Jonkman" w:date="2015-04-15T12:43:00Z">
              <w:r>
                <w:t>Checkpoint files for restart capability</w:t>
              </w:r>
            </w:ins>
          </w:p>
        </w:tc>
      </w:tr>
    </w:tbl>
    <w:p w14:paraId="7F40DAF3" w14:textId="77777777" w:rsidR="00604402" w:rsidRDefault="00604402" w:rsidP="00256CFF"/>
    <w:p w14:paraId="2E4367D0" w14:textId="6C322255" w:rsidR="00256CFF" w:rsidRDefault="00604402" w:rsidP="00256CFF">
      <w:r>
        <w:lastRenderedPageBreak/>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p>
    <w:p w14:paraId="5A5C1AD4" w14:textId="1A7E0BE9" w:rsidR="00604402" w:rsidRDefault="00604402" w:rsidP="00256CFF">
      <w:proofErr w:type="gramStart"/>
      <w:r>
        <w:t>and</w:t>
      </w:r>
      <w:proofErr w:type="gramEnd"/>
    </w:p>
    <w:p w14:paraId="26A2FA92" w14:textId="55738802" w:rsidR="00604402" w:rsidRDefault="00604402" w:rsidP="00604402">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ModName</w:t>
      </w:r>
      <w:proofErr w:type="spellEnd"/>
      <w:r>
        <w:t>&gt;.&lt;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213" w:name="_Ref352753427"/>
      <w:r>
        <w:t xml:space="preserve">Figure </w:t>
      </w:r>
      <w:r w:rsidR="00053AB0">
        <w:fldChar w:fldCharType="begin"/>
      </w:r>
      <w:r w:rsidR="00053AB0">
        <w:instrText xml:space="preserve"> SEQ Figure \* ARABIC </w:instrText>
      </w:r>
      <w:r w:rsidR="00053AB0">
        <w:fldChar w:fldCharType="separate"/>
      </w:r>
      <w:r w:rsidR="008462CD">
        <w:rPr>
          <w:noProof/>
        </w:rPr>
        <w:t>4</w:t>
      </w:r>
      <w:r w:rsidR="00053AB0">
        <w:rPr>
          <w:noProof/>
        </w:rPr>
        <w:fldChar w:fldCharType="end"/>
      </w:r>
      <w:bookmarkEnd w:id="213"/>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14" w:name="_Ref391883796"/>
      <w:bookmarkStart w:id="215" w:name="_Ref352702959"/>
      <w:bookmarkStart w:id="216" w:name="_Toc417470260"/>
      <w:r>
        <w:lastRenderedPageBreak/>
        <w:t xml:space="preserve">Variables Specified in the </w:t>
      </w:r>
      <w:r w:rsidR="007A051E">
        <w:t>FAST Primary Input File</w:t>
      </w:r>
      <w:bookmarkEnd w:id="214"/>
      <w:bookmarkEnd w:id="216"/>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 xml:space="preserve">A format </w:t>
      </w:r>
      <w:proofErr w:type="spellStart"/>
      <w:r>
        <w:t>specifier</w:t>
      </w:r>
      <w:proofErr w:type="spellEnd"/>
      <w:r>
        <w:t xml:space="preserve">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proofErr w:type="spellStart"/>
      <w:r>
        <w:lastRenderedPageBreak/>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AD1B9B">
      <w:pPr>
        <w:pStyle w:val="Heading4"/>
      </w:pPr>
      <w:proofErr w:type="spellStart"/>
      <w:r>
        <w:t>InterpOrder</w:t>
      </w:r>
      <w:proofErr w:type="spellEnd"/>
      <w:r>
        <w:t>: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proofErr w:type="spellStart"/>
      <w:r>
        <w:t>DT_UJac</w:t>
      </w:r>
      <w:proofErr w:type="spellEnd"/>
      <w:r>
        <w:t>: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proofErr w:type="spellStart"/>
      <w:r w:rsidRPr="002D091E">
        <w:rPr>
          <w:b/>
        </w:rPr>
        <w:lastRenderedPageBreak/>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proofErr w:type="spellStart"/>
      <w:r>
        <w:t>CompElast</w:t>
      </w:r>
      <w:proofErr w:type="spellEnd"/>
      <w:r>
        <w:t>: Compute structural dynamics [1 or 2]</w:t>
      </w:r>
    </w:p>
    <w:p w14:paraId="2164B39F" w14:textId="77777777"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proofErr w:type="spellStart"/>
      <w:r w:rsidR="00845AC5" w:rsidRPr="00CF0284">
        <w:rPr>
          <w:b/>
          <w:i/>
        </w:rPr>
        <w:t>CompElast</w:t>
      </w:r>
      <w:proofErr w:type="spellEnd"/>
      <w:r w:rsidR="00845AC5">
        <w:rPr>
          <w:i/>
        </w:rPr>
        <w:t xml:space="preserve"> = </w:t>
      </w:r>
      <w:proofErr w:type="gramStart"/>
      <w:r w:rsidR="00845AC5">
        <w:rPr>
          <w:i/>
        </w:rPr>
        <w:t>2</w:t>
      </w:r>
      <w:proofErr w:type="gramEnd"/>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2164B3A1" w14:textId="77777777" w:rsidR="00EF174A" w:rsidRDefault="00EF174A" w:rsidP="00AD1B9B">
      <w:pPr>
        <w:pStyle w:val="Heading4"/>
      </w:pPr>
      <w:proofErr w:type="spellStart"/>
      <w:r>
        <w:t>CompAero</w:t>
      </w:r>
      <w:proofErr w:type="spellEnd"/>
      <w:r>
        <w:t>: Compute aerodynamic loads [0 or 1]</w:t>
      </w:r>
    </w:p>
    <w:p w14:paraId="2164B3A2" w14:textId="77777777" w:rsidR="00EF174A" w:rsidRDefault="00EF174A" w:rsidP="00460C71">
      <w:r>
        <w:t>0: Do not calculate aerodynamic loads</w:t>
      </w:r>
      <w:r>
        <w:br/>
        <w:t>1: Use AeroDyn</w:t>
      </w:r>
      <w:r w:rsidR="00845AC5">
        <w:t xml:space="preserve"> for aerodynamic loads</w:t>
      </w:r>
    </w:p>
    <w:p w14:paraId="2164B3A3" w14:textId="77777777" w:rsidR="00EF174A" w:rsidRDefault="00EF174A" w:rsidP="00AD1B9B">
      <w:pPr>
        <w:pStyle w:val="Heading4"/>
      </w:pPr>
      <w:proofErr w:type="spellStart"/>
      <w:r>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proofErr w:type="spellStart"/>
      <w:r>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AD1B9B">
      <w:pPr>
        <w:pStyle w:val="Heading4"/>
      </w:pPr>
      <w:proofErr w:type="spellStart"/>
      <w:r>
        <w:lastRenderedPageBreak/>
        <w:t>CompMooring</w:t>
      </w:r>
      <w:proofErr w:type="spellEnd"/>
      <w:r>
        <w:t xml:space="preserve">: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p>
    <w:p w14:paraId="2164B3AC" w14:textId="5CF3EDC4" w:rsidR="00450382" w:rsidRDefault="00450382" w:rsidP="00EF174A">
      <w:r>
        <w:t xml:space="preserve">Note that </w:t>
      </w:r>
      <w:proofErr w:type="spellStart"/>
      <w:r w:rsidR="000E4597">
        <w:t>MoorDyn</w:t>
      </w:r>
      <w:proofErr w:type="spellEnd"/>
      <w:r w:rsidR="000E4597">
        <w:t xml:space="preserve">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AD1B9B">
      <w:pPr>
        <w:pStyle w:val="Heading4"/>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AD1B9B">
      <w:pPr>
        <w:pStyle w:val="Heading4"/>
      </w:pPr>
      <w:proofErr w:type="spellStart"/>
      <w:r>
        <w:t>CompUserPtfmLd</w:t>
      </w:r>
      <w:proofErr w:type="spellEnd"/>
      <w:r>
        <w:t>: Compute additional platform loading [T/F]</w:t>
      </w:r>
    </w:p>
    <w:p w14:paraId="2164B3B1" w14:textId="77777777" w:rsidR="00EF174A" w:rsidRDefault="00450382" w:rsidP="00460C71">
      <w:r>
        <w:t>This feature is currently disabled.</w:t>
      </w:r>
    </w:p>
    <w:p w14:paraId="2164B3B2" w14:textId="77777777" w:rsidR="00450382" w:rsidRDefault="00450382" w:rsidP="00AD1B9B">
      <w:pPr>
        <w:pStyle w:val="Heading4"/>
      </w:pPr>
      <w:proofErr w:type="spellStart"/>
      <w:r>
        <w:t>CompUserTwrLd</w:t>
      </w:r>
      <w:proofErr w:type="spellEnd"/>
      <w:r>
        <w:t>: Compute additional tower loading [T/F]</w:t>
      </w:r>
    </w:p>
    <w:p w14:paraId="2164B3B3" w14:textId="77777777" w:rsidR="00450382" w:rsidRDefault="00450382" w:rsidP="00450382">
      <w:r>
        <w:t>This feature is currently disabled.</w:t>
      </w:r>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proofErr w:type="spellStart"/>
      <w:proofErr w:type="gramStart"/>
      <w:r>
        <w:t>BDBldFile</w:t>
      </w:r>
      <w:proofErr w:type="spellEnd"/>
      <w:r>
        <w:t>(</w:t>
      </w:r>
      <w:proofErr w:type="gramEnd"/>
      <w:r>
        <w:t>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proofErr w:type="spellStart"/>
      <w:proofErr w:type="gramStart"/>
      <w:r>
        <w:t>BDBldFile</w:t>
      </w:r>
      <w:proofErr w:type="spellEnd"/>
      <w:r>
        <w:t>(</w:t>
      </w:r>
      <w:proofErr w:type="gramEnd"/>
      <w:r>
        <w:t>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proofErr w:type="spellStart"/>
      <w:proofErr w:type="gramStart"/>
      <w:r>
        <w:t>BDBldFile</w:t>
      </w:r>
      <w:proofErr w:type="spellEnd"/>
      <w:r>
        <w:t>(</w:t>
      </w:r>
      <w:proofErr w:type="gramEnd"/>
      <w:r>
        <w:t>3): Name of file containing BeamDyn input parameters for blade 3 [-]</w:t>
      </w:r>
    </w:p>
    <w:p w14:paraId="2164B3BD" w14:textId="77777777" w:rsidR="00AE564B" w:rsidRDefault="00AE564B" w:rsidP="00AE564B">
      <w:r>
        <w:t>This feature is currently disabled.</w:t>
      </w:r>
    </w:p>
    <w:p w14:paraId="2164B3BE" w14:textId="77777777" w:rsidR="001D3CFF" w:rsidRDefault="001D3CFF" w:rsidP="00AD1B9B">
      <w:pPr>
        <w:pStyle w:val="Heading4"/>
      </w:pPr>
      <w:proofErr w:type="spellStart"/>
      <w:r>
        <w:t>AeroFile</w:t>
      </w:r>
      <w:proofErr w:type="spellEnd"/>
      <w:r>
        <w:t>: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proofErr w:type="spellStart"/>
      <w:r>
        <w:t>ServoFile</w:t>
      </w:r>
      <w:proofErr w:type="spellEnd"/>
      <w:r>
        <w:t>: Name of file containing control and electrical-drive input parameters [-]</w:t>
      </w:r>
    </w:p>
    <w:p w14:paraId="2164B3C1" w14:textId="7777777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r w:rsidR="002C16F5">
        <w:rPr>
          <w:b/>
        </w:rPr>
        <w:t xml:space="preserve"> </w:t>
      </w:r>
      <w:r w:rsidR="002C16F5" w:rsidRPr="002C16F5">
        <w:t xml:space="preserve">= </w:t>
      </w:r>
      <w:proofErr w:type="gramStart"/>
      <w:r w:rsidR="0002006B">
        <w:t>0</w:t>
      </w:r>
      <w:proofErr w:type="gramEnd"/>
      <w:r w:rsidR="002C16F5" w:rsidRPr="002C16F5">
        <w:t>.</w:t>
      </w:r>
    </w:p>
    <w:p w14:paraId="2164B3C2" w14:textId="77777777" w:rsidR="001336DD" w:rsidRDefault="001336DD" w:rsidP="00AD1B9B">
      <w:pPr>
        <w:pStyle w:val="Heading4"/>
      </w:pPr>
      <w:proofErr w:type="spellStart"/>
      <w:r>
        <w:t>HydroFile</w:t>
      </w:r>
      <w:proofErr w:type="spellEnd"/>
      <w:r>
        <w:t>: Name of file containing hydrodynamic input parameters [-]</w:t>
      </w:r>
    </w:p>
    <w:p w14:paraId="2164B3C3" w14:textId="7777777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r w:rsidR="002C16F5">
        <w:rPr>
          <w:b/>
        </w:rPr>
        <w:t xml:space="preserve"> </w:t>
      </w:r>
      <w:r w:rsidR="002C16F5" w:rsidRPr="002C16F5">
        <w:t xml:space="preserve">= </w:t>
      </w:r>
      <w:proofErr w:type="gramStart"/>
      <w:r w:rsidR="0002006B">
        <w:t>0</w:t>
      </w:r>
      <w:proofErr w:type="gramEnd"/>
      <w:r w:rsidR="002C16F5" w:rsidRPr="002C16F5">
        <w:t>.</w:t>
      </w:r>
    </w:p>
    <w:p w14:paraId="2164B3C4" w14:textId="77777777" w:rsidR="001336DD" w:rsidRDefault="001336DD" w:rsidP="00AD1B9B">
      <w:pPr>
        <w:pStyle w:val="Heading4"/>
      </w:pPr>
      <w:proofErr w:type="spellStart"/>
      <w:r>
        <w:lastRenderedPageBreak/>
        <w:t>SubFile</w:t>
      </w:r>
      <w:proofErr w:type="spellEnd"/>
      <w:r>
        <w:t xml:space="preserve">: Name of file containing </w:t>
      </w:r>
      <w:r w:rsidR="0047266F">
        <w:t>sub-structural</w:t>
      </w:r>
      <w:r>
        <w:t xml:space="preserve"> input parameters [-]</w:t>
      </w:r>
    </w:p>
    <w:p w14:paraId="2164B3C5" w14:textId="77777777"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r w:rsidR="009D29B6">
        <w:rPr>
          <w:b/>
        </w:rPr>
        <w:t xml:space="preserve"> </w:t>
      </w:r>
      <w:r w:rsidR="009D29B6" w:rsidRPr="002C16F5">
        <w:t xml:space="preserve">= </w:t>
      </w:r>
      <w:proofErr w:type="gramStart"/>
      <w:r w:rsidR="0002006B">
        <w:t>0</w:t>
      </w:r>
      <w:proofErr w:type="gramEnd"/>
      <w:r w:rsidR="009D29B6" w:rsidRPr="002C16F5">
        <w:t>.</w:t>
      </w:r>
    </w:p>
    <w:p w14:paraId="2164B3C6" w14:textId="77777777" w:rsidR="00C22E8D" w:rsidRDefault="00C22E8D" w:rsidP="00AD1B9B">
      <w:pPr>
        <w:pStyle w:val="Heading4"/>
      </w:pPr>
      <w:proofErr w:type="spellStart"/>
      <w:r>
        <w:t>MooringFile</w:t>
      </w:r>
      <w:proofErr w:type="spellEnd"/>
      <w:r>
        <w:t>: Name of file containing mooring system input parameters [-]</w:t>
      </w:r>
    </w:p>
    <w:p w14:paraId="2164B3C7" w14:textId="14F54D7A" w:rsidR="00C22E8D" w:rsidRPr="00B76B55" w:rsidRDefault="00C22E8D" w:rsidP="00C22E8D">
      <w:r>
        <w:t>This is the name of the MAP</w:t>
      </w:r>
      <w:r w:rsidR="00DD7DF7">
        <w:t>++</w:t>
      </w:r>
      <w:r>
        <w:t xml:space="preserve"> (</w:t>
      </w:r>
      <w:proofErr w:type="spellStart"/>
      <w:r w:rsidRPr="00C22E8D">
        <w:rPr>
          <w:b/>
        </w:rPr>
        <w:t>CompMooring</w:t>
      </w:r>
      <w:proofErr w:type="spellEnd"/>
      <w:r>
        <w:t xml:space="preserve"> = 1)</w:t>
      </w:r>
      <w:r w:rsidR="00DD7DF7">
        <w:t>,</w:t>
      </w:r>
      <w:r>
        <w:t xml:space="preserve"> FEAMooring (</w:t>
      </w:r>
      <w:proofErr w:type="spellStart"/>
      <w:r w:rsidRPr="00C22E8D">
        <w:rPr>
          <w:b/>
        </w:rPr>
        <w:t>CompMooring</w:t>
      </w:r>
      <w:proofErr w:type="spellEnd"/>
      <w:r>
        <w:t xml:space="preserve"> = 2)</w:t>
      </w:r>
      <w:r w:rsidR="00DD7DF7">
        <w:t xml:space="preserve">, or </w:t>
      </w:r>
      <w:proofErr w:type="spellStart"/>
      <w:r w:rsidR="00DD7DF7">
        <w:t>MoorDyn</w:t>
      </w:r>
      <w:proofErr w:type="spellEnd"/>
      <w:r w:rsidR="00DD7DF7">
        <w:t xml:space="preserve"> (</w:t>
      </w:r>
      <w:proofErr w:type="spellStart"/>
      <w:r w:rsidR="00DD7DF7" w:rsidRPr="00C22E8D">
        <w:rPr>
          <w:b/>
        </w:rPr>
        <w:t>CompMooring</w:t>
      </w:r>
      <w:proofErr w:type="spellEnd"/>
      <w:r w:rsidR="00DD7DF7">
        <w:t xml:space="preserve"> = 3)</w:t>
      </w:r>
      <w:r>
        <w:t xml:space="preserve"> </w:t>
      </w:r>
      <w:r w:rsidR="00EE4134">
        <w:t xml:space="preserve">primary </w:t>
      </w:r>
      <w:r>
        <w:t xml:space="preserve">input file. It is </w:t>
      </w:r>
      <w:r w:rsidR="001A778F">
        <w:t>not used</w:t>
      </w:r>
      <w:r>
        <w:t xml:space="preserve"> if </w:t>
      </w:r>
      <w:proofErr w:type="spellStart"/>
      <w:r>
        <w:rPr>
          <w:b/>
        </w:rPr>
        <w:t>CompMooring</w:t>
      </w:r>
      <w:proofErr w:type="spellEnd"/>
      <w:r>
        <w:rPr>
          <w:b/>
        </w:rPr>
        <w:t xml:space="preserve"> </w:t>
      </w:r>
      <w:r w:rsidR="001A778F">
        <w:rPr>
          <w:b/>
        </w:rPr>
        <w:t>=</w:t>
      </w:r>
      <w:r w:rsidRPr="002C16F5">
        <w:t xml:space="preserve"> </w:t>
      </w:r>
      <w:proofErr w:type="gramStart"/>
      <w:r>
        <w:t>0</w:t>
      </w:r>
      <w:proofErr w:type="gramEnd"/>
      <w:r w:rsidRPr="002C16F5">
        <w:t>.</w:t>
      </w:r>
    </w:p>
    <w:p w14:paraId="2164B3C8" w14:textId="77777777" w:rsidR="00EB34CB" w:rsidRDefault="00EB34CB" w:rsidP="00AD1B9B">
      <w:pPr>
        <w:pStyle w:val="Heading4"/>
      </w:pPr>
      <w:proofErr w:type="spellStart"/>
      <w:r>
        <w:t>IceFile</w:t>
      </w:r>
      <w:proofErr w:type="spellEnd"/>
      <w:r>
        <w:t>: Name of file containing ice input parameters [-]</w:t>
      </w:r>
    </w:p>
    <w:p w14:paraId="2164B3C9" w14:textId="77777777" w:rsidR="00EB34CB" w:rsidRPr="00B76B55" w:rsidRDefault="00EB34CB" w:rsidP="00EB34CB">
      <w:r>
        <w:t>This is the name of the IceFloe (</w:t>
      </w:r>
      <w:proofErr w:type="spellStart"/>
      <w:r w:rsidRPr="00C22E8D">
        <w:rPr>
          <w:b/>
        </w:rPr>
        <w:t>Comp</w:t>
      </w:r>
      <w:r>
        <w:rPr>
          <w:b/>
        </w:rPr>
        <w:t>Ice</w:t>
      </w:r>
      <w:proofErr w:type="spellEnd"/>
      <w:r>
        <w:rPr>
          <w:b/>
        </w:rPr>
        <w:t xml:space="preserve"> </w:t>
      </w:r>
      <w:r>
        <w:t>= 1) or IceDyn (</w:t>
      </w:r>
      <w:proofErr w:type="spellStart"/>
      <w:r w:rsidRPr="00C22E8D">
        <w:rPr>
          <w:b/>
        </w:rPr>
        <w:t>Comp</w:t>
      </w:r>
      <w:r>
        <w:rPr>
          <w:b/>
        </w:rPr>
        <w:t>Ice</w:t>
      </w:r>
      <w:proofErr w:type="spellEnd"/>
      <w:r>
        <w:t xml:space="preserve"> = 2) </w:t>
      </w:r>
      <w:r w:rsidR="00EE4134">
        <w:t xml:space="preserve">primary </w:t>
      </w:r>
      <w:r>
        <w:t xml:space="preserve">input file. It is not used if </w:t>
      </w:r>
      <w:proofErr w:type="spellStart"/>
      <w:r w:rsidRPr="00C22E8D">
        <w:rPr>
          <w:b/>
        </w:rPr>
        <w:t>Comp</w:t>
      </w:r>
      <w:r>
        <w:rPr>
          <w:b/>
        </w:rPr>
        <w:t>Ice</w:t>
      </w:r>
      <w:proofErr w:type="spellEnd"/>
      <w:r>
        <w:t> </w:t>
      </w:r>
      <w:r>
        <w:rPr>
          <w:b/>
        </w:rPr>
        <w:t>=</w:t>
      </w:r>
      <w:r>
        <w:t> </w:t>
      </w:r>
      <w:proofErr w:type="gramStart"/>
      <w:r>
        <w:t>0</w:t>
      </w:r>
      <w:proofErr w:type="gramEnd"/>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217"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77777777"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14:paraId="2164B3CE" w14:textId="77777777" w:rsidR="00616C1F" w:rsidRDefault="00616C1F" w:rsidP="00AD1B9B">
      <w:pPr>
        <w:pStyle w:val="Heading4"/>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218" w:author="Bonnie Jonkman" w:date="2015-04-15T13:32:00Z"/>
        </w:rPr>
      </w:pPr>
      <w:proofErr w:type="spellStart"/>
      <w:ins w:id="219" w:author="Bonnie Jonkman" w:date="2015-04-15T13:32:00Z">
        <w:r>
          <w:t>ChkptTime</w:t>
        </w:r>
        <w:proofErr w:type="spellEnd"/>
        <w:r>
          <w:t xml:space="preserve">: </w:t>
        </w:r>
        <w:r w:rsidRPr="00E33AF0">
          <w:t>Amount of time between creating checkpoint files for potential restart</w:t>
        </w:r>
        <w:r>
          <w:t xml:space="preserve"> [s]</w:t>
        </w:r>
      </w:ins>
    </w:p>
    <w:p w14:paraId="7B46DDB5" w14:textId="639C4FE7" w:rsidR="00E33AF0" w:rsidRDefault="00E33AF0" w:rsidP="00AD1B9B">
      <w:pPr>
        <w:rPr>
          <w:ins w:id="220" w:author="Bonnie Jonkman" w:date="2015-04-15T13:35:00Z"/>
        </w:rPr>
      </w:pPr>
      <w:ins w:id="221" w:author="Bonnie Jonkman" w:date="2015-04-15T13:35:00Z">
        <w:r>
          <w:t xml:space="preserve">This input determines how frequently checkpoint files should be written. Checkpoint files are used for restart capability; short simulations should set </w:t>
        </w:r>
        <w:proofErr w:type="spellStart"/>
        <w:r w:rsidRPr="00AD1B9B">
          <w:rPr>
            <w:b/>
          </w:rPr>
          <w:t>ChkptTime</w:t>
        </w:r>
        <w:proofErr w:type="spellEnd"/>
        <w:r>
          <w:t xml:space="preserve"> to be larger than the simulation time, </w:t>
        </w:r>
        <w:proofErr w:type="spellStart"/>
        <w:r w:rsidRPr="00AD1B9B">
          <w:rPr>
            <w:b/>
          </w:rPr>
          <w:t>TMax</w:t>
        </w:r>
        <w:proofErr w:type="spellEnd"/>
        <w:r>
          <w:t>.</w:t>
        </w:r>
      </w:ins>
      <w:ins w:id="222" w:author="Bonnie Jonkman" w:date="2015-04-15T13:43:00Z">
        <w:r w:rsidR="00053AB0">
          <w:t xml:space="preserve"> For more information on checkpoint files and restart</w:t>
        </w:r>
        <w:r w:rsidR="00603778">
          <w:t xml:space="preserve"> capability in FAST, see section, “</w:t>
        </w:r>
      </w:ins>
      <w:ins w:id="223" w:author="Bonnie Jonkman" w:date="2015-04-15T13:44:00Z">
        <w:r w:rsidR="00603778">
          <w:fldChar w:fldCharType="begin"/>
        </w:r>
        <w:r w:rsidR="00603778">
          <w:instrText xml:space="preserve"> REF _Ref416868785 \h </w:instrText>
        </w:r>
      </w:ins>
      <w:r w:rsidR="00603778">
        <w:fldChar w:fldCharType="separate"/>
      </w:r>
      <w:ins w:id="224" w:author="Bonnie Jonkman" w:date="2015-04-22T12:48:00Z">
        <w:r w:rsidR="008462CD">
          <w:t>Checkpoint Files (Restart Capability)</w:t>
        </w:r>
      </w:ins>
      <w:ins w:id="225" w:author="Bonnie Jonkman" w:date="2015-04-15T13:44:00Z">
        <w:r w:rsidR="00603778">
          <w:fldChar w:fldCharType="end"/>
        </w:r>
      </w:ins>
      <w:ins w:id="226" w:author="Bonnie Jonkman" w:date="2015-04-15T13:43:00Z">
        <w:r w:rsidR="00603778">
          <w:t>” in the document.</w:t>
        </w:r>
      </w:ins>
    </w:p>
    <w:p w14:paraId="2164B3D1" w14:textId="77777777" w:rsidR="00C84D03" w:rsidRDefault="00C84D03" w:rsidP="00AD1B9B">
      <w:pPr>
        <w:pStyle w:val="Heading4"/>
      </w:pPr>
      <w:proofErr w:type="spellStart"/>
      <w:r>
        <w:t>DT_Out</w:t>
      </w:r>
      <w:proofErr w:type="spellEnd"/>
      <w:r>
        <w:t>: Time step for tabular output [</w:t>
      </w:r>
      <w:r w:rsidR="007C61F5">
        <w:t>s</w:t>
      </w:r>
      <w:r>
        <w:t>]</w:t>
      </w:r>
    </w:p>
    <w:p w14:paraId="2164B3D2" w14:textId="77777777"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14:paraId="2164B3D3" w14:textId="77777777" w:rsidR="00E371BB" w:rsidRDefault="00E371BB" w:rsidP="00AD1B9B">
      <w:pPr>
        <w:pStyle w:val="Heading4"/>
      </w:pPr>
      <w:proofErr w:type="spellStart"/>
      <w:r>
        <w:t>TStart</w:t>
      </w:r>
      <w:proofErr w:type="spellEnd"/>
      <w:r>
        <w: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AD1B9B">
      <w:pPr>
        <w:pStyle w:val="Heading4"/>
      </w:pPr>
      <w:proofErr w:type="spellStart"/>
      <w:r>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lastRenderedPageBreak/>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w:t>
      </w:r>
      <w:proofErr w:type="spellStart"/>
      <w:r>
        <w:t>specifier</w:t>
      </w:r>
      <w:proofErr w:type="spellEnd"/>
      <w:r w:rsidR="00FE538B">
        <w:t xml:space="preserve">—see </w:t>
      </w:r>
      <w:proofErr w:type="spellStart"/>
      <w:r w:rsidR="00FE538B" w:rsidRPr="004C66D0">
        <w:rPr>
          <w:b/>
        </w:rPr>
        <w:t>OutFmt</w:t>
      </w:r>
      <w:proofErr w:type="spellEnd"/>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AD1B9B">
      <w:pPr>
        <w:pStyle w:val="Heading4"/>
      </w:pPr>
      <w:proofErr w:type="spellStart"/>
      <w:r>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AD1B9B">
      <w:pPr>
        <w:pStyle w:val="Heading4"/>
      </w:pPr>
      <w:proofErr w:type="spellStart"/>
      <w:r>
        <w:t>OutFmt</w:t>
      </w:r>
      <w:proofErr w:type="spellEnd"/>
      <w:r>
        <w:t>: Format used for text tabular output, excluding the time channel [-]</w:t>
      </w:r>
    </w:p>
    <w:p w14:paraId="2164B3DD" w14:textId="77777777"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14:paraId="2164B3DE" w14:textId="77777777"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14:paraId="71CCFC02" w14:textId="2CCE53FE" w:rsidR="00053AB0" w:rsidRDefault="00053AB0" w:rsidP="00241AB7">
      <w:pPr>
        <w:pStyle w:val="Heading2"/>
        <w:rPr>
          <w:ins w:id="227" w:author="Bonnie Jonkman" w:date="2015-04-15T13:42:00Z"/>
        </w:rPr>
      </w:pPr>
      <w:bookmarkStart w:id="228" w:name="_Ref416868785"/>
      <w:bookmarkStart w:id="229" w:name="_Toc417470261"/>
      <w:ins w:id="230" w:author="Bonnie Jonkman" w:date="2015-04-15T13:42:00Z">
        <w:r>
          <w:t>Checkpoint Files (Restart Capability)</w:t>
        </w:r>
        <w:bookmarkEnd w:id="228"/>
        <w:bookmarkEnd w:id="229"/>
      </w:ins>
    </w:p>
    <w:p w14:paraId="27576A51" w14:textId="77777777" w:rsidR="00053AB0" w:rsidRDefault="00053AB0" w:rsidP="00053AB0">
      <w:pPr>
        <w:rPr>
          <w:ins w:id="231" w:author="Bonnie Jonkman" w:date="2015-04-15T13:52:00Z"/>
        </w:rPr>
      </w:pPr>
      <w:ins w:id="232"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p>
    <w:p w14:paraId="6F85F628" w14:textId="5D3BF1EA" w:rsidR="00CF6546" w:rsidRDefault="00CF6546" w:rsidP="00053AB0">
      <w:pPr>
        <w:rPr>
          <w:ins w:id="233" w:author="Bonnie Jonkman" w:date="2015-04-15T13:52:00Z"/>
        </w:rPr>
      </w:pPr>
      <w:ins w:id="234" w:author="Bonnie Jonkman" w:date="2015-04-15T13:52:00Z">
        <w:r>
          <w:t xml:space="preserve">If you generate a checkpoint file, </w:t>
        </w:r>
      </w:ins>
      <w:ins w:id="235"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236" w:author="Bonnie Jonkman" w:date="2015-04-15T13:54:00Z"/>
        </w:rPr>
      </w:pPr>
      <w:ins w:id="237" w:author="Bonnie Jonkman" w:date="2015-04-15T13:52:00Z">
        <w:r>
          <w:t>Any Bladed-style DLL used for control</w:t>
        </w:r>
      </w:ins>
      <w:ins w:id="238" w:author="Bonnie Jonkman" w:date="2015-04-15T13:53:00Z">
        <w:r>
          <w:t xml:space="preserve"> must </w:t>
        </w:r>
        <w:r w:rsidR="00C66AA9">
          <w:t xml:space="preserve">be modified for checkpoint/restart capability. We </w:t>
        </w:r>
      </w:ins>
      <w:ins w:id="239" w:author="Bonnie Jonkman" w:date="2015-04-15T13:54:00Z">
        <w:r w:rsidR="00C66AA9">
          <w:t>have made these modifications to the DLL</w:t>
        </w:r>
      </w:ins>
      <w:ins w:id="240" w:author="Bonnie Jonkman" w:date="2015-04-15T14:00:00Z">
        <w:r w:rsidR="00C66AA9">
          <w:t xml:space="preserve"> </w:t>
        </w:r>
        <w:r w:rsidR="00C66AA9" w:rsidRPr="00241AB7">
          <w:rPr>
            <w:highlight w:val="yellow"/>
          </w:rPr>
          <w:t>(reference BLADED manual here?)</w:t>
        </w:r>
      </w:ins>
      <w:ins w:id="241" w:author="Bonnie Jonkman" w:date="2015-04-15T13:54:00Z">
        <w:r w:rsidR="00C66AA9">
          <w:t>:</w:t>
        </w:r>
      </w:ins>
    </w:p>
    <w:p w14:paraId="49CBC356" w14:textId="09D4744B" w:rsidR="00C66AA9" w:rsidRDefault="00C66AA9" w:rsidP="00241AB7">
      <w:pPr>
        <w:pStyle w:val="ListParagraph"/>
        <w:numPr>
          <w:ilvl w:val="1"/>
          <w:numId w:val="29"/>
        </w:numPr>
        <w:rPr>
          <w:ins w:id="242" w:author="Bonnie Jonkman" w:date="2015-04-15T13:56:00Z"/>
        </w:rPr>
      </w:pPr>
      <w:ins w:id="243" w:author="Bonnie Jonkman" w:date="2015-04-15T13:55:00Z">
        <w:r>
          <w:t xml:space="preserve">When record </w:t>
        </w:r>
        <w:proofErr w:type="gramStart"/>
        <w:r>
          <w:t>1</w:t>
        </w:r>
        <w:proofErr w:type="gramEnd"/>
        <w:r>
          <w:t xml:space="preserve"> of the </w:t>
        </w:r>
      </w:ins>
      <w:ins w:id="244" w:author="Bonnie Jonkman" w:date="2015-04-15T13:57:00Z">
        <w:r>
          <w:t>“DATA” (</w:t>
        </w:r>
      </w:ins>
      <w:proofErr w:type="spellStart"/>
      <w:ins w:id="245" w:author="Bonnie Jonkman" w:date="2015-04-15T13:55:00Z">
        <w:r>
          <w:t>avrSwap</w:t>
        </w:r>
      </w:ins>
      <w:proofErr w:type="spellEnd"/>
      <w:ins w:id="246" w:author="Bonnie Jonkman" w:date="2015-04-15T13:57:00Z">
        <w:r>
          <w:t>)</w:t>
        </w:r>
      </w:ins>
      <w:ins w:id="247" w:author="Bonnie Jonkman" w:date="2015-04-15T13:55:00Z">
        <w:r>
          <w:t xml:space="preserve"> array is </w:t>
        </w:r>
      </w:ins>
      <w:ins w:id="248" w:author="Bonnie Jonkman" w:date="2015-04-15T13:57:00Z">
        <w:r>
          <w:t>–</w:t>
        </w:r>
      </w:ins>
      <w:ins w:id="249" w:author="Bonnie Jonkman" w:date="2015-04-15T13:55:00Z">
        <w:r>
          <w:t xml:space="preserve">8, the DLL should create a checkpoint file. The file must be named according to the file name passed in </w:t>
        </w:r>
      </w:ins>
      <w:ins w:id="250" w:author="Bonnie Jonkman" w:date="2015-04-15T13:56:00Z">
        <w:r>
          <w:t xml:space="preserve">argument “INFILE” for this call. </w:t>
        </w:r>
      </w:ins>
      <w:ins w:id="251" w:author="Bonnie Jonkman" w:date="2015-04-15T13:57:00Z">
        <w:r>
          <w:t xml:space="preserve">This file must contain all static </w:t>
        </w:r>
      </w:ins>
      <w:ins w:id="252" w:author="Bonnie Jonkman" w:date="2015-04-15T13:58:00Z">
        <w:r>
          <w:t>data</w:t>
        </w:r>
      </w:ins>
      <w:ins w:id="253" w:author="Bonnie Jonkman" w:date="2015-04-15T13:57:00Z">
        <w:r>
          <w:t xml:space="preserve"> in the DLL that </w:t>
        </w:r>
      </w:ins>
      <w:ins w:id="254" w:author="Bonnie Jonkman" w:date="2015-04-15T13:58:00Z">
        <w:r>
          <w:t>is</w:t>
        </w:r>
      </w:ins>
      <w:ins w:id="255" w:author="Bonnie Jonkman" w:date="2015-04-15T13:57:00Z">
        <w:r>
          <w:t xml:space="preserve"> necessary to </w:t>
        </w:r>
      </w:ins>
      <w:ins w:id="256"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257" w:author="Bonnie Jonkman" w:date="2015-04-15T14:01:00Z"/>
        </w:rPr>
      </w:pPr>
      <w:ins w:id="258" w:author="Bonnie Jonkman" w:date="2015-04-15T13:57:00Z">
        <w:r>
          <w:t xml:space="preserve">When record </w:t>
        </w:r>
        <w:proofErr w:type="gramStart"/>
        <w:r>
          <w:t>1</w:t>
        </w:r>
        <w:proofErr w:type="gramEnd"/>
        <w:r>
          <w:t xml:space="preserve"> of the “DATA” (</w:t>
        </w:r>
        <w:proofErr w:type="spellStart"/>
        <w:r>
          <w:t>avrSwap</w:t>
        </w:r>
        <w:proofErr w:type="spellEnd"/>
        <w:r>
          <w:t xml:space="preserve">) array is –9, the DLL should </w:t>
        </w:r>
      </w:ins>
      <w:ins w:id="259" w:author="Bonnie Jonkman" w:date="2015-04-15T13:58:00Z">
        <w:r>
          <w:t xml:space="preserve">read the </w:t>
        </w:r>
      </w:ins>
      <w:ins w:id="260" w:author="Bonnie Jonkman" w:date="2015-04-15T13:57:00Z">
        <w:r>
          <w:t>checkpoint file</w:t>
        </w:r>
      </w:ins>
      <w:ins w:id="261" w:author="Bonnie Jonkman" w:date="2015-04-15T13:58:00Z">
        <w:r>
          <w:t xml:space="preserve"> whose named is specified in the </w:t>
        </w:r>
      </w:ins>
      <w:ins w:id="262" w:author="Bonnie Jonkman" w:date="2015-04-15T13:59:00Z">
        <w:r>
          <w:t>argument</w:t>
        </w:r>
      </w:ins>
      <w:ins w:id="263" w:author="Bonnie Jonkman" w:date="2015-04-15T13:58:00Z">
        <w:r>
          <w:t xml:space="preserve"> </w:t>
        </w:r>
      </w:ins>
      <w:ins w:id="264" w:author="Bonnie Jonkman" w:date="2015-04-15T13:59:00Z">
        <w:r>
          <w:t xml:space="preserve">“INFILE”. The data from this file should be used to set the values of any static variables contained in the DLL so that the simulation can continue </w:t>
        </w:r>
      </w:ins>
      <w:ins w:id="265" w:author="Bonnie Jonkman" w:date="2015-04-15T14:00:00Z">
        <w:r>
          <w:t>from that point.</w:t>
        </w:r>
      </w:ins>
    </w:p>
    <w:p w14:paraId="42F901C8" w14:textId="03DE9EC9" w:rsidR="00C955A4" w:rsidRDefault="00C955A4" w:rsidP="00241AB7">
      <w:pPr>
        <w:pStyle w:val="ListParagraph"/>
        <w:numPr>
          <w:ilvl w:val="0"/>
          <w:numId w:val="29"/>
        </w:numPr>
        <w:rPr>
          <w:ins w:id="266" w:author="Bonnie Jonkman" w:date="2015-04-15T14:04:00Z"/>
        </w:rPr>
      </w:pPr>
      <w:commentRangeStart w:id="267"/>
      <w:ins w:id="268" w:author="Bonnie Jonkman" w:date="2015-04-15T14:01:00Z">
        <w:r>
          <w:lastRenderedPageBreak/>
          <w:t>Any files that were open when the checkpoint file was created will not be open on restart.</w:t>
        </w:r>
      </w:ins>
      <w:commentRangeEnd w:id="267"/>
      <w:ins w:id="269" w:author="Bonnie Jonkman" w:date="2015-04-21T10:32:00Z">
        <w:r w:rsidR="00241AB7">
          <w:rPr>
            <w:rStyle w:val="CommentReference"/>
          </w:rPr>
          <w:commentReference w:id="267"/>
        </w:r>
      </w:ins>
      <w:ins w:id="270" w:author="Bonnie Jonkman" w:date="2015-04-15T14:01:00Z">
        <w:r>
          <w:t xml:space="preserve"> </w:t>
        </w:r>
      </w:ins>
      <w:ins w:id="271" w:author="Bonnie Jonkman" w:date="2015-04-15T14:03:00Z">
        <w:r w:rsidR="00176F14">
          <w:t>We recommend you use only binary output files when starting from checkpoint</w:t>
        </w:r>
      </w:ins>
      <w:ins w:id="272" w:author="Bonnie Jonkman" w:date="2015-04-15T14:04:00Z">
        <w:r w:rsidR="00176F14">
          <w:t xml:space="preserve"> files.</w:t>
        </w:r>
      </w:ins>
    </w:p>
    <w:p w14:paraId="0E7E2E9C" w14:textId="0FFAB969" w:rsidR="00176F14" w:rsidRDefault="00176F14" w:rsidP="00241AB7">
      <w:pPr>
        <w:pStyle w:val="ListParagraph"/>
        <w:numPr>
          <w:ilvl w:val="0"/>
          <w:numId w:val="29"/>
        </w:numPr>
        <w:rPr>
          <w:ins w:id="273" w:author="Bonnie Jonkman" w:date="2015-04-15T19:40:00Z"/>
        </w:rPr>
      </w:pPr>
      <w:ins w:id="274" w:author="Bonnie Jonkman" w:date="2015-04-15T14:04:00Z">
        <w:r>
          <w:t>The user-defined control routines are not available for checkpoint restart.</w:t>
        </w:r>
      </w:ins>
      <w:ins w:id="275" w:author="Bonnie Jonkman" w:date="2015-04-21T10:35:00Z">
        <w:r w:rsidR="00976EEE">
          <w:t xml:space="preserve"> (</w:t>
        </w:r>
      </w:ins>
      <w:ins w:id="276" w:author="Bonnie Jonkman" w:date="2015-04-21T10:36:00Z">
        <w:r w:rsidR="00976EEE">
          <w:t xml:space="preserve">i.e., </w:t>
        </w:r>
      </w:ins>
      <w:proofErr w:type="spellStart"/>
      <w:ins w:id="277" w:author="Bonnie Jonkman" w:date="2015-04-21T10:35:00Z">
        <w:r w:rsidR="00976EEE">
          <w:t>CertTests</w:t>
        </w:r>
        <w:proofErr w:type="spellEnd"/>
        <w:r w:rsidR="00976EEE">
          <w:t xml:space="preserve"> 11-13</w:t>
        </w:r>
      </w:ins>
      <w:ins w:id="278" w:author="Bonnie Jonkman" w:date="2015-04-21T10:36:00Z">
        <w:r w:rsidR="00976EEE">
          <w:t xml:space="preserve"> won’t work</w:t>
        </w:r>
      </w:ins>
      <w:ins w:id="279" w:author="Bonnie Jonkman" w:date="2015-04-21T10:35:00Z">
        <w:r w:rsidR="00976EEE">
          <w:t>)</w:t>
        </w:r>
      </w:ins>
    </w:p>
    <w:p w14:paraId="22D23146" w14:textId="120996EF" w:rsidR="00B77EA5" w:rsidRPr="00E33AF0" w:rsidRDefault="00241AB7" w:rsidP="00241AB7">
      <w:pPr>
        <w:pStyle w:val="ListParagraph"/>
        <w:numPr>
          <w:ilvl w:val="0"/>
          <w:numId w:val="29"/>
        </w:numPr>
        <w:rPr>
          <w:ins w:id="280" w:author="Bonnie Jonkman" w:date="2015-04-15T13:42:00Z"/>
        </w:rPr>
      </w:pPr>
      <w:ins w:id="281" w:author="Bonnie Jonkman" w:date="2015-04-21T10:33:00Z">
        <w:r>
          <w:t>If we use MUMPS (later): will need to write routines to pack/unpack the data</w:t>
        </w:r>
      </w:ins>
    </w:p>
    <w:p w14:paraId="2164B3FA" w14:textId="77777777" w:rsidR="00CA74B5" w:rsidRDefault="00CA74B5" w:rsidP="00992CCA">
      <w:pPr>
        <w:pStyle w:val="Heading1"/>
      </w:pPr>
      <w:bookmarkStart w:id="282" w:name="_Ref352670793"/>
      <w:bookmarkStart w:id="283" w:name="_Toc417470262"/>
      <w:bookmarkEnd w:id="215"/>
      <w:r>
        <w:t>Converting to FAST v8.</w:t>
      </w:r>
      <w:r w:rsidR="00035EC8">
        <w:t>10</w:t>
      </w:r>
      <w:r>
        <w:t>.x</w:t>
      </w:r>
      <w:bookmarkEnd w:id="282"/>
      <w:bookmarkEnd w:id="283"/>
    </w:p>
    <w:p w14:paraId="40A75BFB" w14:textId="2998FA2A" w:rsidR="001143AF" w:rsidRDefault="001143AF" w:rsidP="00214A47">
      <w:r>
        <w:t>You can find example up-to-date input files in the FAST v8.10.00a-bjj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284" w:name="_Toc417470263"/>
      <w:r>
        <w:t>Summary of Changes to Inputs</w:t>
      </w:r>
      <w:bookmarkEnd w:id="284"/>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7885F4B9" w:rsidR="00E33AF0" w:rsidRDefault="00E33AF0" w:rsidP="00E33AF0">
      <w:pPr>
        <w:pStyle w:val="Heading3"/>
        <w:rPr>
          <w:ins w:id="285" w:author="Bonnie Jonkman" w:date="2015-04-15T13:36:00Z"/>
        </w:rPr>
      </w:pPr>
      <w:ins w:id="286" w:author="Bonnie Jonkman" w:date="2015-04-15T13:36:00Z">
        <w:r>
          <w:t>Changes in FAST v8.12.00a-bjj</w:t>
        </w:r>
      </w:ins>
    </w:p>
    <w:p w14:paraId="460A43EF" w14:textId="12DD0E41" w:rsidR="00E33AF0" w:rsidRPr="00E33AF0" w:rsidRDefault="00E33AF0" w:rsidP="00AD1B9B">
      <w:pPr>
        <w:pStyle w:val="ListParagraph"/>
        <w:numPr>
          <w:ilvl w:val="0"/>
          <w:numId w:val="28"/>
        </w:numPr>
        <w:rPr>
          <w:ins w:id="287" w:author="Bonnie Jonkman" w:date="2015-04-15T13:36:00Z"/>
        </w:rPr>
      </w:pPr>
      <w:proofErr w:type="spellStart"/>
      <w:ins w:id="288" w:author="Bonnie Jonkman" w:date="2015-04-15T13:37:00Z">
        <w:r w:rsidRPr="00053AB0">
          <w:rPr>
            <w:b/>
          </w:rPr>
          <w:t>ChkptTime</w:t>
        </w:r>
        <w:proofErr w:type="spellEnd"/>
        <w:r>
          <w:t xml:space="preserve"> was added to the primary FAST input file.</w:t>
        </w:r>
      </w:ins>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lastRenderedPageBreak/>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lastRenderedPageBreak/>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289" w:name="_Ref391845139"/>
      <w:bookmarkStart w:id="290" w:name="_Ref391845887"/>
      <w:bookmarkStart w:id="291" w:name="_Toc417470264"/>
      <w:r>
        <w:t xml:space="preserve">MATLAB </w:t>
      </w:r>
      <w:r w:rsidR="00583AAD">
        <w:t>Conversion Script</w:t>
      </w:r>
      <w:bookmarkEnd w:id="289"/>
      <w:r w:rsidR="00F1616B">
        <w:t>s</w:t>
      </w:r>
      <w:bookmarkEnd w:id="290"/>
      <w:bookmarkEnd w:id="291"/>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6E8F0382" w:rsidR="002C779E" w:rsidRDefault="004C2327" w:rsidP="00214A47">
      <w:r>
        <w:lastRenderedPageBreak/>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292"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separate"/>
        </w:r>
        <w:r w:rsidDel="001D5646">
          <w:fldChar w:fldCharType="end"/>
        </w:r>
      </w:del>
      <w:ins w:id="293"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294"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Pr="00CA4ADB" w:rsidRDefault="000E1CA2" w:rsidP="00805E93">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lastRenderedPageBreak/>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77777777"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C" w14:textId="2E88CA11" w:rsidR="0051119D" w:rsidRDefault="007F152F" w:rsidP="00992CCA">
      <w:pPr>
        <w:pStyle w:val="Heading1"/>
      </w:pPr>
      <w:bookmarkStart w:id="295" w:name="_Toc417470265"/>
      <w:r>
        <w:t>Running FAST</w:t>
      </w:r>
      <w:bookmarkEnd w:id="295"/>
    </w:p>
    <w:p w14:paraId="2164B47D" w14:textId="210FF5E2" w:rsidR="0051119D" w:rsidRDefault="0051119D" w:rsidP="0051119D">
      <w:pPr>
        <w:rPr>
          <w:ins w:id="296" w:author="Bonnie Jonkman" w:date="2015-04-21T10:38:00Z"/>
        </w:rPr>
      </w:pPr>
      <w:r>
        <w:t>FAST v8.</w:t>
      </w:r>
      <w:r w:rsidR="00DC6859">
        <w:t>10</w:t>
      </w:r>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297" w:name="_Toc417470266"/>
      <w:ins w:id="298" w:author="Bonnie Jonkman" w:date="2015-04-21T10:39:00Z">
        <w:r>
          <w:t>Normal Simulation: Starting FAST from an input file</w:t>
        </w:r>
      </w:ins>
      <w:bookmarkEnd w:id="297"/>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7777777" w:rsidR="00DC658B" w:rsidRDefault="00DC658B" w:rsidP="00DC658B">
      <w:pPr>
        <w:rPr>
          <w:ins w:id="299" w:author="Bonnie Jonkman" w:date="2015-04-15T13:45:00Z"/>
        </w:rPr>
      </w:pPr>
      <w:r>
        <w:lastRenderedPageBreak/>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300" w:author="Bonnie Jonkman" w:date="2015-04-15T13:45:00Z"/>
        </w:rPr>
      </w:pPr>
      <w:bookmarkStart w:id="301" w:name="_Toc417470267"/>
      <w:ins w:id="302" w:author="Bonnie Jonkman" w:date="2015-04-15T13:45:00Z">
        <w:r>
          <w:t>Restart: Starting FAST from a checkpoint file</w:t>
        </w:r>
        <w:bookmarkEnd w:id="301"/>
      </w:ins>
    </w:p>
    <w:p w14:paraId="79502EA7" w14:textId="471B0375" w:rsidR="00D520E7" w:rsidRDefault="00D520E7">
      <w:pPr>
        <w:rPr>
          <w:ins w:id="303" w:author="Bonnie Jonkman" w:date="2015-04-15T13:46:00Z"/>
        </w:rPr>
      </w:pPr>
      <w:ins w:id="304" w:author="Bonnie Jonkman" w:date="2015-04-15T13:45:00Z">
        <w:r>
          <w:t>If FAST generated a checkpoint file, but did not run to completion, the simulation may be restarted using th</w:t>
        </w:r>
      </w:ins>
      <w:ins w:id="305" w:author="Bonnie Jonkman" w:date="2015-04-15T13:46:00Z">
        <w:r>
          <w:t>is</w:t>
        </w:r>
      </w:ins>
      <w:ins w:id="306" w:author="Bonnie Jonkman" w:date="2015-04-15T13:45:00Z">
        <w:r>
          <w:t xml:space="preserve"> syntax</w:t>
        </w:r>
      </w:ins>
      <w:ins w:id="307" w:author="Bonnie Jonkman" w:date="2015-04-15T13:48:00Z">
        <w:r>
          <w:t xml:space="preserve"> from a Windows command prompt</w:t>
        </w:r>
      </w:ins>
      <w:ins w:id="308" w:author="Bonnie Jonkman" w:date="2015-04-15T13:46:00Z">
        <w:r>
          <w:t>:</w:t>
        </w:r>
      </w:ins>
    </w:p>
    <w:p w14:paraId="3DEB5E8D" w14:textId="4F05EE92" w:rsidR="00D520E7" w:rsidRDefault="00D520E7" w:rsidP="00D520E7">
      <w:pPr>
        <w:pStyle w:val="SourceCode"/>
        <w:rPr>
          <w:ins w:id="309" w:author="Bonnie Jonkman" w:date="2015-04-15T13:46:00Z"/>
        </w:rPr>
      </w:pPr>
      <w:ins w:id="310" w:author="Bonnie Jonkman" w:date="2015-04-15T13:46:00Z">
        <w:r>
          <w:t>&lt;</w:t>
        </w:r>
        <w:proofErr w:type="gramStart"/>
        <w:r>
          <w:t>name</w:t>
        </w:r>
        <w:proofErr w:type="gramEnd"/>
        <w:r>
          <w:t xml:space="preserve"> of FAST executable with or without extension&gt; -restart &lt;</w:t>
        </w:r>
        <w:proofErr w:type="spellStart"/>
        <w:r>
          <w:t>Rootname</w:t>
        </w:r>
        <w:proofErr w:type="spellEnd"/>
        <w:r>
          <w:t xml:space="preserve"> of </w:t>
        </w:r>
      </w:ins>
      <w:ins w:id="311" w:author="Bonnie Jonkman" w:date="2015-04-15T13:47:00Z">
        <w:r>
          <w:t xml:space="preserve">checkpoint </w:t>
        </w:r>
      </w:ins>
      <w:ins w:id="312" w:author="Bonnie Jonkman" w:date="2015-04-15T13:46:00Z">
        <w:r>
          <w:t>file</w:t>
        </w:r>
      </w:ins>
      <w:ins w:id="313" w:author="Bonnie Jonkman" w:date="2015-04-15T13:47:00Z">
        <w:r>
          <w:t>,</w:t>
        </w:r>
      </w:ins>
      <w:ins w:id="314" w:author="Bonnie Jonkman" w:date="2015-04-15T13:46:00Z">
        <w:r>
          <w:t xml:space="preserve"> with</w:t>
        </w:r>
      </w:ins>
      <w:ins w:id="315" w:author="Bonnie Jonkman" w:date="2015-04-15T13:47:00Z">
        <w:r>
          <w:t>out</w:t>
        </w:r>
      </w:ins>
      <w:ins w:id="316" w:author="Bonnie Jonkman" w:date="2015-04-15T13:46:00Z">
        <w:r>
          <w:t xml:space="preserve"> extension&gt;</w:t>
        </w:r>
      </w:ins>
    </w:p>
    <w:p w14:paraId="65425CB4" w14:textId="1DF91DC8" w:rsidR="00D520E7" w:rsidRDefault="00D520E7" w:rsidP="00D520E7">
      <w:pPr>
        <w:rPr>
          <w:ins w:id="317" w:author="Bonnie Jonkman" w:date="2015-04-15T13:49:00Z"/>
        </w:rPr>
      </w:pPr>
      <w:ins w:id="318" w:author="Bonnie Jonkman" w:date="2015-04-15T13:47:00Z">
        <w:r w:rsidRPr="00204924">
          <w:rPr>
            <w:highlight w:val="yellow"/>
          </w:rPr>
          <w:t>Fix this:</w:t>
        </w:r>
        <w:r>
          <w:t xml:space="preserve"> The checkpoint file uses the </w:t>
        </w:r>
        <w:proofErr w:type="spellStart"/>
        <w:r>
          <w:t>rootname</w:t>
        </w:r>
        <w:proofErr w:type="spellEnd"/>
        <w:r>
          <w:t xml:space="preserve"> because if the DLL has been updated with checkpoint/restart capability, it will have written a separate checkpoint file.</w:t>
        </w:r>
      </w:ins>
    </w:p>
    <w:p w14:paraId="175BAD51" w14:textId="5B673ADF" w:rsidR="00174830" w:rsidRDefault="00174830" w:rsidP="00D520E7">
      <w:pPr>
        <w:rPr>
          <w:ins w:id="319" w:author="Bonnie Jonkman" w:date="2015-04-15T13:49:00Z"/>
        </w:rPr>
      </w:pPr>
      <w:ins w:id="320" w:author="Bonnie Jonkman" w:date="2015-04-15T13:49:00Z">
        <w:r>
          <w:t>FAST does not read the input files again after restart.</w:t>
        </w:r>
      </w:ins>
      <w:ins w:id="321" w:author="Bonnie Jonkman" w:date="2015-04-21T10:29:00Z">
        <w:r w:rsidR="00A24410">
          <w:t xml:space="preserve"> However, if a Bladed-style DLL is used for control, </w:t>
        </w:r>
      </w:ins>
      <w:ins w:id="322" w:author="Bonnie Jonkman" w:date="2015-04-21T10:31:00Z">
        <w:r w:rsidR="00A24410">
          <w:t>the DLL</w:t>
        </w:r>
      </w:ins>
      <w:ins w:id="323" w:author="Bonnie Jonkman" w:date="2015-04-21T10:29:00Z">
        <w:r w:rsidR="00A24410">
          <w:t xml:space="preserve"> will be reloaded </w:t>
        </w:r>
      </w:ins>
      <w:ins w:id="324" w:author="Bonnie Jonkman" w:date="2015-04-21T10:31:00Z">
        <w:r w:rsidR="00A24410">
          <w:t xml:space="preserve">on restart </w:t>
        </w:r>
      </w:ins>
      <w:ins w:id="325" w:author="Bonnie Jonkman" w:date="2015-04-21T10:29:00Z">
        <w:r w:rsidR="00A24410">
          <w:t xml:space="preserve">using the stored name of the DLL file. </w:t>
        </w:r>
      </w:ins>
      <w:ins w:id="326" w:author="Bonnie Jonkman" w:date="2015-04-22T12:25:00Z">
        <w:r w:rsidR="00204924">
          <w:t>Thus, i</w:t>
        </w:r>
      </w:ins>
      <w:ins w:id="327" w:author="Bonnie Jonkman" w:date="2015-04-21T10:30:00Z">
        <w:r w:rsidR="00A24410">
          <w:t xml:space="preserve">f </w:t>
        </w:r>
        <w:r w:rsidR="00A24410">
          <w:t xml:space="preserve">the stored name </w:t>
        </w:r>
        <w:r w:rsidR="00A24410">
          <w:t xml:space="preserve">is </w:t>
        </w:r>
        <w:r w:rsidR="00A24410">
          <w:t xml:space="preserve">a </w:t>
        </w:r>
        <w:r w:rsidR="00A24410">
          <w:t xml:space="preserve">relative </w:t>
        </w:r>
        <w:r w:rsidR="00A24410">
          <w:t xml:space="preserve">path </w:t>
        </w:r>
        <w:r w:rsidR="00A24410">
          <w:t xml:space="preserve">and you are not in the same directory, it </w:t>
        </w:r>
        <w:r w:rsidR="00A24410">
          <w:t xml:space="preserve">will likely </w:t>
        </w:r>
        <w:r w:rsidR="00A24410">
          <w:t>fail.</w:t>
        </w:r>
      </w:ins>
    </w:p>
    <w:p w14:paraId="3314ACD5" w14:textId="2F79E3A2" w:rsidR="00174830" w:rsidRDefault="00174830" w:rsidP="00D520E7">
      <w:pPr>
        <w:rPr>
          <w:ins w:id="328" w:author="Bonnie Jonkman" w:date="2015-04-22T12:28:00Z"/>
        </w:rPr>
      </w:pPr>
      <w:ins w:id="329" w:author="Bonnie Jonkman" w:date="2015-04-15T13:49:00Z">
        <w:r>
          <w:t xml:space="preserve">FAST should be </w:t>
        </w:r>
      </w:ins>
      <w:ins w:id="330" w:author="Bonnie Jonkman" w:date="2015-04-15T13:50:00Z">
        <w:r>
          <w:t xml:space="preserve">restarted </w:t>
        </w:r>
      </w:ins>
      <w:ins w:id="331" w:author="Bonnie Jonkman" w:date="2015-04-15T13:49:00Z">
        <w:r>
          <w:t>from the same directory</w:t>
        </w:r>
      </w:ins>
      <w:ins w:id="332" w:author="Bonnie Jonkman" w:date="2015-04-15T13:50:00Z">
        <w:r>
          <w:t xml:space="preserve"> it w</w:t>
        </w:r>
        <w:r w:rsidR="00C955A4">
          <w:t>as originally run in (</w:t>
        </w:r>
        <w:proofErr w:type="spellStart"/>
        <w:r w:rsidR="00C955A4">
          <w:t>RootName</w:t>
        </w:r>
        <w:proofErr w:type="spellEnd"/>
        <w:r>
          <w:t xml:space="preserve"> may be used later in the code, particularly for new checkpoint files that generated</w:t>
        </w:r>
      </w:ins>
      <w:ins w:id="333" w:author="Bonnie Jonkman" w:date="2015-04-15T14:02:00Z">
        <w:r w:rsidR="00C955A4">
          <w:t>.</w:t>
        </w:r>
      </w:ins>
      <w:ins w:id="334" w:author="Bonnie Jonkman" w:date="2015-04-15T13:50:00Z">
        <w:r>
          <w:t>)</w:t>
        </w:r>
      </w:ins>
    </w:p>
    <w:p w14:paraId="03DA7B48" w14:textId="77777777" w:rsidR="00204924" w:rsidRDefault="00204924" w:rsidP="009B7C07">
      <w:pPr>
        <w:pStyle w:val="Heading2"/>
      </w:pPr>
      <w:bookmarkStart w:id="335" w:name="_Toc417470268"/>
      <w:r>
        <w:t>Modeling Tips</w:t>
      </w:r>
      <w:bookmarkEnd w:id="335"/>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proofErr w:type="spellStart"/>
      <w:r w:rsidRPr="00B20DF4">
        <w:rPr>
          <w:b/>
        </w:rPr>
        <w:t>NumCrctn</w:t>
      </w:r>
      <w:proofErr w:type="spellEnd"/>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proofErr w:type="spellStart"/>
      <w:r w:rsidRPr="00280B19">
        <w:rPr>
          <w:b/>
        </w:rPr>
        <w:t>UJacSclFact</w:t>
      </w:r>
      <w:proofErr w:type="spellEnd"/>
      <w:r w:rsidRPr="00280B19">
        <w:rPr>
          <w:b/>
        </w:rPr>
        <w: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336" w:name="_Ref417469673"/>
      <w:bookmarkStart w:id="337" w:name="_Ref417469763"/>
      <w:bookmarkStart w:id="338" w:name="_Ref417470230"/>
      <w:bookmarkStart w:id="339" w:name="_Toc417470269"/>
      <w:r>
        <w:t>Certification Tests</w:t>
      </w:r>
      <w:bookmarkEnd w:id="336"/>
      <w:bookmarkEnd w:id="337"/>
      <w:bookmarkEnd w:id="338"/>
      <w:bookmarkEnd w:id="339"/>
    </w:p>
    <w:p w14:paraId="6CF21032" w14:textId="40115829" w:rsidR="00B55CAB" w:rsidRDefault="009B7C07" w:rsidP="00B55CAB">
      <w:r>
        <w:fldChar w:fldCharType="begin"/>
      </w:r>
      <w:r>
        <w:instrText xml:space="preserve"> REF _Ref417469358 \h </w:instrText>
      </w:r>
      <w:r>
        <w:fldChar w:fldCharType="separate"/>
      </w:r>
      <w:ins w:id="340" w:author="Bonnie Jonkman" w:date="2015-04-22T12:48:00Z">
        <w:r w:rsidR="008462CD">
          <w:t xml:space="preserve">Table </w:t>
        </w:r>
        <w:r w:rsidR="008462CD">
          <w:rPr>
            <w:noProof/>
          </w:rPr>
          <w:t>3</w:t>
        </w:r>
      </w:ins>
      <w:del w:id="341" w:author="Bonnie Jonkman" w:date="2015-04-22T12:46:00Z">
        <w:r w:rsidDel="00DB55A3">
          <w:delText xml:space="preserve">Table </w:delText>
        </w:r>
        <w:r w:rsidDel="00DB55A3">
          <w:rPr>
            <w:noProof/>
          </w:rPr>
          <w:delText>3</w:delText>
        </w:r>
      </w:del>
      <w:r>
        <w:fldChar w:fldCharType="end"/>
      </w:r>
      <w:del w:id="342" w:author="Bonnie Jonkman" w:date="2015-04-22T12:47:00Z">
        <w:r w:rsidR="00B55CAB" w:rsidDel="00DB55A3">
          <w:fldChar w:fldCharType="begin"/>
        </w:r>
        <w:r w:rsidR="00B55CAB" w:rsidDel="00DB55A3">
          <w:delInstrText xml:space="preserve"> REF _Ref391844734 \h </w:delInstrText>
        </w:r>
        <w:r w:rsidR="00B55CAB" w:rsidDel="00DB55A3">
          <w:fldChar w:fldCharType="separate"/>
        </w:r>
        <w:r w:rsidR="00B55CAB" w:rsidDel="00DB55A3">
          <w:fldChar w:fldCharType="end"/>
        </w:r>
      </w:del>
      <w:r w:rsidR="00B55CAB">
        <w:t xml:space="preserve"> lists the tests (1-25) and models available in the FAST CertTest folder:</w:t>
      </w:r>
    </w:p>
    <w:p w14:paraId="1D642F59" w14:textId="77777777" w:rsidR="00B55CAB" w:rsidRDefault="00B55CAB" w:rsidP="00B55CAB">
      <w:pPr>
        <w:pStyle w:val="Caption"/>
        <w:keepNext/>
        <w:jc w:val="center"/>
      </w:pPr>
      <w:bookmarkStart w:id="343" w:name="_Ref417469358"/>
      <w:r>
        <w:t xml:space="preserve">Table </w:t>
      </w:r>
      <w:r>
        <w:fldChar w:fldCharType="begin"/>
      </w:r>
      <w:r>
        <w:instrText xml:space="preserve"> SEQ Table \* ARABIC </w:instrText>
      </w:r>
      <w:r>
        <w:fldChar w:fldCharType="separate"/>
      </w:r>
      <w:r w:rsidR="008462CD">
        <w:rPr>
          <w:noProof/>
        </w:rPr>
        <w:t>3</w:t>
      </w:r>
      <w:r>
        <w:rPr>
          <w:noProof/>
        </w:rPr>
        <w:fldChar w:fldCharType="end"/>
      </w:r>
      <w:bookmarkEnd w:id="343"/>
      <w:r>
        <w:t>: Certification Tests Distributed with FAST v8.10.00a-bjj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4139E6">
            <w:pPr>
              <w:rPr>
                <w:sz w:val="18"/>
              </w:rPr>
            </w:pPr>
            <w:r w:rsidRPr="006E3E44">
              <w:rPr>
                <w:sz w:val="18"/>
              </w:rPr>
              <w:t>Test Name</w:t>
            </w:r>
          </w:p>
        </w:tc>
        <w:tc>
          <w:tcPr>
            <w:tcW w:w="0" w:type="auto"/>
          </w:tcPr>
          <w:p w14:paraId="6FB71BD0" w14:textId="77777777" w:rsidR="00B55CAB" w:rsidRPr="006E3E44" w:rsidRDefault="00B55CAB" w:rsidP="004139E6">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4139E6">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4139E6">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4139E6">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4139E6">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4139E6">
            <w:pPr>
              <w:rPr>
                <w:sz w:val="18"/>
              </w:rPr>
            </w:pPr>
            <w:r w:rsidRPr="006E3E44">
              <w:rPr>
                <w:sz w:val="18"/>
              </w:rPr>
              <w:t>Test01</w:t>
            </w:r>
          </w:p>
        </w:tc>
        <w:tc>
          <w:tcPr>
            <w:tcW w:w="0" w:type="auto"/>
          </w:tcPr>
          <w:p w14:paraId="0C78E476"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4139E6">
            <w:pPr>
              <w:rPr>
                <w:sz w:val="18"/>
              </w:rPr>
            </w:pPr>
            <w:r w:rsidRPr="006E3E44">
              <w:rPr>
                <w:sz w:val="18"/>
              </w:rPr>
              <w:t>Test02</w:t>
            </w:r>
          </w:p>
        </w:tc>
        <w:tc>
          <w:tcPr>
            <w:tcW w:w="0" w:type="auto"/>
          </w:tcPr>
          <w:p w14:paraId="2C10760B"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4139E6">
            <w:pPr>
              <w:rPr>
                <w:sz w:val="18"/>
              </w:rPr>
            </w:pPr>
            <w:r w:rsidRPr="006E3E44">
              <w:rPr>
                <w:sz w:val="18"/>
              </w:rPr>
              <w:t>Test03</w:t>
            </w:r>
          </w:p>
        </w:tc>
        <w:tc>
          <w:tcPr>
            <w:tcW w:w="0" w:type="auto"/>
          </w:tcPr>
          <w:p w14:paraId="2028471A"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4139E6">
            <w:pPr>
              <w:rPr>
                <w:sz w:val="18"/>
              </w:rPr>
            </w:pPr>
            <w:r w:rsidRPr="006E3E44">
              <w:rPr>
                <w:sz w:val="18"/>
              </w:rPr>
              <w:t>Test04</w:t>
            </w:r>
          </w:p>
        </w:tc>
        <w:tc>
          <w:tcPr>
            <w:tcW w:w="0" w:type="auto"/>
          </w:tcPr>
          <w:p w14:paraId="60848A4A"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4139E6">
            <w:pPr>
              <w:rPr>
                <w:sz w:val="18"/>
              </w:rPr>
            </w:pPr>
            <w:r w:rsidRPr="006E3E44">
              <w:rPr>
                <w:sz w:val="18"/>
              </w:rPr>
              <w:t>Test05</w:t>
            </w:r>
          </w:p>
        </w:tc>
        <w:tc>
          <w:tcPr>
            <w:tcW w:w="0" w:type="auto"/>
          </w:tcPr>
          <w:p w14:paraId="1911306E"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4139E6">
            <w:pPr>
              <w:rPr>
                <w:sz w:val="18"/>
              </w:rPr>
            </w:pPr>
            <w:r w:rsidRPr="006E3E44">
              <w:rPr>
                <w:sz w:val="18"/>
              </w:rPr>
              <w:t>Test06</w:t>
            </w:r>
          </w:p>
        </w:tc>
        <w:tc>
          <w:tcPr>
            <w:tcW w:w="0" w:type="auto"/>
          </w:tcPr>
          <w:p w14:paraId="61918DE9"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4139E6">
            <w:pPr>
              <w:rPr>
                <w:sz w:val="18"/>
              </w:rPr>
            </w:pPr>
            <w:r w:rsidRPr="006E3E44">
              <w:rPr>
                <w:sz w:val="18"/>
              </w:rPr>
              <w:lastRenderedPageBreak/>
              <w:t>Test07</w:t>
            </w:r>
          </w:p>
        </w:tc>
        <w:tc>
          <w:tcPr>
            <w:tcW w:w="0" w:type="auto"/>
          </w:tcPr>
          <w:p w14:paraId="736F996A"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4139E6">
            <w:pPr>
              <w:rPr>
                <w:sz w:val="18"/>
              </w:rPr>
            </w:pPr>
            <w:r w:rsidRPr="006E3E44">
              <w:rPr>
                <w:sz w:val="18"/>
              </w:rPr>
              <w:t>Test08</w:t>
            </w:r>
          </w:p>
        </w:tc>
        <w:tc>
          <w:tcPr>
            <w:tcW w:w="0" w:type="auto"/>
          </w:tcPr>
          <w:p w14:paraId="430A630F"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4139E6">
            <w:pPr>
              <w:rPr>
                <w:sz w:val="18"/>
              </w:rPr>
            </w:pPr>
            <w:r w:rsidRPr="006E3E44">
              <w:rPr>
                <w:sz w:val="18"/>
              </w:rPr>
              <w:t>Test09</w:t>
            </w:r>
          </w:p>
        </w:tc>
        <w:tc>
          <w:tcPr>
            <w:tcW w:w="0" w:type="auto"/>
          </w:tcPr>
          <w:p w14:paraId="187030A9"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4139E6">
            <w:pPr>
              <w:rPr>
                <w:sz w:val="18"/>
              </w:rPr>
            </w:pPr>
            <w:r w:rsidRPr="006E3E44">
              <w:rPr>
                <w:sz w:val="18"/>
              </w:rPr>
              <w:t>Test10</w:t>
            </w:r>
          </w:p>
        </w:tc>
        <w:tc>
          <w:tcPr>
            <w:tcW w:w="0" w:type="auto"/>
          </w:tcPr>
          <w:p w14:paraId="4980431E"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4139E6">
            <w:pPr>
              <w:rPr>
                <w:sz w:val="18"/>
              </w:rPr>
            </w:pPr>
            <w:r w:rsidRPr="006E3E44">
              <w:rPr>
                <w:sz w:val="18"/>
              </w:rPr>
              <w:t>Test11</w:t>
            </w:r>
          </w:p>
        </w:tc>
        <w:tc>
          <w:tcPr>
            <w:tcW w:w="0" w:type="auto"/>
          </w:tcPr>
          <w:p w14:paraId="7FDF3F89"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4139E6">
            <w:pPr>
              <w:rPr>
                <w:sz w:val="18"/>
              </w:rPr>
            </w:pPr>
            <w:r w:rsidRPr="006E3E44">
              <w:rPr>
                <w:sz w:val="18"/>
              </w:rPr>
              <w:t>Test12</w:t>
            </w:r>
          </w:p>
        </w:tc>
        <w:tc>
          <w:tcPr>
            <w:tcW w:w="0" w:type="auto"/>
          </w:tcPr>
          <w:p w14:paraId="2F9C2145"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4139E6">
            <w:pPr>
              <w:rPr>
                <w:sz w:val="18"/>
              </w:rPr>
            </w:pPr>
            <w:r w:rsidRPr="006E3E44">
              <w:rPr>
                <w:sz w:val="18"/>
              </w:rPr>
              <w:t>Test13</w:t>
            </w:r>
          </w:p>
        </w:tc>
        <w:tc>
          <w:tcPr>
            <w:tcW w:w="0" w:type="auto"/>
          </w:tcPr>
          <w:p w14:paraId="0611B3A9"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4139E6">
            <w:pPr>
              <w:rPr>
                <w:sz w:val="18"/>
              </w:rPr>
            </w:pPr>
            <w:r>
              <w:rPr>
                <w:sz w:val="18"/>
              </w:rPr>
              <w:t>Test14</w:t>
            </w:r>
          </w:p>
        </w:tc>
        <w:tc>
          <w:tcPr>
            <w:tcW w:w="0" w:type="auto"/>
          </w:tcPr>
          <w:p w14:paraId="20590590" w14:textId="77777777" w:rsidR="00B55CAB" w:rsidRPr="00071BEF" w:rsidRDefault="00B55CAB" w:rsidP="004139E6">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4139E6">
            <w:pPr>
              <w:rPr>
                <w:sz w:val="18"/>
              </w:rPr>
            </w:pPr>
            <w:r w:rsidRPr="006E3E44">
              <w:rPr>
                <w:sz w:val="18"/>
              </w:rPr>
              <w:t>Test15</w:t>
            </w:r>
          </w:p>
        </w:tc>
        <w:tc>
          <w:tcPr>
            <w:tcW w:w="0" w:type="auto"/>
          </w:tcPr>
          <w:p w14:paraId="390A46F2"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4139E6">
            <w:pPr>
              <w:rPr>
                <w:sz w:val="18"/>
              </w:rPr>
            </w:pPr>
            <w:r w:rsidRPr="006E3E44">
              <w:rPr>
                <w:sz w:val="18"/>
              </w:rPr>
              <w:t>Test16</w:t>
            </w:r>
          </w:p>
        </w:tc>
        <w:tc>
          <w:tcPr>
            <w:tcW w:w="0" w:type="auto"/>
          </w:tcPr>
          <w:p w14:paraId="46768E5E"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4139E6">
            <w:pPr>
              <w:rPr>
                <w:sz w:val="18"/>
              </w:rPr>
            </w:pPr>
            <w:r w:rsidRPr="006E3E44">
              <w:rPr>
                <w:sz w:val="18"/>
              </w:rPr>
              <w:t>Test17</w:t>
            </w:r>
          </w:p>
        </w:tc>
        <w:tc>
          <w:tcPr>
            <w:tcW w:w="0" w:type="auto"/>
          </w:tcPr>
          <w:p w14:paraId="6F79752F"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4139E6">
            <w:pPr>
              <w:rPr>
                <w:sz w:val="18"/>
              </w:rPr>
            </w:pPr>
            <w:r w:rsidRPr="006E3E44">
              <w:rPr>
                <w:sz w:val="18"/>
              </w:rPr>
              <w:t>Test18</w:t>
            </w:r>
          </w:p>
        </w:tc>
        <w:tc>
          <w:tcPr>
            <w:tcW w:w="0" w:type="auto"/>
          </w:tcPr>
          <w:p w14:paraId="4327E37D"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4139E6">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4139E6">
            <w:pPr>
              <w:rPr>
                <w:sz w:val="18"/>
              </w:rPr>
            </w:pPr>
            <w:r w:rsidRPr="006E3E44">
              <w:rPr>
                <w:sz w:val="18"/>
              </w:rPr>
              <w:t>Test19</w:t>
            </w:r>
          </w:p>
        </w:tc>
        <w:tc>
          <w:tcPr>
            <w:tcW w:w="0" w:type="auto"/>
          </w:tcPr>
          <w:p w14:paraId="4D56CADE"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4139E6">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4139E6">
            <w:pPr>
              <w:rPr>
                <w:sz w:val="18"/>
              </w:rPr>
            </w:pPr>
            <w:r w:rsidRPr="006E3E44">
              <w:rPr>
                <w:sz w:val="18"/>
              </w:rPr>
              <w:t>Test20</w:t>
            </w:r>
          </w:p>
        </w:tc>
        <w:tc>
          <w:tcPr>
            <w:tcW w:w="0" w:type="auto"/>
          </w:tcPr>
          <w:p w14:paraId="512B74FB"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4139E6">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4139E6">
            <w:pPr>
              <w:rPr>
                <w:sz w:val="18"/>
              </w:rPr>
            </w:pPr>
            <w:r w:rsidRPr="006E3E44">
              <w:rPr>
                <w:sz w:val="18"/>
              </w:rPr>
              <w:t>Test21</w:t>
            </w:r>
          </w:p>
        </w:tc>
        <w:tc>
          <w:tcPr>
            <w:tcW w:w="0" w:type="auto"/>
          </w:tcPr>
          <w:p w14:paraId="798FF80F"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4139E6">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4139E6">
            <w:pPr>
              <w:rPr>
                <w:sz w:val="18"/>
              </w:rPr>
            </w:pPr>
            <w:r w:rsidRPr="006E3E44">
              <w:rPr>
                <w:sz w:val="18"/>
              </w:rPr>
              <w:t>Test22</w:t>
            </w:r>
          </w:p>
        </w:tc>
        <w:tc>
          <w:tcPr>
            <w:tcW w:w="0" w:type="auto"/>
          </w:tcPr>
          <w:p w14:paraId="1300E8E5"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4139E6">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4139E6">
            <w:pPr>
              <w:rPr>
                <w:sz w:val="18"/>
              </w:rPr>
            </w:pPr>
            <w:r w:rsidRPr="006E3E44">
              <w:rPr>
                <w:sz w:val="18"/>
              </w:rPr>
              <w:t>Test23</w:t>
            </w:r>
          </w:p>
        </w:tc>
        <w:tc>
          <w:tcPr>
            <w:tcW w:w="0" w:type="auto"/>
          </w:tcPr>
          <w:p w14:paraId="52F84B5C"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4139E6">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4139E6">
            <w:pPr>
              <w:rPr>
                <w:sz w:val="18"/>
              </w:rPr>
            </w:pPr>
            <w:r w:rsidRPr="006E3E44">
              <w:rPr>
                <w:sz w:val="18"/>
              </w:rPr>
              <w:t>Test24</w:t>
            </w:r>
          </w:p>
        </w:tc>
        <w:tc>
          <w:tcPr>
            <w:tcW w:w="0" w:type="auto"/>
          </w:tcPr>
          <w:p w14:paraId="554B8F02"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4139E6">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4139E6">
            <w:pPr>
              <w:rPr>
                <w:sz w:val="18"/>
              </w:rPr>
            </w:pPr>
            <w:r w:rsidRPr="006E3E44">
              <w:rPr>
                <w:sz w:val="18"/>
              </w:rPr>
              <w:t>Test25</w:t>
            </w:r>
          </w:p>
        </w:tc>
        <w:tc>
          <w:tcPr>
            <w:tcW w:w="0" w:type="auto"/>
          </w:tcPr>
          <w:p w14:paraId="250C9567"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77777777" w:rsidR="00B55CAB" w:rsidRPr="007D09CB" w:rsidRDefault="00B55CAB" w:rsidP="004139E6">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441B099E" w14:textId="77777777" w:rsidR="00B55CAB" w:rsidRPr="00EE463C" w:rsidRDefault="00B55CAB" w:rsidP="00204924"/>
    <w:p w14:paraId="0DA72311" w14:textId="0574AF98" w:rsidR="00204924" w:rsidRDefault="00204924" w:rsidP="00204924">
      <w:pPr>
        <w:pStyle w:val="Heading1"/>
      </w:pPr>
      <w:bookmarkStart w:id="344" w:name="_Ref417470012"/>
      <w:bookmarkStart w:id="345" w:name="_Toc417470270"/>
      <w:bookmarkStart w:id="346" w:name="_GoBack"/>
      <w:bookmarkEnd w:id="346"/>
      <w:r>
        <w:t>Compiling</w:t>
      </w:r>
      <w:bookmarkEnd w:id="344"/>
      <w:r w:rsidR="001165AB">
        <w:t xml:space="preserve"> FAST</w:t>
      </w:r>
      <w:bookmarkEnd w:id="345"/>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7777777" w:rsidR="00204924" w:rsidRDefault="00204924" w:rsidP="00204924">
      <w:pPr>
        <w:pStyle w:val="ListParagraph"/>
        <w:numPr>
          <w:ilvl w:val="0"/>
          <w:numId w:val="12"/>
        </w:numPr>
      </w:pPr>
      <w:r>
        <w:t xml:space="preserve">A Microsoft Visual Studio 2010 project with all of the FAST source files and settings needed to compile in Release or Debug mode. This project places executables called </w:t>
      </w:r>
      <w:r>
        <w:lastRenderedPageBreak/>
        <w:t>“FAST_dev_Win32.exe” and “FAST_dev_debug_Win32.exe” in the &lt;FAST8&gt;\bin folder.</w:t>
      </w:r>
      <w:r>
        <w:rPr>
          <w:rStyle w:val="FootnoteReference"/>
        </w:rPr>
        <w:footnoteReference w:id="10"/>
      </w:r>
      <w:r>
        <w:t xml:space="preserve"> (</w:t>
      </w:r>
      <w:proofErr w:type="gramStart"/>
      <w:r>
        <w:t>renamed</w:t>
      </w:r>
      <w:proofErr w:type="gramEnd"/>
      <w:r>
        <w:t xml:space="preserve"> with “_dev” to prevent overwriting the executables created by NREL and distributed with FAST).</w:t>
      </w:r>
    </w:p>
    <w:p w14:paraId="03E8380D" w14:textId="77777777" w:rsidR="00204924" w:rsidRDefault="00204924" w:rsidP="00204924">
      <w:pPr>
        <w:pStyle w:val="ListParagraph"/>
        <w:numPr>
          <w:ilvl w:val="0"/>
          <w:numId w:val="12"/>
        </w:numPr>
      </w:pPr>
      <w:r>
        <w:t xml:space="preserve">A Windows® batch script that can be run from your Intel </w:t>
      </w:r>
      <w:proofErr w:type="gramStart"/>
      <w:r>
        <w:t>Fortran</w:t>
      </w:r>
      <w:proofErr w:type="gramEnd"/>
      <w:r>
        <w:t xml:space="preserve"> Command Prompt Window, with very little (if any) modification. This batch file creates executables named “FAST_iwin32.exe” and “FAST_iwin64.exe” in the &lt;FAST8&gt;\bin folder. We recommend you use the Visual Studio project instead of this batch script.</w:t>
      </w:r>
    </w:p>
    <w:p w14:paraId="7EBB09E2" w14:textId="77777777" w:rsidR="00204924" w:rsidRDefault="00204924" w:rsidP="00204924">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 in the &lt;FAST8&gt;\bin folder. To run this on Windows, you will need to install binaries of the LAPACK libraries. Please see “CompilingInstructions_FASTv8.pdf” for details. This </w:t>
      </w:r>
      <w:proofErr w:type="spellStart"/>
      <w:r w:rsidRPr="00EA3ECC">
        <w:rPr>
          <w:i/>
        </w:rPr>
        <w:t>makefile</w:t>
      </w:r>
      <w:proofErr w:type="spellEnd"/>
      <w:r>
        <w:t xml:space="preserve"> has been tested only on Windows. Also note that offshore models do not run with the gfortran executables (land-based models do).</w:t>
      </w:r>
    </w:p>
    <w:p w14:paraId="68772806" w14:textId="77777777" w:rsidR="00204924" w:rsidRDefault="00204924" w:rsidP="00204924">
      <w:r>
        <w:t xml:space="preserve">All of these tools for compiling are set up to compile and link with the appropriate settings, though you may have to modify the </w:t>
      </w:r>
      <w:proofErr w:type="spellStart"/>
      <w:r w:rsidRPr="00EA3ECC">
        <w:rPr>
          <w:i/>
        </w:rPr>
        <w:t>makefile</w:t>
      </w:r>
      <w:proofErr w:type="spellEnd"/>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 xml:space="preserve">Intel® Visual </w:t>
      </w:r>
      <w:proofErr w:type="gramStart"/>
      <w:r>
        <w:t>Fortran</w:t>
      </w:r>
      <w:proofErr w:type="gramEnd"/>
      <w:r>
        <w:t xml:space="preserve">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353" w:name="_Ref413700469"/>
      <w:bookmarkStart w:id="354" w:name="_Toc417470271"/>
      <w:r>
        <w:t>FAST v8 Interface to Simulink</w:t>
      </w:r>
      <w:bookmarkEnd w:id="353"/>
      <w:bookmarkEnd w:id="354"/>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355" w:name="_Ref412115319"/>
      <w:bookmarkStart w:id="356" w:name="_Toc417470272"/>
      <w:r>
        <w:t xml:space="preserve">Major Changes </w:t>
      </w:r>
      <w:proofErr w:type="gramStart"/>
      <w:r>
        <w:t>Between</w:t>
      </w:r>
      <w:proofErr w:type="gramEnd"/>
      <w:r>
        <w:t xml:space="preserve"> the FAST v7 and v8 Interfaces to Simulink</w:t>
      </w:r>
      <w:bookmarkEnd w:id="356"/>
    </w:p>
    <w:p w14:paraId="3FA1C408" w14:textId="5FE1E34B" w:rsidR="00CA094B" w:rsidRDefault="00CA094B" w:rsidP="00805E93">
      <w:r>
        <w:t xml:space="preserve">For </w:t>
      </w:r>
      <w:del w:id="357" w:author="Bonnie Jonkman" w:date="2015-04-15T13:49:00Z">
        <w:r w:rsidDel="00E226D9">
          <w:delText xml:space="preserve">those </w:delText>
        </w:r>
      </w:del>
      <w:ins w:id="358"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lastRenderedPageBreak/>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77777777"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359" w:name="_Toc417470273"/>
      <w:r>
        <w:t>Definition of the FAST v8 Interface to Simulink</w:t>
      </w:r>
      <w:bookmarkEnd w:id="355"/>
      <w:bookmarkEnd w:id="359"/>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053AB0" w:rsidRPr="00CF75BB" w:rsidRDefault="00053AB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053AB0" w:rsidRPr="00CF75BB" w:rsidRDefault="00053AB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053AB0" w:rsidRPr="00CF75BB" w:rsidRDefault="00053AB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053AB0" w:rsidRPr="00CF75BB" w:rsidRDefault="00053AB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053AB0" w:rsidRPr="00CF75BB" w:rsidRDefault="00053AB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053AB0" w:rsidRPr="00CF75BB" w:rsidRDefault="00053AB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053AB0" w:rsidRPr="00CF75BB" w:rsidRDefault="00053AB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053AB0" w:rsidRPr="00CF75BB" w:rsidRDefault="00053AB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360" w:name="_Ref412536543"/>
      <w:r>
        <w:t xml:space="preserve">Figure </w:t>
      </w:r>
      <w:r w:rsidR="00053AB0">
        <w:fldChar w:fldCharType="begin"/>
      </w:r>
      <w:r w:rsidR="00053AB0">
        <w:instrText xml:space="preserve"> SEQ Figure \* ARABIC </w:instrText>
      </w:r>
      <w:r w:rsidR="00053AB0">
        <w:fldChar w:fldCharType="separate"/>
      </w:r>
      <w:r w:rsidR="008462CD">
        <w:rPr>
          <w:noProof/>
        </w:rPr>
        <w:t>5</w:t>
      </w:r>
      <w:r w:rsidR="00053AB0">
        <w:rPr>
          <w:noProof/>
        </w:rPr>
        <w:fldChar w:fldCharType="end"/>
      </w:r>
      <w:bookmarkEnd w:id="360"/>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361" w:name="_Ref411514591"/>
      <w:r>
        <w:t>S-Function Parameters</w:t>
      </w:r>
      <w:bookmarkEnd w:id="361"/>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lastRenderedPageBreak/>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r w:rsidR="00053AB0">
        <w:fldChar w:fldCharType="begin"/>
      </w:r>
      <w:r w:rsidR="00053AB0">
        <w:instrText xml:space="preserve"> SEQ Figure \* ARABIC </w:instrText>
      </w:r>
      <w:r w:rsidR="00053AB0">
        <w:fldChar w:fldCharType="separate"/>
      </w:r>
      <w:r w:rsidR="008462CD">
        <w:rPr>
          <w:noProof/>
        </w:rPr>
        <w:t>6</w:t>
      </w:r>
      <w:r w:rsidR="00053AB0">
        <w:rPr>
          <w:noProof/>
        </w:rPr>
        <w:fldChar w:fldCharType="end"/>
      </w:r>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r w:rsidR="00053AB0">
        <w:fldChar w:fldCharType="begin"/>
      </w:r>
      <w:r w:rsidR="00053AB0">
        <w:instrText xml:space="preserve"> SEQ Figure \* ARABIC </w:instrText>
      </w:r>
      <w:r w:rsidR="00053AB0">
        <w:fldChar w:fldCharType="separate"/>
      </w:r>
      <w:r w:rsidR="008462CD">
        <w:rPr>
          <w:noProof/>
        </w:rPr>
        <w:t>7</w:t>
      </w:r>
      <w:r w:rsidR="00053AB0">
        <w:rPr>
          <w:noProof/>
        </w:rPr>
        <w:fldChar w:fldCharType="end"/>
      </w:r>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1"/>
      </w:r>
    </w:p>
    <w:p w14:paraId="2164B4A4" w14:textId="77777777" w:rsidR="00D0774B" w:rsidRDefault="00D720E0" w:rsidP="003F0FFD">
      <w:pPr>
        <w:pStyle w:val="Heading3"/>
      </w:pPr>
      <w:bookmarkStart w:id="362" w:name="_Ref412806082"/>
      <w:r>
        <w:lastRenderedPageBreak/>
        <w:t xml:space="preserve">S-Function </w:t>
      </w:r>
      <w:r w:rsidR="00D0774B">
        <w:t>Inputs</w:t>
      </w:r>
      <w:bookmarkEnd w:id="362"/>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2164B4AF" w14:textId="29EB5160"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r w:rsidR="00053AB0">
        <w:fldChar w:fldCharType="begin"/>
      </w:r>
      <w:r w:rsidR="00053AB0">
        <w:instrText xml:space="preserve"> SEQ Figure \* ARABIC </w:instrText>
      </w:r>
      <w:r w:rsidR="00053AB0">
        <w:fldChar w:fldCharType="separate"/>
      </w:r>
      <w:r w:rsidR="008462CD">
        <w:rPr>
          <w:noProof/>
        </w:rPr>
        <w:t>8</w:t>
      </w:r>
      <w:r w:rsidR="00053AB0">
        <w:rPr>
          <w:noProof/>
        </w:rPr>
        <w:fldChar w:fldCharType="end"/>
      </w:r>
      <w:r>
        <w:t>: FAST v8 Nonlinear Wind Turbine Block in Simulink</w:t>
      </w:r>
    </w:p>
    <w:p w14:paraId="2164B4B2" w14:textId="77777777" w:rsidR="00D0774B" w:rsidRDefault="00D720E0" w:rsidP="003F0FFD">
      <w:pPr>
        <w:pStyle w:val="Heading3"/>
      </w:pPr>
      <w:r>
        <w:lastRenderedPageBreak/>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363" w:name="_Ref415562525"/>
      <w:r>
        <w:t xml:space="preserve">S-Function </w:t>
      </w:r>
      <w:r w:rsidR="00D0774B">
        <w:t>States</w:t>
      </w:r>
      <w:bookmarkEnd w:id="363"/>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364" w:name="_Toc417470274"/>
      <w:r>
        <w:t>Converting FAST v7 Simulink Models to FAST v8</w:t>
      </w:r>
      <w:bookmarkEnd w:id="364"/>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8462CD">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w:t>
      </w:r>
      <w:r w:rsidR="00825D8B">
        <w:lastRenderedPageBreak/>
        <w:t xml:space="preserve">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77777777" w:rsidR="00D0774B" w:rsidRPr="00EC786F" w:rsidRDefault="00D0774B" w:rsidP="00D0774B">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365" w:name="_Toc417470275"/>
      <w:r>
        <w:t>Running FAST in Simulink</w:t>
      </w:r>
      <w:bookmarkEnd w:id="365"/>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t>Sample Simulink Models for FAST v8</w:t>
      </w:r>
    </w:p>
    <w:p w14:paraId="2164B4CB" w14:textId="77777777" w:rsidR="00D0774B" w:rsidRDefault="00D0774B" w:rsidP="00D0774B">
      <w:commentRangeStart w:id="366"/>
      <w:r>
        <w:t>Two sample models for running FAST v8 with Simulink</w:t>
      </w:r>
      <w:commentRangeEnd w:id="366"/>
      <w:r w:rsidR="00A76DE9">
        <w:rPr>
          <w:rStyle w:val="CommentReference"/>
        </w:rPr>
        <w:commentReference w:id="366"/>
      </w:r>
      <w:r>
        <w:t xml:space="preserve">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lastRenderedPageBreak/>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r w:rsidR="00053AB0">
        <w:fldChar w:fldCharType="begin"/>
      </w:r>
      <w:r w:rsidR="00053AB0">
        <w:instrText xml:space="preserve"> SEQ Figure \* ARABIC </w:instrText>
      </w:r>
      <w:r w:rsidR="00053AB0">
        <w:fldChar w:fldCharType="separate"/>
      </w:r>
      <w:r w:rsidR="008462CD">
        <w:rPr>
          <w:noProof/>
        </w:rPr>
        <w:t>9</w:t>
      </w:r>
      <w:r w:rsidR="00053AB0">
        <w:rPr>
          <w:noProof/>
        </w:rPr>
        <w:fldChar w:fldCharType="end"/>
      </w:r>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r w:rsidR="00053AB0">
        <w:fldChar w:fldCharType="begin"/>
      </w:r>
      <w:r w:rsidR="00053AB0">
        <w:instrText xml:space="preserve"> SEQ Figure \* ARABIC </w:instrText>
      </w:r>
      <w:r w:rsidR="00053AB0">
        <w:fldChar w:fldCharType="separate"/>
      </w:r>
      <w:r w:rsidR="008462CD">
        <w:rPr>
          <w:noProof/>
        </w:rPr>
        <w:t>10</w:t>
      </w:r>
      <w:r w:rsidR="00053AB0">
        <w:rPr>
          <w:noProof/>
        </w:rPr>
        <w:fldChar w:fldCharType="end"/>
      </w:r>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367" w:name="_Toc417470276"/>
      <w:r>
        <w:t xml:space="preserve">Compiling </w:t>
      </w:r>
      <w:r w:rsidR="008509E5">
        <w:t xml:space="preserve">FAST </w:t>
      </w:r>
      <w:r>
        <w:t>for Simulink</w:t>
      </w:r>
      <w:bookmarkEnd w:id="367"/>
    </w:p>
    <w:p w14:paraId="2164B4D8" w14:textId="7E1690EB"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42CC9959" w:rsidR="00955CA5" w:rsidRDefault="00F00B79" w:rsidP="0027571D">
      <w:r>
        <w:t>Compiling the FAST library is very similar to compiling the stand-alone version of FAST v8</w:t>
      </w:r>
      <w:r w:rsidR="00063365">
        <w:t>, which is described in the “</w:t>
      </w:r>
      <w:ins w:id="368" w:author="Bonnie Jonkman" w:date="2015-04-22T12:44:00Z">
        <w:r w:rsidR="001165AB">
          <w:fldChar w:fldCharType="begin"/>
        </w:r>
        <w:r w:rsidR="001165AB">
          <w:instrText xml:space="preserve"> REF _Ref417470012 \h </w:instrText>
        </w:r>
      </w:ins>
      <w:r w:rsidR="001165AB">
        <w:fldChar w:fldCharType="separate"/>
      </w:r>
      <w:ins w:id="369" w:author="Bonnie Jonkman" w:date="2015-04-22T12:49:00Z">
        <w:r w:rsidR="008462CD">
          <w:t>Comp</w:t>
        </w:r>
        <w:r w:rsidR="008462CD">
          <w:t>i</w:t>
        </w:r>
        <w:r w:rsidR="008462CD">
          <w:t>ling</w:t>
        </w:r>
      </w:ins>
      <w:ins w:id="370" w:author="Bonnie Jonkman" w:date="2015-04-22T12:44:00Z">
        <w:r w:rsidR="001165AB">
          <w:fldChar w:fldCharType="end"/>
        </w:r>
      </w:ins>
      <w:del w:id="371" w:author="Bonnie Jonkman" w:date="2015-04-22T12:47:00Z">
        <w:r w:rsidR="00063365" w:rsidDel="00406E21">
          <w:fldChar w:fldCharType="begin"/>
        </w:r>
        <w:r w:rsidR="00063365" w:rsidDel="00406E21">
          <w:delInstrText xml:space="preserve"> REF _Ref412121277 \h </w:delInstrText>
        </w:r>
      </w:del>
      <w:del w:id="372" w:author="Bonnie Jonkman" w:date="2015-04-22T12:33:00Z">
        <w:r w:rsidR="003A2ABC" w:rsidDel="009B7C07">
          <w:delInstrText>Compiling</w:delInstrText>
        </w:r>
      </w:del>
      <w:del w:id="373" w:author="Bonnie Jonkman" w:date="2015-04-22T12:47:00Z">
        <w:r w:rsidR="00DB55A3" w:rsidDel="00406E21">
          <w:fldChar w:fldCharType="separate"/>
        </w:r>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r w:rsidR="00053AB0">
        <w:fldChar w:fldCharType="begin"/>
      </w:r>
      <w:r w:rsidR="00053AB0">
        <w:instrText xml:space="preserve"> SEQ Figure \* ARABIC </w:instrText>
      </w:r>
      <w:r w:rsidR="00053AB0">
        <w:fldChar w:fldCharType="separate"/>
      </w:r>
      <w:r w:rsidR="008462CD">
        <w:rPr>
          <w:noProof/>
        </w:rPr>
        <w:t>11</w:t>
      </w:r>
      <w:r w:rsidR="00053AB0">
        <w:rPr>
          <w:noProof/>
        </w:rPr>
        <w:fldChar w:fldCharType="end"/>
      </w:r>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r w:rsidR="00053AB0">
        <w:fldChar w:fldCharType="begin"/>
      </w:r>
      <w:r w:rsidR="00053AB0">
        <w:instrText xml:space="preserve"> SEQ Figure \* ARABIC </w:instrText>
      </w:r>
      <w:r w:rsidR="00053AB0">
        <w:fldChar w:fldCharType="separate"/>
      </w:r>
      <w:r w:rsidR="008462CD">
        <w:rPr>
          <w:noProof/>
        </w:rPr>
        <w:t>12</w:t>
      </w:r>
      <w:r w:rsidR="00053AB0">
        <w:rPr>
          <w:noProof/>
        </w:rPr>
        <w:fldChar w:fldCharType="end"/>
      </w:r>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2164B4EA" w14:textId="6C2B52E3"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r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2164B4ED" w14:textId="77777777"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77777777" w:rsidR="00F00B79" w:rsidRDefault="00F00B79" w:rsidP="003F6633">
      <w:r>
        <w:t xml:space="preserve">These commands compile </w:t>
      </w:r>
      <w:proofErr w:type="spellStart"/>
      <w:r>
        <w:t>FAST_SFunc.c</w:t>
      </w:r>
      <w:proofErr w:type="spellEnd"/>
      <w:r>
        <w:t xml:space="preserve"> (which includes </w:t>
      </w:r>
      <w:proofErr w:type="spellStart"/>
      <w:r>
        <w:t>FAST_Library.h</w:t>
      </w:r>
      <w:proofErr w:type="spellEnd"/>
      <w:r>
        <w:t xml:space="preserve">) and link it with the FAST_Library_*.lib file for the appropriate addressing scheme (32- or 64-bits). If you are using a 32-bit Windows® version of </w:t>
      </w:r>
      <w:r w:rsidR="00AE3A86">
        <w:t>MATLAB</w:t>
      </w:r>
      <w:r>
        <w:t xml:space="preserve">, this will produce </w:t>
      </w:r>
      <w:proofErr w:type="gramStart"/>
      <w:r>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lastRenderedPageBreak/>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3A7BDB36" w14:textId="77777777" w:rsidR="006E3D24" w:rsidRDefault="006E3D24" w:rsidP="006E3D24">
      <w:pPr>
        <w:pStyle w:val="Heading1"/>
      </w:pPr>
      <w:bookmarkStart w:id="374" w:name="_Toc417470277"/>
      <w:r>
        <w:t>Future Work</w:t>
      </w:r>
      <w:bookmarkEnd w:id="374"/>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 xml:space="preserve">Upgrade ElastoDyn and AeroDyn to have distinct discretization schemes for the blades and tower (currently ElastoDyn uses </w:t>
      </w:r>
      <w:proofErr w:type="spellStart"/>
      <w:r>
        <w:t>AeroDyn’s</w:t>
      </w:r>
      <w:proofErr w:type="spellEnd"/>
      <w:r>
        <w:t xml:space="preserve"> blade discretization and AeroDyn uses </w:t>
      </w:r>
      <w:proofErr w:type="spellStart"/>
      <w:r>
        <w:t>ElastoDyn’s</w:t>
      </w:r>
      <w:proofErr w:type="spellEnd"/>
      <w:r>
        <w:t xml:space="preserve">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375" w:name="_Toc417470278"/>
      <w:r>
        <w:t>Feedback</w:t>
      </w:r>
      <w:bookmarkEnd w:id="375"/>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49B1DB08" w:rsidR="00452E60" w:rsidRDefault="006D7B34" w:rsidP="007D7E91">
      <w:pPr>
        <w:pStyle w:val="Heading1"/>
      </w:pPr>
      <w:bookmarkStart w:id="376" w:name="_Ref392062682"/>
      <w:bookmarkStart w:id="377" w:name="_Toc417470279"/>
      <w:r>
        <w:lastRenderedPageBreak/>
        <w:t>Appendix</w:t>
      </w:r>
      <w:r w:rsidR="00185772">
        <w:t xml:space="preserve"> </w:t>
      </w:r>
      <w:r w:rsidR="00244B64">
        <w:fldChar w:fldCharType="begin"/>
      </w:r>
      <w:r w:rsidR="00244B64">
        <w:instrText xml:space="preserve"> SEQ Appendix \* MERGEFORMAT \* ALPHABETIC \* MERGEFORMAT </w:instrText>
      </w:r>
      <w:r w:rsidR="00244B64">
        <w:fldChar w:fldCharType="separate"/>
      </w:r>
      <w:r w:rsidR="008462CD">
        <w:rPr>
          <w:noProof/>
        </w:rPr>
        <w:t>A</w:t>
      </w:r>
      <w:r w:rsidR="00244B64">
        <w:rPr>
          <w:noProof/>
        </w:rPr>
        <w:fldChar w:fldCharType="end"/>
      </w:r>
      <w:r>
        <w:t xml:space="preserve">: </w:t>
      </w:r>
      <w:r w:rsidR="00992CCA">
        <w:t xml:space="preserve">Example FAST </w:t>
      </w:r>
      <w:r w:rsidR="00B859C9">
        <w:t>v8.</w:t>
      </w:r>
      <w:r w:rsidR="005408C3">
        <w:t>1</w:t>
      </w:r>
      <w:r w:rsidR="005408C3">
        <w:t>1</w:t>
      </w:r>
      <w:r w:rsidR="00B859C9">
        <w:t xml:space="preserve">.* </w:t>
      </w:r>
      <w:r w:rsidR="00992CCA">
        <w:t>Input File</w:t>
      </w:r>
      <w:bookmarkEnd w:id="376"/>
      <w:bookmarkEnd w:id="377"/>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14:paraId="2164B57C"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2164B588"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14:paraId="2164B589"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14:paraId="2164B59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2164B595"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14:paraId="2164B597"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14:paraId="2164B598"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053AB0" w:rsidRDefault="00053AB0" w:rsidP="001017C7">
                            <w:pPr>
                              <w:spacing w:after="0" w:line="240" w:lineRule="auto"/>
                              <w:rPr>
                                <w:ins w:id="378"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5408C3" w:rsidRPr="00C914B8" w:rsidRDefault="005408C3" w:rsidP="001017C7">
                            <w:pPr>
                              <w:spacing w:after="0" w:line="240" w:lineRule="auto"/>
                              <w:rPr>
                                <w:rFonts w:ascii="Courier New" w:hAnsi="Courier New" w:cs="Courier New"/>
                                <w:sz w:val="15"/>
                                <w:szCs w:val="15"/>
                              </w:rPr>
                            </w:pPr>
                            <w:ins w:id="379" w:author="Bonnie Jonkman" w:date="2015-04-22T10:27:00Z">
                              <w:r w:rsidRPr="005408C3">
                                <w:rPr>
                                  <w:rFonts w:ascii="Courier New" w:hAnsi="Courier New" w:cs="Courier New"/>
                                  <w:sz w:val="15"/>
                                  <w:szCs w:val="15"/>
                                </w:rPr>
                                <w:t xml:space="preserve"> </w:t>
                              </w:r>
                            </w:ins>
                            <w:ins w:id="380" w:author="Bonnie Jonkman" w:date="2015-04-22T10:28:00Z">
                              <w:r>
                                <w:rPr>
                                  <w:rFonts w:ascii="Courier New" w:hAnsi="Courier New" w:cs="Courier New"/>
                                  <w:sz w:val="15"/>
                                  <w:szCs w:val="15"/>
                                </w:rPr>
                                <w:t xml:space="preserve"> </w:t>
                              </w:r>
                            </w:ins>
                            <w:ins w:id="381"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14:paraId="2164B57C"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2164B588"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14:paraId="2164B589"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14:paraId="2164B59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2164B595"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14:paraId="2164B597"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14:paraId="2164B598"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053AB0" w:rsidRDefault="00053AB0" w:rsidP="001017C7">
                      <w:pPr>
                        <w:spacing w:after="0" w:line="240" w:lineRule="auto"/>
                        <w:rPr>
                          <w:ins w:id="382"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5408C3" w:rsidRPr="00C914B8" w:rsidRDefault="005408C3" w:rsidP="001017C7">
                      <w:pPr>
                        <w:spacing w:after="0" w:line="240" w:lineRule="auto"/>
                        <w:rPr>
                          <w:rFonts w:ascii="Courier New" w:hAnsi="Courier New" w:cs="Courier New"/>
                          <w:sz w:val="15"/>
                          <w:szCs w:val="15"/>
                        </w:rPr>
                      </w:pPr>
                      <w:ins w:id="383" w:author="Bonnie Jonkman" w:date="2015-04-22T10:27:00Z">
                        <w:r w:rsidRPr="005408C3">
                          <w:rPr>
                            <w:rFonts w:ascii="Courier New" w:hAnsi="Courier New" w:cs="Courier New"/>
                            <w:sz w:val="15"/>
                            <w:szCs w:val="15"/>
                          </w:rPr>
                          <w:t xml:space="preserve"> </w:t>
                        </w:r>
                      </w:ins>
                      <w:ins w:id="384" w:author="Bonnie Jonkman" w:date="2015-04-22T10:28:00Z">
                        <w:r>
                          <w:rPr>
                            <w:rFonts w:ascii="Courier New" w:hAnsi="Courier New" w:cs="Courier New"/>
                            <w:sz w:val="15"/>
                            <w:szCs w:val="15"/>
                          </w:rPr>
                          <w:t xml:space="preserve"> </w:t>
                        </w:r>
                      </w:ins>
                      <w:ins w:id="385"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38763C0E" w:rsidR="007F2710" w:rsidRDefault="001017C7" w:rsidP="001017C7">
      <w:pPr>
        <w:pStyle w:val="Caption"/>
        <w:jc w:val="center"/>
      </w:pPr>
      <w:r>
        <w:t xml:space="preserve">Figure </w:t>
      </w:r>
      <w:r w:rsidR="00053AB0">
        <w:fldChar w:fldCharType="begin"/>
      </w:r>
      <w:r w:rsidR="00053AB0">
        <w:instrText xml:space="preserve"> SEQ Figure \* ARABIC </w:instrText>
      </w:r>
      <w:r w:rsidR="00053AB0">
        <w:fldChar w:fldCharType="separate"/>
      </w:r>
      <w:r w:rsidR="008462CD">
        <w:rPr>
          <w:noProof/>
        </w:rPr>
        <w:t>13</w:t>
      </w:r>
      <w:r w:rsidR="00053AB0">
        <w:rPr>
          <w:noProof/>
        </w:rPr>
        <w:fldChar w:fldCharType="end"/>
      </w:r>
      <w:r>
        <w:t>: Example FAST v8.</w:t>
      </w:r>
      <w:r w:rsidR="005C5A0C">
        <w:t>1</w:t>
      </w:r>
      <w:r w:rsidR="006F3B17">
        <w:t>1</w:t>
      </w:r>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7" w:author="Bonnie Jonkman" w:date="2015-04-21T10:35:00Z" w:initials="BJJ">
    <w:p w14:paraId="7DF51F37" w14:textId="08391C91" w:rsidR="00241AB7" w:rsidRDefault="00241AB7">
      <w:pPr>
        <w:pStyle w:val="CommentText"/>
      </w:pPr>
      <w:r>
        <w:rPr>
          <w:rStyle w:val="CommentReference"/>
        </w:rPr>
        <w:annotationRef/>
      </w:r>
      <w:proofErr w:type="spellStart"/>
      <w:r>
        <w:t>IceF</w:t>
      </w:r>
      <w:proofErr w:type="spellEnd"/>
      <w:r>
        <w:t xml:space="preserve">, HD, SD, FAST; check that summary files are closed ASAP, preferably in </w:t>
      </w:r>
      <w:proofErr w:type="spellStart"/>
      <w:r>
        <w:t>Init.</w:t>
      </w:r>
      <w:proofErr w:type="spellEnd"/>
    </w:p>
  </w:comment>
  <w:comment w:id="366" w:author="Bonnie Jonkman" w:date="2015-04-21T10:37:00Z" w:initials="BJJ">
    <w:p w14:paraId="4C1DFA4C" w14:textId="3DF685DE" w:rsidR="00A76DE9" w:rsidRDefault="00A76DE9">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22BB53" w14:textId="77777777" w:rsidR="00244B64" w:rsidRDefault="00244B64" w:rsidP="0032059E">
      <w:pPr>
        <w:spacing w:after="0" w:line="240" w:lineRule="auto"/>
      </w:pPr>
      <w:r>
        <w:separator/>
      </w:r>
    </w:p>
  </w:endnote>
  <w:endnote w:type="continuationSeparator" w:id="0">
    <w:p w14:paraId="5DE8E3D8" w14:textId="77777777" w:rsidR="00244B64" w:rsidRDefault="00244B64"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053AB0" w:rsidRPr="006228F7" w:rsidRDefault="00053AB0" w:rsidP="008A0C65">
    <w:pPr>
      <w:pStyle w:val="Footer"/>
      <w:jc w:val="center"/>
    </w:pPr>
    <w:r>
      <w:fldChar w:fldCharType="begin"/>
    </w:r>
    <w:r>
      <w:instrText xml:space="preserve"> PAGE  \* Arabic  \* MERGEFORMAT </w:instrText>
    </w:r>
    <w:r>
      <w:fldChar w:fldCharType="separate"/>
    </w:r>
    <w:r w:rsidR="008462CD">
      <w:rPr>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8C618B" w14:textId="77777777" w:rsidR="00244B64" w:rsidRDefault="00244B64" w:rsidP="0032059E">
      <w:pPr>
        <w:spacing w:after="0" w:line="240" w:lineRule="auto"/>
      </w:pPr>
      <w:r>
        <w:separator/>
      </w:r>
    </w:p>
  </w:footnote>
  <w:footnote w:type="continuationSeparator" w:id="0">
    <w:p w14:paraId="722E16E7" w14:textId="77777777" w:rsidR="00244B64" w:rsidRDefault="00244B64" w:rsidP="0032059E">
      <w:pPr>
        <w:spacing w:after="0" w:line="240" w:lineRule="auto"/>
      </w:pPr>
      <w:r>
        <w:continuationSeparator/>
      </w:r>
    </w:p>
  </w:footnote>
  <w:footnote w:id="1">
    <w:p w14:paraId="2164B56D" w14:textId="77777777" w:rsidR="00053AB0" w:rsidRDefault="00053AB0">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053AB0" w:rsidRDefault="00053AB0">
      <w:pPr>
        <w:pStyle w:val="FootnoteText"/>
      </w:pPr>
      <w:r>
        <w:rPr>
          <w:rStyle w:val="FootnoteReference"/>
        </w:rPr>
        <w:footnoteRef/>
      </w:r>
      <w:r>
        <w:t xml:space="preserve"> These steps must be integer multiples of the structural time step.</w:t>
      </w:r>
    </w:p>
  </w:footnote>
  <w:footnote w:id="3">
    <w:p w14:paraId="2164B56F" w14:textId="77777777" w:rsidR="00053AB0" w:rsidRDefault="00053AB0"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053AB0" w:rsidRDefault="00053AB0">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053AB0" w:rsidRDefault="00053AB0" w:rsidP="008F3D10">
      <w:pPr>
        <w:pStyle w:val="FootnoteText"/>
      </w:pPr>
      <w:r>
        <w:rPr>
          <w:rStyle w:val="FootnoteReference"/>
        </w:rPr>
        <w:footnoteRef/>
      </w:r>
      <w:r>
        <w:t xml:space="preserve"> The FAST v8.10 source code can be compiled using </w:t>
      </w:r>
      <w:proofErr w:type="gramStart"/>
      <w:r>
        <w:t>gfortran,</w:t>
      </w:r>
      <w:proofErr w:type="gramEnd"/>
      <w:r>
        <w:t xml:space="preserve"> however the offshore cases do not run with this compiled executable. We are working to find the problem and fix it.</w:t>
      </w:r>
    </w:p>
  </w:footnote>
  <w:footnote w:id="6">
    <w:p w14:paraId="2164B572" w14:textId="671C0644" w:rsidR="00053AB0" w:rsidRDefault="00053AB0" w:rsidP="001A5D50">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7">
    <w:p w14:paraId="2164B573" w14:textId="77777777" w:rsidR="00053AB0" w:rsidRDefault="00053AB0"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053AB0" w:rsidRDefault="00053AB0">
      <w:pPr>
        <w:pStyle w:val="FootnoteText"/>
      </w:pPr>
      <w:r>
        <w:rPr>
          <w:rStyle w:val="FootnoteReference"/>
        </w:rPr>
        <w:footnoteRef/>
      </w:r>
      <w:r>
        <w:t xml:space="preserve"> Note that the LabVIEW interface for FAST v8 has not yet been developed.</w:t>
      </w:r>
    </w:p>
  </w:footnote>
  <w:footnote w:id="9">
    <w:p w14:paraId="2164B575" w14:textId="77777777" w:rsidR="00053AB0" w:rsidRDefault="00053AB0"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204924" w:rsidRDefault="00204924" w:rsidP="00204924">
      <w:pPr>
        <w:pStyle w:val="FootnoteText"/>
        <w:rPr>
          <w:ins w:id="347" w:author="Bonnie Jonkman" w:date="2015-04-22T12:29:00Z"/>
        </w:rPr>
      </w:pPr>
      <w:ins w:id="348" w:author="Bonnie Jonkman" w:date="2015-04-22T12:29:00Z">
        <w:r>
          <w:rPr>
            <w:rStyle w:val="FootnoteReference"/>
          </w:rPr>
          <w:footnoteRef/>
        </w:r>
        <w:r>
          <w:t xml:space="preserve"> If you are using</w:t>
        </w:r>
      </w:ins>
      <w:ins w:id="349" w:author="Bonnie Jonkman" w:date="2015-04-22T12:41:00Z">
        <w:r w:rsidR="00AD1B9B">
          <w:t xml:space="preserve"> a 2015 or later version of</w:t>
        </w:r>
      </w:ins>
      <w:ins w:id="350" w:author="Bonnie Jonkman" w:date="2015-04-22T12:29:00Z">
        <w:r>
          <w:t xml:space="preserve"> </w:t>
        </w:r>
      </w:ins>
      <w:ins w:id="351" w:author="Bonnie Jonkman" w:date="2015-04-22T12:41:00Z">
        <w:r w:rsidR="00AD1B9B">
          <w:t>Intel Fortran</w:t>
        </w:r>
      </w:ins>
      <w:ins w:id="352" w:author="Bonnie Jonkman" w:date="2015-04-22T12:29:00Z">
        <w:r>
          <w:t>, the executable may be generated in the &lt;FAST8&gt;\Compiling\</w:t>
        </w:r>
        <w:proofErr w:type="spellStart"/>
        <w:r>
          <w:t>VisualStudio</w:t>
        </w:r>
        <w:proofErr w:type="spellEnd"/>
        <w:r>
          <w:t xml:space="preserve"> folder instead.</w:t>
        </w:r>
      </w:ins>
    </w:p>
  </w:footnote>
  <w:footnote w:id="11">
    <w:p w14:paraId="39D6B433" w14:textId="2E5FA20A" w:rsidR="00053AB0" w:rsidRDefault="00053AB0">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81318"/>
    <w:rsid w:val="00086C75"/>
    <w:rsid w:val="00095694"/>
    <w:rsid w:val="000973B8"/>
    <w:rsid w:val="000A7AE6"/>
    <w:rsid w:val="000B5913"/>
    <w:rsid w:val="000C417D"/>
    <w:rsid w:val="000D16ED"/>
    <w:rsid w:val="000D2280"/>
    <w:rsid w:val="000D24F9"/>
    <w:rsid w:val="000D373D"/>
    <w:rsid w:val="000D4770"/>
    <w:rsid w:val="000D66E4"/>
    <w:rsid w:val="000D67F1"/>
    <w:rsid w:val="000E1845"/>
    <w:rsid w:val="000E1CA2"/>
    <w:rsid w:val="000E1D2E"/>
    <w:rsid w:val="000E4597"/>
    <w:rsid w:val="000F21F1"/>
    <w:rsid w:val="000F3583"/>
    <w:rsid w:val="00100AB0"/>
    <w:rsid w:val="001017C7"/>
    <w:rsid w:val="0010264A"/>
    <w:rsid w:val="0010612B"/>
    <w:rsid w:val="001143AF"/>
    <w:rsid w:val="001165AB"/>
    <w:rsid w:val="00123745"/>
    <w:rsid w:val="001336DD"/>
    <w:rsid w:val="001421BE"/>
    <w:rsid w:val="00143736"/>
    <w:rsid w:val="00143EBA"/>
    <w:rsid w:val="001479F4"/>
    <w:rsid w:val="00160D02"/>
    <w:rsid w:val="0016100B"/>
    <w:rsid w:val="00174830"/>
    <w:rsid w:val="0017590F"/>
    <w:rsid w:val="00176884"/>
    <w:rsid w:val="00176F14"/>
    <w:rsid w:val="00182565"/>
    <w:rsid w:val="001847A2"/>
    <w:rsid w:val="0018499D"/>
    <w:rsid w:val="00185772"/>
    <w:rsid w:val="0018640E"/>
    <w:rsid w:val="0018732B"/>
    <w:rsid w:val="00195D86"/>
    <w:rsid w:val="001A4C06"/>
    <w:rsid w:val="001A5D50"/>
    <w:rsid w:val="001A7232"/>
    <w:rsid w:val="001A778F"/>
    <w:rsid w:val="001B1E94"/>
    <w:rsid w:val="001B3FFF"/>
    <w:rsid w:val="001C051D"/>
    <w:rsid w:val="001C3EEE"/>
    <w:rsid w:val="001C3FE2"/>
    <w:rsid w:val="001C4FB6"/>
    <w:rsid w:val="001C5503"/>
    <w:rsid w:val="001D3CFF"/>
    <w:rsid w:val="001D5646"/>
    <w:rsid w:val="001E2045"/>
    <w:rsid w:val="001E429B"/>
    <w:rsid w:val="001E4B29"/>
    <w:rsid w:val="001F3997"/>
    <w:rsid w:val="001F7594"/>
    <w:rsid w:val="00201B27"/>
    <w:rsid w:val="00201C65"/>
    <w:rsid w:val="002034C6"/>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90F"/>
    <w:rsid w:val="00277AD8"/>
    <w:rsid w:val="00280B19"/>
    <w:rsid w:val="002827E8"/>
    <w:rsid w:val="00290622"/>
    <w:rsid w:val="00294041"/>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6EFF"/>
    <w:rsid w:val="00382F86"/>
    <w:rsid w:val="0039422C"/>
    <w:rsid w:val="003A2ABC"/>
    <w:rsid w:val="003A36AE"/>
    <w:rsid w:val="003A459F"/>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1B3A"/>
    <w:rsid w:val="0041287D"/>
    <w:rsid w:val="00413886"/>
    <w:rsid w:val="00413D42"/>
    <w:rsid w:val="004212D7"/>
    <w:rsid w:val="00423985"/>
    <w:rsid w:val="00424574"/>
    <w:rsid w:val="0042493B"/>
    <w:rsid w:val="00425D37"/>
    <w:rsid w:val="00426882"/>
    <w:rsid w:val="00431649"/>
    <w:rsid w:val="00435832"/>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F109B"/>
    <w:rsid w:val="004F4788"/>
    <w:rsid w:val="004F4871"/>
    <w:rsid w:val="004F6EDE"/>
    <w:rsid w:val="004F77E5"/>
    <w:rsid w:val="00503806"/>
    <w:rsid w:val="00510B11"/>
    <w:rsid w:val="0051119D"/>
    <w:rsid w:val="00523E1B"/>
    <w:rsid w:val="005248A0"/>
    <w:rsid w:val="00526596"/>
    <w:rsid w:val="005408C3"/>
    <w:rsid w:val="00540E39"/>
    <w:rsid w:val="00543B79"/>
    <w:rsid w:val="005509D5"/>
    <w:rsid w:val="005556B1"/>
    <w:rsid w:val="005658F8"/>
    <w:rsid w:val="00572C86"/>
    <w:rsid w:val="005752A7"/>
    <w:rsid w:val="00583013"/>
    <w:rsid w:val="00583754"/>
    <w:rsid w:val="00583AAD"/>
    <w:rsid w:val="005847A9"/>
    <w:rsid w:val="0058480C"/>
    <w:rsid w:val="0059296F"/>
    <w:rsid w:val="00593BC1"/>
    <w:rsid w:val="00597FB7"/>
    <w:rsid w:val="005A19B8"/>
    <w:rsid w:val="005A2B54"/>
    <w:rsid w:val="005A3AA5"/>
    <w:rsid w:val="005B33D7"/>
    <w:rsid w:val="005B5316"/>
    <w:rsid w:val="005B630C"/>
    <w:rsid w:val="005B6929"/>
    <w:rsid w:val="005C01C1"/>
    <w:rsid w:val="005C51E0"/>
    <w:rsid w:val="005C5A0C"/>
    <w:rsid w:val="005C697F"/>
    <w:rsid w:val="005D7EC4"/>
    <w:rsid w:val="005F0B16"/>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85372"/>
    <w:rsid w:val="00686170"/>
    <w:rsid w:val="00690150"/>
    <w:rsid w:val="00695C19"/>
    <w:rsid w:val="006A280F"/>
    <w:rsid w:val="006A4CEA"/>
    <w:rsid w:val="006A62EC"/>
    <w:rsid w:val="006B028F"/>
    <w:rsid w:val="006C131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5AAA"/>
    <w:rsid w:val="007163E7"/>
    <w:rsid w:val="00717098"/>
    <w:rsid w:val="007231E1"/>
    <w:rsid w:val="007255E7"/>
    <w:rsid w:val="00725E3F"/>
    <w:rsid w:val="007260CD"/>
    <w:rsid w:val="00730F88"/>
    <w:rsid w:val="00733232"/>
    <w:rsid w:val="00740D17"/>
    <w:rsid w:val="00741D30"/>
    <w:rsid w:val="00743E68"/>
    <w:rsid w:val="007441EB"/>
    <w:rsid w:val="00751FAE"/>
    <w:rsid w:val="00752A0E"/>
    <w:rsid w:val="00754E0F"/>
    <w:rsid w:val="007720B4"/>
    <w:rsid w:val="0077211A"/>
    <w:rsid w:val="00775774"/>
    <w:rsid w:val="00791179"/>
    <w:rsid w:val="00792AB8"/>
    <w:rsid w:val="00794BE0"/>
    <w:rsid w:val="00796008"/>
    <w:rsid w:val="007A051E"/>
    <w:rsid w:val="007A2403"/>
    <w:rsid w:val="007A37F2"/>
    <w:rsid w:val="007A40D8"/>
    <w:rsid w:val="007B0CF4"/>
    <w:rsid w:val="007B654A"/>
    <w:rsid w:val="007B7767"/>
    <w:rsid w:val="007C0572"/>
    <w:rsid w:val="007C61F5"/>
    <w:rsid w:val="007D09CB"/>
    <w:rsid w:val="007D20B2"/>
    <w:rsid w:val="007D2FC0"/>
    <w:rsid w:val="007D7E91"/>
    <w:rsid w:val="007E0629"/>
    <w:rsid w:val="007F152F"/>
    <w:rsid w:val="007F2710"/>
    <w:rsid w:val="007F3E8B"/>
    <w:rsid w:val="007F46A7"/>
    <w:rsid w:val="007F665B"/>
    <w:rsid w:val="00800315"/>
    <w:rsid w:val="00802342"/>
    <w:rsid w:val="00805E93"/>
    <w:rsid w:val="0080639F"/>
    <w:rsid w:val="0080762B"/>
    <w:rsid w:val="00813432"/>
    <w:rsid w:val="00814DDB"/>
    <w:rsid w:val="008204F5"/>
    <w:rsid w:val="008233CD"/>
    <w:rsid w:val="00825D8B"/>
    <w:rsid w:val="008274A4"/>
    <w:rsid w:val="00830652"/>
    <w:rsid w:val="00831468"/>
    <w:rsid w:val="00831ED9"/>
    <w:rsid w:val="008343ED"/>
    <w:rsid w:val="00834D19"/>
    <w:rsid w:val="008353BA"/>
    <w:rsid w:val="00840641"/>
    <w:rsid w:val="00845AC5"/>
    <w:rsid w:val="008462CD"/>
    <w:rsid w:val="00846423"/>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76EEE"/>
    <w:rsid w:val="00980C9B"/>
    <w:rsid w:val="00985CF5"/>
    <w:rsid w:val="00992CCA"/>
    <w:rsid w:val="009951B8"/>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E083D"/>
    <w:rsid w:val="009E13A6"/>
    <w:rsid w:val="009F2717"/>
    <w:rsid w:val="009F34BC"/>
    <w:rsid w:val="009F43D1"/>
    <w:rsid w:val="009F7B14"/>
    <w:rsid w:val="00A10B4F"/>
    <w:rsid w:val="00A1232C"/>
    <w:rsid w:val="00A12679"/>
    <w:rsid w:val="00A16467"/>
    <w:rsid w:val="00A24410"/>
    <w:rsid w:val="00A337F1"/>
    <w:rsid w:val="00A36E2F"/>
    <w:rsid w:val="00A57CEC"/>
    <w:rsid w:val="00A611CB"/>
    <w:rsid w:val="00A63833"/>
    <w:rsid w:val="00A670F6"/>
    <w:rsid w:val="00A76DE9"/>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DBD"/>
    <w:rsid w:val="00B55CAB"/>
    <w:rsid w:val="00B63F27"/>
    <w:rsid w:val="00B65334"/>
    <w:rsid w:val="00B66C86"/>
    <w:rsid w:val="00B67678"/>
    <w:rsid w:val="00B7075F"/>
    <w:rsid w:val="00B73836"/>
    <w:rsid w:val="00B749B5"/>
    <w:rsid w:val="00B763E9"/>
    <w:rsid w:val="00B76B55"/>
    <w:rsid w:val="00B77EA5"/>
    <w:rsid w:val="00B859C9"/>
    <w:rsid w:val="00B92E37"/>
    <w:rsid w:val="00B93212"/>
    <w:rsid w:val="00BA0751"/>
    <w:rsid w:val="00BB43B9"/>
    <w:rsid w:val="00BB51E2"/>
    <w:rsid w:val="00BC064B"/>
    <w:rsid w:val="00BC368A"/>
    <w:rsid w:val="00BD039A"/>
    <w:rsid w:val="00BE40F1"/>
    <w:rsid w:val="00BE4686"/>
    <w:rsid w:val="00BE7AE8"/>
    <w:rsid w:val="00BF4E3A"/>
    <w:rsid w:val="00C017CD"/>
    <w:rsid w:val="00C020FB"/>
    <w:rsid w:val="00C0452B"/>
    <w:rsid w:val="00C13750"/>
    <w:rsid w:val="00C16357"/>
    <w:rsid w:val="00C17402"/>
    <w:rsid w:val="00C2209D"/>
    <w:rsid w:val="00C22E8D"/>
    <w:rsid w:val="00C22F9B"/>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307E"/>
    <w:rsid w:val="00C83AC8"/>
    <w:rsid w:val="00C84D03"/>
    <w:rsid w:val="00C86181"/>
    <w:rsid w:val="00C9142A"/>
    <w:rsid w:val="00C914B8"/>
    <w:rsid w:val="00C955A4"/>
    <w:rsid w:val="00C979CB"/>
    <w:rsid w:val="00CA094B"/>
    <w:rsid w:val="00CA0AA7"/>
    <w:rsid w:val="00CA0FDC"/>
    <w:rsid w:val="00CA2F20"/>
    <w:rsid w:val="00CA4ADB"/>
    <w:rsid w:val="00CA4DEA"/>
    <w:rsid w:val="00CA54DC"/>
    <w:rsid w:val="00CA6174"/>
    <w:rsid w:val="00CA74B5"/>
    <w:rsid w:val="00CB0B8F"/>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7613"/>
    <w:rsid w:val="00D0774B"/>
    <w:rsid w:val="00D172A3"/>
    <w:rsid w:val="00D20C86"/>
    <w:rsid w:val="00D22ED8"/>
    <w:rsid w:val="00D3260C"/>
    <w:rsid w:val="00D33FB9"/>
    <w:rsid w:val="00D34FED"/>
    <w:rsid w:val="00D36AEB"/>
    <w:rsid w:val="00D3756B"/>
    <w:rsid w:val="00D37DB1"/>
    <w:rsid w:val="00D37EC2"/>
    <w:rsid w:val="00D520E7"/>
    <w:rsid w:val="00D540B3"/>
    <w:rsid w:val="00D5674B"/>
    <w:rsid w:val="00D56818"/>
    <w:rsid w:val="00D57472"/>
    <w:rsid w:val="00D57C07"/>
    <w:rsid w:val="00D62217"/>
    <w:rsid w:val="00D65682"/>
    <w:rsid w:val="00D658D2"/>
    <w:rsid w:val="00D6617B"/>
    <w:rsid w:val="00D668A4"/>
    <w:rsid w:val="00D7063E"/>
    <w:rsid w:val="00D7106A"/>
    <w:rsid w:val="00D720E0"/>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F226E"/>
    <w:rsid w:val="00DF37BC"/>
    <w:rsid w:val="00DF5C8E"/>
    <w:rsid w:val="00E003F4"/>
    <w:rsid w:val="00E04013"/>
    <w:rsid w:val="00E07037"/>
    <w:rsid w:val="00E10129"/>
    <w:rsid w:val="00E13EB2"/>
    <w:rsid w:val="00E14436"/>
    <w:rsid w:val="00E17C2E"/>
    <w:rsid w:val="00E20484"/>
    <w:rsid w:val="00E226D9"/>
    <w:rsid w:val="00E22DA9"/>
    <w:rsid w:val="00E254E3"/>
    <w:rsid w:val="00E27744"/>
    <w:rsid w:val="00E33AF0"/>
    <w:rsid w:val="00E34664"/>
    <w:rsid w:val="00E371BB"/>
    <w:rsid w:val="00E40658"/>
    <w:rsid w:val="00E40EE5"/>
    <w:rsid w:val="00E41567"/>
    <w:rsid w:val="00E42E58"/>
    <w:rsid w:val="00E56F1A"/>
    <w:rsid w:val="00E64C2D"/>
    <w:rsid w:val="00E7032A"/>
    <w:rsid w:val="00E7113A"/>
    <w:rsid w:val="00E72DCC"/>
    <w:rsid w:val="00E759ED"/>
    <w:rsid w:val="00E76264"/>
    <w:rsid w:val="00E821C7"/>
    <w:rsid w:val="00E841BB"/>
    <w:rsid w:val="00E8645F"/>
    <w:rsid w:val="00E86BFC"/>
    <w:rsid w:val="00E90E09"/>
    <w:rsid w:val="00E92541"/>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2F24D-2EC8-44EB-9CE9-9659A722D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3398</TotalTime>
  <Pages>39</Pages>
  <Words>10346</Words>
  <Characters>58977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69185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65</cp:revision>
  <dcterms:created xsi:type="dcterms:W3CDTF">2015-03-31T13:08:00Z</dcterms:created>
  <dcterms:modified xsi:type="dcterms:W3CDTF">2015-04-22T18:49:00Z</dcterms:modified>
</cp:coreProperties>
</file>