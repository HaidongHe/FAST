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ins w:id="0" w:author="Bonnie Jonkman" w:date="2015-02-27T14:53:00Z">
        <w:r w:rsidR="002A6E11">
          <w:t>1</w:t>
        </w:r>
      </w:ins>
      <w:r w:rsidR="005D7EC4">
        <w:t>0</w:t>
      </w:r>
      <w:del w:id="1" w:author="Bonnie Jonkman" w:date="2015-02-27T14:53:00Z">
        <w:r w:rsidR="00E759ED" w:rsidDel="002A6E11">
          <w:delText>9</w:delText>
        </w:r>
      </w:del>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del w:id="2" w:author="Bonnie Jonkman" w:date="2015-02-27T14:54:00Z">
        <w:r w:rsidR="00E759ED" w:rsidDel="002A6E11">
          <w:delText>September</w:delText>
        </w:r>
        <w:r w:rsidR="00F45A49" w:rsidDel="002A6E11">
          <w:delText xml:space="preserve"> </w:delText>
        </w:r>
      </w:del>
      <w:ins w:id="3" w:author="Bonnie Jonkman" w:date="2015-02-27T14:54:00Z">
        <w:r w:rsidR="002A6E11">
          <w:t>March</w:t>
        </w:r>
        <w:r w:rsidR="002A6E11">
          <w:t xml:space="preserve"> </w:t>
        </w:r>
      </w:ins>
      <w:r w:rsidR="00F45A49">
        <w:t>3</w:t>
      </w:r>
      <w:del w:id="4" w:author="Bonnie Jonkman" w:date="2015-02-27T14:54:00Z">
        <w:r w:rsidR="00F45A49" w:rsidDel="002A6E11">
          <w:delText>0</w:delText>
        </w:r>
      </w:del>
      <w:ins w:id="5" w:author="Bonnie Jonkman" w:date="2015-02-27T14:54:00Z">
        <w:r w:rsidR="002A6E11">
          <w:t>1</w:t>
        </w:r>
      </w:ins>
      <w:r w:rsidR="00F45A49">
        <w:t>, 201</w:t>
      </w:r>
      <w:del w:id="6" w:author="Bonnie Jonkman" w:date="2015-02-27T14:54:00Z">
        <w:r w:rsidR="00F45A49" w:rsidDel="002A6E11">
          <w:delText>4</w:delText>
        </w:r>
      </w:del>
      <w:ins w:id="7" w:author="Bonnie Jonkman" w:date="2015-02-27T14:54:00Z">
        <w:r w:rsidR="002A6E11">
          <w:t>5</w:t>
        </w:r>
      </w:ins>
      <w:bookmarkStart w:id="8" w:name="_GoBack"/>
      <w:bookmarkEnd w:id="8"/>
      <w:ins w:id="9" w:author="Bonnie Jonkman" w:date="2015-02-27T14:53:00Z">
        <w:r w:rsidR="002A6E11">
          <w:t xml:space="preserve"> </w:t>
        </w:r>
      </w:ins>
      <w:ins w:id="10" w:author="Bonnie Jonkman" w:date="2015-02-27T14:54:00Z">
        <w:r w:rsidR="002A6E11">
          <w:t>–</w:t>
        </w:r>
      </w:ins>
      <w:ins w:id="11" w:author="Bonnie Jonkman" w:date="2015-02-27T14:53:00Z">
        <w:r w:rsidR="002A6E11">
          <w:t xml:space="preserve"> </w:t>
        </w:r>
        <w:r w:rsidR="002A6E11" w:rsidRPr="002A6E11">
          <w:rPr>
            <w:highlight w:val="yellow"/>
            <w:rPrChange w:id="12" w:author="Bonnie Jonkman" w:date="2015-02-27T14:54:00Z">
              <w:rPr/>
            </w:rPrChange>
          </w:rPr>
          <w:t xml:space="preserve">IN </w:t>
        </w:r>
      </w:ins>
      <w:ins w:id="13" w:author="Bonnie Jonkman" w:date="2015-02-27T14:54:00Z">
        <w:r w:rsidR="002A6E11" w:rsidRPr="002A6E11">
          <w:rPr>
            <w:highlight w:val="yellow"/>
            <w:rPrChange w:id="14" w:author="Bonnie Jonkman" w:date="2015-02-27T14:54:00Z">
              <w:rPr/>
            </w:rPrChange>
          </w:rPr>
          <w:t>PROGRESS</w:t>
        </w:r>
      </w:ins>
    </w:p>
    <w:p w:rsidR="006C131B" w:rsidRDefault="006C131B" w:rsidP="006C131B"/>
    <w:p w:rsidR="009E13A6" w:rsidRDefault="006C131B" w:rsidP="00992CCA">
      <w:pPr>
        <w:pStyle w:val="Heading1"/>
      </w:pPr>
      <w:bookmarkStart w:id="15" w:name="_Toc412543396"/>
      <w:r>
        <w:t>Table of Contents</w:t>
      </w:r>
      <w:bookmarkEnd w:id="15"/>
    </w:p>
    <w:p w:rsidR="00AE3A86"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2543396" w:history="1">
        <w:r w:rsidR="00AE3A86" w:rsidRPr="009F7828">
          <w:rPr>
            <w:rStyle w:val="Hyperlink"/>
            <w:noProof/>
          </w:rPr>
          <w:t>Table of Contents</w:t>
        </w:r>
        <w:r w:rsidR="00AE3A86">
          <w:rPr>
            <w:noProof/>
            <w:webHidden/>
          </w:rPr>
          <w:tab/>
        </w:r>
        <w:r w:rsidR="00AE3A86">
          <w:rPr>
            <w:noProof/>
            <w:webHidden/>
          </w:rPr>
          <w:fldChar w:fldCharType="begin"/>
        </w:r>
        <w:r w:rsidR="00AE3A86">
          <w:rPr>
            <w:noProof/>
            <w:webHidden/>
          </w:rPr>
          <w:instrText xml:space="preserve"> PAGEREF _Toc412543396 \h </w:instrText>
        </w:r>
        <w:r w:rsidR="00AE3A86">
          <w:rPr>
            <w:noProof/>
            <w:webHidden/>
          </w:rPr>
        </w:r>
        <w:r w:rsidR="00AE3A86">
          <w:rPr>
            <w:noProof/>
            <w:webHidden/>
          </w:rPr>
          <w:fldChar w:fldCharType="separate"/>
        </w:r>
        <w:r w:rsidR="00AE3A86">
          <w:rPr>
            <w:noProof/>
            <w:webHidden/>
          </w:rPr>
          <w:t>1</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397" w:history="1">
        <w:r w:rsidR="00AE3A86" w:rsidRPr="009F7828">
          <w:rPr>
            <w:rStyle w:val="Hyperlink"/>
            <w:noProof/>
          </w:rPr>
          <w:t>Introduction</w:t>
        </w:r>
        <w:r w:rsidR="00AE3A86">
          <w:rPr>
            <w:noProof/>
            <w:webHidden/>
          </w:rPr>
          <w:tab/>
        </w:r>
        <w:r w:rsidR="00AE3A86">
          <w:rPr>
            <w:noProof/>
            <w:webHidden/>
          </w:rPr>
          <w:fldChar w:fldCharType="begin"/>
        </w:r>
        <w:r w:rsidR="00AE3A86">
          <w:rPr>
            <w:noProof/>
            <w:webHidden/>
          </w:rPr>
          <w:instrText xml:space="preserve"> PAGEREF _Toc412543397 \h </w:instrText>
        </w:r>
        <w:r w:rsidR="00AE3A86">
          <w:rPr>
            <w:noProof/>
            <w:webHidden/>
          </w:rPr>
        </w:r>
        <w:r w:rsidR="00AE3A86">
          <w:rPr>
            <w:noProof/>
            <w:webHidden/>
          </w:rPr>
          <w:fldChar w:fldCharType="separate"/>
        </w:r>
        <w:r w:rsidR="00AE3A86">
          <w:rPr>
            <w:noProof/>
            <w:webHidden/>
          </w:rPr>
          <w:t>3</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398" w:history="1">
        <w:r w:rsidR="00AE3A86" w:rsidRPr="009F7828">
          <w:rPr>
            <w:rStyle w:val="Hyperlink"/>
            <w:noProof/>
          </w:rPr>
          <w:t>Major changes in FAST</w:t>
        </w:r>
        <w:r w:rsidR="00AE3A86">
          <w:rPr>
            <w:noProof/>
            <w:webHidden/>
          </w:rPr>
          <w:tab/>
        </w:r>
        <w:r w:rsidR="00AE3A86">
          <w:rPr>
            <w:noProof/>
            <w:webHidden/>
          </w:rPr>
          <w:fldChar w:fldCharType="begin"/>
        </w:r>
        <w:r w:rsidR="00AE3A86">
          <w:rPr>
            <w:noProof/>
            <w:webHidden/>
          </w:rPr>
          <w:instrText xml:space="preserve"> PAGEREF _Toc412543398 \h </w:instrText>
        </w:r>
        <w:r w:rsidR="00AE3A86">
          <w:rPr>
            <w:noProof/>
            <w:webHidden/>
          </w:rPr>
        </w:r>
        <w:r w:rsidR="00AE3A86">
          <w:rPr>
            <w:noProof/>
            <w:webHidden/>
          </w:rPr>
          <w:fldChar w:fldCharType="separate"/>
        </w:r>
        <w:r w:rsidR="00AE3A86">
          <w:rPr>
            <w:noProof/>
            <w:webHidden/>
          </w:rPr>
          <w:t>8</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399" w:history="1">
        <w:r w:rsidR="00AE3A86" w:rsidRPr="009F7828">
          <w:rPr>
            <w:rStyle w:val="Hyperlink"/>
            <w:noProof/>
          </w:rPr>
          <w:t>v8.10.00a-bjj</w:t>
        </w:r>
        <w:r w:rsidR="00AE3A86">
          <w:rPr>
            <w:noProof/>
            <w:webHidden/>
          </w:rPr>
          <w:tab/>
        </w:r>
        <w:r w:rsidR="00AE3A86">
          <w:rPr>
            <w:noProof/>
            <w:webHidden/>
          </w:rPr>
          <w:fldChar w:fldCharType="begin"/>
        </w:r>
        <w:r w:rsidR="00AE3A86">
          <w:rPr>
            <w:noProof/>
            <w:webHidden/>
          </w:rPr>
          <w:instrText xml:space="preserve"> PAGEREF _Toc412543399 \h </w:instrText>
        </w:r>
        <w:r w:rsidR="00AE3A86">
          <w:rPr>
            <w:noProof/>
            <w:webHidden/>
          </w:rPr>
        </w:r>
        <w:r w:rsidR="00AE3A86">
          <w:rPr>
            <w:noProof/>
            <w:webHidden/>
          </w:rPr>
          <w:fldChar w:fldCharType="separate"/>
        </w:r>
        <w:r w:rsidR="00AE3A86">
          <w:rPr>
            <w:noProof/>
            <w:webHidden/>
          </w:rPr>
          <w:t>8</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00" w:history="1">
        <w:r w:rsidR="00AE3A86" w:rsidRPr="009F7828">
          <w:rPr>
            <w:rStyle w:val="Hyperlink"/>
            <w:noProof/>
          </w:rPr>
          <w:t>v8.09.00a-bjj</w:t>
        </w:r>
        <w:r w:rsidR="00AE3A86">
          <w:rPr>
            <w:noProof/>
            <w:webHidden/>
          </w:rPr>
          <w:tab/>
        </w:r>
        <w:r w:rsidR="00AE3A86">
          <w:rPr>
            <w:noProof/>
            <w:webHidden/>
          </w:rPr>
          <w:fldChar w:fldCharType="begin"/>
        </w:r>
        <w:r w:rsidR="00AE3A86">
          <w:rPr>
            <w:noProof/>
            <w:webHidden/>
          </w:rPr>
          <w:instrText xml:space="preserve"> PAGEREF _Toc412543400 \h </w:instrText>
        </w:r>
        <w:r w:rsidR="00AE3A86">
          <w:rPr>
            <w:noProof/>
            <w:webHidden/>
          </w:rPr>
        </w:r>
        <w:r w:rsidR="00AE3A86">
          <w:rPr>
            <w:noProof/>
            <w:webHidden/>
          </w:rPr>
          <w:fldChar w:fldCharType="separate"/>
        </w:r>
        <w:r w:rsidR="00AE3A86">
          <w:rPr>
            <w:noProof/>
            <w:webHidden/>
          </w:rPr>
          <w:t>9</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01" w:history="1">
        <w:r w:rsidR="00AE3A86" w:rsidRPr="009F7828">
          <w:rPr>
            <w:rStyle w:val="Hyperlink"/>
            <w:noProof/>
          </w:rPr>
          <w:t>v8.08.00c-bjj</w:t>
        </w:r>
        <w:r w:rsidR="00AE3A86">
          <w:rPr>
            <w:noProof/>
            <w:webHidden/>
          </w:rPr>
          <w:tab/>
        </w:r>
        <w:r w:rsidR="00AE3A86">
          <w:rPr>
            <w:noProof/>
            <w:webHidden/>
          </w:rPr>
          <w:fldChar w:fldCharType="begin"/>
        </w:r>
        <w:r w:rsidR="00AE3A86">
          <w:rPr>
            <w:noProof/>
            <w:webHidden/>
          </w:rPr>
          <w:instrText xml:space="preserve"> PAGEREF _Toc412543401 \h </w:instrText>
        </w:r>
        <w:r w:rsidR="00AE3A86">
          <w:rPr>
            <w:noProof/>
            <w:webHidden/>
          </w:rPr>
        </w:r>
        <w:r w:rsidR="00AE3A86">
          <w:rPr>
            <w:noProof/>
            <w:webHidden/>
          </w:rPr>
          <w:fldChar w:fldCharType="separate"/>
        </w:r>
        <w:r w:rsidR="00AE3A86">
          <w:rPr>
            <w:noProof/>
            <w:webHidden/>
          </w:rPr>
          <w:t>10</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02" w:history="1">
        <w:r w:rsidR="00AE3A86" w:rsidRPr="009F7828">
          <w:rPr>
            <w:rStyle w:val="Hyperlink"/>
            <w:noProof/>
          </w:rPr>
          <w:t>v8.03.02b-bjj</w:t>
        </w:r>
        <w:r w:rsidR="00AE3A86">
          <w:rPr>
            <w:noProof/>
            <w:webHidden/>
          </w:rPr>
          <w:tab/>
        </w:r>
        <w:r w:rsidR="00AE3A86">
          <w:rPr>
            <w:noProof/>
            <w:webHidden/>
          </w:rPr>
          <w:fldChar w:fldCharType="begin"/>
        </w:r>
        <w:r w:rsidR="00AE3A86">
          <w:rPr>
            <w:noProof/>
            <w:webHidden/>
          </w:rPr>
          <w:instrText xml:space="preserve"> PAGEREF _Toc412543402 \h </w:instrText>
        </w:r>
        <w:r w:rsidR="00AE3A86">
          <w:rPr>
            <w:noProof/>
            <w:webHidden/>
          </w:rPr>
        </w:r>
        <w:r w:rsidR="00AE3A86">
          <w:rPr>
            <w:noProof/>
            <w:webHidden/>
          </w:rPr>
          <w:fldChar w:fldCharType="separate"/>
        </w:r>
        <w:r w:rsidR="00AE3A86">
          <w:rPr>
            <w:noProof/>
            <w:webHidden/>
          </w:rPr>
          <w:t>13</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03" w:history="1">
        <w:r w:rsidR="00AE3A86" w:rsidRPr="009F7828">
          <w:rPr>
            <w:rStyle w:val="Hyperlink"/>
            <w:noProof/>
          </w:rPr>
          <w:t>Certification Tests</w:t>
        </w:r>
        <w:r w:rsidR="00AE3A86">
          <w:rPr>
            <w:noProof/>
            <w:webHidden/>
          </w:rPr>
          <w:tab/>
        </w:r>
        <w:r w:rsidR="00AE3A86">
          <w:rPr>
            <w:noProof/>
            <w:webHidden/>
          </w:rPr>
          <w:fldChar w:fldCharType="begin"/>
        </w:r>
        <w:r w:rsidR="00AE3A86">
          <w:rPr>
            <w:noProof/>
            <w:webHidden/>
          </w:rPr>
          <w:instrText xml:space="preserve"> PAGEREF _Toc412543403 \h </w:instrText>
        </w:r>
        <w:r w:rsidR="00AE3A86">
          <w:rPr>
            <w:noProof/>
            <w:webHidden/>
          </w:rPr>
        </w:r>
        <w:r w:rsidR="00AE3A86">
          <w:rPr>
            <w:noProof/>
            <w:webHidden/>
          </w:rPr>
          <w:fldChar w:fldCharType="separate"/>
        </w:r>
        <w:r w:rsidR="00AE3A86">
          <w:rPr>
            <w:noProof/>
            <w:webHidden/>
          </w:rPr>
          <w:t>13</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04" w:history="1">
        <w:r w:rsidR="00AE3A86" w:rsidRPr="009F7828">
          <w:rPr>
            <w:rStyle w:val="Hyperlink"/>
            <w:noProof/>
          </w:rPr>
          <w:t>Variables Specified in the FAST Primary Input File</w:t>
        </w:r>
        <w:r w:rsidR="00AE3A86">
          <w:rPr>
            <w:noProof/>
            <w:webHidden/>
          </w:rPr>
          <w:tab/>
        </w:r>
        <w:r w:rsidR="00AE3A86">
          <w:rPr>
            <w:noProof/>
            <w:webHidden/>
          </w:rPr>
          <w:fldChar w:fldCharType="begin"/>
        </w:r>
        <w:r w:rsidR="00AE3A86">
          <w:rPr>
            <w:noProof/>
            <w:webHidden/>
          </w:rPr>
          <w:instrText xml:space="preserve"> PAGEREF _Toc412543404 \h </w:instrText>
        </w:r>
        <w:r w:rsidR="00AE3A86">
          <w:rPr>
            <w:noProof/>
            <w:webHidden/>
          </w:rPr>
        </w:r>
        <w:r w:rsidR="00AE3A86">
          <w:rPr>
            <w:noProof/>
            <w:webHidden/>
          </w:rPr>
          <w:fldChar w:fldCharType="separate"/>
        </w:r>
        <w:r w:rsidR="00AE3A86">
          <w:rPr>
            <w:noProof/>
            <w:webHidden/>
          </w:rPr>
          <w:t>14</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05" w:history="1">
        <w:r w:rsidR="00AE3A86" w:rsidRPr="009F7828">
          <w:rPr>
            <w:rStyle w:val="Hyperlink"/>
            <w:noProof/>
          </w:rPr>
          <w:t>Simulation Control</w:t>
        </w:r>
        <w:r w:rsidR="00AE3A86">
          <w:rPr>
            <w:noProof/>
            <w:webHidden/>
          </w:rPr>
          <w:tab/>
        </w:r>
        <w:r w:rsidR="00AE3A86">
          <w:rPr>
            <w:noProof/>
            <w:webHidden/>
          </w:rPr>
          <w:fldChar w:fldCharType="begin"/>
        </w:r>
        <w:r w:rsidR="00AE3A86">
          <w:rPr>
            <w:noProof/>
            <w:webHidden/>
          </w:rPr>
          <w:instrText xml:space="preserve"> PAGEREF _Toc412543405 \h </w:instrText>
        </w:r>
        <w:r w:rsidR="00AE3A86">
          <w:rPr>
            <w:noProof/>
            <w:webHidden/>
          </w:rPr>
        </w:r>
        <w:r w:rsidR="00AE3A86">
          <w:rPr>
            <w:noProof/>
            <w:webHidden/>
          </w:rPr>
          <w:fldChar w:fldCharType="separate"/>
        </w:r>
        <w:r w:rsidR="00AE3A86">
          <w:rPr>
            <w:noProof/>
            <w:webHidden/>
          </w:rPr>
          <w:t>14</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06" w:history="1">
        <w:r w:rsidR="00AE3A86" w:rsidRPr="009F7828">
          <w:rPr>
            <w:rStyle w:val="Hyperlink"/>
            <w:noProof/>
          </w:rPr>
          <w:t>Feature Switches and Flags</w:t>
        </w:r>
        <w:r w:rsidR="00AE3A86">
          <w:rPr>
            <w:noProof/>
            <w:webHidden/>
          </w:rPr>
          <w:tab/>
        </w:r>
        <w:r w:rsidR="00AE3A86">
          <w:rPr>
            <w:noProof/>
            <w:webHidden/>
          </w:rPr>
          <w:fldChar w:fldCharType="begin"/>
        </w:r>
        <w:r w:rsidR="00AE3A86">
          <w:rPr>
            <w:noProof/>
            <w:webHidden/>
          </w:rPr>
          <w:instrText xml:space="preserve"> PAGEREF _Toc412543406 \h </w:instrText>
        </w:r>
        <w:r w:rsidR="00AE3A86">
          <w:rPr>
            <w:noProof/>
            <w:webHidden/>
          </w:rPr>
        </w:r>
        <w:r w:rsidR="00AE3A86">
          <w:rPr>
            <w:noProof/>
            <w:webHidden/>
          </w:rPr>
          <w:fldChar w:fldCharType="separate"/>
        </w:r>
        <w:r w:rsidR="00AE3A86">
          <w:rPr>
            <w:noProof/>
            <w:webHidden/>
          </w:rPr>
          <w:t>16</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07" w:history="1">
        <w:r w:rsidR="00AE3A86" w:rsidRPr="009F7828">
          <w:rPr>
            <w:rStyle w:val="Hyperlink"/>
            <w:noProof/>
          </w:rPr>
          <w:t>Input Files</w:t>
        </w:r>
        <w:r w:rsidR="00AE3A86">
          <w:rPr>
            <w:noProof/>
            <w:webHidden/>
          </w:rPr>
          <w:tab/>
        </w:r>
        <w:r w:rsidR="00AE3A86">
          <w:rPr>
            <w:noProof/>
            <w:webHidden/>
          </w:rPr>
          <w:fldChar w:fldCharType="begin"/>
        </w:r>
        <w:r w:rsidR="00AE3A86">
          <w:rPr>
            <w:noProof/>
            <w:webHidden/>
          </w:rPr>
          <w:instrText xml:space="preserve"> PAGEREF _Toc412543407 \h </w:instrText>
        </w:r>
        <w:r w:rsidR="00AE3A86">
          <w:rPr>
            <w:noProof/>
            <w:webHidden/>
          </w:rPr>
        </w:r>
        <w:r w:rsidR="00AE3A86">
          <w:rPr>
            <w:noProof/>
            <w:webHidden/>
          </w:rPr>
          <w:fldChar w:fldCharType="separate"/>
        </w:r>
        <w:r w:rsidR="00AE3A86">
          <w:rPr>
            <w:noProof/>
            <w:webHidden/>
          </w:rPr>
          <w:t>17</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08" w:history="1">
        <w:r w:rsidR="00AE3A86" w:rsidRPr="009F7828">
          <w:rPr>
            <w:rStyle w:val="Hyperlink"/>
            <w:noProof/>
          </w:rPr>
          <w:t>Output</w:t>
        </w:r>
        <w:r w:rsidR="00AE3A86">
          <w:rPr>
            <w:noProof/>
            <w:webHidden/>
          </w:rPr>
          <w:tab/>
        </w:r>
        <w:r w:rsidR="00AE3A86">
          <w:rPr>
            <w:noProof/>
            <w:webHidden/>
          </w:rPr>
          <w:fldChar w:fldCharType="begin"/>
        </w:r>
        <w:r w:rsidR="00AE3A86">
          <w:rPr>
            <w:noProof/>
            <w:webHidden/>
          </w:rPr>
          <w:instrText xml:space="preserve"> PAGEREF _Toc412543408 \h </w:instrText>
        </w:r>
        <w:r w:rsidR="00AE3A86">
          <w:rPr>
            <w:noProof/>
            <w:webHidden/>
          </w:rPr>
        </w:r>
        <w:r w:rsidR="00AE3A86">
          <w:rPr>
            <w:noProof/>
            <w:webHidden/>
          </w:rPr>
          <w:fldChar w:fldCharType="separate"/>
        </w:r>
        <w:r w:rsidR="00AE3A86">
          <w:rPr>
            <w:noProof/>
            <w:webHidden/>
          </w:rPr>
          <w:t>18</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09" w:history="1">
        <w:r w:rsidR="00AE3A86" w:rsidRPr="009F7828">
          <w:rPr>
            <w:rStyle w:val="Hyperlink"/>
            <w:noProof/>
          </w:rPr>
          <w:t>Modeling Tips</w:t>
        </w:r>
        <w:r w:rsidR="00AE3A86">
          <w:rPr>
            <w:noProof/>
            <w:webHidden/>
          </w:rPr>
          <w:tab/>
        </w:r>
        <w:r w:rsidR="00AE3A86">
          <w:rPr>
            <w:noProof/>
            <w:webHidden/>
          </w:rPr>
          <w:fldChar w:fldCharType="begin"/>
        </w:r>
        <w:r w:rsidR="00AE3A86">
          <w:rPr>
            <w:noProof/>
            <w:webHidden/>
          </w:rPr>
          <w:instrText xml:space="preserve"> PAGEREF _Toc412543409 \h </w:instrText>
        </w:r>
        <w:r w:rsidR="00AE3A86">
          <w:rPr>
            <w:noProof/>
            <w:webHidden/>
          </w:rPr>
        </w:r>
        <w:r w:rsidR="00AE3A86">
          <w:rPr>
            <w:noProof/>
            <w:webHidden/>
          </w:rPr>
          <w:fldChar w:fldCharType="separate"/>
        </w:r>
        <w:r w:rsidR="00AE3A86">
          <w:rPr>
            <w:noProof/>
            <w:webHidden/>
          </w:rPr>
          <w:t>20</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10" w:history="1">
        <w:r w:rsidR="00AE3A86" w:rsidRPr="009F7828">
          <w:rPr>
            <w:rStyle w:val="Hyperlink"/>
            <w:noProof/>
          </w:rPr>
          <w:t>Limitations</w:t>
        </w:r>
        <w:r w:rsidR="00AE3A86">
          <w:rPr>
            <w:noProof/>
            <w:webHidden/>
          </w:rPr>
          <w:tab/>
        </w:r>
        <w:r w:rsidR="00AE3A86">
          <w:rPr>
            <w:noProof/>
            <w:webHidden/>
          </w:rPr>
          <w:fldChar w:fldCharType="begin"/>
        </w:r>
        <w:r w:rsidR="00AE3A86">
          <w:rPr>
            <w:noProof/>
            <w:webHidden/>
          </w:rPr>
          <w:instrText xml:space="preserve"> PAGEREF _Toc412543410 \h </w:instrText>
        </w:r>
        <w:r w:rsidR="00AE3A86">
          <w:rPr>
            <w:noProof/>
            <w:webHidden/>
          </w:rPr>
        </w:r>
        <w:r w:rsidR="00AE3A86">
          <w:rPr>
            <w:noProof/>
            <w:webHidden/>
          </w:rPr>
          <w:fldChar w:fldCharType="separate"/>
        </w:r>
        <w:r w:rsidR="00AE3A86">
          <w:rPr>
            <w:noProof/>
            <w:webHidden/>
          </w:rPr>
          <w:t>20</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11" w:history="1">
        <w:r w:rsidR="00AE3A86" w:rsidRPr="009F7828">
          <w:rPr>
            <w:rStyle w:val="Hyperlink"/>
            <w:noProof/>
          </w:rPr>
          <w:t>Future Work</w:t>
        </w:r>
        <w:r w:rsidR="00AE3A86">
          <w:rPr>
            <w:noProof/>
            <w:webHidden/>
          </w:rPr>
          <w:tab/>
        </w:r>
        <w:r w:rsidR="00AE3A86">
          <w:rPr>
            <w:noProof/>
            <w:webHidden/>
          </w:rPr>
          <w:fldChar w:fldCharType="begin"/>
        </w:r>
        <w:r w:rsidR="00AE3A86">
          <w:rPr>
            <w:noProof/>
            <w:webHidden/>
          </w:rPr>
          <w:instrText xml:space="preserve"> PAGEREF _Toc412543411 \h </w:instrText>
        </w:r>
        <w:r w:rsidR="00AE3A86">
          <w:rPr>
            <w:noProof/>
            <w:webHidden/>
          </w:rPr>
        </w:r>
        <w:r w:rsidR="00AE3A86">
          <w:rPr>
            <w:noProof/>
            <w:webHidden/>
          </w:rPr>
          <w:fldChar w:fldCharType="separate"/>
        </w:r>
        <w:r w:rsidR="00AE3A86">
          <w:rPr>
            <w:noProof/>
            <w:webHidden/>
          </w:rPr>
          <w:t>20</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12" w:history="1">
        <w:r w:rsidR="00AE3A86" w:rsidRPr="009F7828">
          <w:rPr>
            <w:rStyle w:val="Hyperlink"/>
            <w:noProof/>
          </w:rPr>
          <w:t>Converting to FAST v8.09.x</w:t>
        </w:r>
        <w:r w:rsidR="00AE3A86">
          <w:rPr>
            <w:noProof/>
            <w:webHidden/>
          </w:rPr>
          <w:tab/>
        </w:r>
        <w:r w:rsidR="00AE3A86">
          <w:rPr>
            <w:noProof/>
            <w:webHidden/>
          </w:rPr>
          <w:fldChar w:fldCharType="begin"/>
        </w:r>
        <w:r w:rsidR="00AE3A86">
          <w:rPr>
            <w:noProof/>
            <w:webHidden/>
          </w:rPr>
          <w:instrText xml:space="preserve"> PAGEREF _Toc412543412 \h </w:instrText>
        </w:r>
        <w:r w:rsidR="00AE3A86">
          <w:rPr>
            <w:noProof/>
            <w:webHidden/>
          </w:rPr>
        </w:r>
        <w:r w:rsidR="00AE3A86">
          <w:rPr>
            <w:noProof/>
            <w:webHidden/>
          </w:rPr>
          <w:fldChar w:fldCharType="separate"/>
        </w:r>
        <w:r w:rsidR="00AE3A86">
          <w:rPr>
            <w:noProof/>
            <w:webHidden/>
          </w:rPr>
          <w:t>21</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13" w:history="1">
        <w:r w:rsidR="00AE3A86" w:rsidRPr="009F7828">
          <w:rPr>
            <w:rStyle w:val="Hyperlink"/>
            <w:noProof/>
          </w:rPr>
          <w:t>Summary of Changes to Inputs</w:t>
        </w:r>
        <w:r w:rsidR="00AE3A86">
          <w:rPr>
            <w:noProof/>
            <w:webHidden/>
          </w:rPr>
          <w:tab/>
        </w:r>
        <w:r w:rsidR="00AE3A86">
          <w:rPr>
            <w:noProof/>
            <w:webHidden/>
          </w:rPr>
          <w:fldChar w:fldCharType="begin"/>
        </w:r>
        <w:r w:rsidR="00AE3A86">
          <w:rPr>
            <w:noProof/>
            <w:webHidden/>
          </w:rPr>
          <w:instrText xml:space="preserve"> PAGEREF _Toc412543413 \h </w:instrText>
        </w:r>
        <w:r w:rsidR="00AE3A86">
          <w:rPr>
            <w:noProof/>
            <w:webHidden/>
          </w:rPr>
        </w:r>
        <w:r w:rsidR="00AE3A86">
          <w:rPr>
            <w:noProof/>
            <w:webHidden/>
          </w:rPr>
          <w:fldChar w:fldCharType="separate"/>
        </w:r>
        <w:r w:rsidR="00AE3A86">
          <w:rPr>
            <w:noProof/>
            <w:webHidden/>
          </w:rPr>
          <w:t>21</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14" w:history="1">
        <w:r w:rsidR="00AE3A86" w:rsidRPr="009F7828">
          <w:rPr>
            <w:rStyle w:val="Hyperlink"/>
            <w:noProof/>
          </w:rPr>
          <w:t>MATLAB Conversion Scripts</w:t>
        </w:r>
        <w:r w:rsidR="00AE3A86">
          <w:rPr>
            <w:noProof/>
            <w:webHidden/>
          </w:rPr>
          <w:tab/>
        </w:r>
        <w:r w:rsidR="00AE3A86">
          <w:rPr>
            <w:noProof/>
            <w:webHidden/>
          </w:rPr>
          <w:fldChar w:fldCharType="begin"/>
        </w:r>
        <w:r w:rsidR="00AE3A86">
          <w:rPr>
            <w:noProof/>
            <w:webHidden/>
          </w:rPr>
          <w:instrText xml:space="preserve"> PAGEREF _Toc412543414 \h </w:instrText>
        </w:r>
        <w:r w:rsidR="00AE3A86">
          <w:rPr>
            <w:noProof/>
            <w:webHidden/>
          </w:rPr>
        </w:r>
        <w:r w:rsidR="00AE3A86">
          <w:rPr>
            <w:noProof/>
            <w:webHidden/>
          </w:rPr>
          <w:fldChar w:fldCharType="separate"/>
        </w:r>
        <w:r w:rsidR="00AE3A86">
          <w:rPr>
            <w:noProof/>
            <w:webHidden/>
          </w:rPr>
          <w:t>23</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15" w:history="1">
        <w:r w:rsidR="00AE3A86" w:rsidRPr="009F7828">
          <w:rPr>
            <w:rStyle w:val="Hyperlink"/>
            <w:noProof/>
          </w:rPr>
          <w:t>Compiling</w:t>
        </w:r>
        <w:r w:rsidR="00AE3A86">
          <w:rPr>
            <w:noProof/>
            <w:webHidden/>
          </w:rPr>
          <w:tab/>
        </w:r>
        <w:r w:rsidR="00AE3A86">
          <w:rPr>
            <w:noProof/>
            <w:webHidden/>
          </w:rPr>
          <w:fldChar w:fldCharType="begin"/>
        </w:r>
        <w:r w:rsidR="00AE3A86">
          <w:rPr>
            <w:noProof/>
            <w:webHidden/>
          </w:rPr>
          <w:instrText xml:space="preserve"> PAGEREF _Toc412543415 \h </w:instrText>
        </w:r>
        <w:r w:rsidR="00AE3A86">
          <w:rPr>
            <w:noProof/>
            <w:webHidden/>
          </w:rPr>
        </w:r>
        <w:r w:rsidR="00AE3A86">
          <w:rPr>
            <w:noProof/>
            <w:webHidden/>
          </w:rPr>
          <w:fldChar w:fldCharType="separate"/>
        </w:r>
        <w:r w:rsidR="00AE3A86">
          <w:rPr>
            <w:noProof/>
            <w:webHidden/>
          </w:rPr>
          <w:t>24</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16" w:history="1">
        <w:r w:rsidR="00AE3A86" w:rsidRPr="009F7828">
          <w:rPr>
            <w:rStyle w:val="Hyperlink"/>
            <w:noProof/>
          </w:rPr>
          <w:t>Running FAST v8.09.00a-bjj</w:t>
        </w:r>
        <w:r w:rsidR="00AE3A86">
          <w:rPr>
            <w:noProof/>
            <w:webHidden/>
          </w:rPr>
          <w:tab/>
        </w:r>
        <w:r w:rsidR="00AE3A86">
          <w:rPr>
            <w:noProof/>
            <w:webHidden/>
          </w:rPr>
          <w:fldChar w:fldCharType="begin"/>
        </w:r>
        <w:r w:rsidR="00AE3A86">
          <w:rPr>
            <w:noProof/>
            <w:webHidden/>
          </w:rPr>
          <w:instrText xml:space="preserve"> PAGEREF _Toc412543416 \h </w:instrText>
        </w:r>
        <w:r w:rsidR="00AE3A86">
          <w:rPr>
            <w:noProof/>
            <w:webHidden/>
          </w:rPr>
        </w:r>
        <w:r w:rsidR="00AE3A86">
          <w:rPr>
            <w:noProof/>
            <w:webHidden/>
          </w:rPr>
          <w:fldChar w:fldCharType="separate"/>
        </w:r>
        <w:r w:rsidR="00AE3A86">
          <w:rPr>
            <w:noProof/>
            <w:webHidden/>
          </w:rPr>
          <w:t>25</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17" w:history="1">
        <w:r w:rsidR="00AE3A86" w:rsidRPr="009F7828">
          <w:rPr>
            <w:rStyle w:val="Hyperlink"/>
            <w:noProof/>
          </w:rPr>
          <w:t>FAST v8 Interface to Simulink</w:t>
        </w:r>
        <w:r w:rsidR="00AE3A86">
          <w:rPr>
            <w:noProof/>
            <w:webHidden/>
          </w:rPr>
          <w:tab/>
        </w:r>
        <w:r w:rsidR="00AE3A86">
          <w:rPr>
            <w:noProof/>
            <w:webHidden/>
          </w:rPr>
          <w:fldChar w:fldCharType="begin"/>
        </w:r>
        <w:r w:rsidR="00AE3A86">
          <w:rPr>
            <w:noProof/>
            <w:webHidden/>
          </w:rPr>
          <w:instrText xml:space="preserve"> PAGEREF _Toc412543417 \h </w:instrText>
        </w:r>
        <w:r w:rsidR="00AE3A86">
          <w:rPr>
            <w:noProof/>
            <w:webHidden/>
          </w:rPr>
        </w:r>
        <w:r w:rsidR="00AE3A86">
          <w:rPr>
            <w:noProof/>
            <w:webHidden/>
          </w:rPr>
          <w:fldChar w:fldCharType="separate"/>
        </w:r>
        <w:r w:rsidR="00AE3A86">
          <w:rPr>
            <w:noProof/>
            <w:webHidden/>
          </w:rPr>
          <w:t>26</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18" w:history="1">
        <w:r w:rsidR="00AE3A86" w:rsidRPr="009F7828">
          <w:rPr>
            <w:rStyle w:val="Hyperlink"/>
            <w:noProof/>
          </w:rPr>
          <w:t>Definition of the FAST v8 Interface to Simulink</w:t>
        </w:r>
        <w:r w:rsidR="00AE3A86">
          <w:rPr>
            <w:noProof/>
            <w:webHidden/>
          </w:rPr>
          <w:tab/>
        </w:r>
        <w:r w:rsidR="00AE3A86">
          <w:rPr>
            <w:noProof/>
            <w:webHidden/>
          </w:rPr>
          <w:fldChar w:fldCharType="begin"/>
        </w:r>
        <w:r w:rsidR="00AE3A86">
          <w:rPr>
            <w:noProof/>
            <w:webHidden/>
          </w:rPr>
          <w:instrText xml:space="preserve"> PAGEREF _Toc412543418 \h </w:instrText>
        </w:r>
        <w:r w:rsidR="00AE3A86">
          <w:rPr>
            <w:noProof/>
            <w:webHidden/>
          </w:rPr>
        </w:r>
        <w:r w:rsidR="00AE3A86">
          <w:rPr>
            <w:noProof/>
            <w:webHidden/>
          </w:rPr>
          <w:fldChar w:fldCharType="separate"/>
        </w:r>
        <w:r w:rsidR="00AE3A86">
          <w:rPr>
            <w:noProof/>
            <w:webHidden/>
          </w:rPr>
          <w:t>26</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19" w:history="1">
        <w:r w:rsidR="00AE3A86" w:rsidRPr="009F7828">
          <w:rPr>
            <w:rStyle w:val="Hyperlink"/>
            <w:noProof/>
          </w:rPr>
          <w:t>Converting FAST v7 Simulink Models to FAST v8</w:t>
        </w:r>
        <w:r w:rsidR="00AE3A86">
          <w:rPr>
            <w:noProof/>
            <w:webHidden/>
          </w:rPr>
          <w:tab/>
        </w:r>
        <w:r w:rsidR="00AE3A86">
          <w:rPr>
            <w:noProof/>
            <w:webHidden/>
          </w:rPr>
          <w:fldChar w:fldCharType="begin"/>
        </w:r>
        <w:r w:rsidR="00AE3A86">
          <w:rPr>
            <w:noProof/>
            <w:webHidden/>
          </w:rPr>
          <w:instrText xml:space="preserve"> PAGEREF _Toc412543419 \h </w:instrText>
        </w:r>
        <w:r w:rsidR="00AE3A86">
          <w:rPr>
            <w:noProof/>
            <w:webHidden/>
          </w:rPr>
        </w:r>
        <w:r w:rsidR="00AE3A86">
          <w:rPr>
            <w:noProof/>
            <w:webHidden/>
          </w:rPr>
          <w:fldChar w:fldCharType="separate"/>
        </w:r>
        <w:r w:rsidR="00AE3A86">
          <w:rPr>
            <w:noProof/>
            <w:webHidden/>
          </w:rPr>
          <w:t>29</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20" w:history="1">
        <w:r w:rsidR="00AE3A86" w:rsidRPr="009F7828">
          <w:rPr>
            <w:rStyle w:val="Hyperlink"/>
            <w:noProof/>
          </w:rPr>
          <w:t>Running FAST in Simulink</w:t>
        </w:r>
        <w:r w:rsidR="00AE3A86">
          <w:rPr>
            <w:noProof/>
            <w:webHidden/>
          </w:rPr>
          <w:tab/>
        </w:r>
        <w:r w:rsidR="00AE3A86">
          <w:rPr>
            <w:noProof/>
            <w:webHidden/>
          </w:rPr>
          <w:fldChar w:fldCharType="begin"/>
        </w:r>
        <w:r w:rsidR="00AE3A86">
          <w:rPr>
            <w:noProof/>
            <w:webHidden/>
          </w:rPr>
          <w:instrText xml:space="preserve"> PAGEREF _Toc412543420 \h </w:instrText>
        </w:r>
        <w:r w:rsidR="00AE3A86">
          <w:rPr>
            <w:noProof/>
            <w:webHidden/>
          </w:rPr>
        </w:r>
        <w:r w:rsidR="00AE3A86">
          <w:rPr>
            <w:noProof/>
            <w:webHidden/>
          </w:rPr>
          <w:fldChar w:fldCharType="separate"/>
        </w:r>
        <w:r w:rsidR="00AE3A86">
          <w:rPr>
            <w:noProof/>
            <w:webHidden/>
          </w:rPr>
          <w:t>31</w:t>
        </w:r>
        <w:r w:rsidR="00AE3A86">
          <w:rPr>
            <w:noProof/>
            <w:webHidden/>
          </w:rPr>
          <w:fldChar w:fldCharType="end"/>
        </w:r>
      </w:hyperlink>
    </w:p>
    <w:p w:rsidR="00AE3A86" w:rsidRDefault="00E821C7">
      <w:pPr>
        <w:pStyle w:val="TOC2"/>
        <w:tabs>
          <w:tab w:val="right" w:leader="dot" w:pos="9350"/>
        </w:tabs>
        <w:rPr>
          <w:rFonts w:eastAsiaTheme="minorEastAsia"/>
          <w:noProof/>
        </w:rPr>
      </w:pPr>
      <w:hyperlink w:anchor="_Toc412543421" w:history="1">
        <w:r w:rsidR="00AE3A86" w:rsidRPr="009F7828">
          <w:rPr>
            <w:rStyle w:val="Hyperlink"/>
            <w:noProof/>
          </w:rPr>
          <w:t>Compiling FAST for Simulink</w:t>
        </w:r>
        <w:r w:rsidR="00AE3A86">
          <w:rPr>
            <w:noProof/>
            <w:webHidden/>
          </w:rPr>
          <w:tab/>
        </w:r>
        <w:r w:rsidR="00AE3A86">
          <w:rPr>
            <w:noProof/>
            <w:webHidden/>
          </w:rPr>
          <w:fldChar w:fldCharType="begin"/>
        </w:r>
        <w:r w:rsidR="00AE3A86">
          <w:rPr>
            <w:noProof/>
            <w:webHidden/>
          </w:rPr>
          <w:instrText xml:space="preserve"> PAGEREF _Toc412543421 \h </w:instrText>
        </w:r>
        <w:r w:rsidR="00AE3A86">
          <w:rPr>
            <w:noProof/>
            <w:webHidden/>
          </w:rPr>
        </w:r>
        <w:r w:rsidR="00AE3A86">
          <w:rPr>
            <w:noProof/>
            <w:webHidden/>
          </w:rPr>
          <w:fldChar w:fldCharType="separate"/>
        </w:r>
        <w:r w:rsidR="00AE3A86">
          <w:rPr>
            <w:noProof/>
            <w:webHidden/>
          </w:rPr>
          <w:t>33</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22" w:history="1">
        <w:r w:rsidR="00AE3A86" w:rsidRPr="009F7828">
          <w:rPr>
            <w:rStyle w:val="Hyperlink"/>
            <w:noProof/>
          </w:rPr>
          <w:t>Feedback</w:t>
        </w:r>
        <w:r w:rsidR="00AE3A86">
          <w:rPr>
            <w:noProof/>
            <w:webHidden/>
          </w:rPr>
          <w:tab/>
        </w:r>
        <w:r w:rsidR="00AE3A86">
          <w:rPr>
            <w:noProof/>
            <w:webHidden/>
          </w:rPr>
          <w:fldChar w:fldCharType="begin"/>
        </w:r>
        <w:r w:rsidR="00AE3A86">
          <w:rPr>
            <w:noProof/>
            <w:webHidden/>
          </w:rPr>
          <w:instrText xml:space="preserve"> PAGEREF _Toc412543422 \h </w:instrText>
        </w:r>
        <w:r w:rsidR="00AE3A86">
          <w:rPr>
            <w:noProof/>
            <w:webHidden/>
          </w:rPr>
        </w:r>
        <w:r w:rsidR="00AE3A86">
          <w:rPr>
            <w:noProof/>
            <w:webHidden/>
          </w:rPr>
          <w:fldChar w:fldCharType="separate"/>
        </w:r>
        <w:r w:rsidR="00AE3A86">
          <w:rPr>
            <w:noProof/>
            <w:webHidden/>
          </w:rPr>
          <w:t>36</w:t>
        </w:r>
        <w:r w:rsidR="00AE3A86">
          <w:rPr>
            <w:noProof/>
            <w:webHidden/>
          </w:rPr>
          <w:fldChar w:fldCharType="end"/>
        </w:r>
      </w:hyperlink>
    </w:p>
    <w:p w:rsidR="00AE3A86" w:rsidRDefault="00E821C7">
      <w:pPr>
        <w:pStyle w:val="TOC1"/>
        <w:tabs>
          <w:tab w:val="right" w:leader="dot" w:pos="9350"/>
        </w:tabs>
        <w:rPr>
          <w:rFonts w:eastAsiaTheme="minorEastAsia"/>
          <w:noProof/>
        </w:rPr>
      </w:pPr>
      <w:hyperlink w:anchor="_Toc412543423" w:history="1">
        <w:r w:rsidR="00AE3A86" w:rsidRPr="009F7828">
          <w:rPr>
            <w:rStyle w:val="Hyperlink"/>
            <w:noProof/>
          </w:rPr>
          <w:t>Appendix: Example FAST v8.09.* Input File</w:t>
        </w:r>
        <w:r w:rsidR="00AE3A86">
          <w:rPr>
            <w:noProof/>
            <w:webHidden/>
          </w:rPr>
          <w:tab/>
        </w:r>
        <w:r w:rsidR="00AE3A86">
          <w:rPr>
            <w:noProof/>
            <w:webHidden/>
          </w:rPr>
          <w:fldChar w:fldCharType="begin"/>
        </w:r>
        <w:r w:rsidR="00AE3A86">
          <w:rPr>
            <w:noProof/>
            <w:webHidden/>
          </w:rPr>
          <w:instrText xml:space="preserve"> PAGEREF _Toc412543423 \h </w:instrText>
        </w:r>
        <w:r w:rsidR="00AE3A86">
          <w:rPr>
            <w:noProof/>
            <w:webHidden/>
          </w:rPr>
        </w:r>
        <w:r w:rsidR="00AE3A86">
          <w:rPr>
            <w:noProof/>
            <w:webHidden/>
          </w:rPr>
          <w:fldChar w:fldCharType="separate"/>
        </w:r>
        <w:r w:rsidR="00AE3A86">
          <w:rPr>
            <w:noProof/>
            <w:webHidden/>
          </w:rPr>
          <w:t>37</w:t>
        </w:r>
        <w:r w:rsidR="00AE3A86">
          <w:rPr>
            <w:noProof/>
            <w:webHidden/>
          </w:rPr>
          <w:fldChar w:fldCharType="end"/>
        </w:r>
      </w:hyperlink>
    </w:p>
    <w:p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rsidR="00C13750" w:rsidRDefault="00C13750" w:rsidP="00992CCA">
      <w:pPr>
        <w:pStyle w:val="Heading1"/>
      </w:pPr>
      <w:bookmarkStart w:id="16" w:name="_Toc412543397"/>
      <w:r>
        <w:lastRenderedPageBreak/>
        <w:t>Introduction</w:t>
      </w:r>
      <w:bookmarkEnd w:id="16"/>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91346C">
        <w:t xml:space="preserve">Figure </w:t>
      </w:r>
      <w:r w:rsidR="0091346C">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91346C">
        <w:t xml:space="preserve">Figure </w:t>
      </w:r>
      <w:r w:rsidR="0091346C">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91346C">
        <w:t xml:space="preserve">Figure </w:t>
      </w:r>
      <w:r w:rsidR="0091346C">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91346C">
        <w:t xml:space="preserve">Table </w:t>
      </w:r>
      <w:r w:rsidR="0091346C">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6976B9F8" wp14:editId="0AC9485F">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17" w:name="_Ref368594244"/>
      <w:r>
        <w:t xml:space="preserve">Figure </w:t>
      </w:r>
      <w:fldSimple w:instr=" SEQ Figure \* ARABIC ">
        <w:r w:rsidR="007C0572">
          <w:rPr>
            <w:noProof/>
          </w:rPr>
          <w:t>1</w:t>
        </w:r>
      </w:fldSimple>
      <w:bookmarkEnd w:id="17"/>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86554016" r:id="rId14"/>
        </w:object>
      </w:r>
    </w:p>
    <w:p w:rsidR="000D16ED" w:rsidRDefault="000D16ED" w:rsidP="000D16ED">
      <w:pPr>
        <w:pStyle w:val="Caption"/>
        <w:jc w:val="center"/>
      </w:pPr>
      <w:bookmarkStart w:id="18" w:name="_Ref368606255"/>
      <w:r>
        <w:t xml:space="preserve">Figure </w:t>
      </w:r>
      <w:fldSimple w:instr=" SEQ Figure \* ARABIC ">
        <w:r w:rsidR="007C0572">
          <w:rPr>
            <w:noProof/>
          </w:rPr>
          <w:t>2</w:t>
        </w:r>
      </w:fldSimple>
      <w:bookmarkEnd w:id="18"/>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5" o:title=""/>
            <w10:bordertop type="single" width="8"/>
            <w10:borderleft type="single" width="8"/>
            <w10:borderbottom type="single" width="8"/>
            <w10:borderright type="single" width="8"/>
          </v:shape>
          <o:OLEObject Type="Embed" ProgID="Visio.Drawing.11" ShapeID="_x0000_i1026" DrawAspect="Content" ObjectID="_1486554017" r:id="rId16"/>
        </w:object>
      </w:r>
    </w:p>
    <w:p w:rsidR="000D16ED" w:rsidRDefault="000D16ED" w:rsidP="000D16ED">
      <w:pPr>
        <w:pStyle w:val="Caption"/>
        <w:jc w:val="center"/>
      </w:pPr>
      <w:bookmarkStart w:id="19" w:name="_Ref368606394"/>
      <w:r>
        <w:t xml:space="preserve">Figure </w:t>
      </w:r>
      <w:fldSimple w:instr=" SEQ Figure \* ARABIC ">
        <w:r w:rsidR="007C0572">
          <w:rPr>
            <w:noProof/>
          </w:rPr>
          <w:t>3</w:t>
        </w:r>
      </w:fldSimple>
      <w:bookmarkEnd w:id="19"/>
      <w:r>
        <w:t>: FAST control volumes for floating systems</w:t>
      </w:r>
    </w:p>
    <w:p w:rsidR="00CE6C50" w:rsidRDefault="00CE6C50" w:rsidP="00CE6C50">
      <w:r>
        <w:br w:type="page"/>
      </w:r>
    </w:p>
    <w:p w:rsidR="00960E61" w:rsidRDefault="00960E61" w:rsidP="00AC31AB">
      <w:pPr>
        <w:pStyle w:val="Caption"/>
        <w:keepNext/>
        <w:jc w:val="center"/>
      </w:pPr>
      <w:bookmarkStart w:id="20" w:name="_Ref368603146"/>
      <w:r>
        <w:lastRenderedPageBreak/>
        <w:t xml:space="preserve">Table </w:t>
      </w:r>
      <w:fldSimple w:instr=" SEQ Table \* ARABIC ">
        <w:r w:rsidR="0091346C">
          <w:rPr>
            <w:noProof/>
          </w:rPr>
          <w:t>1</w:t>
        </w:r>
      </w:fldSimple>
      <w:bookmarkEnd w:id="20"/>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C020FB" w:rsidRDefault="00C020FB" w:rsidP="0032059E">
            <w:pPr>
              <w:spacing w:after="0" w:line="240" w:lineRule="auto"/>
              <w:rPr>
                <w:rFonts w:ascii="Calibri" w:eastAsia="Times New Roman" w:hAnsi="Calibri" w:cs="Times New Roman"/>
                <w:b/>
                <w:bCs/>
                <w:color w:val="000000"/>
              </w:rPr>
            </w:pPr>
          </w:p>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C020FB" w:rsidRDefault="00C020FB" w:rsidP="004A0A8F">
            <w:pPr>
              <w:spacing w:after="0" w:line="240" w:lineRule="auto"/>
              <w:rPr>
                <w:rFonts w:ascii="Calibri" w:eastAsia="Times New Roman" w:hAnsi="Calibri" w:cs="Times New Roman"/>
                <w:b/>
                <w:bCs/>
                <w:color w:val="000000"/>
              </w:rPr>
            </w:pPr>
          </w:p>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5"/>
            </w:r>
          </w:p>
        </w:tc>
      </w:tr>
    </w:tbl>
    <w:p w:rsidR="00C6618D" w:rsidRDefault="00C6618D" w:rsidP="00C6618D"/>
    <w:p w:rsidR="008274A4" w:rsidRDefault="00CA74B5" w:rsidP="00992CCA">
      <w:pPr>
        <w:pStyle w:val="Heading1"/>
      </w:pPr>
      <w:bookmarkStart w:id="21" w:name="_Ref412116144"/>
      <w:bookmarkStart w:id="22" w:name="_Toc412543398"/>
      <w:r>
        <w:t>Major changes</w:t>
      </w:r>
      <w:r w:rsidR="008274A4">
        <w:t xml:space="preserve"> in FAST</w:t>
      </w:r>
      <w:bookmarkEnd w:id="21"/>
      <w:bookmarkEnd w:id="22"/>
    </w:p>
    <w:p w:rsidR="00176884" w:rsidRDefault="00176884" w:rsidP="00176884">
      <w:pPr>
        <w:pStyle w:val="Heading2"/>
        <w:rPr>
          <w:ins w:id="23" w:author="Bonnie Jonkman" w:date="2015-02-19T20:57:00Z"/>
        </w:rPr>
      </w:pPr>
      <w:bookmarkStart w:id="24" w:name="_Toc412543399"/>
      <w:commentRangeStart w:id="25"/>
      <w:r>
        <w:t>v8.10.00a-bjj</w:t>
      </w:r>
      <w:commentRangeEnd w:id="25"/>
      <w:r w:rsidR="00066FEC">
        <w:rPr>
          <w:rStyle w:val="CommentReference"/>
          <w:rFonts w:asciiTheme="minorHAnsi" w:eastAsiaTheme="minorHAnsi" w:hAnsiTheme="minorHAnsi" w:cstheme="minorBidi"/>
          <w:b w:val="0"/>
          <w:bCs w:val="0"/>
          <w:color w:val="auto"/>
        </w:rPr>
        <w:commentReference w:id="25"/>
      </w:r>
      <w:bookmarkEnd w:id="24"/>
    </w:p>
    <w:p w:rsidR="00176884" w:rsidRDefault="00176884" w:rsidP="008233CD">
      <w:pPr>
        <w:pStyle w:val="ListParagraph"/>
        <w:numPr>
          <w:ilvl w:val="0"/>
          <w:numId w:val="6"/>
        </w:numPr>
      </w:pPr>
      <w:r>
        <w:t>MAP++</w:t>
      </w:r>
    </w:p>
    <w:p w:rsidR="00176884" w:rsidRDefault="00176884" w:rsidP="008233CD">
      <w:pPr>
        <w:pStyle w:val="ListParagraph"/>
        <w:numPr>
          <w:ilvl w:val="0"/>
          <w:numId w:val="6"/>
        </w:numPr>
      </w:pPr>
      <w:r>
        <w:t>TMD (tuned mass damper)</w:t>
      </w:r>
    </w:p>
    <w:p w:rsidR="00176884" w:rsidRDefault="00176884" w:rsidP="008233CD">
      <w:pPr>
        <w:pStyle w:val="ListParagraph"/>
        <w:numPr>
          <w:ilvl w:val="0"/>
          <w:numId w:val="6"/>
        </w:numPr>
      </w:pPr>
      <w:r>
        <w:t>MoorDyn</w:t>
      </w:r>
    </w:p>
    <w:p w:rsidR="00176884" w:rsidRDefault="00176884" w:rsidP="008233CD">
      <w:pPr>
        <w:pStyle w:val="ListParagraph"/>
        <w:numPr>
          <w:ilvl w:val="0"/>
          <w:numId w:val="6"/>
        </w:numPr>
      </w:pPr>
      <w:r>
        <w:t>F</w:t>
      </w:r>
      <w:r w:rsidR="00AE3A86">
        <w:t>EA</w:t>
      </w:r>
      <w:r>
        <w:t>Mooring</w:t>
      </w:r>
    </w:p>
    <w:p w:rsidR="00176884" w:rsidRDefault="00176884" w:rsidP="008233CD">
      <w:pPr>
        <w:pStyle w:val="ListParagraph"/>
        <w:numPr>
          <w:ilvl w:val="0"/>
          <w:numId w:val="6"/>
        </w:numPr>
      </w:pPr>
      <w:r>
        <w:t>IceDyn</w:t>
      </w:r>
    </w:p>
    <w:p w:rsidR="003D7F3C" w:rsidRDefault="003D7F3C" w:rsidP="008233CD">
      <w:pPr>
        <w:pStyle w:val="ListParagraph"/>
        <w:numPr>
          <w:ilvl w:val="0"/>
          <w:numId w:val="6"/>
        </w:numPr>
      </w:pPr>
      <w:r>
        <w:t>IceFloe (official?)</w:t>
      </w:r>
    </w:p>
    <w:p w:rsidR="00176884" w:rsidRDefault="00176884" w:rsidP="008233CD">
      <w:pPr>
        <w:pStyle w:val="ListParagraph"/>
        <w:numPr>
          <w:ilvl w:val="0"/>
          <w:numId w:val="6"/>
        </w:numPr>
      </w:pPr>
      <w:r>
        <w:t>FAST v8 Interface for Simulink</w:t>
      </w:r>
    </w:p>
    <w:p w:rsidR="00176884" w:rsidRDefault="00176884" w:rsidP="008233CD">
      <w:pPr>
        <w:pStyle w:val="ListParagraph"/>
        <w:numPr>
          <w:ilvl w:val="0"/>
          <w:numId w:val="6"/>
        </w:numPr>
      </w:pPr>
      <w:r>
        <w:t>HydroDyn bug fixes</w:t>
      </w:r>
    </w:p>
    <w:p w:rsidR="00AE3A86" w:rsidRDefault="00AE3A86" w:rsidP="00AE3A86">
      <w:pPr>
        <w:pStyle w:val="ListParagraph"/>
        <w:numPr>
          <w:ilvl w:val="0"/>
          <w:numId w:val="6"/>
        </w:numPr>
      </w:pPr>
      <w:r>
        <w:t xml:space="preserve">The 64-bit version of the MAP DLL is now functioning. This means </w:t>
      </w:r>
      <w:r>
        <w:rPr>
          <w:i/>
        </w:rPr>
        <w:t xml:space="preserve">all </w:t>
      </w:r>
      <w:r>
        <w:t xml:space="preserve">functionality in the FAST_Win32.exe is available in FAST_x64.exe </w:t>
      </w:r>
    </w:p>
    <w:p w:rsidR="00AE3A86" w:rsidRPr="00066FEC" w:rsidRDefault="00AE3A86" w:rsidP="008233CD">
      <w:pPr>
        <w:pStyle w:val="ListParagraph"/>
        <w:numPr>
          <w:ilvl w:val="0"/>
          <w:numId w:val="6"/>
        </w:numPr>
      </w:pPr>
    </w:p>
    <w:p w:rsidR="000151C3" w:rsidRDefault="000151C3" w:rsidP="008274A4">
      <w:pPr>
        <w:pStyle w:val="Heading2"/>
      </w:pPr>
      <w:bookmarkStart w:id="26" w:name="_Toc412543400"/>
      <w:r>
        <w:lastRenderedPageBreak/>
        <w:t>v8.09.00a-bjj</w:t>
      </w:r>
      <w:bookmarkEnd w:id="26"/>
    </w:p>
    <w:p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first-order hydrodynamics theory.  The second-order hydrodynamic implementations include time-domain calculations of difference- (mean- and slow-drift-) and sum-frequency terms.  Second-order wave kinematics are applicable to the hydrodynamic loading of thin structural members via strip theory and second-order diffraction loads are applicable to large structural members.</w:t>
      </w:r>
    </w:p>
    <w:p w:rsidR="00034E12" w:rsidRDefault="00034E12" w:rsidP="00034E12">
      <w:pPr>
        <w:pStyle w:val="ListParagraph"/>
        <w:numPr>
          <w:ilvl w:val="0"/>
          <w:numId w:val="6"/>
        </w:numPr>
      </w:pPr>
      <w:r>
        <w:t>We fixed a problem where the eigenfrequencies listed in the SubDyn summary file were incorrect for some models.</w:t>
      </w:r>
    </w:p>
    <w:p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18" w:history="1">
        <w:r w:rsidR="004F109B" w:rsidRPr="00100844">
          <w:rPr>
            <w:rStyle w:val="Hyperlink"/>
          </w:rPr>
          <w:t>https://nwtc.nrel.gov/DWM</w:t>
        </w:r>
      </w:hyperlink>
      <w:r w:rsidR="000D67F1">
        <w:t>.</w:t>
      </w:r>
    </w:p>
    <w:p w:rsidR="0041287D" w:rsidRDefault="00DF5C8E" w:rsidP="00DF5C8E">
      <w:pPr>
        <w:ind w:left="360"/>
      </w:pPr>
      <w:r>
        <w:t>FAST v8.0</w:t>
      </w:r>
      <w:r w:rsidR="00207908">
        <w:t>9</w:t>
      </w:r>
      <w:r>
        <w:t>.00</w:t>
      </w:r>
      <w:r w:rsidR="00207908">
        <w:t>a</w:t>
      </w:r>
      <w:r>
        <w:t xml:space="preserve">-bjj is compiled with the components listed in </w:t>
      </w:r>
      <w:r>
        <w:fldChar w:fldCharType="begin"/>
      </w:r>
      <w:r>
        <w:instrText xml:space="preserve"> REF _Ref391842085 \h </w:instrText>
      </w:r>
      <w:r>
        <w:fldChar w:fldCharType="separate"/>
      </w:r>
      <w:r>
        <w:t xml:space="preserve">Table </w:t>
      </w:r>
      <w:r>
        <w:rPr>
          <w:noProof/>
        </w:rPr>
        <w:t>2</w:t>
      </w:r>
      <w:r>
        <w:fldChar w:fldCharType="end"/>
      </w:r>
      <w:r>
        <w:t>.</w:t>
      </w:r>
    </w:p>
    <w:p w:rsidR="000151C3" w:rsidRDefault="000151C3" w:rsidP="00DF5C8E">
      <w:pPr>
        <w:pStyle w:val="Caption"/>
        <w:keepNext/>
        <w:jc w:val="center"/>
      </w:pPr>
      <w:bookmarkStart w:id="27" w:name="_Ref391842085"/>
      <w:r>
        <w:t xml:space="preserve">Table </w:t>
      </w:r>
      <w:fldSimple w:instr=" SEQ Table \* ARABIC ">
        <w:r>
          <w:rPr>
            <w:noProof/>
          </w:rPr>
          <w:t>2</w:t>
        </w:r>
      </w:fldSimple>
      <w:bookmarkEnd w:id="27"/>
      <w:r>
        <w:t>: Components in FAST v8.0</w:t>
      </w:r>
      <w:r w:rsidR="00E759ED">
        <w:t>9</w:t>
      </w:r>
      <w:r>
        <w:t>.00</w:t>
      </w:r>
      <w:r w:rsidR="00E759ED">
        <w:t>a</w:t>
      </w:r>
      <w:r>
        <w:t>-bjj</w:t>
      </w:r>
    </w:p>
    <w:tbl>
      <w:tblPr>
        <w:tblStyle w:val="LightList-Accent1"/>
        <w:tblW w:w="0" w:type="auto"/>
        <w:jc w:val="center"/>
        <w:tblLook w:val="04A0" w:firstRow="1" w:lastRow="0" w:firstColumn="1" w:lastColumn="0" w:noHBand="0" w:noVBand="1"/>
      </w:tblPr>
      <w:tblGrid>
        <w:gridCol w:w="2485"/>
        <w:gridCol w:w="2421"/>
        <w:gridCol w:w="2795"/>
      </w:tblGrid>
      <w:tr w:rsidR="000151C3" w:rsidTr="00EE463C">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Default="000151C3" w:rsidP="00E759ED">
            <w:pPr>
              <w:rPr>
                <w:b w:val="0"/>
                <w:bCs w:val="0"/>
                <w:color w:val="auto"/>
              </w:rPr>
            </w:pPr>
            <w:r>
              <w:t>Component</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405A94" w:rsidRDefault="000151C3" w:rsidP="00E759ED">
            <w:r w:rsidRPr="00405A94">
              <w:t>Modules</w:t>
            </w: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ElastoDyn</w:t>
            </w:r>
          </w:p>
        </w:tc>
        <w:tc>
          <w:tcPr>
            <w:tcW w:w="2421" w:type="dxa"/>
          </w:tcPr>
          <w:p w:rsidR="000151C3" w:rsidRPr="00017CF5" w:rsidRDefault="000151C3" w:rsidP="00DF5C8E">
            <w:pPr>
              <w:cnfStyle w:val="000000000000" w:firstRow="0" w:lastRow="0" w:firstColumn="0" w:lastColumn="0" w:oddVBand="0" w:evenVBand="0" w:oddHBand="0" w:evenHBand="0" w:firstRowFirstColumn="0" w:firstRowLastColumn="0" w:lastRowFirstColumn="0" w:lastRowLastColumn="0"/>
              <w:rPr>
                <w:highlight w:val="yellow"/>
              </w:rPr>
            </w:pPr>
            <w:r w:rsidRPr="00C41533">
              <w:t>v</w:t>
            </w:r>
            <w:r w:rsidRPr="00DF5C8E">
              <w:t>1.01.0</w:t>
            </w:r>
            <w:r w:rsidR="00DF5C8E" w:rsidRPr="00DF5C8E">
              <w:t>7a</w:t>
            </w:r>
            <w:r w:rsidRPr="00DF5C8E">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ED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AeroDyn</w:t>
            </w:r>
          </w:p>
        </w:tc>
        <w:tc>
          <w:tcPr>
            <w:tcW w:w="2421" w:type="dxa"/>
          </w:tcPr>
          <w:p w:rsidR="000151C3" w:rsidRPr="00017CF5" w:rsidRDefault="000151C3" w:rsidP="009B264B">
            <w:pPr>
              <w:cnfStyle w:val="000000100000" w:firstRow="0" w:lastRow="0" w:firstColumn="0" w:lastColumn="0" w:oddVBand="0" w:evenVBand="0" w:oddHBand="1" w:evenHBand="0" w:firstRowFirstColumn="0" w:firstRowLastColumn="0" w:lastRowFirstColumn="0" w:lastRowLastColumn="0"/>
              <w:rPr>
                <w:highlight w:val="yellow"/>
              </w:rPr>
            </w:pPr>
            <w:r w:rsidRPr="001A7232">
              <w:t>v</w:t>
            </w:r>
            <w:r w:rsidRPr="009B264B">
              <w:t>14.0</w:t>
            </w:r>
            <w:r w:rsidR="009B264B" w:rsidRPr="009B264B">
              <w:t>3</w:t>
            </w:r>
            <w:r w:rsidRPr="009B264B">
              <w:t>.0</w:t>
            </w:r>
            <w:r w:rsidR="009B264B" w:rsidRPr="009B264B">
              <w:t>0a</w:t>
            </w:r>
            <w:r w:rsidRPr="009B264B">
              <w:t>-bjj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AD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InflowWind</w:t>
            </w:r>
          </w:p>
        </w:tc>
        <w:tc>
          <w:tcPr>
            <w:tcW w:w="2421" w:type="dxa"/>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t>v2.00.01c</w:t>
            </w:r>
            <w:r w:rsidRPr="00D02778">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IfW</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ServoDyn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SrvD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HydroDyn</w:t>
            </w:r>
          </w:p>
        </w:tc>
        <w:tc>
          <w:tcPr>
            <w:tcW w:w="2421" w:type="dxa"/>
          </w:tcPr>
          <w:p w:rsidR="000151C3" w:rsidRPr="00017CF5" w:rsidRDefault="000151C3" w:rsidP="005C51E0">
            <w:pPr>
              <w:cnfStyle w:val="000000000000" w:firstRow="0" w:lastRow="0" w:firstColumn="0" w:lastColumn="0" w:oddVBand="0" w:evenVBand="0" w:oddHBand="0" w:evenHBand="0" w:firstRowFirstColumn="0" w:firstRowLastColumn="0" w:lastRowFirstColumn="0" w:lastRowLastColumn="0"/>
              <w:rPr>
                <w:highlight w:val="yellow"/>
              </w:rPr>
            </w:pPr>
            <w:r w:rsidRPr="00EB4588">
              <w:t>v</w:t>
            </w:r>
            <w:r w:rsidRPr="00DB33B3">
              <w:t>2.0</w:t>
            </w:r>
            <w:r w:rsidR="00DB33B3" w:rsidRPr="00DB33B3">
              <w:t>2</w:t>
            </w:r>
            <w:r w:rsidRPr="00DB33B3">
              <w:t>.0</w:t>
            </w:r>
            <w:r w:rsidR="00DB33B3" w:rsidRPr="00DB33B3">
              <w:t>0a</w:t>
            </w:r>
            <w:r w:rsidRPr="00DB33B3">
              <w:t>-</w:t>
            </w:r>
            <w:r w:rsidR="005C51E0">
              <w:t>adp</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HD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SubDyn</w:t>
            </w:r>
          </w:p>
        </w:tc>
        <w:tc>
          <w:tcPr>
            <w:tcW w:w="2421" w:type="dxa"/>
          </w:tcPr>
          <w:p w:rsidR="000151C3" w:rsidRPr="00017CF5" w:rsidRDefault="000151C3" w:rsidP="00D57C07">
            <w:pPr>
              <w:cnfStyle w:val="000000100000" w:firstRow="0" w:lastRow="0" w:firstColumn="0" w:lastColumn="0" w:oddVBand="0" w:evenVBand="0" w:oddHBand="1" w:evenHBand="0" w:firstRowFirstColumn="0" w:firstRowLastColumn="0" w:lastRowFirstColumn="0" w:lastRowLastColumn="0"/>
              <w:rPr>
                <w:highlight w:val="yellow"/>
              </w:rPr>
            </w:pPr>
            <w:r w:rsidRPr="00EF7FF6">
              <w:t>v</w:t>
            </w:r>
            <w:r w:rsidRPr="00E254E3">
              <w:t>1.01.0</w:t>
            </w:r>
            <w:r w:rsidR="00D57C07" w:rsidRPr="00E254E3">
              <w:t>1</w:t>
            </w:r>
            <w:r w:rsidRPr="00E254E3">
              <w:t>a-rrd</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SD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MAP</w:t>
            </w:r>
          </w:p>
        </w:tc>
        <w:tc>
          <w:tcPr>
            <w:tcW w:w="2421" w:type="dxa"/>
            <w:tcBorders>
              <w:bottom w:val="single" w:sz="8" w:space="0" w:color="4F81BD" w:themeColor="accent1"/>
            </w:tcBorders>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rsidRPr="003544F5">
              <w:t>v0.97.01a-mdm</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MAP</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FEAMooring</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FEAM</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IceFloe</w:t>
            </w:r>
          </w:p>
        </w:tc>
        <w:tc>
          <w:tcPr>
            <w:tcW w:w="2421" w:type="dxa"/>
            <w:tcBorders>
              <w:bottom w:val="single" w:sz="8" w:space="0" w:color="4F81BD" w:themeColor="accent1"/>
            </w:tcBorders>
          </w:tcPr>
          <w:p w:rsidR="000151C3" w:rsidRPr="00CA2F20" w:rsidRDefault="000151C3" w:rsidP="00E759ED">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IceF</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IceDyn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IceD</w:t>
            </w:r>
          </w:p>
        </w:tc>
      </w:tr>
      <w:tr w:rsidR="000151C3" w:rsidRPr="000F3583" w:rsidTr="00DF5C8E">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rsidRPr="00AC31AB">
              <w:t>Other Component</w:t>
            </w:r>
            <w:r>
              <w:t>s</w:t>
            </w: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NWTC Subroutine Library</w:t>
            </w:r>
          </w:p>
        </w:tc>
        <w:tc>
          <w:tcPr>
            <w:tcW w:w="0" w:type="auto"/>
            <w:gridSpan w:val="2"/>
          </w:tcPr>
          <w:p w:rsidR="000151C3" w:rsidRPr="00F65048" w:rsidRDefault="000151C3" w:rsidP="000151C3">
            <w:pPr>
              <w:cnfStyle w:val="000000100000" w:firstRow="0" w:lastRow="0" w:firstColumn="0" w:lastColumn="0" w:oddVBand="0" w:evenVBand="0" w:oddHBand="1" w:evenHBand="0" w:firstRowFirstColumn="0" w:firstRowLastColumn="0" w:lastRowFirstColumn="0" w:lastRowLastColumn="0"/>
            </w:pPr>
            <w:r w:rsidRPr="00F65048">
              <w:t>v2.0</w:t>
            </w:r>
            <w:r>
              <w:t>4</w:t>
            </w:r>
            <w:r w:rsidRPr="00F65048">
              <w:t>.0</w:t>
            </w:r>
            <w:r>
              <w:t>0a</w:t>
            </w:r>
            <w:r w:rsidRPr="00F65048">
              <w:t>-bjj</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FAST Registry</w:t>
            </w:r>
            <w:bookmarkStart w:id="28" w:name="_Ref391726695"/>
            <w:r w:rsidRPr="00405A94">
              <w:rPr>
                <w:rStyle w:val="FootnoteReference"/>
                <w:b w:val="0"/>
              </w:rPr>
              <w:footnoteReference w:id="6"/>
            </w:r>
            <w:bookmarkEnd w:id="28"/>
          </w:p>
        </w:tc>
        <w:tc>
          <w:tcPr>
            <w:tcW w:w="0" w:type="auto"/>
            <w:gridSpan w:val="2"/>
          </w:tcPr>
          <w:p w:rsidR="000151C3" w:rsidRPr="00E841BB" w:rsidRDefault="000151C3" w:rsidP="000151C3">
            <w:pPr>
              <w:cnfStyle w:val="000000000000" w:firstRow="0" w:lastRow="0" w:firstColumn="0" w:lastColumn="0" w:oddVBand="0" w:evenVBand="0" w:oddHBand="0" w:evenHBand="0" w:firstRowFirstColumn="0" w:firstRowLastColumn="0" w:lastRowFirstColumn="0" w:lastRowLastColumn="0"/>
            </w:pPr>
            <w:r w:rsidRPr="00E841BB">
              <w:t>v2.0</w:t>
            </w:r>
            <w:r>
              <w:t>3.02</w:t>
            </w:r>
          </w:p>
        </w:tc>
      </w:tr>
      <w:tr w:rsidR="000151C3" w:rsidRPr="000F3583" w:rsidTr="00DF5C8E">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t>Third Party Content</w:t>
            </w: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LAPACK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0151C3" w:rsidRDefault="000151C3" w:rsidP="00E759ED">
            <w:pPr>
              <w:cnfStyle w:val="000000000000" w:firstRow="0" w:lastRow="0" w:firstColumn="0" w:lastColumn="0" w:oddVBand="0" w:evenVBand="0" w:oddHBand="0" w:evenHBand="0" w:firstRowFirstColumn="0" w:firstRowLastColumn="0" w:lastRowFirstColumn="0" w:lastRowLastColumn="0"/>
            </w:pPr>
            <w:r>
              <w:t>(v3.5.0 compiled with gfortran)</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ScaLAPACK</w:t>
            </w:r>
          </w:p>
        </w:tc>
        <w:tc>
          <w:tcPr>
            <w:tcW w:w="0" w:type="auto"/>
            <w:gridSpan w:val="2"/>
          </w:tcPr>
          <w:p w:rsidR="000151C3" w:rsidRDefault="000151C3" w:rsidP="00E759ED">
            <w:pPr>
              <w:cnfStyle w:val="000000100000" w:firstRow="0" w:lastRow="0" w:firstColumn="0" w:lastColumn="0" w:oddVBand="0" w:evenVBand="0" w:oddHBand="1" w:evenHBand="0" w:firstRowFirstColumn="0" w:firstRowLastColumn="0" w:lastRowFirstColumn="0" w:lastRowLastColumn="0"/>
            </w:pPr>
            <w:r>
              <w:t>2.0.2</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FFTPACK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v4.1</w:t>
            </w:r>
          </w:p>
        </w:tc>
      </w:tr>
    </w:tbl>
    <w:p w:rsidR="000151C3" w:rsidRPr="000151C3" w:rsidRDefault="000151C3" w:rsidP="000151C3"/>
    <w:p w:rsidR="008274A4" w:rsidRDefault="008274A4" w:rsidP="008274A4">
      <w:pPr>
        <w:pStyle w:val="Heading2"/>
      </w:pPr>
      <w:bookmarkStart w:id="29" w:name="_Ref412116139"/>
      <w:bookmarkStart w:id="30" w:name="_Toc412543401"/>
      <w:r>
        <w:lastRenderedPageBreak/>
        <w:t>v8.08.00c-bjj</w:t>
      </w:r>
      <w:bookmarkEnd w:id="29"/>
      <w:bookmarkEnd w:id="30"/>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9"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0"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31" w:name="_Ref391841077"/>
      <w:r w:rsidR="002C1FAC" w:rsidRPr="00AC31AB">
        <w:rPr>
          <w:rStyle w:val="FootnoteReference"/>
          <w:rFonts w:eastAsia="Times New Roman" w:cs="Times New Roman"/>
          <w:color w:val="000000"/>
        </w:rPr>
        <w:footnoteReference w:id="7"/>
      </w:r>
      <w:bookmarkEnd w:id="31"/>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91346C">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91346C">
        <w:t xml:space="preserve">Figure </w:t>
      </w:r>
      <w:r w:rsidR="0091346C">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&lt;RootName&gt;.&lt;ext&gt;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 xml:space="preserve">&lt;RootName&gt;.&lt;ModName&gt;.&lt;ext&gt; </w:t>
      </w:r>
      <w:r w:rsidR="00CE4E89">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outb</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ech</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lastRenderedPageBreak/>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Pr>
          <w:noProof/>
        </w:rPr>
        <w:lastRenderedPageBreak/>
        <w:drawing>
          <wp:inline distT="0" distB="0" distL="0" distR="0" wp14:anchorId="5104B4FB" wp14:editId="3C9FEC2F">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CE6A2F" w:rsidRPr="00CE2DA4" w:rsidRDefault="00CE6A2F" w:rsidP="00CE6A2F">
      <w:pPr>
        <w:pStyle w:val="Caption"/>
        <w:jc w:val="center"/>
      </w:pPr>
      <w:bookmarkStart w:id="32" w:name="_Ref352753427"/>
      <w:r>
        <w:t xml:space="preserve">Figure </w:t>
      </w:r>
      <w:fldSimple w:instr=" SEQ Figure \* ARABIC ">
        <w:r w:rsidR="007C0572">
          <w:rPr>
            <w:noProof/>
          </w:rPr>
          <w:t>4</w:t>
        </w:r>
      </w:fldSimple>
      <w:bookmarkEnd w:id="32"/>
      <w:r>
        <w:t xml:space="preserve">: Summary of Input and Output Files for FAST </w:t>
      </w:r>
      <w:r w:rsidRPr="00195D86">
        <w:t>v8.</w:t>
      </w:r>
      <w:r w:rsidR="008F1D42" w:rsidRPr="00195D86">
        <w:t>0</w:t>
      </w:r>
      <w:r w:rsidR="008F1D42">
        <w:t>9</w:t>
      </w:r>
      <w:r w:rsidRPr="00195D86">
        <w:t>.</w:t>
      </w:r>
      <w:r w:rsidR="008F1D42" w:rsidRPr="00195D86">
        <w:t>00</w:t>
      </w:r>
      <w:r w:rsidR="008F1D42">
        <w:t>a</w:t>
      </w:r>
      <w:r w:rsidRPr="00195D86">
        <w:t>-bjj</w:t>
      </w:r>
    </w:p>
    <w:p w:rsidR="00CA74B5" w:rsidRDefault="006552FB" w:rsidP="008274A4">
      <w:pPr>
        <w:pStyle w:val="Heading2"/>
      </w:pPr>
      <w:bookmarkStart w:id="33" w:name="_Toc412543402"/>
      <w:r>
        <w:lastRenderedPageBreak/>
        <w:t>v8.</w:t>
      </w:r>
      <w:r w:rsidR="000973B8">
        <w:t>03</w:t>
      </w:r>
      <w:r>
        <w:t>.</w:t>
      </w:r>
      <w:r w:rsidR="000973B8">
        <w:t>02</w:t>
      </w:r>
      <w:r w:rsidR="00024A69">
        <w:t>b</w:t>
      </w:r>
      <w:r>
        <w:t>-bjj</w:t>
      </w:r>
      <w:bookmarkEnd w:id="33"/>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22"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91346C">
        <w:t xml:space="preserve">Figure </w:t>
      </w:r>
      <w:r w:rsidR="0091346C">
        <w:rPr>
          <w:noProof/>
        </w:rPr>
        <w:t>4</w:t>
      </w:r>
      <w:r w:rsidR="001E429B">
        <w:fldChar w:fldCharType="end"/>
      </w:r>
      <w:r w:rsidR="009733A8">
        <w:t>.</w:t>
      </w:r>
    </w:p>
    <w:p w:rsidR="00A1232C" w:rsidRDefault="00A1232C" w:rsidP="00992CCA">
      <w:pPr>
        <w:pStyle w:val="Heading1"/>
      </w:pPr>
      <w:bookmarkStart w:id="34" w:name="_Ref391890933"/>
      <w:bookmarkStart w:id="35" w:name="_Toc412543403"/>
      <w:r>
        <w:t>Certification Tests</w:t>
      </w:r>
      <w:bookmarkEnd w:id="34"/>
      <w:bookmarkEnd w:id="35"/>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91346C">
        <w:t xml:space="preserve">Table </w:t>
      </w:r>
      <w:r w:rsidR="0091346C">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36" w:name="_Ref391844734"/>
      <w:r>
        <w:t xml:space="preserve">Table </w:t>
      </w:r>
      <w:fldSimple w:instr=" SEQ Table \* ARABIC ">
        <w:r w:rsidR="0091346C">
          <w:rPr>
            <w:noProof/>
          </w:rPr>
          <w:t>3</w:t>
        </w:r>
      </w:fldSimple>
      <w:bookmarkEnd w:id="36"/>
      <w:r>
        <w:t>: Certification Tests Distributed with FAST v8.0</w:t>
      </w:r>
      <w:r w:rsidR="00E759ED">
        <w:t>9</w:t>
      </w:r>
      <w:r>
        <w:t>.00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 xml:space="preserve">Flexible, variable speed control, free yaw, EDC01 </w:t>
            </w:r>
            <w:r w:rsidRPr="00B42D5D">
              <w:rPr>
                <w:sz w:val="18"/>
              </w:rPr>
              <w:lastRenderedPageBreak/>
              <w:t>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37" w:name="_Ref391883796"/>
      <w:bookmarkStart w:id="38" w:name="_Toc412543404"/>
      <w:bookmarkStart w:id="39" w:name="_Ref352702959"/>
      <w:r>
        <w:t xml:space="preserve">Variables Specified in the </w:t>
      </w:r>
      <w:r w:rsidR="007A051E">
        <w:t>FAST Primary Input File</w:t>
      </w:r>
      <w:bookmarkEnd w:id="37"/>
      <w:bookmarkEnd w:id="38"/>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207908">
        <w:t>Appendix: Example FAST v8.09.* Input File</w:t>
      </w:r>
      <w:r w:rsidR="002A47ED">
        <w:fldChar w:fldCharType="end"/>
      </w:r>
      <w:r w:rsidR="00EF2B14">
        <w:t>.</w:t>
      </w:r>
    </w:p>
    <w:p w:rsidR="00460C71" w:rsidRDefault="00460C71" w:rsidP="00460C71">
      <w:pPr>
        <w:pStyle w:val="Heading2"/>
      </w:pPr>
      <w:bookmarkStart w:id="40" w:name="_Toc412543405"/>
      <w:r>
        <w:t>Simulation Control</w:t>
      </w:r>
      <w:bookmarkEnd w:id="40"/>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xml:space="preserve">: Echo input data to &lt;RootName&gt;.ech </w:t>
      </w:r>
      <w:r w:rsidR="00E76264">
        <w:t>[T/F]</w:t>
      </w:r>
    </w:p>
    <w:p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A format specifier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r>
        <w:t>TMax: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rsidR="004A39F6" w:rsidRDefault="004A39F6" w:rsidP="004A39F6">
      <w:pPr>
        <w:pStyle w:val="Heading3"/>
      </w:pPr>
      <w:r>
        <w:t>InterpOrder: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r w:rsidR="00AB4C00">
        <w:t>UpdateStates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r>
        <w:t>NumCrctn: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r>
        <w:t>DT_UJac: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r w:rsidRPr="002D091E">
        <w:rPr>
          <w:b/>
        </w:rPr>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r>
        <w:t>UJacSclFact: Scaling factor used in Jacobians [-]</w:t>
      </w:r>
    </w:p>
    <w:p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rsidR="00460C71" w:rsidRDefault="004A39F6" w:rsidP="004A39F6">
      <w:pPr>
        <w:pStyle w:val="Heading2"/>
      </w:pPr>
      <w:bookmarkStart w:id="41" w:name="_Toc412543406"/>
      <w:r>
        <w:t>Feature Switches and Flags</w:t>
      </w:r>
      <w:bookmarkEnd w:id="41"/>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r>
        <w:t>CompElast: Compute structural dynamics [1 or 2]</w:t>
      </w:r>
    </w:p>
    <w:p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r>
        <w:lastRenderedPageBreak/>
        <w:t>CompAero: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r>
        <w:t>CompServo: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r>
        <w:t>CompHydro: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r>
        <w:t>CompSub: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r>
        <w:t xml:space="preserve">CompMooring: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p>
    <w:p w:rsidR="00450382" w:rsidRDefault="00450382" w:rsidP="00EF174A">
      <w:r>
        <w:t>Note that FEAMooring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r>
        <w:t>CompIce: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r>
        <w:t>CompUserPtfmLd: Compute additional platform loading [T/F]</w:t>
      </w:r>
    </w:p>
    <w:p w:rsidR="00EF174A" w:rsidRDefault="00450382" w:rsidP="00460C71">
      <w:r>
        <w:t>This feature is currently disabled.</w:t>
      </w:r>
    </w:p>
    <w:p w:rsidR="00450382" w:rsidRDefault="00450382" w:rsidP="00450382">
      <w:pPr>
        <w:pStyle w:val="Heading3"/>
      </w:pPr>
      <w:r>
        <w:t>CompUserTwrLd: Compute additional tower loading [T/F]</w:t>
      </w:r>
    </w:p>
    <w:p w:rsidR="00450382" w:rsidRDefault="00450382" w:rsidP="00450382">
      <w:r>
        <w:t>This feature is currently disabled.</w:t>
      </w:r>
    </w:p>
    <w:p w:rsidR="00450382" w:rsidRDefault="00B76B55" w:rsidP="00B76B55">
      <w:pPr>
        <w:pStyle w:val="Heading2"/>
      </w:pPr>
      <w:bookmarkStart w:id="42" w:name="_Toc412543407"/>
      <w:r>
        <w:t>Input Files</w:t>
      </w:r>
      <w:bookmarkEnd w:id="42"/>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r>
        <w:t>EDFile: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r>
        <w:lastRenderedPageBreak/>
        <w:t>BDBldFile(1): Name of file containing BeamDyn input parameters for blade 1 [-]</w:t>
      </w:r>
    </w:p>
    <w:p w:rsidR="009A4B60" w:rsidRDefault="009A4B60" w:rsidP="009A4B60">
      <w:r>
        <w:t>This feature is currently disabled.</w:t>
      </w:r>
    </w:p>
    <w:p w:rsidR="00AE564B" w:rsidRDefault="00AE564B" w:rsidP="00AE564B">
      <w:pPr>
        <w:pStyle w:val="Heading3"/>
      </w:pPr>
      <w:r>
        <w:t>BDBldFile(2): Name of file containing BeamDyn input parameters for blade 2 [-]</w:t>
      </w:r>
    </w:p>
    <w:p w:rsidR="00AE564B" w:rsidRDefault="00AE564B" w:rsidP="00AE564B">
      <w:r>
        <w:t>This feature is currently disabled.</w:t>
      </w:r>
    </w:p>
    <w:p w:rsidR="00AE564B" w:rsidRDefault="00AE564B" w:rsidP="00AE564B">
      <w:pPr>
        <w:pStyle w:val="Heading3"/>
      </w:pPr>
      <w:r>
        <w:t>BDBldFile(3): Name of file containing BeamDyn input parameters for blade 3 [-]</w:t>
      </w:r>
    </w:p>
    <w:p w:rsidR="00AE564B" w:rsidRDefault="00AE564B" w:rsidP="00AE564B">
      <w:r>
        <w:t>This feature is currently disabled.</w:t>
      </w:r>
    </w:p>
    <w:p w:rsidR="001D3CFF" w:rsidRDefault="001D3CFF" w:rsidP="001D3CFF">
      <w:pPr>
        <w:pStyle w:val="Heading3"/>
      </w:pPr>
      <w:r>
        <w:t>AeroFile: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r>
        <w:t>ServoFile: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 xml:space="preserve">CompServo </w:t>
      </w:r>
      <w:r w:rsidR="002C16F5" w:rsidRPr="002C16F5">
        <w:t xml:space="preserve">= </w:t>
      </w:r>
      <w:r w:rsidR="0002006B">
        <w:t>0</w:t>
      </w:r>
      <w:r w:rsidR="002C16F5" w:rsidRPr="002C16F5">
        <w:t>.</w:t>
      </w:r>
    </w:p>
    <w:p w:rsidR="001336DD" w:rsidRDefault="001336DD" w:rsidP="001336DD">
      <w:pPr>
        <w:pStyle w:val="Heading3"/>
      </w:pPr>
      <w:r>
        <w:t>HydroFile: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 xml:space="preserve">CompHydro </w:t>
      </w:r>
      <w:r w:rsidR="002C16F5" w:rsidRPr="002C16F5">
        <w:t xml:space="preserve">= </w:t>
      </w:r>
      <w:r w:rsidR="0002006B">
        <w:t>0</w:t>
      </w:r>
      <w:r w:rsidR="002C16F5" w:rsidRPr="002C16F5">
        <w:t>.</w:t>
      </w:r>
    </w:p>
    <w:p w:rsidR="001336DD" w:rsidRDefault="001336DD" w:rsidP="001336DD">
      <w:pPr>
        <w:pStyle w:val="Heading3"/>
      </w:pPr>
      <w:r>
        <w:t xml:space="preserve">SubFile: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 xml:space="preserve">CompSub </w:t>
      </w:r>
      <w:r w:rsidR="009D29B6" w:rsidRPr="002C16F5">
        <w:t xml:space="preserve">= </w:t>
      </w:r>
      <w:r w:rsidR="0002006B">
        <w:t>0</w:t>
      </w:r>
      <w:r w:rsidR="009D29B6" w:rsidRPr="002C16F5">
        <w:t>.</w:t>
      </w:r>
    </w:p>
    <w:p w:rsidR="00C22E8D" w:rsidRDefault="00C22E8D" w:rsidP="00C22E8D">
      <w:pPr>
        <w:pStyle w:val="Heading3"/>
      </w:pPr>
      <w:r>
        <w:t>MooringFile: Name of file containing mooring system input parameters [-]</w:t>
      </w:r>
    </w:p>
    <w:p w:rsidR="00C22E8D" w:rsidRPr="00B76B55" w:rsidRDefault="00C22E8D" w:rsidP="00C22E8D">
      <w:r>
        <w:t>This is the name of the MAP (</w:t>
      </w:r>
      <w:r w:rsidRPr="00C22E8D">
        <w:rPr>
          <w:b/>
        </w:rPr>
        <w:t>CompMooring</w:t>
      </w:r>
      <w:r>
        <w:t xml:space="preserve"> = 1) or FEAMooring (</w:t>
      </w:r>
      <w:r w:rsidRPr="00C22E8D">
        <w:rPr>
          <w:b/>
        </w:rPr>
        <w:t>CompMooring</w:t>
      </w:r>
      <w:r>
        <w:t xml:space="preserve"> = 2) </w:t>
      </w:r>
      <w:r w:rsidR="00EE4134">
        <w:t xml:space="preserve">primary </w:t>
      </w:r>
      <w:r>
        <w:t xml:space="preserve">input file. It is </w:t>
      </w:r>
      <w:r w:rsidR="001A778F">
        <w:t>not used</w:t>
      </w:r>
      <w:r>
        <w:t xml:space="preserve"> if </w:t>
      </w:r>
      <w:r>
        <w:rPr>
          <w:b/>
        </w:rPr>
        <w:t xml:space="preserve">CompMooring </w:t>
      </w:r>
      <w:r w:rsidR="001A778F">
        <w:rPr>
          <w:b/>
        </w:rPr>
        <w:t>=</w:t>
      </w:r>
      <w:r w:rsidRPr="002C16F5">
        <w:t xml:space="preserve"> </w:t>
      </w:r>
      <w:r>
        <w:t>0</w:t>
      </w:r>
      <w:r w:rsidRPr="002C16F5">
        <w:t>.</w:t>
      </w:r>
    </w:p>
    <w:p w:rsidR="00EB34CB" w:rsidRDefault="00EB34CB" w:rsidP="00EB34CB">
      <w:pPr>
        <w:pStyle w:val="Heading3"/>
      </w:pPr>
      <w:r>
        <w:t>IceFile: Name of file containing ice input parameters [-]</w:t>
      </w:r>
    </w:p>
    <w:p w:rsidR="00EB34CB" w:rsidRPr="00B76B55" w:rsidRDefault="00EB34CB" w:rsidP="00EB34CB">
      <w:r>
        <w:t>This is the name of the IceFloe (</w:t>
      </w:r>
      <w:r w:rsidRPr="00C22E8D">
        <w:rPr>
          <w:b/>
        </w:rPr>
        <w:t>Comp</w:t>
      </w:r>
      <w:r>
        <w:rPr>
          <w:b/>
        </w:rPr>
        <w:t xml:space="preserve">Ice </w:t>
      </w:r>
      <w:r>
        <w:t>= 1) or IceDyn (</w:t>
      </w:r>
      <w:r w:rsidRPr="00C22E8D">
        <w:rPr>
          <w:b/>
        </w:rPr>
        <w:t>Comp</w:t>
      </w:r>
      <w:r>
        <w:rPr>
          <w:b/>
        </w:rPr>
        <w:t>Ice</w:t>
      </w:r>
      <w:r>
        <w:t xml:space="preserve"> = 2) </w:t>
      </w:r>
      <w:r w:rsidR="00EE4134">
        <w:t xml:space="preserve">primary </w:t>
      </w:r>
      <w:r>
        <w:t xml:space="preserve">input file. It is not used if </w:t>
      </w:r>
      <w:r w:rsidRPr="00C22E8D">
        <w:rPr>
          <w:b/>
        </w:rPr>
        <w:t>Comp</w:t>
      </w:r>
      <w:r>
        <w:rPr>
          <w:b/>
        </w:rPr>
        <w:t>Ice</w:t>
      </w:r>
      <w:r>
        <w:t> </w:t>
      </w:r>
      <w:r>
        <w:rPr>
          <w:b/>
        </w:rPr>
        <w:t>=</w:t>
      </w:r>
      <w:r>
        <w:t> 0</w:t>
      </w:r>
      <w:r w:rsidRPr="002C16F5">
        <w:t>.</w:t>
      </w:r>
    </w:p>
    <w:p w:rsidR="00D37DB1" w:rsidRDefault="00D37DB1" w:rsidP="00D37DB1">
      <w:pPr>
        <w:pStyle w:val="Heading2"/>
      </w:pPr>
      <w:bookmarkStart w:id="43" w:name="_Toc412543408"/>
      <w:r>
        <w:t>Output</w:t>
      </w:r>
      <w:bookmarkEnd w:id="43"/>
    </w:p>
    <w:p w:rsidR="002E52E3" w:rsidRPr="002E52E3" w:rsidRDefault="002E52E3" w:rsidP="002E52E3">
      <w:r>
        <w:t>This section deals with what can be output from a FAST simulation.</w:t>
      </w:r>
    </w:p>
    <w:p w:rsidR="00C22E8D" w:rsidRDefault="00D37DB1" w:rsidP="00D37DB1">
      <w:pPr>
        <w:pStyle w:val="Heading3"/>
      </w:pPr>
      <w:r>
        <w:t xml:space="preserve">SumPrint: </w:t>
      </w:r>
      <w:r w:rsidR="00066DFD">
        <w:t>Print summary data to “&lt;RootName&gt;.sum” [T/F]</w:t>
      </w:r>
    </w:p>
    <w:p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rsidR="00616C1F" w:rsidRDefault="00616C1F" w:rsidP="00616C1F">
      <w:pPr>
        <w:pStyle w:val="Heading3"/>
      </w:pPr>
      <w:r>
        <w:t>SttsTime: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E34893C" wp14:editId="2081AB8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simulation</w:t>
      </w:r>
      <w:r>
        <w:t xml:space="preserve"> time. </w:t>
      </w:r>
    </w:p>
    <w:p w:rsidR="00C84D03" w:rsidRDefault="00C84D03" w:rsidP="00C84D03">
      <w:pPr>
        <w:pStyle w:val="Heading3"/>
      </w:pPr>
      <w:r>
        <w:lastRenderedPageBreak/>
        <w:t>DT_Out: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rsidR="00E371BB" w:rsidRDefault="00E371BB" w:rsidP="00E371BB">
      <w:pPr>
        <w:pStyle w:val="Heading3"/>
      </w:pPr>
      <w:r>
        <w:t>TStart: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rsidR="007C61F5" w:rsidRDefault="007C61F5" w:rsidP="007C61F5">
      <w:pPr>
        <w:pStyle w:val="Heading3"/>
      </w:pPr>
      <w:r>
        <w:t xml:space="preserve">OutFileFmt: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rsidR="00441220" w:rsidRDefault="00441220" w:rsidP="00441220">
      <w:pPr>
        <w:pStyle w:val="Heading3"/>
      </w:pPr>
      <w:r>
        <w:t>TabDelim: Use tab delimiters in text tabular output file? [T/F]</w:t>
      </w:r>
    </w:p>
    <w:p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rsidR="00AB6BDA" w:rsidRDefault="00AB6BDA" w:rsidP="00AB6BDA">
      <w:pPr>
        <w:pStyle w:val="Heading3"/>
      </w:pPr>
      <w:r>
        <w:t>OutFmt: Format used for text tabular output, excluding the time channel [-]</w:t>
      </w:r>
    </w:p>
    <w:p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rsidR="009B51A8" w:rsidRDefault="00FA6C56" w:rsidP="00992CCA">
      <w:pPr>
        <w:pStyle w:val="Heading1"/>
      </w:pPr>
      <w:bookmarkStart w:id="44" w:name="_Toc412543409"/>
      <w:r>
        <w:lastRenderedPageBreak/>
        <w:t xml:space="preserve">Modeling </w:t>
      </w:r>
      <w:r w:rsidR="009B51A8">
        <w:t>Tips</w:t>
      </w:r>
      <w:bookmarkEnd w:id="44"/>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r w:rsidRPr="00B20DF4">
        <w:rPr>
          <w:b/>
        </w:rPr>
        <w:t>NumCrctn</w:t>
      </w:r>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r w:rsidRPr="009B51A8">
        <w:rPr>
          <w:b/>
        </w:rPr>
        <w:t>InterpOrder</w:t>
      </w:r>
      <w:r w:rsidRPr="009B51A8">
        <w:t>.</w:t>
      </w:r>
    </w:p>
    <w:p w:rsidR="009B51A8" w:rsidRPr="00EE463C" w:rsidRDefault="009B51A8" w:rsidP="009B51A8">
      <w:pPr>
        <w:pStyle w:val="ListParagraph"/>
        <w:numPr>
          <w:ilvl w:val="0"/>
          <w:numId w:val="9"/>
        </w:numPr>
        <w:rPr>
          <w:b/>
        </w:rPr>
      </w:pPr>
      <w:r>
        <w:t>Set better initial conditions in the module input files (particularly ElastoDyn).</w:t>
      </w:r>
    </w:p>
    <w:p w:rsidR="008F1D42" w:rsidRPr="00EE463C"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p>
    <w:p w:rsidR="006552FB" w:rsidRDefault="006552FB" w:rsidP="00992CCA">
      <w:pPr>
        <w:pStyle w:val="Heading1"/>
      </w:pPr>
      <w:bookmarkStart w:id="45" w:name="_Ref391885623"/>
      <w:bookmarkStart w:id="46" w:name="_Toc412543410"/>
      <w:r>
        <w:t>Limitations</w:t>
      </w:r>
      <w:bookmarkEnd w:id="39"/>
      <w:bookmarkEnd w:id="45"/>
      <w:bookmarkEnd w:id="46"/>
    </w:p>
    <w:p w:rsidR="00435832" w:rsidRDefault="00435832" w:rsidP="00AC31AB">
      <w:r>
        <w:fldChar w:fldCharType="begin"/>
      </w:r>
      <w:r>
        <w:instrText xml:space="preserve"> REF _Ref368603146 \h </w:instrText>
      </w:r>
      <w:r>
        <w:fldChar w:fldCharType="separate"/>
      </w:r>
      <w:r w:rsidR="0091346C">
        <w:t xml:space="preserve">Table </w:t>
      </w:r>
      <w:r w:rsidR="0091346C">
        <w:rPr>
          <w:noProof/>
        </w:rPr>
        <w:t>1</w:t>
      </w:r>
      <w:r>
        <w:fldChar w:fldCharType="end"/>
      </w:r>
      <w:r>
        <w:t xml:space="preserve"> shows a comparison of features</w:t>
      </w:r>
      <w:r w:rsidR="00FE538B">
        <w:t xml:space="preserve"> between FAST v7 and FAST v8.0</w:t>
      </w:r>
      <w:r w:rsidR="00E759ED">
        <w:t>9</w:t>
      </w:r>
      <w:r w:rsidR="00FE538B">
        <w:t>.00c-bjj.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w:t>
      </w:r>
      <w:r w:rsidR="00E759ED">
        <w:t>9</w:t>
      </w:r>
      <w:r w:rsidR="000210A1">
        <w:t>.00c-bjj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w:t>
      </w:r>
      <w:r w:rsidR="00E759ED">
        <w:t>9</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w:t>
      </w:r>
      <w:r w:rsidR="00E759ED">
        <w:t>9</w:t>
      </w:r>
      <w:r>
        <w:t>.00c-bjj.</w:t>
      </w:r>
    </w:p>
    <w:p w:rsidR="006552FB" w:rsidRDefault="006552FB" w:rsidP="00992CCA">
      <w:pPr>
        <w:pStyle w:val="Heading1"/>
      </w:pPr>
      <w:bookmarkStart w:id="47" w:name="_Toc412543411"/>
      <w:r>
        <w:t>Future Work</w:t>
      </w:r>
      <w:bookmarkEnd w:id="47"/>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91346C">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ElastoDyn uses AeroDyn’s blade discretization and AeroDyn uses ElastoDyn’s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48" w:name="_Ref352670793"/>
      <w:bookmarkStart w:id="49" w:name="_Toc412543412"/>
      <w:r>
        <w:t>Converting to FAST v8.0</w:t>
      </w:r>
      <w:r w:rsidR="00E92541">
        <w:t>9</w:t>
      </w:r>
      <w:r>
        <w:t>.x</w:t>
      </w:r>
      <w:bookmarkEnd w:id="48"/>
      <w:bookmarkEnd w:id="49"/>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w:t>
      </w:r>
      <w:r w:rsidR="00E92541">
        <w:t>2</w:t>
      </w:r>
      <w:r w:rsidR="00ED5157">
        <w:t>.x</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BA0751" w:rsidRPr="00BA0751">
        <w:t>Utilities\SimulationToolbox\ConvertFASTVersions\TemplateFiles</w:t>
      </w:r>
      <w:r w:rsidR="00813432">
        <w:t>.</w:t>
      </w:r>
    </w:p>
    <w:p w:rsidR="00F81797" w:rsidRDefault="00F81797" w:rsidP="00214A47">
      <w:r>
        <w:t>See the “</w:t>
      </w:r>
      <w:r w:rsidR="002C4FC6">
        <w:fldChar w:fldCharType="begin"/>
      </w:r>
      <w:r w:rsidR="002C4FC6">
        <w:instrText xml:space="preserve"> REF _Ref391845887 \h </w:instrText>
      </w:r>
      <w:r w:rsidR="002C4FC6">
        <w:fldChar w:fldCharType="separate"/>
      </w:r>
      <w:r w:rsidR="00AE3A86">
        <w:t>MATLAB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91346C">
        <w:t>Certification Tests</w:t>
      </w:r>
      <w:r>
        <w:fldChar w:fldCharType="end"/>
      </w:r>
      <w:r>
        <w:t>” section of this document for descriptions.</w:t>
      </w:r>
    </w:p>
    <w:p w:rsidR="00214A47" w:rsidRDefault="00214A47" w:rsidP="005847A9">
      <w:pPr>
        <w:pStyle w:val="Heading2"/>
      </w:pPr>
      <w:bookmarkStart w:id="50" w:name="_Toc412543413"/>
      <w:r>
        <w:t>Summary of Changes to Inputs</w:t>
      </w:r>
      <w:bookmarkEnd w:id="50"/>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E759ED" w:rsidRDefault="00E759ED" w:rsidP="00E759ED">
      <w:pPr>
        <w:pStyle w:val="Heading3"/>
      </w:pPr>
      <w:r>
        <w:t>Changes in FAST v8.09.00c-bjj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ADFile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SrvDFile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HDFile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MAPFile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CompMAP</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lastRenderedPageBreak/>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91346C">
        <w:t>Variables Specified in the FAST Primary Input File</w:t>
      </w:r>
      <w:r w:rsidR="00813432">
        <w:fldChar w:fldCharType="end"/>
      </w:r>
      <w:r w:rsidR="00813432">
        <w:t xml:space="preserve"> Section above</w:t>
      </w:r>
      <w:r>
        <w:t>.</w:t>
      </w:r>
    </w:p>
    <w:p w:rsidR="006552FB" w:rsidRDefault="00AE3A86" w:rsidP="005847A9">
      <w:pPr>
        <w:pStyle w:val="Heading2"/>
      </w:pPr>
      <w:bookmarkStart w:id="51" w:name="_Ref391845139"/>
      <w:bookmarkStart w:id="52" w:name="_Ref391845887"/>
      <w:bookmarkStart w:id="53" w:name="_Toc412543414"/>
      <w:r>
        <w:lastRenderedPageBreak/>
        <w:t xml:space="preserve">MATLAB </w:t>
      </w:r>
      <w:r w:rsidR="00583AAD">
        <w:t>Conversion Script</w:t>
      </w:r>
      <w:bookmarkEnd w:id="51"/>
      <w:r w:rsidR="00F1616B">
        <w:t>s</w:t>
      </w:r>
      <w:bookmarkEnd w:id="52"/>
      <w:bookmarkEnd w:id="53"/>
    </w:p>
    <w:p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8.0</w:t>
      </w:r>
      <w:r w:rsidR="00754E0F">
        <w:t>3</w:t>
      </w:r>
      <w:r>
        <w:t>.0</w:t>
      </w:r>
      <w:r w:rsidR="00754E0F">
        <w:t>2b</w:t>
      </w:r>
      <w:r>
        <w:t>-bjj input files</w:t>
      </w:r>
      <w:r w:rsidR="005248A0">
        <w:t xml:space="preserve"> to FAST v8.0</w:t>
      </w:r>
      <w:r w:rsidR="004066D9">
        <w:t>9</w:t>
      </w:r>
      <w:r w:rsidR="005248A0">
        <w:t>.00</w:t>
      </w:r>
      <w:r w:rsidR="004066D9">
        <w:t>a</w:t>
      </w:r>
      <w:r w:rsidR="005248A0">
        <w:t>-bjj</w:t>
      </w:r>
      <w:r>
        <w:t>.</w:t>
      </w:r>
      <w:r w:rsidR="002C779E">
        <w:t xml:space="preserve"> </w:t>
      </w:r>
      <w:r w:rsidR="00F35ABA">
        <w:t xml:space="preserve">The files you will need are included in the Simulation Toolbox, located in this directory of the FAST archive: </w:t>
      </w:r>
      <w:r w:rsidR="00F35ABA" w:rsidRPr="00F35ABA">
        <w:t>Utilities\SimulationToolbox\ConvertFASTVersions</w:t>
      </w:r>
      <w:r w:rsidR="008353BA">
        <w:t>.</w:t>
      </w:r>
    </w:p>
    <w:p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rsidR="00F35ABA" w:rsidRDefault="00F35ABA" w:rsidP="00F35ABA">
      <w:pPr>
        <w:pStyle w:val="SourceCode"/>
      </w:pPr>
      <w:r>
        <w:t>FASTSimulationToolbox = '</w:t>
      </w:r>
      <w:r w:rsidRPr="002C779E">
        <w:rPr>
          <w:color w:val="4F81BD" w:themeColor="accent1"/>
        </w:rPr>
        <w:t>C:\Users\bjonkman\FAST\UtilityCodes\SimulationToolbox</w:t>
      </w:r>
      <w:r>
        <w:t>';</w:t>
      </w:r>
    </w:p>
    <w:p w:rsidR="00F35ABA" w:rsidRDefault="00F35ABA" w:rsidP="00F35ABA">
      <w:pPr>
        <w:pStyle w:val="SourceCode"/>
      </w:pPr>
      <w:r>
        <w:t>addpath( genpath( FASTSimulationToolbox ) );</w:t>
      </w:r>
    </w:p>
    <w:p w:rsidR="002C779E" w:rsidRPr="002C779E" w:rsidRDefault="004C2327" w:rsidP="00214A47">
      <w:r>
        <w:t>An example showing how we converted the NREL CertTest input files for use with FAST v8.0</w:t>
      </w:r>
      <w:r w:rsidR="004066D9">
        <w:t>9</w:t>
      </w:r>
      <w:r>
        <w:t>.0</w:t>
      </w:r>
      <w:r w:rsidR="00DC6217">
        <w:t>0</w:t>
      </w:r>
      <w:r w:rsidR="004066D9">
        <w:t>a</w:t>
      </w:r>
      <w:r>
        <w:t xml:space="preserve">-bjj is included in the FAST archive: </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r w:rsidR="00A670F6">
        <w:t xml:space="preserve"> and v8.08.00c-bjj</w:t>
      </w:r>
    </w:p>
    <w:p w:rsidR="00583013" w:rsidRDefault="00583013" w:rsidP="00E90E09">
      <w:r>
        <w:t>If you have FAST v8.03.x input files that you wish to convert to FAST v8.0</w:t>
      </w:r>
      <w:r w:rsidR="006B028F">
        <w:t>9</w:t>
      </w:r>
      <w:r>
        <w:t>.00</w:t>
      </w:r>
      <w:r w:rsidR="006B028F">
        <w:t>a</w:t>
      </w:r>
      <w:r>
        <w:t xml:space="preserve">-bjj,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91346C">
        <w:t>Certification Tests</w:t>
      </w:r>
      <w:r>
        <w:fldChar w:fldCharType="end"/>
      </w:r>
      <w:r>
        <w:t>.</w:t>
      </w:r>
    </w:p>
    <w:p w:rsidR="0051119D" w:rsidRDefault="006B028F" w:rsidP="0051119D">
      <w:r>
        <w:t xml:space="preserve">You can then call </w:t>
      </w:r>
      <w:r w:rsidRPr="006B028F">
        <w:rPr>
          <w:b/>
        </w:rPr>
        <w:t>ConvertFAST8_8to9</w:t>
      </w:r>
      <w:r>
        <w:t xml:space="preserve"> to convert the FAST v8.08</w:t>
      </w:r>
      <w:r w:rsidR="004066D9">
        <w:t>.x</w:t>
      </w:r>
      <w:r>
        <w:t xml:space="preserve"> files for use with FAST v8.09.</w:t>
      </w:r>
      <w:r w:rsidR="004066D9">
        <w:t>x.</w:t>
      </w:r>
    </w:p>
    <w:p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rsidR="00E90E09" w:rsidRPr="00E90E09" w:rsidRDefault="00E90E09" w:rsidP="00E90E09">
      <w:pPr>
        <w:pStyle w:val="Heading3"/>
      </w:pPr>
      <w:r>
        <w:t>Converting from FAST v7</w:t>
      </w:r>
    </w:p>
    <w:p w:rsidR="00E20484" w:rsidRDefault="00CD1C3F" w:rsidP="003D4251">
      <w:r>
        <w:t>To convert FAST v7 input files to FAST v8.0</w:t>
      </w:r>
      <w:r w:rsidR="006B028F">
        <w:t>9</w:t>
      </w:r>
      <w:r>
        <w:t xml:space="preserve">.00c-bjj,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8"/>
      </w:r>
      <w:r w:rsidR="00E20484">
        <w:t xml:space="preserve"> input files.</w:t>
      </w:r>
    </w:p>
    <w:p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ConvertFAST7to8(inputfile,newDir);</w:t>
      </w:r>
    </w:p>
    <w:p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ConvertFAST7to8(oldFSTName, newDir, YawManRat, PitManRat, usedBladedDLL)</w:t>
      </w:r>
    </w:p>
    <w:p w:rsidR="002C779E" w:rsidRDefault="00CE2DA4" w:rsidP="00992CCA">
      <w:pPr>
        <w:pStyle w:val="Heading1"/>
      </w:pPr>
      <w:bookmarkStart w:id="54" w:name="_Ref412121277"/>
      <w:bookmarkStart w:id="55" w:name="_Toc412543415"/>
      <w:r>
        <w:t>Compiling</w:t>
      </w:r>
      <w:bookmarkEnd w:id="54"/>
      <w:bookmarkEnd w:id="55"/>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r w:rsidRPr="00EA3ECC">
        <w:rPr>
          <w:i/>
        </w:rPr>
        <w:t>makefile</w:t>
      </w:r>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r w:rsidR="00BB51E2" w:rsidRPr="00EA3ECC">
        <w:rPr>
          <w:i/>
        </w:rPr>
        <w:t>makefile</w:t>
      </w:r>
      <w:r w:rsidR="00BB51E2">
        <w:t xml:space="preserve"> has been tested only on Windows. Also note that offshore models do not run with the gfortran executables (land-based models do).</w:t>
      </w:r>
    </w:p>
    <w:p w:rsidR="00494C80" w:rsidRDefault="00494C80" w:rsidP="001B1E94">
      <w:r>
        <w:lastRenderedPageBreak/>
        <w:t>All of these tools for compiling are set up to compile and link with the appropriate settings</w:t>
      </w:r>
      <w:r w:rsidR="00CA4DEA">
        <w:t xml:space="preserve">, though you may have to modify the </w:t>
      </w:r>
      <w:r w:rsidR="00CA4DEA" w:rsidRPr="00EA3ECC">
        <w:rPr>
          <w:i/>
        </w:rPr>
        <w:t>makefile</w:t>
      </w:r>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bookmarkStart w:id="56" w:name="_Toc412543416"/>
      <w:r>
        <w:t>Running FAST v8.09</w:t>
      </w:r>
      <w:r w:rsidR="0051119D">
        <w:t>.00</w:t>
      </w:r>
      <w:r>
        <w:t>a</w:t>
      </w:r>
      <w:r w:rsidR="0051119D">
        <w:t>-bjj</w:t>
      </w:r>
      <w:bookmarkEnd w:id="56"/>
    </w:p>
    <w:p w:rsidR="0051119D" w:rsidRDefault="0051119D" w:rsidP="0051119D">
      <w:r>
        <w:t>FAST v8.0</w:t>
      </w:r>
      <w:r w:rsidR="007F152F">
        <w:t>9</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r w:rsidRPr="00EA3ECC">
        <w:rPr>
          <w:i/>
        </w:rPr>
        <w:t>makefile</w:t>
      </w:r>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rsidR="00DC658B" w:rsidRDefault="00DC658B" w:rsidP="007D7E91">
      <w:pPr>
        <w:pStyle w:val="SourceCode"/>
      </w:pPr>
      <w:r>
        <w:t>C:\&gt;cd FileLocation</w:t>
      </w:r>
    </w:p>
    <w:p w:rsidR="00DC658B" w:rsidRDefault="00DC658B" w:rsidP="007D7E91">
      <w:pPr>
        <w:pStyle w:val="SourceCode"/>
      </w:pPr>
      <w:r>
        <w:t>C:\FileLocation&gt; FAST</w:t>
      </w:r>
      <w:r w:rsidR="007D7E91">
        <w:t>_Win32</w:t>
      </w:r>
      <w:r>
        <w:t xml:space="preserve"> Input.fst</w:t>
      </w:r>
    </w:p>
    <w:p w:rsidR="00DC658B" w:rsidRDefault="00DC658B" w:rsidP="00DC658B">
      <w:r>
        <w:t>The syntax is the same for different input files. Simply change “Input.fst”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4" w:history="1">
        <w:r w:rsidR="007F152F" w:rsidRPr="00100844">
          <w:rPr>
            <w:rStyle w:val="Hyperlink"/>
          </w:rPr>
          <w:t>https://nwtc.nrel.gov/system/files/Setup_NWTC_Windows.pdf</w:t>
        </w:r>
      </w:hyperlink>
      <w:r>
        <w:t>.</w:t>
      </w:r>
    </w:p>
    <w:p w:rsidR="00D0774B" w:rsidRDefault="00D0774B" w:rsidP="00D0774B">
      <w:pPr>
        <w:pStyle w:val="Heading1"/>
      </w:pPr>
      <w:bookmarkStart w:id="57" w:name="_Toc412543417"/>
      <w:r>
        <w:lastRenderedPageBreak/>
        <w:t>FAST v8 Interface to Simulink</w:t>
      </w:r>
      <w:bookmarkEnd w:id="57"/>
    </w:p>
    <w:p w:rsidR="008D29CA" w:rsidRPr="008D29CA" w:rsidRDefault="008D29CA" w:rsidP="008233CD">
      <w:r>
        <w:t>FAST v8 has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rsidR="00CD44DA" w:rsidRDefault="00CD44DA" w:rsidP="00CD44DA">
      <w:pPr>
        <w:pStyle w:val="Heading2"/>
        <w:rPr>
          <w:ins w:id="58" w:author="Bonnie Jonkman" w:date="2015-02-25T14:47:00Z"/>
        </w:rPr>
      </w:pPr>
      <w:bookmarkStart w:id="59" w:name="_Ref412115319"/>
      <w:bookmarkStart w:id="60" w:name="_Toc412543418"/>
      <w:ins w:id="61" w:author="Bonnie Jonkman" w:date="2015-02-25T14:46:00Z">
        <w:r>
          <w:t xml:space="preserve">Major Changes </w:t>
        </w:r>
      </w:ins>
      <w:ins w:id="62" w:author="Bonnie Jonkman" w:date="2015-02-25T14:47:00Z">
        <w:r>
          <w:t>B</w:t>
        </w:r>
      </w:ins>
      <w:ins w:id="63" w:author="Bonnie Jonkman" w:date="2015-02-25T14:46:00Z">
        <w:r>
          <w:t>etween the FAST v7 and v8 Interfaces to Simulink</w:t>
        </w:r>
      </w:ins>
    </w:p>
    <w:p w:rsidR="00CD44DA" w:rsidRDefault="00CD44DA" w:rsidP="00CD44DA">
      <w:pPr>
        <w:pStyle w:val="ListParagraph"/>
        <w:numPr>
          <w:ilvl w:val="0"/>
          <w:numId w:val="26"/>
        </w:numPr>
        <w:rPr>
          <w:ins w:id="64" w:author="Bonnie Jonkman" w:date="2015-02-25T14:47:00Z"/>
        </w:rPr>
      </w:pPr>
      <w:ins w:id="65" w:author="Bonnie Jonkman" w:date="2015-02-25T14:47:00Z">
        <w:r>
          <w:t>Simulink no longer integrates the FAST states, which are now included in the FAST library.</w:t>
        </w:r>
      </w:ins>
    </w:p>
    <w:p w:rsidR="00985CF5" w:rsidRDefault="00985CF5" w:rsidP="00985CF5">
      <w:pPr>
        <w:pStyle w:val="ListParagraph"/>
        <w:numPr>
          <w:ilvl w:val="0"/>
          <w:numId w:val="26"/>
        </w:numPr>
        <w:rPr>
          <w:ins w:id="66" w:author="Bonnie Jonkman" w:date="2015-02-26T09:10:00Z"/>
        </w:rPr>
      </w:pPr>
      <w:ins w:id="67" w:author="Bonnie Jonkman" w:date="2015-02-26T09:10:00Z">
        <w:r>
          <w:t>MATLAB no longer reads the FAST input file, so Read_FAST_Input.m and Simsetup.m are no longer part of the FAST archive.</w:t>
        </w:r>
      </w:ins>
    </w:p>
    <w:p w:rsidR="00985CF5" w:rsidRPr="00CD44DA" w:rsidRDefault="00985CF5" w:rsidP="00985CF5">
      <w:pPr>
        <w:pStyle w:val="ListParagraph"/>
        <w:numPr>
          <w:ilvl w:val="0"/>
          <w:numId w:val="26"/>
        </w:numPr>
        <w:rPr>
          <w:ins w:id="68" w:author="Bonnie Jonkman" w:date="2015-02-26T09:10:00Z"/>
        </w:rPr>
      </w:pPr>
      <w:ins w:id="69" w:author="Bonnie Jonkman" w:date="2015-02-26T09:10:00Z">
        <w:r>
          <w:t>FAST_SFunc no longer reads variables from the MATLAB workspace.</w:t>
        </w:r>
      </w:ins>
    </w:p>
    <w:p w:rsidR="00CD44DA" w:rsidRDefault="00CD44DA" w:rsidP="00CD44DA">
      <w:pPr>
        <w:pStyle w:val="ListParagraph"/>
        <w:numPr>
          <w:ilvl w:val="0"/>
          <w:numId w:val="26"/>
        </w:numPr>
        <w:rPr>
          <w:ins w:id="70" w:author="Bonnie Jonkman" w:date="2015-02-25T14:48:00Z"/>
        </w:rPr>
      </w:pPr>
      <w:ins w:id="71" w:author="Bonnie Jonkman" w:date="2015-02-25T14:47:00Z">
        <w:r>
          <w:t>The blade and tower initial conditions</w:t>
        </w:r>
      </w:ins>
      <w:ins w:id="72" w:author="Bonnie Jonkman" w:date="2015-02-26T09:01:00Z">
        <w:r w:rsidR="00DE4D91">
          <w:t xml:space="preserve"> (ElastoDyn’s </w:t>
        </w:r>
        <w:r w:rsidR="00DE4D91">
          <w:rPr>
            <w:i/>
          </w:rPr>
          <w:t xml:space="preserve">IPDefl, OopDefl, TTDspFA, </w:t>
        </w:r>
        <w:r w:rsidR="00DE4D91" w:rsidRPr="00DE4D91">
          <w:t>and</w:t>
        </w:r>
        <w:r w:rsidR="00DE4D91">
          <w:rPr>
            <w:i/>
          </w:rPr>
          <w:t xml:space="preserve"> TTDspSS </w:t>
        </w:r>
        <w:r w:rsidR="00DE4D91" w:rsidRPr="00DE4D91">
          <w:t>variables)</w:t>
        </w:r>
      </w:ins>
      <w:ins w:id="73" w:author="Bonnie Jonkman" w:date="2015-02-25T14:47:00Z">
        <w:r>
          <w:t xml:space="preserve"> need not be zero.</w:t>
        </w:r>
      </w:ins>
    </w:p>
    <w:p w:rsidR="00CD44DA" w:rsidRDefault="00730F88" w:rsidP="00730F88">
      <w:pPr>
        <w:pStyle w:val="ListParagraph"/>
        <w:numPr>
          <w:ilvl w:val="0"/>
          <w:numId w:val="26"/>
        </w:numPr>
        <w:rPr>
          <w:ins w:id="74" w:author="Bonnie Jonkman" w:date="2015-02-26T09:00:00Z"/>
        </w:rPr>
      </w:pPr>
      <w:ins w:id="75" w:author="Bonnie Jonkman" w:date="2015-02-26T08:54:00Z">
        <w:r>
          <w:t xml:space="preserve">ServoDyn’s </w:t>
        </w:r>
        <w:r w:rsidRPr="00DE4D91">
          <w:rPr>
            <w:i/>
          </w:rPr>
          <w:t>TPCOn</w:t>
        </w:r>
      </w:ins>
      <w:ins w:id="76" w:author="Bonnie Jonkman" w:date="2015-02-26T08:55:00Z">
        <w:r>
          <w:t xml:space="preserve">, </w:t>
        </w:r>
        <w:r>
          <w:rPr>
            <w:i/>
          </w:rPr>
          <w:t>TYCOn</w:t>
        </w:r>
        <w:r>
          <w:t xml:space="preserve">, </w:t>
        </w:r>
      </w:ins>
      <w:ins w:id="77" w:author="Bonnie Jonkman" w:date="2015-02-26T09:00:00Z">
        <w:r>
          <w:t xml:space="preserve">and </w:t>
        </w:r>
      </w:ins>
      <w:ins w:id="78" w:author="Bonnie Jonkman" w:date="2015-02-26T08:55:00Z">
        <w:r>
          <w:rPr>
            <w:i/>
          </w:rPr>
          <w:t>TimGenOn</w:t>
        </w:r>
      </w:ins>
      <w:ins w:id="79" w:author="Bonnie Jonkman" w:date="2015-02-26T08:54:00Z">
        <w:r>
          <w:t xml:space="preserve"> variables need not be zero.</w:t>
        </w:r>
      </w:ins>
    </w:p>
    <w:p w:rsidR="00730F88" w:rsidRDefault="00730F88" w:rsidP="00730F88">
      <w:pPr>
        <w:pStyle w:val="ListParagraph"/>
        <w:numPr>
          <w:ilvl w:val="0"/>
          <w:numId w:val="26"/>
        </w:numPr>
        <w:rPr>
          <w:ins w:id="80" w:author="Bonnie Jonkman" w:date="2015-02-26T08:55:00Z"/>
        </w:rPr>
      </w:pPr>
      <w:ins w:id="81" w:author="Bonnie Jonkman" w:date="2015-02-26T09:00:00Z">
        <w:r>
          <w:rPr>
            <w:i/>
          </w:rPr>
          <w:t>ServoDyn’s TimGenOf</w:t>
        </w:r>
        <w:r>
          <w:t xml:space="preserve"> variable need not be larger than </w:t>
        </w:r>
        <w:r w:rsidRPr="00DE4D91">
          <w:rPr>
            <w:i/>
          </w:rPr>
          <w:t>TMax</w:t>
        </w:r>
        <w:r>
          <w:t>.</w:t>
        </w:r>
      </w:ins>
    </w:p>
    <w:p w:rsidR="00730F88" w:rsidRDefault="00730F88" w:rsidP="00730F88">
      <w:pPr>
        <w:pStyle w:val="ListParagraph"/>
        <w:numPr>
          <w:ilvl w:val="0"/>
          <w:numId w:val="26"/>
        </w:numPr>
        <w:rPr>
          <w:ins w:id="82" w:author="Bonnie Jonkman" w:date="2015-02-27T13:09:00Z"/>
        </w:rPr>
      </w:pPr>
      <w:ins w:id="83" w:author="Bonnie Jonkman" w:date="2015-02-26T08:56:00Z">
        <w:r>
          <w:t xml:space="preserve">ServoDyn’s </w:t>
        </w:r>
        <w:r>
          <w:rPr>
            <w:i/>
          </w:rPr>
          <w:t>GenTiStr</w:t>
        </w:r>
        <w:r>
          <w:t xml:space="preserve"> and </w:t>
        </w:r>
        <w:r>
          <w:rPr>
            <w:i/>
          </w:rPr>
          <w:t>GenTiStp</w:t>
        </w:r>
      </w:ins>
      <w:ins w:id="84" w:author="Bonnie Jonkman" w:date="2015-02-26T08:57:00Z">
        <w:r>
          <w:rPr>
            <w:i/>
          </w:rPr>
          <w:t xml:space="preserve"> </w:t>
        </w:r>
        <w:r>
          <w:t>variables need not be set to TRUE.</w:t>
        </w:r>
      </w:ins>
    </w:p>
    <w:p w:rsidR="00825D8B" w:rsidRDefault="00825D8B" w:rsidP="00730F88">
      <w:pPr>
        <w:pStyle w:val="ListParagraph"/>
        <w:numPr>
          <w:ilvl w:val="0"/>
          <w:numId w:val="26"/>
        </w:numPr>
        <w:rPr>
          <w:ins w:id="85" w:author="Bonnie Jonkman" w:date="2015-02-26T08:57:00Z"/>
        </w:rPr>
      </w:pPr>
      <w:ins w:id="86" w:author="Bonnie Jonkman" w:date="2015-02-27T13:09:00Z">
        <w:r>
          <w:t>High-speed shaft braking has been added as an input to FAST_SFunc from Simulink.</w:t>
        </w:r>
      </w:ins>
    </w:p>
    <w:p w:rsidR="00D0774B" w:rsidRDefault="00D0774B" w:rsidP="003F0FFD">
      <w:pPr>
        <w:pStyle w:val="Heading2"/>
      </w:pPr>
      <w:r>
        <w:t>Definition of the FAST v8 Interface to Simulink</w:t>
      </w:r>
      <w:bookmarkEnd w:id="59"/>
      <w:bookmarkEnd w:id="60"/>
    </w:p>
    <w:p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51DEB">
        <w:t xml:space="preserve">Figure </w:t>
      </w:r>
      <w:r w:rsidR="00351DEB">
        <w:rPr>
          <w:noProof/>
        </w:rPr>
        <w:t>5</w:t>
      </w:r>
      <w:r w:rsidR="00351DEB">
        <w:fldChar w:fldCharType="end"/>
      </w:r>
      <w:r w:rsidR="00351DEB">
        <w:t>.</w:t>
      </w:r>
    </w:p>
    <w:p w:rsidR="003F0FFD" w:rsidRDefault="00D0774B" w:rsidP="008233CD">
      <w:pPr>
        <w:keepNext/>
        <w:jc w:val="center"/>
      </w:pPr>
      <w:r>
        <w:rPr>
          <w:noProof/>
        </w:rPr>
        <mc:AlternateContent>
          <mc:Choice Requires="wpg">
            <w:drawing>
              <wp:inline distT="0" distB="0" distL="0" distR="0" wp14:anchorId="299EF127" wp14:editId="51963018">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413886" w:rsidRPr="00CF75BB" w:rsidRDefault="00413886" w:rsidP="00D0774B">
                                <w:pPr>
                                  <w:jc w:val="center"/>
                                  <w:rPr>
                                    <w:sz w:val="16"/>
                                    <w:szCs w:val="16"/>
                                  </w:rPr>
                                </w:pPr>
                                <w: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413886" w:rsidRPr="00CF75BB" w:rsidRDefault="00413886"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413886" w:rsidRPr="00CF75BB" w:rsidRDefault="00413886"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413886" w:rsidRPr="00CF75BB" w:rsidRDefault="00413886"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413886" w:rsidRPr="00CF75BB" w:rsidRDefault="00413886" w:rsidP="00D0774B">
                          <w:pPr>
                            <w:jc w:val="center"/>
                            <w:rPr>
                              <w:sz w:val="16"/>
                              <w:szCs w:val="16"/>
                            </w:rPr>
                          </w:pPr>
                          <w: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413886" w:rsidRPr="00CF75BB" w:rsidRDefault="00413886"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413886" w:rsidRPr="00CF75BB" w:rsidRDefault="00413886"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413886" w:rsidRPr="00CF75BB" w:rsidRDefault="00413886"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rsidR="00D0774B" w:rsidRPr="001C5C2B" w:rsidRDefault="003F0FFD" w:rsidP="003D5EA3">
      <w:pPr>
        <w:pStyle w:val="Caption"/>
        <w:jc w:val="center"/>
      </w:pPr>
      <w:bookmarkStart w:id="87" w:name="_Ref412536543"/>
      <w:r>
        <w:t xml:space="preserve">Figure </w:t>
      </w:r>
      <w:fldSimple w:instr=" SEQ Figure \* ARABIC ">
        <w:r w:rsidR="007C0572">
          <w:rPr>
            <w:noProof/>
          </w:rPr>
          <w:t>5</w:t>
        </w:r>
      </w:fldSimple>
      <w:bookmarkEnd w:id="87"/>
      <w:r>
        <w:t>: Libraries in the FAST - Simulink Interface</w:t>
      </w:r>
    </w:p>
    <w:p w:rsidR="00D0774B" w:rsidRDefault="00D0774B" w:rsidP="003F0FFD">
      <w:pPr>
        <w:pStyle w:val="Heading3"/>
      </w:pPr>
      <w:bookmarkStart w:id="88" w:name="_Ref411514591"/>
      <w:r>
        <w:t>S-Function Parameters</w:t>
      </w:r>
      <w:bookmarkEnd w:id="88"/>
    </w:p>
    <w:p w:rsidR="00D0774B" w:rsidRDefault="00D0774B" w:rsidP="00D0774B">
      <w:r>
        <w:t>FAST_SFunc</w:t>
      </w:r>
      <w:r w:rsidR="00D56818">
        <w:t xml:space="preserve"> S-function block</w:t>
      </w:r>
      <w:r>
        <w:t xml:space="preserve"> is designed to accept exactly three parameters from Simulink.</w:t>
      </w:r>
      <w:r w:rsidR="003D5EA3">
        <w:t xml:space="preserve"> The values for each of the parameters are required at initialization, and they must not be changed during the simulation.</w:t>
      </w:r>
    </w:p>
    <w:p w:rsidR="003D5EA3" w:rsidRDefault="00D0774B" w:rsidP="008233CD">
      <w:pPr>
        <w:keepNext/>
        <w:jc w:val="center"/>
      </w:pPr>
      <w:r>
        <w:rPr>
          <w:noProof/>
        </w:rPr>
        <w:lastRenderedPageBreak/>
        <w:drawing>
          <wp:inline distT="0" distB="0" distL="0" distR="0" wp14:anchorId="09BFFB23" wp14:editId="25122F34">
            <wp:extent cx="41719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71950" cy="4000500"/>
                    </a:xfrm>
                    <a:prstGeom prst="rect">
                      <a:avLst/>
                    </a:prstGeom>
                  </pic:spPr>
                </pic:pic>
              </a:graphicData>
            </a:graphic>
          </wp:inline>
        </w:drawing>
      </w:r>
    </w:p>
    <w:p w:rsidR="00D0774B" w:rsidRPr="00681E4B" w:rsidRDefault="003D5EA3" w:rsidP="007C0572">
      <w:pPr>
        <w:pStyle w:val="Caption"/>
        <w:jc w:val="center"/>
      </w:pPr>
      <w:r>
        <w:t xml:space="preserve">Figure </w:t>
      </w:r>
      <w:fldSimple w:instr=" SEQ Figure \* ARABIC ">
        <w:r w:rsidR="007C0572">
          <w:rPr>
            <w:noProof/>
          </w:rPr>
          <w:t>6</w:t>
        </w:r>
      </w:fldSimple>
      <w:r>
        <w:t>: FAST_SFunc Block Parameters</w:t>
      </w:r>
    </w:p>
    <w:p w:rsidR="00D0774B" w:rsidRDefault="00D0774B" w:rsidP="003F0FFD">
      <w:pPr>
        <w:pStyle w:val="Heading4"/>
      </w:pPr>
      <w:r>
        <w:t>FAST_InputFileName</w:t>
      </w:r>
    </w:p>
    <w:p w:rsidR="00D0774B" w:rsidRPr="00681E4B" w:rsidRDefault="00D0774B" w:rsidP="00D0774B">
      <w:r>
        <w:t xml:space="preserve">The first parameter is a string, which contains the name of the FAST v8 primary input file. In the sample models, this string is contained in a variable called </w:t>
      </w:r>
      <w:r w:rsidRPr="006C5C90">
        <w:rPr>
          <w:i/>
        </w:rPr>
        <w:t>FAST_InputFileName</w:t>
      </w:r>
      <w:r>
        <w:t>.</w:t>
      </w:r>
    </w:p>
    <w:p w:rsidR="00D0774B" w:rsidRPr="00810027" w:rsidRDefault="00D0774B" w:rsidP="003F0FFD">
      <w:pPr>
        <w:pStyle w:val="Heading4"/>
      </w:pPr>
      <w:r>
        <w:t>TMax</w:t>
      </w:r>
    </w:p>
    <w:p w:rsidR="008233CD" w:rsidRDefault="008233CD" w:rsidP="00D0774B">
      <w:r>
        <w:t xml:space="preserve">The second parameter is a double-precision real value called </w:t>
      </w:r>
      <w:r w:rsidRPr="006C5C90">
        <w:rPr>
          <w:i/>
        </w:rPr>
        <w:t>TMax</w:t>
      </w:r>
      <w:r>
        <w:t xml:space="preserve">. </w:t>
      </w:r>
      <w:r w:rsidR="00CA0AA7">
        <w:t xml:space="preserve">This </w:t>
      </w:r>
      <w:r w:rsidR="00CA0AA7" w:rsidRPr="007C0572">
        <w:rPr>
          <w:i/>
        </w:rPr>
        <w:t>TMax</w:t>
      </w:r>
      <w:r w:rsidR="00CA0AA7">
        <w:t xml:space="preserve"> is used in place of the </w:t>
      </w:r>
      <w:r w:rsidR="00CA0AA7" w:rsidRPr="007C0572">
        <w:rPr>
          <w:i/>
        </w:rPr>
        <w:t>TMax</w:t>
      </w:r>
      <w:r w:rsidR="00CA0AA7">
        <w:t xml:space="preserve"> specified in the FAST v8 primary input file, except for the following </w:t>
      </w:r>
      <w:r>
        <w:t xml:space="preserve">two </w:t>
      </w:r>
      <w:r w:rsidR="00CA0AA7">
        <w:t>cases:</w:t>
      </w:r>
      <w:r>
        <w:t xml:space="preserve"> </w:t>
      </w:r>
    </w:p>
    <w:p w:rsidR="00CA0AA7" w:rsidRDefault="00CA0AA7" w:rsidP="007C0572">
      <w:pPr>
        <w:pStyle w:val="ListParagraph"/>
        <w:numPr>
          <w:ilvl w:val="0"/>
          <w:numId w:val="25"/>
        </w:numPr>
      </w:pPr>
      <w:r>
        <w:t xml:space="preserve">If </w:t>
      </w:r>
      <w:r w:rsidRPr="007C0572">
        <w:rPr>
          <w:i/>
        </w:rPr>
        <w:t>TMax</w:t>
      </w:r>
      <w:r>
        <w:t xml:space="preserve"> in the FAST v8 primary input file is larger than the one in Simulink, the FAST </w:t>
      </w:r>
      <w:r w:rsidRPr="007C0572">
        <w:rPr>
          <w:i/>
        </w:rPr>
        <w:t>TMax</w:t>
      </w:r>
      <w:r>
        <w:t xml:space="preserve"> will be used by the FAST modules</w:t>
      </w:r>
      <w:r w:rsidR="008233CD">
        <w:t xml:space="preserve"> (e.g., HydroDyn’s waves module).</w:t>
      </w:r>
    </w:p>
    <w:p w:rsidR="008233CD" w:rsidRDefault="008233CD" w:rsidP="007C0572">
      <w:pPr>
        <w:pStyle w:val="ListParagraph"/>
        <w:numPr>
          <w:ilvl w:val="0"/>
          <w:numId w:val="25"/>
        </w:numPr>
      </w:pPr>
      <w:r>
        <w:t xml:space="preserve">If </w:t>
      </w:r>
      <w:r w:rsidRPr="009E13B7">
        <w:rPr>
          <w:i/>
        </w:rPr>
        <w:t>TMax</w:t>
      </w:r>
      <w:r>
        <w:t xml:space="preserve"> in the FAST v8 primary input file is larger than the one in Simulink, the FAST </w:t>
      </w:r>
      <w:r w:rsidRPr="009E13B7">
        <w:rPr>
          <w:i/>
        </w:rPr>
        <w:t>TMax</w:t>
      </w:r>
      <w:r>
        <w:t xml:space="preserve"> will be used to allocate space for the binary output file (if </w:t>
      </w:r>
      <w:r w:rsidR="007C0572" w:rsidRPr="007C0572">
        <w:rPr>
          <w:i/>
        </w:rPr>
        <w:t>OutFileFmt</w:t>
      </w:r>
      <w:r w:rsidR="007C0572">
        <w:t xml:space="preserve"> /= 1</w:t>
      </w:r>
      <w:r>
        <w:t>).</w:t>
      </w:r>
    </w:p>
    <w:p w:rsidR="007C0572" w:rsidRDefault="00D0774B" w:rsidP="007C0572">
      <w:pPr>
        <w:keepNext/>
        <w:jc w:val="center"/>
      </w:pPr>
      <w:r>
        <w:rPr>
          <w:noProof/>
        </w:rPr>
        <w:drawing>
          <wp:inline distT="0" distB="0" distL="0" distR="0" wp14:anchorId="45A9AE4A" wp14:editId="199022E7">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rsidR="00D0774B" w:rsidRDefault="007C0572" w:rsidP="007C0572">
      <w:pPr>
        <w:pStyle w:val="Caption"/>
        <w:jc w:val="center"/>
      </w:pPr>
      <w:r>
        <w:t xml:space="preserve">Figure </w:t>
      </w:r>
      <w:fldSimple w:instr=" SEQ Figure \* ARABIC ">
        <w:r>
          <w:rPr>
            <w:noProof/>
          </w:rPr>
          <w:t>7</w:t>
        </w:r>
      </w:fldSimple>
      <w:r>
        <w:t>: Using TMax to specify simulation end time in Simulink</w:t>
      </w:r>
    </w:p>
    <w:p w:rsidR="00D0774B" w:rsidRPr="00810027" w:rsidRDefault="00D0774B" w:rsidP="003F0FFD">
      <w:pPr>
        <w:pStyle w:val="Heading4"/>
      </w:pPr>
      <w:r>
        <w:lastRenderedPageBreak/>
        <w:t>NumAdditionalInputs</w:t>
      </w:r>
    </w:p>
    <w:p w:rsidR="00D0774B" w:rsidRDefault="006A4CEA" w:rsidP="00D0774B">
      <w:r>
        <w:t>T</w:t>
      </w:r>
      <w:r w:rsidR="00D0774B">
        <w:t>he third parameter sent to the S-Function block</w:t>
      </w:r>
      <w:r>
        <w:t xml:space="preserve"> is </w:t>
      </w:r>
      <w:r w:rsidRPr="00605E33">
        <w:rPr>
          <w:i/>
        </w:rPr>
        <w:t>NumAdditionalInputs</w:t>
      </w:r>
      <w:r w:rsidR="00D0774B">
        <w:t xml:space="preserve">. Currently, </w:t>
      </w:r>
      <w:r w:rsidR="00D0774B" w:rsidRPr="00605E33">
        <w:rPr>
          <w:i/>
        </w:rPr>
        <w:t>NumAdditionalInputs</w:t>
      </w:r>
      <w:r w:rsidR="00D0774B">
        <w:rPr>
          <w:i/>
        </w:rPr>
        <w:t xml:space="preserve"> </w:t>
      </w:r>
      <w:r w:rsidR="00D0774B">
        <w:t>is 0 for most cases.</w:t>
      </w:r>
    </w:p>
    <w:p w:rsidR="00D0774B" w:rsidRPr="005244A7" w:rsidRDefault="003D5EA3" w:rsidP="00D0774B">
      <w:r>
        <w:t>For flexibility reasons (i.e., so that FAST_SFunc.c doesn’t have to be recompiled for customizations to FAST_Library.f90), this</w:t>
      </w:r>
      <w:r w:rsidR="00D0774B">
        <w:t xml:space="preserve"> third parameter can also be input as an array with no more than 11 entries. If this parameter is an array, the first element of the array is </w:t>
      </w:r>
      <w:r w:rsidR="00D0774B">
        <w:rPr>
          <w:i/>
        </w:rPr>
        <w:t>NumAdditionalInputs</w:t>
      </w:r>
      <w:r>
        <w:t>.</w:t>
      </w:r>
    </w:p>
    <w:p w:rsidR="00D0774B" w:rsidRDefault="00D720E0" w:rsidP="003F0FFD">
      <w:pPr>
        <w:pStyle w:val="Heading3"/>
      </w:pPr>
      <w:bookmarkStart w:id="89" w:name="_Ref412806082"/>
      <w:r>
        <w:t xml:space="preserve">S-Function </w:t>
      </w:r>
      <w:r w:rsidR="00D0774B">
        <w:t>Inputs</w:t>
      </w:r>
      <w:bookmarkEnd w:id="89"/>
    </w:p>
    <w:p w:rsidR="00D0774B" w:rsidRPr="00810027" w:rsidRDefault="00D0774B" w:rsidP="00D0774B">
      <w:r>
        <w:t xml:space="preserve">The inputs to the FAST S-Function are values in an array of size </w:t>
      </w:r>
      <w:r w:rsidR="00FE259D">
        <w:t xml:space="preserve">8 </w:t>
      </w:r>
      <w:r>
        <w:t xml:space="preserve">+ </w:t>
      </w:r>
      <w:r w:rsidRPr="00605E33">
        <w:rPr>
          <w:i/>
        </w:rPr>
        <w:t>NumAdditionalInputs</w:t>
      </w:r>
      <w:r>
        <w:t xml:space="preserve">. (See </w:t>
      </w:r>
      <w:r w:rsidR="00743E68">
        <w:t>section “</w:t>
      </w:r>
      <w:r>
        <w:fldChar w:fldCharType="begin"/>
      </w:r>
      <w:r>
        <w:instrText xml:space="preserve"> REF _Ref411514591 \h </w:instrText>
      </w:r>
      <w:r>
        <w:fldChar w:fldCharType="separate"/>
      </w:r>
      <w:r>
        <w:t>S-Function Parameters</w:t>
      </w:r>
      <w:r>
        <w:fldChar w:fldCharType="end"/>
      </w:r>
      <w:r w:rsidR="00743E68">
        <w:t>”</w:t>
      </w:r>
      <w:r w:rsidR="00775774">
        <w:t xml:space="preserve"> for an explanation of </w:t>
      </w:r>
      <w:r w:rsidR="00775774" w:rsidRPr="00D56818">
        <w:rPr>
          <w:i/>
        </w:rPr>
        <w:t>NumAdditionalInputs</w:t>
      </w:r>
      <w:r w:rsidR="00775774">
        <w:t>.</w:t>
      </w:r>
      <w:r>
        <w:t>)</w:t>
      </w:r>
    </w:p>
    <w:p w:rsidR="00D0774B" w:rsidRDefault="00D0774B" w:rsidP="00D0774B">
      <w:r>
        <w:t>The values in the input array are as follows:</w:t>
      </w:r>
    </w:p>
    <w:p w:rsidR="00D0774B" w:rsidRDefault="00D0774B" w:rsidP="00D0774B">
      <w:pPr>
        <w:pStyle w:val="ListParagraph"/>
        <w:numPr>
          <w:ilvl w:val="0"/>
          <w:numId w:val="19"/>
        </w:numPr>
      </w:pPr>
      <w:r>
        <w:t>Generator torque</w:t>
      </w:r>
      <w:r w:rsidR="00540E39">
        <w:t xml:space="preserve"> (Nm)</w:t>
      </w:r>
    </w:p>
    <w:p w:rsidR="00D0774B" w:rsidRDefault="00D0774B" w:rsidP="00D0774B">
      <w:pPr>
        <w:pStyle w:val="ListParagraph"/>
        <w:numPr>
          <w:ilvl w:val="0"/>
          <w:numId w:val="19"/>
        </w:numPr>
      </w:pPr>
      <w:r>
        <w:t>Electrical power</w:t>
      </w:r>
      <w:r w:rsidR="00540E39">
        <w:t xml:space="preserve"> (W)</w:t>
      </w:r>
    </w:p>
    <w:p w:rsidR="00D0774B" w:rsidRDefault="00D0774B" w:rsidP="00D0774B">
      <w:pPr>
        <w:pStyle w:val="ListParagraph"/>
        <w:numPr>
          <w:ilvl w:val="0"/>
          <w:numId w:val="19"/>
        </w:numPr>
      </w:pPr>
      <w:r>
        <w:t>Commanded yaw position</w:t>
      </w:r>
      <w:r w:rsidR="00540E39">
        <w:t xml:space="preserve"> (radians)</w:t>
      </w:r>
    </w:p>
    <w:p w:rsidR="00D0774B" w:rsidRDefault="00D0774B" w:rsidP="00D0774B">
      <w:pPr>
        <w:pStyle w:val="ListParagraph"/>
        <w:numPr>
          <w:ilvl w:val="0"/>
          <w:numId w:val="19"/>
        </w:numPr>
      </w:pPr>
      <w:r>
        <w:t>Commanded yaw rate</w:t>
      </w:r>
      <w:r w:rsidR="00540E39">
        <w:t xml:space="preserve"> (radians/s)</w:t>
      </w:r>
    </w:p>
    <w:p w:rsidR="00D0774B" w:rsidRDefault="00D0774B" w:rsidP="00D0774B">
      <w:pPr>
        <w:pStyle w:val="ListParagraph"/>
        <w:numPr>
          <w:ilvl w:val="0"/>
          <w:numId w:val="19"/>
        </w:numPr>
      </w:pPr>
      <w:r>
        <w:t>Commanded pitch for blade 1</w:t>
      </w:r>
      <w:r w:rsidR="00540E39">
        <w:t xml:space="preserve"> (radians)</w:t>
      </w:r>
    </w:p>
    <w:p w:rsidR="00D0774B" w:rsidRDefault="00D0774B" w:rsidP="00D0774B">
      <w:pPr>
        <w:pStyle w:val="ListParagraph"/>
        <w:numPr>
          <w:ilvl w:val="0"/>
          <w:numId w:val="19"/>
        </w:numPr>
      </w:pPr>
      <w:r>
        <w:t>Commanded pitch for blade 2</w:t>
      </w:r>
      <w:r w:rsidR="00540E39">
        <w:t xml:space="preserve"> (radians)</w:t>
      </w:r>
    </w:p>
    <w:p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rsidR="00D0774B" w:rsidRDefault="00CE549F" w:rsidP="00D0774B">
      <w:pPr>
        <w:pStyle w:val="ListParagraph"/>
        <w:numPr>
          <w:ilvl w:val="0"/>
          <w:numId w:val="19"/>
        </w:numPr>
      </w:pPr>
      <w:ins w:id="90" w:author="Bonnie Jonkman" w:date="2015-02-26T12:50:00Z">
        <w:r>
          <w:t>High-speed shaft braking fraction (</w:t>
        </w:r>
        <w:r w:rsidR="00FE259D">
          <w:t>fractional value between 0 and 1</w:t>
        </w:r>
        <w:r>
          <w:t>)</w:t>
        </w:r>
      </w:ins>
      <w:del w:id="91" w:author="Bonnie Jonkman" w:date="2015-02-26T09:09:00Z">
        <w:r w:rsidR="00D0774B" w:rsidDel="00540E39">
          <w:delText>)</w:delText>
        </w:r>
      </w:del>
    </w:p>
    <w:p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r w:rsidRPr="00957A33">
        <w:rPr>
          <w:i/>
        </w:rPr>
        <w:t>PCMode</w:t>
      </w:r>
      <w:r>
        <w:t xml:space="preserve">, </w:t>
      </w:r>
      <w:r w:rsidRPr="00957A33">
        <w:rPr>
          <w:i/>
        </w:rPr>
        <w:t>VSContrl</w:t>
      </w:r>
      <w:r>
        <w:t xml:space="preserve">, </w:t>
      </w:r>
      <w:del w:id="92" w:author="Bonnie Jonkman" w:date="2015-02-26T12:55:00Z">
        <w:r w:rsidDel="00FE259D">
          <w:delText xml:space="preserve">and </w:delText>
        </w:r>
      </w:del>
      <w:r w:rsidRPr="00957A33">
        <w:rPr>
          <w:i/>
        </w:rPr>
        <w:t>YCMode</w:t>
      </w:r>
      <w:ins w:id="93" w:author="Bonnie Jonkman" w:date="2015-02-26T12:55:00Z">
        <w:r w:rsidR="00FE259D">
          <w:rPr>
            <w:i/>
          </w:rPr>
          <w:t>,</w:t>
        </w:r>
        <w:r w:rsidR="00FE259D" w:rsidRPr="00FE259D">
          <w:t xml:space="preserve"> </w:t>
        </w:r>
        <w:r w:rsidR="00FE259D">
          <w:t xml:space="preserve">and </w:t>
        </w:r>
        <w:r w:rsidR="00FE259D">
          <w:rPr>
            <w:i/>
          </w:rPr>
          <w:t>HSSBrMode</w:t>
        </w:r>
      </w:ins>
      <w:r>
        <w:t xml:space="preserve"> parameters in the ServoDyn input file must be set to “4” to allow the inputs from Simulink to be used for pitch control, variable-speed control, </w:t>
      </w:r>
      <w:del w:id="94" w:author="Bonnie Jonkman" w:date="2015-02-26T12:55:00Z">
        <w:r w:rsidDel="00FE259D">
          <w:delText xml:space="preserve">and/or </w:delText>
        </w:r>
      </w:del>
      <w:r w:rsidR="00703CA6">
        <w:t xml:space="preserve">nacelle </w:t>
      </w:r>
      <w:r>
        <w:t>yaw control,</w:t>
      </w:r>
      <w:ins w:id="95" w:author="Bonnie Jonkman" w:date="2015-02-26T12:55:00Z">
        <w:r w:rsidR="00FE259D">
          <w:t xml:space="preserve"> and/or high-speed shaft braking</w:t>
        </w:r>
      </w:ins>
      <w:r>
        <w:t xml:space="preserve"> respectively.</w:t>
      </w:r>
    </w:p>
    <w:p w:rsidR="002A6D2A" w:rsidRDefault="002A6D2A" w:rsidP="002A6D2A">
      <w:pPr>
        <w:keepNext/>
        <w:jc w:val="center"/>
      </w:pPr>
      <w:r>
        <w:rPr>
          <w:noProof/>
        </w:rPr>
        <w:lastRenderedPageBreak/>
        <w:drawing>
          <wp:inline distT="0" distB="0" distL="0" distR="0" wp14:anchorId="3C878C3F" wp14:editId="371C1292">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82950"/>
                    </a:xfrm>
                    <a:prstGeom prst="rect">
                      <a:avLst/>
                    </a:prstGeom>
                  </pic:spPr>
                </pic:pic>
              </a:graphicData>
            </a:graphic>
          </wp:inline>
        </w:drawing>
      </w:r>
    </w:p>
    <w:p w:rsidR="002A6D2A" w:rsidRDefault="002A6D2A" w:rsidP="002A6D2A">
      <w:pPr>
        <w:pStyle w:val="Caption"/>
        <w:jc w:val="center"/>
      </w:pPr>
      <w:r>
        <w:t xml:space="preserve">Figure </w:t>
      </w:r>
      <w:fldSimple w:instr=" SEQ Figure \* ARABIC ">
        <w:r>
          <w:rPr>
            <w:noProof/>
          </w:rPr>
          <w:t>9</w:t>
        </w:r>
      </w:fldSimple>
      <w:r>
        <w:t>: FAST v8 Nonlinear Wind Turbine Block in Simulink</w:t>
      </w:r>
    </w:p>
    <w:p w:rsidR="00D0774B" w:rsidRDefault="00D720E0" w:rsidP="003F0FFD">
      <w:pPr>
        <w:pStyle w:val="Heading3"/>
      </w:pPr>
      <w:r>
        <w:t xml:space="preserve">S-Function </w:t>
      </w:r>
      <w:r w:rsidR="00D0774B">
        <w:t>Outputs</w:t>
      </w:r>
    </w:p>
    <w:p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Pr>
          <w:i/>
        </w:rPr>
        <w:t>DT_Out</w:t>
      </w:r>
      <w:r w:rsidR="00D56818">
        <w:t xml:space="preserve"> parameter. </w:t>
      </w:r>
      <w:r>
        <w:t xml:space="preserve">These </w:t>
      </w:r>
      <w:r w:rsidR="00D56818">
        <w:t xml:space="preserve">outputs </w:t>
      </w:r>
      <w:r>
        <w:t xml:space="preserve">are the channels defined in module </w:t>
      </w:r>
      <w:r w:rsidRPr="002A6D2A">
        <w:rPr>
          <w:i/>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rsidR="00D0774B" w:rsidRDefault="00D720E0" w:rsidP="003F0FFD">
      <w:pPr>
        <w:pStyle w:val="Heading3"/>
      </w:pPr>
      <w:r>
        <w:t xml:space="preserve">S-Function </w:t>
      </w:r>
      <w:r w:rsidR="00D0774B">
        <w:t>States</w:t>
      </w:r>
    </w:p>
    <w:p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 xml:space="preserve">raic loops, </w:t>
      </w:r>
      <w:r>
        <w:t>allow</w:t>
      </w:r>
      <w:r w:rsidR="00F24945">
        <w:t>ing</w:t>
      </w:r>
      <w:r>
        <w:t xml:space="preserve"> the system to solve, FAST v8 Simulink models should not need to implement a time-delay block.</w:t>
      </w:r>
    </w:p>
    <w:p w:rsidR="00D0774B" w:rsidRDefault="00D0774B" w:rsidP="003F0FFD">
      <w:pPr>
        <w:pStyle w:val="Heading2"/>
      </w:pPr>
      <w:bookmarkStart w:id="96" w:name="_Toc412543419"/>
      <w:r>
        <w:t>Converting FAST v7 Simulink Models to FAST v8</w:t>
      </w:r>
      <w:bookmarkEnd w:id="96"/>
    </w:p>
    <w:p w:rsidR="00D0774B" w:rsidRDefault="00D0774B" w:rsidP="003F0FFD">
      <w:pPr>
        <w:pStyle w:val="Heading3"/>
      </w:pPr>
      <w:r>
        <w:t>Convert FAST input file(s)</w:t>
      </w:r>
    </w:p>
    <w:p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t>Converting to FAST v8.09.x</w:t>
      </w:r>
      <w:r>
        <w:fldChar w:fldCharType="end"/>
      </w:r>
      <w:r>
        <w:t>” for help with this conversion.</w:t>
      </w:r>
    </w:p>
    <w:p w:rsidR="00D0774B" w:rsidRDefault="00D0774B" w:rsidP="003F0FFD">
      <w:pPr>
        <w:pStyle w:val="Heading3"/>
      </w:pPr>
      <w:r>
        <w:t>Edit Simulink model</w:t>
      </w:r>
    </w:p>
    <w:p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rsidR="00D0774B" w:rsidRDefault="00D0774B" w:rsidP="00D0774B">
      <w:pPr>
        <w:pStyle w:val="ListParagraph"/>
        <w:numPr>
          <w:ilvl w:val="0"/>
          <w:numId w:val="20"/>
        </w:numPr>
      </w:pPr>
      <w:r>
        <w:t>Remove time delay (if it exists)</w:t>
      </w:r>
      <w:r w:rsidR="00825D8B">
        <w:t>.</w:t>
      </w:r>
    </w:p>
    <w:p w:rsidR="00C47D84" w:rsidRDefault="00C47D84" w:rsidP="00C47D84">
      <w:pPr>
        <w:pStyle w:val="ListParagraph"/>
        <w:numPr>
          <w:ilvl w:val="0"/>
          <w:numId w:val="20"/>
        </w:numPr>
        <w:rPr>
          <w:ins w:id="97" w:author="Bonnie Jonkman" w:date="2015-02-27T13:37:00Z"/>
        </w:rPr>
      </w:pPr>
      <w:ins w:id="98" w:author="Bonnie Jonkman" w:date="2015-02-27T13:37:00Z">
        <w:r>
          <w:t>Add appropriate parameters to the FAST_SFunc block (see “</w:t>
        </w:r>
        <w:r>
          <w:fldChar w:fldCharType="begin"/>
        </w:r>
        <w:r>
          <w:instrText xml:space="preserve"> REF _Ref411514591 \h </w:instrText>
        </w:r>
      </w:ins>
      <w:ins w:id="99" w:author="Bonnie Jonkman" w:date="2015-02-27T13:37:00Z">
        <w:r>
          <w:fldChar w:fldCharType="separate"/>
        </w:r>
        <w:r>
          <w:t>S-Function Parameters</w:t>
        </w:r>
        <w:r>
          <w:fldChar w:fldCharType="end"/>
        </w:r>
        <w:r>
          <w:t>”).</w:t>
        </w:r>
      </w:ins>
    </w:p>
    <w:p w:rsidR="00D0774B" w:rsidRDefault="00D0774B" w:rsidP="00D0774B">
      <w:pPr>
        <w:pStyle w:val="ListParagraph"/>
        <w:numPr>
          <w:ilvl w:val="0"/>
          <w:numId w:val="20"/>
        </w:numPr>
      </w:pPr>
      <w:r>
        <w:lastRenderedPageBreak/>
        <w:t xml:space="preserve">Change pitch controller to input 3 values instead of </w:t>
      </w:r>
      <w:r w:rsidRPr="00E64C2D">
        <w:rPr>
          <w:i/>
        </w:rPr>
        <w:t>NumBl</w:t>
      </w:r>
      <w:r>
        <w:t xml:space="preserve"> values</w:t>
      </w:r>
      <w:r w:rsidR="00825D8B">
        <w:t>.</w:t>
      </w:r>
    </w:p>
    <w:p w:rsidR="00CE549F" w:rsidRDefault="00CE549F" w:rsidP="00D0774B">
      <w:pPr>
        <w:pStyle w:val="ListParagraph"/>
        <w:numPr>
          <w:ilvl w:val="0"/>
          <w:numId w:val="20"/>
        </w:numPr>
      </w:pPr>
      <w:ins w:id="100" w:author="Bonnie Jonkman" w:date="2015-02-26T12:40:00Z">
        <w:r>
          <w:t>Add an input for the high-speed shaft brake fraction</w:t>
        </w:r>
      </w:ins>
      <w:ins w:id="101" w:author="Bonnie Jonkman" w:date="2015-02-27T13:11:00Z">
        <w:r w:rsidR="00825D8B">
          <w:t>.</w:t>
        </w:r>
      </w:ins>
    </w:p>
    <w:p w:rsidR="00D0774B" w:rsidRDefault="00D0774B" w:rsidP="00D0774B">
      <w:pPr>
        <w:pStyle w:val="ListParagraph"/>
        <w:numPr>
          <w:ilvl w:val="0"/>
          <w:numId w:val="20"/>
        </w:numPr>
      </w:pPr>
      <w:r>
        <w:t>There are no continuous states, so the solver may be changed to FixedStepDiscrete.</w:t>
      </w:r>
    </w:p>
    <w:p w:rsidR="00D0774B" w:rsidRDefault="00D0774B" w:rsidP="00D0774B">
      <w:pPr>
        <w:pStyle w:val="ListParagraph"/>
        <w:numPr>
          <w:ilvl w:val="0"/>
          <w:numId w:val="20"/>
        </w:numPr>
      </w:pPr>
      <w:r>
        <w:t xml:space="preserve">If </w:t>
      </w:r>
      <w:r w:rsidR="00D720E0">
        <w:t xml:space="preserve">the Simulink model </w:t>
      </w:r>
      <w:r>
        <w:t>previously used states (</w:t>
      </w:r>
      <w:r w:rsidRPr="00707227">
        <w:rPr>
          <w:i/>
          <w:rPrChange w:id="102" w:author="Bonnie Jonkman" w:date="2015-02-19T13:35:00Z">
            <w:rPr/>
          </w:rPrChange>
        </w:rPr>
        <w:t>q</w:t>
      </w:r>
      <w:r>
        <w:t xml:space="preserve">, </w:t>
      </w:r>
      <w:r w:rsidRPr="00707227">
        <w:rPr>
          <w:i/>
          <w:rPrChange w:id="103" w:author="Bonnie Jonkman" w:date="2015-02-19T13:35:00Z">
            <w:rPr/>
          </w:rPrChange>
        </w:rPr>
        <w:t>qdot</w:t>
      </w:r>
      <w:r>
        <w:t>) from FAST v7, choose the appropriate state outputs from ElastoDyn instead (see OutListParameters.xlsx).</w:t>
      </w:r>
    </w:p>
    <w:p w:rsidR="00707227" w:rsidRDefault="00707227" w:rsidP="00D0774B">
      <w:pPr>
        <w:pStyle w:val="ListParagraph"/>
        <w:numPr>
          <w:ilvl w:val="0"/>
          <w:numId w:val="20"/>
        </w:numPr>
      </w:pPr>
      <w:r>
        <w:t>Replace any previously used output channels that don’t exist in FAST v8.</w:t>
      </w:r>
    </w:p>
    <w:p w:rsidR="00D720E0" w:rsidDel="00C47D84" w:rsidRDefault="00D720E0" w:rsidP="00D0774B">
      <w:pPr>
        <w:pStyle w:val="ListParagraph"/>
        <w:numPr>
          <w:ilvl w:val="0"/>
          <w:numId w:val="20"/>
        </w:numPr>
        <w:rPr>
          <w:del w:id="104" w:author="Bonnie Jonkman" w:date="2015-02-27T13:37:00Z"/>
        </w:rPr>
      </w:pPr>
      <w:del w:id="105" w:author="Bonnie Jonkman" w:date="2015-02-27T13:37:00Z">
        <w:r w:rsidDel="00C47D84">
          <w:delText xml:space="preserve">Add appropriate </w:delText>
        </w:r>
      </w:del>
      <w:del w:id="106" w:author="Bonnie Jonkman" w:date="2015-02-26T12:41:00Z">
        <w:r w:rsidDel="00CE549F">
          <w:delText>inputs</w:delText>
        </w:r>
      </w:del>
      <w:del w:id="107" w:author="Bonnie Jonkman" w:date="2015-02-27T13:37:00Z">
        <w:r w:rsidDel="00C47D84">
          <w:delText xml:space="preserve"> to the FAST_SFunc block (see “</w:delText>
        </w:r>
        <w:r w:rsidDel="00C47D84">
          <w:fldChar w:fldCharType="begin"/>
        </w:r>
        <w:r w:rsidDel="00C47D84">
          <w:delInstrText xml:space="preserve"> REF _Ref411514591 \h </w:delInstrText>
        </w:r>
        <w:r w:rsidDel="00C47D84">
          <w:fldChar w:fldCharType="separate"/>
        </w:r>
        <w:r w:rsidDel="00C47D84">
          <w:delText>S-Function Parameters</w:delText>
        </w:r>
        <w:r w:rsidDel="00C47D84">
          <w:fldChar w:fldCharType="end"/>
        </w:r>
        <w:r w:rsidDel="00C47D84">
          <w:delText>”).</w:delText>
        </w:r>
      </w:del>
    </w:p>
    <w:p w:rsidR="00D0774B" w:rsidDel="00E64C2D" w:rsidRDefault="00D0774B" w:rsidP="00D0774B">
      <w:pPr>
        <w:jc w:val="center"/>
        <w:rPr>
          <w:del w:id="108" w:author="Bonnie Jonkman" w:date="2015-02-27T13:20:00Z"/>
        </w:rPr>
      </w:pPr>
    </w:p>
    <w:p w:rsidR="00D0774B" w:rsidRDefault="00D0774B" w:rsidP="003F0FFD">
      <w:pPr>
        <w:pStyle w:val="Heading3"/>
      </w:pPr>
      <w:r>
        <w:t>Initialization</w:t>
      </w:r>
    </w:p>
    <w:p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27571D">
        <w:rPr>
          <w:i/>
        </w:rPr>
        <w:t>SimSetup.m</w:t>
      </w:r>
      <w:r w:rsidR="008F632E">
        <w:t xml:space="preserve"> and </w:t>
      </w:r>
      <w:r w:rsidRPr="0027571D">
        <w:rPr>
          <w:i/>
        </w:rPr>
        <w:t>Read_FAST_Input.m</w:t>
      </w:r>
      <w:r>
        <w:t xml:space="preserve"> 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t>S-Function Parameters</w:t>
      </w:r>
      <w:r>
        <w:fldChar w:fldCharType="end"/>
      </w:r>
      <w:r>
        <w:t>”)</w:t>
      </w:r>
      <w:ins w:id="109" w:author="Bonnie Jonkman" w:date="2015-02-27T13:12:00Z">
        <w:r w:rsidR="00825D8B">
          <w:t xml:space="preserve"> and S-Function inputs (section “</w:t>
        </w:r>
        <w:r w:rsidR="00825D8B">
          <w:fldChar w:fldCharType="begin"/>
        </w:r>
        <w:r w:rsidR="00825D8B">
          <w:instrText xml:space="preserve"> REF _Ref412806082 \h </w:instrText>
        </w:r>
      </w:ins>
      <w:r w:rsidR="00825D8B">
        <w:fldChar w:fldCharType="separate"/>
      </w:r>
      <w:ins w:id="110" w:author="Bonnie Jonkman" w:date="2015-02-27T13:12:00Z">
        <w:r w:rsidR="00825D8B">
          <w:t>S-Function Inputs</w:t>
        </w:r>
        <w:r w:rsidR="00825D8B">
          <w:fldChar w:fldCharType="end"/>
        </w:r>
        <w:r w:rsidR="00825D8B">
          <w:t>”)</w:t>
        </w:r>
      </w:ins>
      <w:r>
        <w:t>.</w:t>
      </w:r>
    </w:p>
    <w:p w:rsidR="00D0774B" w:rsidRPr="00825D8B" w:rsidRDefault="00D0774B" w:rsidP="00825D8B">
      <w:r>
        <w:t xml:space="preserve">After FAST v8 is initialized, it places two variables, </w:t>
      </w:r>
      <w:r w:rsidRPr="00B0353E">
        <w:rPr>
          <w:i/>
        </w:rPr>
        <w:t>OutList</w:t>
      </w:r>
      <w:r>
        <w:t xml:space="preserve">, and </w:t>
      </w:r>
      <w:r w:rsidRPr="00B0353E">
        <w:rPr>
          <w:i/>
        </w:rPr>
        <w:t>DT</w:t>
      </w:r>
      <w:r>
        <w:t xml:space="preserve"> in the </w:t>
      </w:r>
      <w:r w:rsidR="00AE3A86">
        <w:t xml:space="preserve">MATLAB </w:t>
      </w:r>
      <w:r>
        <w:t xml:space="preserve">workspace. </w:t>
      </w:r>
      <w:r>
        <w:rPr>
          <w:i/>
        </w:rPr>
        <w:t>OutList</w:t>
      </w:r>
      <w:r>
        <w:t xml:space="preserve"> is a cell array of channel names corresponding to the FAST output channels, and </w:t>
      </w:r>
      <w:r>
        <w:rPr>
          <w:i/>
        </w:rPr>
        <w:t xml:space="preserve">DT </w:t>
      </w:r>
      <w:r>
        <w:t xml:space="preserve">is a </w:t>
      </w:r>
      <w:r w:rsidR="00021903">
        <w:t xml:space="preserve">double-precision </w:t>
      </w:r>
      <w:r>
        <w:t xml:space="preserve">real value </w:t>
      </w:r>
      <w:r w:rsidR="00792AB8">
        <w:t xml:space="preserve">storing the time step from the FAST v8 primary input file </w:t>
      </w:r>
      <w:r>
        <w:t xml:space="preserve">that is </w:t>
      </w:r>
      <w:ins w:id="111" w:author="Bonnie Jonkman" w:date="2015-02-27T13:13:00Z">
        <w:r w:rsidR="00825D8B">
          <w:t>typically used</w:t>
        </w:r>
      </w:ins>
      <w:del w:id="112" w:author="Bonnie Jonkman" w:date="2015-02-27T13:13:00Z">
        <w:r w:rsidDel="00825D8B">
          <w:delText>required for</w:delText>
        </w:r>
      </w:del>
      <w:ins w:id="113" w:author="Bonnie Jonkman" w:date="2015-02-27T13:13:00Z">
        <w:r w:rsidR="00825D8B">
          <w:t xml:space="preserve"> in</w:t>
        </w:r>
      </w:ins>
      <w:r>
        <w:t xml:space="preserve"> the Simulink solver.</w:t>
      </w:r>
      <w:ins w:id="114" w:author="Bonnie Jonkman" w:date="2015-02-27T13:13:00Z">
        <w:r w:rsidR="00825D8B">
          <w:t xml:space="preserve"> (Note: </w:t>
        </w:r>
        <w:r w:rsidR="00825D8B" w:rsidRPr="00E64C2D">
          <w:rPr>
            <w:i/>
          </w:rPr>
          <w:t>DT</w:t>
        </w:r>
        <w:r w:rsidR="00825D8B">
          <w:t xml:space="preserve"> need not be the same value as in the Simulink solver, but </w:t>
        </w:r>
      </w:ins>
      <w:ins w:id="115" w:author="Bonnie Jonkman" w:date="2015-02-27T13:16:00Z">
        <w:r w:rsidR="00825D8B">
          <w:t xml:space="preserve">Simulink </w:t>
        </w:r>
      </w:ins>
      <w:ins w:id="116" w:author="Bonnie Jonkman" w:date="2015-02-27T13:13:00Z">
        <w:r w:rsidR="00825D8B">
          <w:t>require</w:t>
        </w:r>
      </w:ins>
      <w:ins w:id="117" w:author="Bonnie Jonkman" w:date="2015-02-27T13:16:00Z">
        <w:r w:rsidR="00825D8B">
          <w:t>s</w:t>
        </w:r>
      </w:ins>
      <w:ins w:id="118" w:author="Bonnie Jonkman" w:date="2015-02-27T13:13:00Z">
        <w:r w:rsidR="00825D8B">
          <w:t xml:space="preserve"> that </w:t>
        </w:r>
        <w:r w:rsidR="00825D8B">
          <w:rPr>
            <w:i/>
          </w:rPr>
          <w:t>DT</w:t>
        </w:r>
        <w:r w:rsidR="00825D8B">
          <w:t xml:space="preserve"> be an integer multiple of </w:t>
        </w:r>
      </w:ins>
      <w:ins w:id="119" w:author="Bonnie Jonkman" w:date="2015-02-27T13:21:00Z">
        <w:r w:rsidR="001B3FFF">
          <w:t xml:space="preserve">the </w:t>
        </w:r>
      </w:ins>
      <w:ins w:id="120" w:author="Bonnie Jonkman" w:date="2015-02-27T13:13:00Z">
        <w:r w:rsidR="00825D8B">
          <w:t>Simulink’s solver</w:t>
        </w:r>
      </w:ins>
      <w:ins w:id="121" w:author="Bonnie Jonkman" w:date="2015-02-27T13:14:00Z">
        <w:r w:rsidR="00825D8B">
          <w:t xml:space="preserve">’s fundamental </w:t>
        </w:r>
      </w:ins>
      <w:ins w:id="122" w:author="Bonnie Jonkman" w:date="2015-02-27T13:15:00Z">
        <w:r w:rsidR="00825D8B">
          <w:t>sample</w:t>
        </w:r>
      </w:ins>
      <w:ins w:id="123" w:author="Bonnie Jonkman" w:date="2015-02-27T13:13:00Z">
        <w:r w:rsidR="00825D8B">
          <w:t xml:space="preserve"> time</w:t>
        </w:r>
      </w:ins>
      <w:ins w:id="124" w:author="Bonnie Jonkman" w:date="2015-02-27T13:15:00Z">
        <w:r w:rsidR="00825D8B">
          <w:t>.</w:t>
        </w:r>
      </w:ins>
      <w:ins w:id="125" w:author="Bonnie Jonkman" w:date="2015-02-27T13:16:00Z">
        <w:r w:rsidR="00825D8B">
          <w:t xml:space="preserve">) </w:t>
        </w:r>
      </w:ins>
    </w:p>
    <w:p w:rsidR="00D0774B" w:rsidRPr="00EC786F" w:rsidRDefault="00D0774B" w:rsidP="00D0774B">
      <w:r>
        <w:t xml:space="preserve">Depending on the model, you may have to set </w:t>
      </w:r>
      <w:r w:rsidRPr="00B0353E">
        <w:rPr>
          <w:i/>
        </w:rPr>
        <w:t>DT</w:t>
      </w:r>
      <w:r>
        <w:t xml:space="preserve"> and </w:t>
      </w:r>
      <w:r w:rsidRPr="00B0353E">
        <w:rPr>
          <w:i/>
        </w:rPr>
        <w:t>OutList</w:t>
      </w:r>
      <w:r>
        <w:t xml:space="preserve"> prior to running your Simulink model. The two sample models included in the FAST archive do not require this step, but </w:t>
      </w:r>
      <w:ins w:id="126" w:author="Bonnie Jonkman" w:date="2015-02-27T13:38:00Z">
        <w:r w:rsidR="00C47D84">
          <w:t xml:space="preserve">it may be required for </w:t>
        </w:r>
      </w:ins>
      <w:r>
        <w:t>more complicated models</w:t>
      </w:r>
      <w:del w:id="127" w:author="Bonnie Jonkman" w:date="2015-02-27T13:38:00Z">
        <w:r w:rsidDel="00C47D84">
          <w:delText xml:space="preserve"> may</w:delText>
        </w:r>
      </w:del>
      <w:r>
        <w:t xml:space="preserve">; this is because the FAST_SFunc block may not be initialized before Simulink checks </w:t>
      </w:r>
      <w:r w:rsidR="00792AB8">
        <w:t>whether</w:t>
      </w:r>
      <w:r>
        <w:t xml:space="preserve"> other blocks are valid. </w:t>
      </w:r>
      <w:r w:rsidRPr="00B0353E">
        <w:rPr>
          <w:i/>
        </w:rPr>
        <w:t xml:space="preserve">OutList </w:t>
      </w:r>
      <w:r>
        <w:t xml:space="preserve">and </w:t>
      </w:r>
      <w:r w:rsidRPr="00B0353E">
        <w:rPr>
          <w:i/>
        </w:rPr>
        <w:t>DT</w:t>
      </w:r>
      <w:r>
        <w:t xml:space="preserve"> will be overwritten before FAST_SFunc calculates any output, so they do not necessarily have to be correct when initialized; they just have to exist</w:t>
      </w:r>
      <w:ins w:id="128" w:author="Bonnie Jonkman" w:date="2015-02-27T13:17:00Z">
        <w:r w:rsidR="00E64C2D">
          <w:t xml:space="preserve"> so that the rest of the model can be evaluated</w:t>
        </w:r>
      </w:ins>
      <w:r>
        <w:t>.</w:t>
      </w:r>
    </w:p>
    <w:p w:rsidR="00D0774B" w:rsidRDefault="00D0774B" w:rsidP="003F0FFD">
      <w:pPr>
        <w:pStyle w:val="Heading3"/>
      </w:pPr>
      <w:r>
        <w:t>Output Files</w:t>
      </w:r>
    </w:p>
    <w:p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 “</w:t>
      </w:r>
      <w:r w:rsidR="00BC064B">
        <w:fldChar w:fldCharType="begin"/>
      </w:r>
      <w:r w:rsidR="00BC064B">
        <w:instrText xml:space="preserve"> REF _Ref412116139 \h </w:instrText>
      </w:r>
      <w:r w:rsidR="00BC064B">
        <w:fldChar w:fldCharType="separate"/>
      </w:r>
      <w:r w:rsidR="00BC064B">
        <w:t>v8.08.00c-bjj</w:t>
      </w:r>
      <w:r w:rsidR="00BC064B">
        <w:fldChar w:fldCharType="end"/>
      </w:r>
      <w:r w:rsidR="00BC064B">
        <w:t>” under “</w:t>
      </w:r>
      <w:r w:rsidR="00BC064B">
        <w:fldChar w:fldCharType="begin"/>
      </w:r>
      <w:r w:rsidR="00BC064B">
        <w:instrText xml:space="preserve"> REF _Ref412116144 \h </w:instrText>
      </w:r>
      <w:r w:rsidR="00BC064B">
        <w:fldChar w:fldCharType="separate"/>
      </w:r>
      <w:r w:rsidR="00BC064B">
        <w:t>Major changes in FAST</w:t>
      </w:r>
      <w:r w:rsidR="00BC064B">
        <w:fldChar w:fldCharType="end"/>
      </w:r>
      <w:r w:rsidR="00BC064B">
        <w:t>”</w:t>
      </w:r>
      <w:r>
        <w:t xml:space="preserve">). </w:t>
      </w:r>
    </w:p>
    <w:p w:rsidR="00703CA6" w:rsidRDefault="00703CA6" w:rsidP="00703CA6">
      <w:pPr>
        <w:pStyle w:val="Heading2"/>
      </w:pPr>
      <w:bookmarkStart w:id="129" w:name="_Toc412543420"/>
      <w:r>
        <w:t>Running FAST in Simulink</w:t>
      </w:r>
      <w:bookmarkEnd w:id="129"/>
    </w:p>
    <w:p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BC064B">
        <w:rPr>
          <w:i/>
        </w:rPr>
        <w:t>&lt;FAST</w:t>
      </w:r>
      <w:r w:rsidR="003F6633">
        <w:rPr>
          <w:i/>
        </w:rPr>
        <w:t>8</w:t>
      </w:r>
      <w:r w:rsidRPr="00BC064B">
        <w:rPr>
          <w:i/>
        </w:rPr>
        <w:t>&gt;\bin</w:t>
      </w:r>
      <w:r>
        <w:t xml:space="preserve"> directory to the </w:t>
      </w:r>
      <w:r w:rsidR="00AE3A86">
        <w:t xml:space="preserve">MATLAB </w:t>
      </w:r>
      <w:r>
        <w:t xml:space="preserve">path. </w:t>
      </w:r>
    </w:p>
    <w:p w:rsidR="00D0774B" w:rsidRDefault="00D0774B" w:rsidP="00BC064B">
      <w:pPr>
        <w:pStyle w:val="Heading3"/>
      </w:pPr>
      <w:r>
        <w:t>Sample Simulink Models for FAST v8</w:t>
      </w:r>
    </w:p>
    <w:p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rsidR="003F0FFD" w:rsidRDefault="003F0FFD" w:rsidP="00BC064B">
      <w:pPr>
        <w:pStyle w:val="Heading4"/>
      </w:pPr>
      <w:r>
        <w:lastRenderedPageBreak/>
        <w:t>OpenLoop</w:t>
      </w:r>
    </w:p>
    <w:p w:rsidR="00703CA6" w:rsidRDefault="00703CA6" w:rsidP="00BC064B">
      <w:r>
        <w:t>The OpenLoop sample model contains the FAST S-Function block and constant open</w:t>
      </w:r>
      <w:r w:rsidR="00792AB8">
        <w:t>-</w:t>
      </w:r>
      <w:r>
        <w:t>loop control input blocks.</w:t>
      </w:r>
    </w:p>
    <w:p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rsidR="003F0FFD" w:rsidRDefault="00CE549F" w:rsidP="00BC064B">
      <w:pPr>
        <w:keepNext/>
      </w:pPr>
      <w:r>
        <w:rPr>
          <w:noProof/>
        </w:rPr>
        <w:drawing>
          <wp:inline distT="0" distB="0" distL="0" distR="0" wp14:anchorId="62858ADF" wp14:editId="382D72EA">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29710"/>
                    </a:xfrm>
                    <a:prstGeom prst="rect">
                      <a:avLst/>
                    </a:prstGeom>
                  </pic:spPr>
                </pic:pic>
              </a:graphicData>
            </a:graphic>
          </wp:inline>
        </w:drawing>
      </w:r>
    </w:p>
    <w:p w:rsidR="003F0FFD" w:rsidRDefault="003F0FFD" w:rsidP="00BC064B">
      <w:pPr>
        <w:pStyle w:val="Caption"/>
        <w:jc w:val="center"/>
        <w:rPr>
          <w:noProof/>
        </w:rPr>
      </w:pPr>
      <w:r>
        <w:t xml:space="preserve">Figure </w:t>
      </w:r>
      <w:fldSimple w:instr=" SEQ Figure \* ARABIC ">
        <w:r w:rsidR="007C0572">
          <w:rPr>
            <w:noProof/>
          </w:rPr>
          <w:t>8</w:t>
        </w:r>
        <w:del w:id="130" w:author="Bonnie Jonkman" w:date="2015-02-25T14:45:00Z">
          <w:r w:rsidR="003D5EA3" w:rsidDel="007C0572">
            <w:rPr>
              <w:noProof/>
            </w:rPr>
            <w:delText>7</w:delText>
          </w:r>
        </w:del>
      </w:fldSimple>
      <w:r>
        <w:t>: OpenLoop.mdl Sample Model for Simulink</w:t>
      </w:r>
    </w:p>
    <w:p w:rsidR="003F0FFD" w:rsidRDefault="003F0FFD" w:rsidP="00CE549F">
      <w:pPr>
        <w:pStyle w:val="Heading4"/>
      </w:pPr>
      <w:r>
        <w:t>Test01_SIG</w:t>
      </w:r>
    </w:p>
    <w:p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Run_Test01_SIG.m file in the Simulink/Samples folder.</w:t>
      </w:r>
    </w:p>
    <w:p w:rsidR="003F0FFD" w:rsidRDefault="00CE549F" w:rsidP="00BC064B">
      <w:pPr>
        <w:keepNext/>
      </w:pPr>
      <w:r>
        <w:rPr>
          <w:noProof/>
        </w:rPr>
        <w:lastRenderedPageBreak/>
        <w:drawing>
          <wp:inline distT="0" distB="0" distL="0" distR="0" wp14:anchorId="429E560C" wp14:editId="4F57D86F">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55340"/>
                    </a:xfrm>
                    <a:prstGeom prst="rect">
                      <a:avLst/>
                    </a:prstGeom>
                  </pic:spPr>
                </pic:pic>
              </a:graphicData>
            </a:graphic>
          </wp:inline>
        </w:drawing>
      </w:r>
    </w:p>
    <w:p w:rsidR="003F0FFD" w:rsidRDefault="003F0FFD" w:rsidP="00BC064B">
      <w:pPr>
        <w:pStyle w:val="Caption"/>
        <w:jc w:val="center"/>
      </w:pPr>
      <w:r>
        <w:t xml:space="preserve">Figure </w:t>
      </w:r>
      <w:fldSimple w:instr=" SEQ Figure \* ARABIC ">
        <w:r w:rsidR="007C0572">
          <w:rPr>
            <w:noProof/>
          </w:rPr>
          <w:t>10</w:t>
        </w:r>
      </w:fldSimple>
      <w:r>
        <w:t>: Test01_SIG</w:t>
      </w:r>
      <w:r w:rsidRPr="00DE1A84">
        <w:t>.mdl Sample Model for Simulink</w:t>
      </w:r>
    </w:p>
    <w:p w:rsidR="005B630C" w:rsidRDefault="009F7B14" w:rsidP="0027571D">
      <w:pPr>
        <w:pStyle w:val="Heading3"/>
        <w:rPr>
          <w:ins w:id="131" w:author="Bonnie Jonkman" w:date="2015-02-19T13:52:00Z"/>
        </w:rPr>
      </w:pPr>
      <w:r>
        <w:t>Error Messages</w:t>
      </w:r>
    </w:p>
    <w:p w:rsidR="005B630C" w:rsidRPr="005B630C" w:rsidRDefault="005B630C" w:rsidP="0027571D">
      <w:pPr>
        <w:rPr>
          <w:ins w:id="132" w:author="Bonnie Jonkman" w:date="2015-02-19T13:51:00Z"/>
        </w:rPr>
      </w:pPr>
      <w:ins w:id="133" w:author="Bonnie Jonkman" w:date="2015-02-19T13:52:00Z">
        <w:r>
          <w:t>If your Simulink model fails to run, please make note of any error</w:t>
        </w:r>
      </w:ins>
      <w:ins w:id="134" w:author="Bonnie Jonkman" w:date="2015-02-27T14:44:00Z">
        <w:r w:rsidR="007441EB">
          <w:t>, warning,</w:t>
        </w:r>
      </w:ins>
      <w:ins w:id="135" w:author="Bonnie Jonkman" w:date="2015-02-27T13:39:00Z">
        <w:r w:rsidR="00C47D84">
          <w:t xml:space="preserve"> or </w:t>
        </w:r>
      </w:ins>
      <w:ins w:id="136" w:author="Bonnie Jonkman" w:date="2015-02-19T13:52:00Z">
        <w:r>
          <w:t>informational window</w:t>
        </w:r>
      </w:ins>
      <w:ins w:id="137" w:author="Bonnie Jonkman" w:date="2015-02-19T13:55:00Z">
        <w:r w:rsidR="009F7B14">
          <w:t>s</w:t>
        </w:r>
      </w:ins>
      <w:ins w:id="138" w:author="Bonnie Jonkman" w:date="2015-02-19T13:52:00Z">
        <w:r>
          <w:t xml:space="preserve"> that open. Also make sure to look at </w:t>
        </w:r>
      </w:ins>
      <w:ins w:id="139" w:author="Bonnie Jonkman" w:date="2015-02-19T13:53:00Z">
        <w:r>
          <w:t xml:space="preserve">any </w:t>
        </w:r>
      </w:ins>
      <w:ins w:id="140" w:author="Bonnie Jonkman" w:date="2015-02-19T13:52:00Z">
        <w:r>
          <w:t xml:space="preserve">text </w:t>
        </w:r>
      </w:ins>
      <w:ins w:id="141" w:author="Bonnie Jonkman" w:date="2015-02-19T13:53:00Z">
        <w:r>
          <w:t xml:space="preserve">written to the </w:t>
        </w:r>
      </w:ins>
      <w:ins w:id="142" w:author="Bonnie Jonkman" w:date="2015-02-24T12:13:00Z">
        <w:r w:rsidR="00AE3A86">
          <w:t xml:space="preserve">MATLAB </w:t>
        </w:r>
      </w:ins>
      <w:ins w:id="143" w:author="Bonnie Jonkman" w:date="2015-02-19T13:53:00Z">
        <w:r>
          <w:t>Command Window</w:t>
        </w:r>
      </w:ins>
      <w:ins w:id="144" w:author="Bonnie Jonkman" w:date="2015-02-19T13:54:00Z">
        <w:r>
          <w:t>, which is where all messages from the FAST_Library_*.dll file will be written.</w:t>
        </w:r>
      </w:ins>
    </w:p>
    <w:p w:rsidR="00D0774B" w:rsidRDefault="00D0774B" w:rsidP="003F0FFD">
      <w:pPr>
        <w:pStyle w:val="Heading2"/>
        <w:rPr>
          <w:ins w:id="145" w:author="Bonnie Jonkman" w:date="2015-02-19T13:48:00Z"/>
        </w:rPr>
      </w:pPr>
      <w:bookmarkStart w:id="146" w:name="_Toc412543421"/>
      <w:ins w:id="147" w:author="Bonnie Jonkman" w:date="2015-02-19T12:47:00Z">
        <w:r>
          <w:t xml:space="preserve">Compiling </w:t>
        </w:r>
      </w:ins>
      <w:ins w:id="148" w:author="Bonnie Jonkman" w:date="2015-02-19T13:21:00Z">
        <w:r w:rsidR="008509E5">
          <w:t xml:space="preserve">FAST </w:t>
        </w:r>
      </w:ins>
      <w:ins w:id="149" w:author="Bonnie Jonkman" w:date="2015-02-19T12:47:00Z">
        <w:r>
          <w:t>for Simulink</w:t>
        </w:r>
      </w:ins>
      <w:bookmarkEnd w:id="146"/>
    </w:p>
    <w:p w:rsidR="005B630C" w:rsidRPr="005B630C" w:rsidRDefault="005B630C" w:rsidP="001B3FFF">
      <w:pPr>
        <w:rPr>
          <w:ins w:id="150" w:author="Bonnie Jonkman" w:date="2015-02-19T12:47:00Z"/>
        </w:rPr>
      </w:pPr>
      <w:ins w:id="151" w:author="Bonnie Jonkman" w:date="2015-02-19T13:48:00Z">
        <w:r>
          <w:t>The S-Function (mex) file</w:t>
        </w:r>
      </w:ins>
      <w:ins w:id="152" w:author="Bonnie Jonkman" w:date="2015-02-27T13:23:00Z">
        <w:r w:rsidR="001B3FFF">
          <w:t>s</w:t>
        </w:r>
      </w:ins>
      <w:ins w:id="153" w:author="Bonnie Jonkman" w:date="2015-02-19T13:48:00Z">
        <w:r>
          <w:t xml:space="preserve"> contained in the </w:t>
        </w:r>
      </w:ins>
      <w:ins w:id="154" w:author="Bonnie Jonkman" w:date="2015-02-27T13:22:00Z">
        <w:r w:rsidR="001B3FFF">
          <w:t>FAST v8 archive w</w:t>
        </w:r>
      </w:ins>
      <w:ins w:id="155" w:author="Bonnie Jonkman" w:date="2015-02-27T13:23:00Z">
        <w:r w:rsidR="001B3FFF">
          <w:t>ere</w:t>
        </w:r>
      </w:ins>
      <w:ins w:id="156" w:author="Bonnie Jonkman" w:date="2015-02-27T13:22:00Z">
        <w:r w:rsidR="001B3FFF">
          <w:t xml:space="preserve"> compiled with </w:t>
        </w:r>
        <w:commentRangeStart w:id="157"/>
        <w:r w:rsidR="001B3FFF" w:rsidRPr="001B3FFF">
          <w:rPr>
            <w:highlight w:val="yellow"/>
          </w:rPr>
          <w:t>Matlab 2014b</w:t>
        </w:r>
      </w:ins>
      <w:commentRangeEnd w:id="157"/>
      <w:ins w:id="158" w:author="Bonnie Jonkman" w:date="2015-02-27T13:24:00Z">
        <w:r w:rsidR="001B3FFF">
          <w:rPr>
            <w:rStyle w:val="CommentReference"/>
          </w:rPr>
          <w:commentReference w:id="157"/>
        </w:r>
      </w:ins>
      <w:ins w:id="159" w:author="Bonnie Jonkman" w:date="2015-02-27T13:22:00Z">
        <w:r w:rsidR="001B3FFF">
          <w:t>.</w:t>
        </w:r>
      </w:ins>
      <w:ins w:id="160" w:author="Bonnie Jonkman" w:date="2015-02-27T13:23:00Z">
        <w:r w:rsidR="001B3FFF">
          <w:t xml:space="preserve"> If you are using a different version of Matlab, you may have to compile FAST_SFunc, but you should not have to recompile </w:t>
        </w:r>
      </w:ins>
      <w:ins w:id="161" w:author="Bonnie Jonkman" w:date="2015-02-27T13:24:00Z">
        <w:r w:rsidR="001B3FFF">
          <w:t xml:space="preserve">the </w:t>
        </w:r>
      </w:ins>
      <w:ins w:id="162" w:author="Bonnie Jonkman" w:date="2015-02-27T13:23:00Z">
        <w:r w:rsidR="001B3FFF">
          <w:t>FAST_Li</w:t>
        </w:r>
      </w:ins>
      <w:ins w:id="163" w:author="Bonnie Jonkman" w:date="2015-02-27T13:24:00Z">
        <w:r w:rsidR="001B3FFF">
          <w:t>brary dll.</w:t>
        </w:r>
      </w:ins>
    </w:p>
    <w:p w:rsidR="00D0774B" w:rsidRDefault="00D0774B" w:rsidP="003F0FFD">
      <w:pPr>
        <w:pStyle w:val="Heading3"/>
      </w:pPr>
      <w:r>
        <w:t>FAST_Library</w:t>
      </w:r>
    </w:p>
    <w:p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063365">
        <w:t>Compiling</w:t>
      </w:r>
      <w:r w:rsidR="00063365">
        <w:fldChar w:fldCharType="end"/>
      </w:r>
      <w:r w:rsidR="00063365">
        <w:t>” section of this document</w:t>
      </w:r>
      <w:r>
        <w:t>.</w:t>
      </w:r>
      <w:r w:rsidR="00B7075F">
        <w:t xml:space="preserve"> The remainder of this section describes some things that are different </w:t>
      </w:r>
    </w:p>
    <w:p w:rsidR="00F00B79" w:rsidRDefault="001F3997" w:rsidP="0027571D">
      <w:r>
        <w:t>Two files need to be replaced to compile FAST as a dll:</w:t>
      </w:r>
    </w:p>
    <w:p w:rsidR="001F3997" w:rsidRDefault="001F3997" w:rsidP="0027571D">
      <w:pPr>
        <w:pStyle w:val="ListParagraph"/>
        <w:numPr>
          <w:ilvl w:val="0"/>
          <w:numId w:val="22"/>
        </w:numPr>
      </w:pPr>
      <w:r>
        <w:t>FAST_Library.f90 should be used in place of FAST_Prog.f90</w:t>
      </w:r>
    </w:p>
    <w:p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rsidR="005C697F" w:rsidRDefault="005C697F" w:rsidP="0027571D">
      <w:r>
        <w:lastRenderedPageBreak/>
        <w:t xml:space="preserve">A few </w:t>
      </w:r>
      <w:r w:rsidR="00955CA5">
        <w:t xml:space="preserve">compiling </w:t>
      </w:r>
      <w:r>
        <w:t>commands are different from the stand-alone application:</w:t>
      </w:r>
    </w:p>
    <w:p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rsidR="00B7075F" w:rsidRDefault="00B7075F" w:rsidP="0027571D">
      <w:pPr>
        <w:pStyle w:val="ListParagraph"/>
        <w:numPr>
          <w:ilvl w:val="0"/>
          <w:numId w:val="23"/>
        </w:numPr>
      </w:pPr>
      <w:r>
        <w:t xml:space="preserve">The </w:t>
      </w:r>
      <w:r w:rsidRPr="00B7075F">
        <w:t>COMPILE_SIMULINK</w:t>
      </w:r>
      <w:r>
        <w:t xml:space="preserve"> preprocessor directive must be used.</w:t>
      </w:r>
    </w:p>
    <w:p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rsidR="00B7075F" w:rsidRDefault="00B7075F" w:rsidP="0027571D">
      <w:pPr>
        <w:keepNext/>
      </w:pPr>
      <w:r>
        <w:rPr>
          <w:noProof/>
        </w:rPr>
        <w:drawing>
          <wp:inline distT="0" distB="0" distL="0" distR="0" wp14:anchorId="730D2618" wp14:editId="5A7B5C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1420"/>
                    </a:xfrm>
                    <a:prstGeom prst="rect">
                      <a:avLst/>
                    </a:prstGeom>
                  </pic:spPr>
                </pic:pic>
              </a:graphicData>
            </a:graphic>
          </wp:inline>
        </w:drawing>
      </w:r>
    </w:p>
    <w:p w:rsidR="00B7075F" w:rsidRDefault="00B7075F" w:rsidP="0027571D">
      <w:pPr>
        <w:pStyle w:val="Caption"/>
        <w:jc w:val="center"/>
        <w:rPr>
          <w:noProof/>
        </w:rPr>
      </w:pPr>
      <w:r>
        <w:t xml:space="preserve">Figure </w:t>
      </w:r>
      <w:fldSimple w:instr=" SEQ Figure \* ARABIC ">
        <w:r w:rsidR="007C0572">
          <w:rPr>
            <w:noProof/>
          </w:rPr>
          <w:t>11</w:t>
        </w:r>
      </w:fldSimple>
      <w:r>
        <w:t>: Visual Studio window</w:t>
      </w:r>
      <w:r>
        <w:rPr>
          <w:noProof/>
        </w:rPr>
        <w:t xml:space="preserve"> showing additional dependencies for the linker (MAP and libmex)</w:t>
      </w:r>
    </w:p>
    <w:p w:rsidR="00B7075F" w:rsidRDefault="00B7075F" w:rsidP="0027571D">
      <w:pPr>
        <w:keepNext/>
      </w:pPr>
      <w:r>
        <w:rPr>
          <w:noProof/>
        </w:rPr>
        <w:lastRenderedPageBreak/>
        <w:drawing>
          <wp:inline distT="0" distB="0" distL="0" distR="0" wp14:anchorId="4992FB2E" wp14:editId="26BAF1AC">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41420"/>
                    </a:xfrm>
                    <a:prstGeom prst="rect">
                      <a:avLst/>
                    </a:prstGeom>
                  </pic:spPr>
                </pic:pic>
              </a:graphicData>
            </a:graphic>
          </wp:inline>
        </w:drawing>
      </w:r>
    </w:p>
    <w:p w:rsidR="00B7075F" w:rsidRPr="00066FEC" w:rsidRDefault="00B7075F" w:rsidP="0027571D">
      <w:pPr>
        <w:pStyle w:val="Caption"/>
        <w:jc w:val="center"/>
      </w:pPr>
      <w:r>
        <w:t xml:space="preserve">Figure </w:t>
      </w:r>
      <w:fldSimple w:instr=" SEQ Figure \* ARABIC ">
        <w:r w:rsidR="007C0572">
          <w:rPr>
            <w:noProof/>
          </w:rPr>
          <w:t>12</w:t>
        </w:r>
      </w:fldSimple>
      <w:r>
        <w:t>: Preprocessor directives for FAST_Library</w:t>
      </w:r>
    </w:p>
    <w:p w:rsidR="00D0774B" w:rsidRDefault="00D0774B" w:rsidP="003F0FFD">
      <w:pPr>
        <w:pStyle w:val="Heading3"/>
      </w:pPr>
      <w:r>
        <w:t>FAST_SFunc</w:t>
      </w:r>
    </w:p>
    <w:p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LINKFLAGS='$LINKFLAGS /STACK:999999999 /LARGEADDRESSAWARE'</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r w:rsidRPr="00F00B79">
        <w:rPr>
          <w:rFonts w:ascii="Courier New" w:hAnsi="Courier New" w:cs="Courier New"/>
          <w:color w:val="000000"/>
          <w:sz w:val="20"/>
          <w:szCs w:val="24"/>
        </w:rPr>
        <w:t xml:space="preserve"> </w:t>
      </w:r>
    </w:p>
    <w:p w:rsidR="001B3FFF" w:rsidRDefault="001B3FFF" w:rsidP="00F00B79">
      <w:r>
        <w:t>(</w:t>
      </w:r>
      <w:r w:rsidR="00C47D84">
        <w:t>N</w:t>
      </w:r>
      <w:r>
        <w:t>ote that the LINKFLAGS option can be removed if necessary</w:t>
      </w:r>
      <w:r w:rsidR="00C47D84">
        <w:t>.</w:t>
      </w:r>
      <w:r>
        <w:t>)</w:t>
      </w:r>
    </w:p>
    <w:p w:rsidR="003F6633" w:rsidRDefault="003F6633" w:rsidP="00F00B79">
      <w:r>
        <w:t xml:space="preserve">For 64-bit </w:t>
      </w:r>
      <w:r w:rsidR="00F00B79">
        <w:t xml:space="preserve">versions of </w:t>
      </w:r>
      <w:r w:rsidR="00AE3A86">
        <w:t xml:space="preserve">MATLAB </w:t>
      </w:r>
      <w:r>
        <w:t>it 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p>
    <w:p w:rsidR="003F6633" w:rsidRDefault="003F6633" w:rsidP="003F6633">
      <w:r>
        <w:t>These commands are specified in the Simulink/Source/create_FAST_SFunc.m file. The script assumes it is being run from the &lt;FAST8&gt;/Simulink/Source/ directory</w:t>
      </w:r>
      <w:r w:rsidR="001B3FFF">
        <w:t xml:space="preserve"> where the script and source files reside</w:t>
      </w:r>
      <w:r>
        <w:t xml:space="preserve">. </w:t>
      </w:r>
    </w:p>
    <w:p w:rsidR="00F00B79" w:rsidRDefault="00F00B79" w:rsidP="003F6633">
      <w:r>
        <w:t xml:space="preserve">These commands compile FAST_SFunc.c (which includes FAST_Library.h) and link it with the FAST_Library_*.lib file for the appropriate addressing scheme (32- or 64-bits). If you are using a 32-bit Windows® version of </w:t>
      </w:r>
      <w:r w:rsidR="00AE3A86">
        <w:t>MATLAB</w:t>
      </w:r>
      <w:r>
        <w:t xml:space="preserve">, this will produce ../../bin/FAST_SFunc.mexw32. On 64-bit Windows versions of </w:t>
      </w:r>
      <w:r w:rsidR="00AE3A86">
        <w:t>MATLAB</w:t>
      </w:r>
      <w:r>
        <w:t>, it will produce ../../bin/FAST_SFunc.mexw64.</w:t>
      </w:r>
    </w:p>
    <w:p w:rsidR="00F00B79" w:rsidRDefault="00F00B79" w:rsidP="003F6633">
      <w:r>
        <w:lastRenderedPageBreak/>
        <w:t xml:space="preserve">Because FAST_SFunc.c passes the input/output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rsidR="006E56E7" w:rsidRDefault="00F2521D" w:rsidP="00992CCA">
      <w:pPr>
        <w:pStyle w:val="Heading1"/>
      </w:pPr>
      <w:bookmarkStart w:id="164" w:name="_Toc412543422"/>
      <w:r>
        <w:t>Feedback</w:t>
      </w:r>
      <w:bookmarkEnd w:id="164"/>
    </w:p>
    <w:p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2" w:history="1">
        <w:r>
          <w:rPr>
            <w:rStyle w:val="Hyperlink"/>
          </w:rPr>
          <w:t>https://wind.nrel.gov/forum/wind/</w:t>
        </w:r>
      </w:hyperlink>
      <w:r>
        <w:t xml:space="preserve"> </w:t>
      </w:r>
    </w:p>
    <w:p w:rsidR="00452E60" w:rsidRDefault="006D7B34" w:rsidP="007D7E91">
      <w:pPr>
        <w:pStyle w:val="Heading1"/>
      </w:pPr>
      <w:bookmarkStart w:id="165" w:name="_Ref392062682"/>
      <w:bookmarkStart w:id="166" w:name="_Toc412543423"/>
      <w:r>
        <w:lastRenderedPageBreak/>
        <w:t xml:space="preserve">Appendix: </w:t>
      </w:r>
      <w:r w:rsidR="00992CCA">
        <w:t xml:space="preserve">Example FAST </w:t>
      </w:r>
      <w:r w:rsidR="00B859C9">
        <w:t>v8.0</w:t>
      </w:r>
      <w:r w:rsidR="007F152F">
        <w:t>9</w:t>
      </w:r>
      <w:r w:rsidR="00B859C9">
        <w:t xml:space="preserve">.* </w:t>
      </w:r>
      <w:r w:rsidR="00992CCA">
        <w:t>Input File</w:t>
      </w:r>
      <w:bookmarkEnd w:id="165"/>
      <w:bookmarkEnd w:id="166"/>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CD624C7" wp14:editId="6E4DE991">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Pr>
                                <w:rFonts w:ascii="Courier New" w:hAnsi="Courier New" w:cs="Courier New"/>
                                <w:sz w:val="15"/>
                                <w:szCs w:val="15"/>
                              </w:rPr>
                              <w:t>9</w:t>
                            </w:r>
                            <w:r w:rsidRPr="00C914B8">
                              <w:rPr>
                                <w:rFonts w:ascii="Courier New" w:hAnsi="Courier New" w:cs="Courier New"/>
                                <w:sz w:val="15"/>
                                <w:szCs w:val="15"/>
                              </w:rPr>
                              <w:t>.* INPUT FILE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Pr>
                          <w:rFonts w:ascii="Courier New" w:hAnsi="Courier New" w:cs="Courier New"/>
                          <w:sz w:val="15"/>
                          <w:szCs w:val="15"/>
                        </w:rPr>
                        <w:t>9</w:t>
                      </w:r>
                      <w:r w:rsidRPr="00C914B8">
                        <w:rPr>
                          <w:rFonts w:ascii="Courier New" w:hAnsi="Courier New" w:cs="Courier New"/>
                          <w:sz w:val="15"/>
                          <w:szCs w:val="15"/>
                        </w:rPr>
                        <w:t>.* INPUT FILE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fldSimple w:instr=" SEQ Figure \* ARABIC ">
        <w:r w:rsidR="007C0572">
          <w:rPr>
            <w:noProof/>
          </w:rPr>
          <w:t>13</w:t>
        </w:r>
      </w:fldSimple>
      <w:r>
        <w:t>: Example FAST v8.0</w:t>
      </w:r>
      <w:r w:rsidR="007F152F">
        <w:t>9</w:t>
      </w:r>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jjonkman" w:date="2015-02-27T13:29:00Z" w:initials="jmj">
    <w:p w:rsidR="00413886" w:rsidRDefault="00413886">
      <w:pPr>
        <w:pStyle w:val="CommentText"/>
      </w:pPr>
      <w:r>
        <w:rPr>
          <w:rStyle w:val="CommentReference"/>
        </w:rPr>
        <w:annotationRef/>
      </w:r>
      <w:r>
        <w:t>Add descriptions.</w:t>
      </w:r>
    </w:p>
  </w:comment>
  <w:comment w:id="157" w:author="Bonnie Jonkman" w:date="2015-02-27T13:29:00Z" w:initials="BJJ">
    <w:p w:rsidR="001B3FFF" w:rsidRDefault="001B3FFF">
      <w:pPr>
        <w:pStyle w:val="CommentText"/>
      </w:pPr>
      <w:r>
        <w:rPr>
          <w:rStyle w:val="CommentReference"/>
        </w:rPr>
        <w:annotationRef/>
      </w:r>
      <w:r>
        <w:t>Currently 64-bit is compiled with matlab 2014b; 32-bit is compiled with 2012a. Make sure this is correct and current by time of release.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1C7" w:rsidRDefault="00E821C7" w:rsidP="0032059E">
      <w:pPr>
        <w:spacing w:after="0" w:line="240" w:lineRule="auto"/>
      </w:pPr>
      <w:r>
        <w:separator/>
      </w:r>
    </w:p>
  </w:endnote>
  <w:endnote w:type="continuationSeparator" w:id="0">
    <w:p w:rsidR="00E821C7" w:rsidRDefault="00E821C7"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886" w:rsidRPr="006228F7" w:rsidRDefault="00413886" w:rsidP="008A0C65">
    <w:pPr>
      <w:pStyle w:val="Footer"/>
      <w:jc w:val="center"/>
    </w:pPr>
    <w:r>
      <w:fldChar w:fldCharType="begin"/>
    </w:r>
    <w:r>
      <w:instrText xml:space="preserve"> PAGE  \* Arabic  \* MERGEFORMAT </w:instrText>
    </w:r>
    <w:r>
      <w:fldChar w:fldCharType="separate"/>
    </w:r>
    <w:r w:rsidR="002A6E11">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1C7" w:rsidRDefault="00E821C7" w:rsidP="0032059E">
      <w:pPr>
        <w:spacing w:after="0" w:line="240" w:lineRule="auto"/>
      </w:pPr>
      <w:r>
        <w:separator/>
      </w:r>
    </w:p>
  </w:footnote>
  <w:footnote w:type="continuationSeparator" w:id="0">
    <w:p w:rsidR="00E821C7" w:rsidRDefault="00E821C7" w:rsidP="0032059E">
      <w:pPr>
        <w:spacing w:after="0" w:line="240" w:lineRule="auto"/>
      </w:pPr>
      <w:r>
        <w:continuationSeparator/>
      </w:r>
    </w:p>
  </w:footnote>
  <w:footnote w:id="1">
    <w:p w:rsidR="00413886" w:rsidRDefault="00413886">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rsidR="00413886" w:rsidRDefault="00413886">
      <w:pPr>
        <w:pStyle w:val="FootnoteText"/>
      </w:pPr>
      <w:r>
        <w:rPr>
          <w:rStyle w:val="FootnoteReference"/>
        </w:rPr>
        <w:footnoteRef/>
      </w:r>
      <w:r>
        <w:t xml:space="preserve"> These steps must be integer multiples of the structural time step.</w:t>
      </w:r>
    </w:p>
  </w:footnote>
  <w:footnote w:id="3">
    <w:p w:rsidR="00413886" w:rsidRDefault="00413886"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413886" w:rsidRDefault="00413886">
      <w:pPr>
        <w:pStyle w:val="FootnoteText"/>
      </w:pPr>
      <w:r>
        <w:rPr>
          <w:rStyle w:val="FootnoteReference"/>
        </w:rPr>
        <w:footnoteRef/>
      </w:r>
      <w:r>
        <w:t xml:space="preserve"> FAST v7 is limited to one correction step and this correction step only applies to some modules.</w:t>
      </w:r>
    </w:p>
  </w:footnote>
  <w:footnote w:id="5">
    <w:p w:rsidR="00413886" w:rsidRDefault="00413886" w:rsidP="004A0A8F">
      <w:pPr>
        <w:pStyle w:val="FootnoteText"/>
      </w:pPr>
      <w:r>
        <w:rPr>
          <w:rStyle w:val="FootnoteReference"/>
        </w:rPr>
        <w:footnoteRef/>
      </w:r>
      <w:r>
        <w:t xml:space="preserve"> The FAST v8.09 source code can be compiled using gfortran, however the offshore cases do not run with this compiled executable. We are working to find the problem and fix it.</w:t>
      </w:r>
    </w:p>
  </w:footnote>
  <w:footnote w:id="6">
    <w:p w:rsidR="00413886" w:rsidRDefault="00413886" w:rsidP="000151C3">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7">
    <w:p w:rsidR="00413886" w:rsidRDefault="00413886"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rsidR="00413886" w:rsidRDefault="00413886"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5"/>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51C3"/>
    <w:rsid w:val="00017CF5"/>
    <w:rsid w:val="0002006B"/>
    <w:rsid w:val="000210A1"/>
    <w:rsid w:val="00021903"/>
    <w:rsid w:val="00022BE0"/>
    <w:rsid w:val="00024A69"/>
    <w:rsid w:val="00030E30"/>
    <w:rsid w:val="00031503"/>
    <w:rsid w:val="000341D0"/>
    <w:rsid w:val="00034E12"/>
    <w:rsid w:val="00047E90"/>
    <w:rsid w:val="00050F5C"/>
    <w:rsid w:val="0006011A"/>
    <w:rsid w:val="00062F6C"/>
    <w:rsid w:val="00063365"/>
    <w:rsid w:val="00066DFD"/>
    <w:rsid w:val="00066FEC"/>
    <w:rsid w:val="00071BEF"/>
    <w:rsid w:val="00086C75"/>
    <w:rsid w:val="00095694"/>
    <w:rsid w:val="000973B8"/>
    <w:rsid w:val="000A7AE6"/>
    <w:rsid w:val="000C417D"/>
    <w:rsid w:val="000D16ED"/>
    <w:rsid w:val="000D24F9"/>
    <w:rsid w:val="000D373D"/>
    <w:rsid w:val="000D66E4"/>
    <w:rsid w:val="000D67F1"/>
    <w:rsid w:val="000E1845"/>
    <w:rsid w:val="000E1D2E"/>
    <w:rsid w:val="000F3583"/>
    <w:rsid w:val="001017C7"/>
    <w:rsid w:val="0010264A"/>
    <w:rsid w:val="0010612B"/>
    <w:rsid w:val="00123745"/>
    <w:rsid w:val="001336DD"/>
    <w:rsid w:val="00143736"/>
    <w:rsid w:val="00143EBA"/>
    <w:rsid w:val="001479F4"/>
    <w:rsid w:val="00160D02"/>
    <w:rsid w:val="0016100B"/>
    <w:rsid w:val="00176884"/>
    <w:rsid w:val="00182565"/>
    <w:rsid w:val="001847A2"/>
    <w:rsid w:val="0018640E"/>
    <w:rsid w:val="00195D86"/>
    <w:rsid w:val="001A7232"/>
    <w:rsid w:val="001A778F"/>
    <w:rsid w:val="001B1E94"/>
    <w:rsid w:val="001B3FFF"/>
    <w:rsid w:val="001C051D"/>
    <w:rsid w:val="001C3EEE"/>
    <w:rsid w:val="001C3FE2"/>
    <w:rsid w:val="001C4FB6"/>
    <w:rsid w:val="001C5503"/>
    <w:rsid w:val="001D3CFF"/>
    <w:rsid w:val="001E429B"/>
    <w:rsid w:val="001E4B29"/>
    <w:rsid w:val="001F3997"/>
    <w:rsid w:val="001F7594"/>
    <w:rsid w:val="00201B27"/>
    <w:rsid w:val="002034C6"/>
    <w:rsid w:val="00207908"/>
    <w:rsid w:val="002105D5"/>
    <w:rsid w:val="0021214D"/>
    <w:rsid w:val="00214A47"/>
    <w:rsid w:val="00216308"/>
    <w:rsid w:val="002163CE"/>
    <w:rsid w:val="00217CBB"/>
    <w:rsid w:val="002204BD"/>
    <w:rsid w:val="002213CC"/>
    <w:rsid w:val="00222668"/>
    <w:rsid w:val="00243C5B"/>
    <w:rsid w:val="00246C52"/>
    <w:rsid w:val="0025096E"/>
    <w:rsid w:val="00253827"/>
    <w:rsid w:val="00254699"/>
    <w:rsid w:val="0025602C"/>
    <w:rsid w:val="00267231"/>
    <w:rsid w:val="0026798D"/>
    <w:rsid w:val="0027277B"/>
    <w:rsid w:val="0027571D"/>
    <w:rsid w:val="00276C5F"/>
    <w:rsid w:val="0027790F"/>
    <w:rsid w:val="00277AD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2059E"/>
    <w:rsid w:val="00324BB2"/>
    <w:rsid w:val="00325C4A"/>
    <w:rsid w:val="003318D6"/>
    <w:rsid w:val="00351DEB"/>
    <w:rsid w:val="00352D3A"/>
    <w:rsid w:val="003544F5"/>
    <w:rsid w:val="00357156"/>
    <w:rsid w:val="00376EFF"/>
    <w:rsid w:val="0039422C"/>
    <w:rsid w:val="003A36AE"/>
    <w:rsid w:val="003C03A3"/>
    <w:rsid w:val="003C2940"/>
    <w:rsid w:val="003C4A45"/>
    <w:rsid w:val="003D4251"/>
    <w:rsid w:val="003D4964"/>
    <w:rsid w:val="003D5EA3"/>
    <w:rsid w:val="003D7F3C"/>
    <w:rsid w:val="003F0FFD"/>
    <w:rsid w:val="003F11AE"/>
    <w:rsid w:val="003F591E"/>
    <w:rsid w:val="003F6633"/>
    <w:rsid w:val="00402646"/>
    <w:rsid w:val="00405814"/>
    <w:rsid w:val="00405A94"/>
    <w:rsid w:val="00406345"/>
    <w:rsid w:val="004066D9"/>
    <w:rsid w:val="00411B3A"/>
    <w:rsid w:val="0041287D"/>
    <w:rsid w:val="00413886"/>
    <w:rsid w:val="00423985"/>
    <w:rsid w:val="00424574"/>
    <w:rsid w:val="0042493B"/>
    <w:rsid w:val="00425D37"/>
    <w:rsid w:val="00426882"/>
    <w:rsid w:val="00431649"/>
    <w:rsid w:val="00435832"/>
    <w:rsid w:val="00441220"/>
    <w:rsid w:val="004502F5"/>
    <w:rsid w:val="00450382"/>
    <w:rsid w:val="00452E60"/>
    <w:rsid w:val="00460C71"/>
    <w:rsid w:val="00462FFD"/>
    <w:rsid w:val="00470DE9"/>
    <w:rsid w:val="0047266F"/>
    <w:rsid w:val="00485B0E"/>
    <w:rsid w:val="00487004"/>
    <w:rsid w:val="00487BBF"/>
    <w:rsid w:val="0049139C"/>
    <w:rsid w:val="00491464"/>
    <w:rsid w:val="00494C80"/>
    <w:rsid w:val="004A0A8F"/>
    <w:rsid w:val="004A0F59"/>
    <w:rsid w:val="004A39F6"/>
    <w:rsid w:val="004B0DB9"/>
    <w:rsid w:val="004C2327"/>
    <w:rsid w:val="004C4A8A"/>
    <w:rsid w:val="004C66D0"/>
    <w:rsid w:val="004C6A31"/>
    <w:rsid w:val="004D1388"/>
    <w:rsid w:val="004D4796"/>
    <w:rsid w:val="004D7F94"/>
    <w:rsid w:val="004F109B"/>
    <w:rsid w:val="004F4788"/>
    <w:rsid w:val="004F4871"/>
    <w:rsid w:val="00510B11"/>
    <w:rsid w:val="0051119D"/>
    <w:rsid w:val="00523E1B"/>
    <w:rsid w:val="005248A0"/>
    <w:rsid w:val="00540E39"/>
    <w:rsid w:val="00543B79"/>
    <w:rsid w:val="005556B1"/>
    <w:rsid w:val="00572C86"/>
    <w:rsid w:val="00583013"/>
    <w:rsid w:val="00583754"/>
    <w:rsid w:val="00583AAD"/>
    <w:rsid w:val="005847A9"/>
    <w:rsid w:val="0058480C"/>
    <w:rsid w:val="0059296F"/>
    <w:rsid w:val="00593BC1"/>
    <w:rsid w:val="00597FB7"/>
    <w:rsid w:val="005B33D7"/>
    <w:rsid w:val="005B5316"/>
    <w:rsid w:val="005B630C"/>
    <w:rsid w:val="005C01C1"/>
    <w:rsid w:val="005C51E0"/>
    <w:rsid w:val="005C697F"/>
    <w:rsid w:val="005D7EC4"/>
    <w:rsid w:val="005F0B16"/>
    <w:rsid w:val="005F3CDB"/>
    <w:rsid w:val="00604B86"/>
    <w:rsid w:val="00616C1F"/>
    <w:rsid w:val="00617A56"/>
    <w:rsid w:val="006228F7"/>
    <w:rsid w:val="00636465"/>
    <w:rsid w:val="0065210D"/>
    <w:rsid w:val="006552FB"/>
    <w:rsid w:val="00686170"/>
    <w:rsid w:val="00690150"/>
    <w:rsid w:val="00695C19"/>
    <w:rsid w:val="006A280F"/>
    <w:rsid w:val="006A4CEA"/>
    <w:rsid w:val="006A62EC"/>
    <w:rsid w:val="006B028F"/>
    <w:rsid w:val="006C131B"/>
    <w:rsid w:val="006D7B34"/>
    <w:rsid w:val="006E32A3"/>
    <w:rsid w:val="006E3E44"/>
    <w:rsid w:val="006E56E7"/>
    <w:rsid w:val="00703CA6"/>
    <w:rsid w:val="00707227"/>
    <w:rsid w:val="00710BF4"/>
    <w:rsid w:val="00715AAA"/>
    <w:rsid w:val="007163E7"/>
    <w:rsid w:val="00717098"/>
    <w:rsid w:val="007255E7"/>
    <w:rsid w:val="007260CD"/>
    <w:rsid w:val="00730F88"/>
    <w:rsid w:val="00741D30"/>
    <w:rsid w:val="00743E68"/>
    <w:rsid w:val="007441EB"/>
    <w:rsid w:val="00751FAE"/>
    <w:rsid w:val="00754E0F"/>
    <w:rsid w:val="007720B4"/>
    <w:rsid w:val="0077211A"/>
    <w:rsid w:val="00775774"/>
    <w:rsid w:val="00791179"/>
    <w:rsid w:val="00792AB8"/>
    <w:rsid w:val="00794BE0"/>
    <w:rsid w:val="007A051E"/>
    <w:rsid w:val="007A2403"/>
    <w:rsid w:val="007A37F2"/>
    <w:rsid w:val="007A40D8"/>
    <w:rsid w:val="007B0CF4"/>
    <w:rsid w:val="007B654A"/>
    <w:rsid w:val="007C0572"/>
    <w:rsid w:val="007C61F5"/>
    <w:rsid w:val="007D09CB"/>
    <w:rsid w:val="007D20B2"/>
    <w:rsid w:val="007D2FC0"/>
    <w:rsid w:val="007D7E91"/>
    <w:rsid w:val="007E0629"/>
    <w:rsid w:val="007F152F"/>
    <w:rsid w:val="007F2710"/>
    <w:rsid w:val="00802342"/>
    <w:rsid w:val="0080639F"/>
    <w:rsid w:val="0080762B"/>
    <w:rsid w:val="00813432"/>
    <w:rsid w:val="008233CD"/>
    <w:rsid w:val="00825D8B"/>
    <w:rsid w:val="008274A4"/>
    <w:rsid w:val="00830652"/>
    <w:rsid w:val="00831468"/>
    <w:rsid w:val="00831ED9"/>
    <w:rsid w:val="008343ED"/>
    <w:rsid w:val="008353BA"/>
    <w:rsid w:val="00840641"/>
    <w:rsid w:val="00845AC5"/>
    <w:rsid w:val="008509E5"/>
    <w:rsid w:val="00852A08"/>
    <w:rsid w:val="008546F4"/>
    <w:rsid w:val="00854E5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D29CA"/>
    <w:rsid w:val="008E4072"/>
    <w:rsid w:val="008E79AA"/>
    <w:rsid w:val="008F1D42"/>
    <w:rsid w:val="008F632E"/>
    <w:rsid w:val="008F7B47"/>
    <w:rsid w:val="00902EA5"/>
    <w:rsid w:val="0090395F"/>
    <w:rsid w:val="0091346C"/>
    <w:rsid w:val="00921668"/>
    <w:rsid w:val="009240A9"/>
    <w:rsid w:val="009300D5"/>
    <w:rsid w:val="00941C74"/>
    <w:rsid w:val="009445DA"/>
    <w:rsid w:val="00944CB5"/>
    <w:rsid w:val="00946655"/>
    <w:rsid w:val="009473D1"/>
    <w:rsid w:val="00955CA5"/>
    <w:rsid w:val="00960E61"/>
    <w:rsid w:val="009614E1"/>
    <w:rsid w:val="00966397"/>
    <w:rsid w:val="009733A8"/>
    <w:rsid w:val="00980C9B"/>
    <w:rsid w:val="00985CF5"/>
    <w:rsid w:val="00992CCA"/>
    <w:rsid w:val="009951B8"/>
    <w:rsid w:val="009A2E23"/>
    <w:rsid w:val="009A4B60"/>
    <w:rsid w:val="009A60D9"/>
    <w:rsid w:val="009A69FA"/>
    <w:rsid w:val="009B0BC2"/>
    <w:rsid w:val="009B264B"/>
    <w:rsid w:val="009B51A8"/>
    <w:rsid w:val="009C0E86"/>
    <w:rsid w:val="009C1705"/>
    <w:rsid w:val="009C1B4E"/>
    <w:rsid w:val="009C2307"/>
    <w:rsid w:val="009C606B"/>
    <w:rsid w:val="009D29B6"/>
    <w:rsid w:val="009E13A6"/>
    <w:rsid w:val="009F2717"/>
    <w:rsid w:val="009F34BC"/>
    <w:rsid w:val="009F43D1"/>
    <w:rsid w:val="009F7B14"/>
    <w:rsid w:val="00A1232C"/>
    <w:rsid w:val="00A12679"/>
    <w:rsid w:val="00A16467"/>
    <w:rsid w:val="00A337F1"/>
    <w:rsid w:val="00A611CB"/>
    <w:rsid w:val="00A670F6"/>
    <w:rsid w:val="00A82364"/>
    <w:rsid w:val="00A83475"/>
    <w:rsid w:val="00A961B1"/>
    <w:rsid w:val="00AA26FF"/>
    <w:rsid w:val="00AB0D68"/>
    <w:rsid w:val="00AB4C00"/>
    <w:rsid w:val="00AB4FA0"/>
    <w:rsid w:val="00AB6BDA"/>
    <w:rsid w:val="00AB7DAA"/>
    <w:rsid w:val="00AC1E7D"/>
    <w:rsid w:val="00AC31AB"/>
    <w:rsid w:val="00AC7793"/>
    <w:rsid w:val="00AE3A86"/>
    <w:rsid w:val="00AE564B"/>
    <w:rsid w:val="00AF4372"/>
    <w:rsid w:val="00B00831"/>
    <w:rsid w:val="00B03B33"/>
    <w:rsid w:val="00B10E2D"/>
    <w:rsid w:val="00B1172F"/>
    <w:rsid w:val="00B15D1D"/>
    <w:rsid w:val="00B20DF4"/>
    <w:rsid w:val="00B214CB"/>
    <w:rsid w:val="00B23118"/>
    <w:rsid w:val="00B313C9"/>
    <w:rsid w:val="00B31562"/>
    <w:rsid w:val="00B378CD"/>
    <w:rsid w:val="00B42D5D"/>
    <w:rsid w:val="00B44FC9"/>
    <w:rsid w:val="00B52DBD"/>
    <w:rsid w:val="00B63F27"/>
    <w:rsid w:val="00B67678"/>
    <w:rsid w:val="00B7075F"/>
    <w:rsid w:val="00B73836"/>
    <w:rsid w:val="00B763E9"/>
    <w:rsid w:val="00B76B55"/>
    <w:rsid w:val="00B859C9"/>
    <w:rsid w:val="00B93212"/>
    <w:rsid w:val="00BA0751"/>
    <w:rsid w:val="00BB51E2"/>
    <w:rsid w:val="00BC064B"/>
    <w:rsid w:val="00BC368A"/>
    <w:rsid w:val="00BE40F1"/>
    <w:rsid w:val="00BE4686"/>
    <w:rsid w:val="00BE7AE8"/>
    <w:rsid w:val="00BF4E3A"/>
    <w:rsid w:val="00C017CD"/>
    <w:rsid w:val="00C020FB"/>
    <w:rsid w:val="00C0452B"/>
    <w:rsid w:val="00C13750"/>
    <w:rsid w:val="00C16357"/>
    <w:rsid w:val="00C17402"/>
    <w:rsid w:val="00C22E8D"/>
    <w:rsid w:val="00C22F9B"/>
    <w:rsid w:val="00C258E0"/>
    <w:rsid w:val="00C35EE7"/>
    <w:rsid w:val="00C364BE"/>
    <w:rsid w:val="00C41533"/>
    <w:rsid w:val="00C473F0"/>
    <w:rsid w:val="00C47D84"/>
    <w:rsid w:val="00C625E2"/>
    <w:rsid w:val="00C6618D"/>
    <w:rsid w:val="00C72128"/>
    <w:rsid w:val="00C7297C"/>
    <w:rsid w:val="00C767E6"/>
    <w:rsid w:val="00C84D03"/>
    <w:rsid w:val="00C914B8"/>
    <w:rsid w:val="00C979CB"/>
    <w:rsid w:val="00CA0AA7"/>
    <w:rsid w:val="00CA2F20"/>
    <w:rsid w:val="00CA4DEA"/>
    <w:rsid w:val="00CA54DC"/>
    <w:rsid w:val="00CA74B5"/>
    <w:rsid w:val="00CB0B8F"/>
    <w:rsid w:val="00CB5929"/>
    <w:rsid w:val="00CB7383"/>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3260C"/>
    <w:rsid w:val="00D33FB9"/>
    <w:rsid w:val="00D34FED"/>
    <w:rsid w:val="00D36AEB"/>
    <w:rsid w:val="00D37DB1"/>
    <w:rsid w:val="00D37EC2"/>
    <w:rsid w:val="00D56818"/>
    <w:rsid w:val="00D57472"/>
    <w:rsid w:val="00D57C07"/>
    <w:rsid w:val="00D62217"/>
    <w:rsid w:val="00D6617B"/>
    <w:rsid w:val="00D668A4"/>
    <w:rsid w:val="00D7063E"/>
    <w:rsid w:val="00D720E0"/>
    <w:rsid w:val="00DA779C"/>
    <w:rsid w:val="00DB33B3"/>
    <w:rsid w:val="00DC49AD"/>
    <w:rsid w:val="00DC6217"/>
    <w:rsid w:val="00DC658B"/>
    <w:rsid w:val="00DD0379"/>
    <w:rsid w:val="00DE337C"/>
    <w:rsid w:val="00DE4D91"/>
    <w:rsid w:val="00DE6B88"/>
    <w:rsid w:val="00DF37BC"/>
    <w:rsid w:val="00DF5C8E"/>
    <w:rsid w:val="00E003F4"/>
    <w:rsid w:val="00E04013"/>
    <w:rsid w:val="00E14436"/>
    <w:rsid w:val="00E17C2E"/>
    <w:rsid w:val="00E20484"/>
    <w:rsid w:val="00E254E3"/>
    <w:rsid w:val="00E27744"/>
    <w:rsid w:val="00E371BB"/>
    <w:rsid w:val="00E40658"/>
    <w:rsid w:val="00E40EE5"/>
    <w:rsid w:val="00E42E58"/>
    <w:rsid w:val="00E56F1A"/>
    <w:rsid w:val="00E64C2D"/>
    <w:rsid w:val="00E7113A"/>
    <w:rsid w:val="00E72DCC"/>
    <w:rsid w:val="00E759ED"/>
    <w:rsid w:val="00E76264"/>
    <w:rsid w:val="00E821C7"/>
    <w:rsid w:val="00E841BB"/>
    <w:rsid w:val="00E8645F"/>
    <w:rsid w:val="00E90E09"/>
    <w:rsid w:val="00E92541"/>
    <w:rsid w:val="00EA31B9"/>
    <w:rsid w:val="00EA3ECC"/>
    <w:rsid w:val="00EA4DEE"/>
    <w:rsid w:val="00EB34CB"/>
    <w:rsid w:val="00EB4588"/>
    <w:rsid w:val="00EC0F52"/>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5ABA"/>
    <w:rsid w:val="00F37CCF"/>
    <w:rsid w:val="00F42846"/>
    <w:rsid w:val="00F43F8D"/>
    <w:rsid w:val="00F4472C"/>
    <w:rsid w:val="00F45A49"/>
    <w:rsid w:val="00F642DF"/>
    <w:rsid w:val="00F65048"/>
    <w:rsid w:val="00F65382"/>
    <w:rsid w:val="00F66E7D"/>
    <w:rsid w:val="00F8027B"/>
    <w:rsid w:val="00F81797"/>
    <w:rsid w:val="00F864B4"/>
    <w:rsid w:val="00F94BAE"/>
    <w:rsid w:val="00FA6688"/>
    <w:rsid w:val="00FA6C56"/>
    <w:rsid w:val="00FC0193"/>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DW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www.nrel.gov/docs/fy14osti/60742.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ind.nrel.gov/designcodes/simulators/fast" TargetMode="External"/><Relationship Id="rId24" Type="http://schemas.openxmlformats.org/officeDocument/2006/relationships/hyperlink" Target="https://nwtc.nrel.gov/system/files/Setup_NWTC_Windows.pdf" TargetMode="External"/><Relationship Id="rId32"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wind.nrel.gov/designcodes/simulators/developers/" TargetMode="External"/><Relationship Id="rId19" Type="http://schemas.openxmlformats.org/officeDocument/2006/relationships/hyperlink" Target="http://www.nrel.gov/docs/fy14osti/60742.pdf"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ind.nrel.gov/designcodes/simulators/developers/"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02A05-6310-4D47-8941-CF41CCD50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4782</TotalTime>
  <Pages>36</Pages>
  <Words>9064</Words>
  <Characters>51666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60609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56</cp:revision>
  <dcterms:created xsi:type="dcterms:W3CDTF">2014-10-01T13:04:00Z</dcterms:created>
  <dcterms:modified xsi:type="dcterms:W3CDTF">2015-02-27T21:54:00Z</dcterms:modified>
</cp:coreProperties>
</file>