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E759ED">
        <w:t>9</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E759ED">
        <w:t>September</w:t>
      </w:r>
      <w:r w:rsidR="00F45A49">
        <w:t xml:space="preserve"> 30, 2014</w:t>
      </w:r>
    </w:p>
    <w:p w:rsidR="006C131B" w:rsidRDefault="006C131B" w:rsidP="006C131B"/>
    <w:p w:rsidR="009E13A6" w:rsidRDefault="006C131B" w:rsidP="00992CCA">
      <w:pPr>
        <w:pStyle w:val="Heading1"/>
      </w:pPr>
      <w:bookmarkStart w:id="0" w:name="_Toc399932481"/>
      <w:r>
        <w:t>Table of Contents</w:t>
      </w:r>
      <w:bookmarkEnd w:id="0"/>
    </w:p>
    <w:p w:rsidR="006C131B"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399932481" w:history="1">
        <w:r w:rsidRPr="007C0768">
          <w:rPr>
            <w:rStyle w:val="Hyperlink"/>
            <w:noProof/>
          </w:rPr>
          <w:t>Table of Contents</w:t>
        </w:r>
        <w:r>
          <w:rPr>
            <w:noProof/>
            <w:webHidden/>
          </w:rPr>
          <w:tab/>
        </w:r>
        <w:r>
          <w:rPr>
            <w:noProof/>
            <w:webHidden/>
          </w:rPr>
          <w:fldChar w:fldCharType="begin"/>
        </w:r>
        <w:r>
          <w:rPr>
            <w:noProof/>
            <w:webHidden/>
          </w:rPr>
          <w:instrText xml:space="preserve"> PAGEREF _Toc399932481 \h </w:instrText>
        </w:r>
        <w:r>
          <w:rPr>
            <w:noProof/>
            <w:webHidden/>
          </w:rPr>
        </w:r>
        <w:r>
          <w:rPr>
            <w:noProof/>
            <w:webHidden/>
          </w:rPr>
          <w:fldChar w:fldCharType="separate"/>
        </w:r>
        <w:r>
          <w:rPr>
            <w:noProof/>
            <w:webHidden/>
          </w:rPr>
          <w:t>1</w:t>
        </w:r>
        <w:r>
          <w:rPr>
            <w:noProof/>
            <w:webHidden/>
          </w:rPr>
          <w:fldChar w:fldCharType="end"/>
        </w:r>
      </w:hyperlink>
    </w:p>
    <w:p w:rsidR="006C131B" w:rsidRDefault="00703CA6">
      <w:pPr>
        <w:pStyle w:val="TOC1"/>
        <w:tabs>
          <w:tab w:val="right" w:leader="dot" w:pos="9350"/>
        </w:tabs>
        <w:rPr>
          <w:rFonts w:eastAsiaTheme="minorEastAsia"/>
          <w:noProof/>
        </w:rPr>
      </w:pPr>
      <w:hyperlink w:anchor="_Toc399932482" w:history="1">
        <w:r w:rsidR="006C131B" w:rsidRPr="007C0768">
          <w:rPr>
            <w:rStyle w:val="Hyperlink"/>
            <w:noProof/>
          </w:rPr>
          <w:t>Introduction</w:t>
        </w:r>
        <w:r w:rsidR="006C131B">
          <w:rPr>
            <w:noProof/>
            <w:webHidden/>
          </w:rPr>
          <w:tab/>
        </w:r>
        <w:r w:rsidR="006C131B">
          <w:rPr>
            <w:noProof/>
            <w:webHidden/>
          </w:rPr>
          <w:fldChar w:fldCharType="begin"/>
        </w:r>
        <w:r w:rsidR="006C131B">
          <w:rPr>
            <w:noProof/>
            <w:webHidden/>
          </w:rPr>
          <w:instrText xml:space="preserve"> PAGEREF _Toc399932482 \h </w:instrText>
        </w:r>
        <w:r w:rsidR="006C131B">
          <w:rPr>
            <w:noProof/>
            <w:webHidden/>
          </w:rPr>
        </w:r>
        <w:r w:rsidR="006C131B">
          <w:rPr>
            <w:noProof/>
            <w:webHidden/>
          </w:rPr>
          <w:fldChar w:fldCharType="separate"/>
        </w:r>
        <w:r w:rsidR="006C131B">
          <w:rPr>
            <w:noProof/>
            <w:webHidden/>
          </w:rPr>
          <w:t>2</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83" w:history="1">
        <w:r w:rsidR="006C131B" w:rsidRPr="007C0768">
          <w:rPr>
            <w:rStyle w:val="Hyperlink"/>
            <w:noProof/>
          </w:rPr>
          <w:t>Major changes in FAST</w:t>
        </w:r>
        <w:r w:rsidR="006C131B">
          <w:rPr>
            <w:noProof/>
            <w:webHidden/>
          </w:rPr>
          <w:tab/>
        </w:r>
        <w:r w:rsidR="006C131B">
          <w:rPr>
            <w:noProof/>
            <w:webHidden/>
          </w:rPr>
          <w:fldChar w:fldCharType="begin"/>
        </w:r>
        <w:r w:rsidR="006C131B">
          <w:rPr>
            <w:noProof/>
            <w:webHidden/>
          </w:rPr>
          <w:instrText xml:space="preserve"> PAGEREF _Toc399932483 \h </w:instrText>
        </w:r>
        <w:r w:rsidR="006C131B">
          <w:rPr>
            <w:noProof/>
            <w:webHidden/>
          </w:rPr>
        </w:r>
        <w:r w:rsidR="006C131B">
          <w:rPr>
            <w:noProof/>
            <w:webHidden/>
          </w:rPr>
          <w:fldChar w:fldCharType="separate"/>
        </w:r>
        <w:r w:rsidR="006C131B">
          <w:rPr>
            <w:noProof/>
            <w:webHidden/>
          </w:rPr>
          <w:t>7</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84" w:history="1">
        <w:r w:rsidR="006C131B" w:rsidRPr="007C0768">
          <w:rPr>
            <w:rStyle w:val="Hyperlink"/>
            <w:noProof/>
          </w:rPr>
          <w:t>v8.09.00a-bjj</w:t>
        </w:r>
        <w:r w:rsidR="006C131B">
          <w:rPr>
            <w:noProof/>
            <w:webHidden/>
          </w:rPr>
          <w:tab/>
        </w:r>
        <w:r w:rsidR="006C131B">
          <w:rPr>
            <w:noProof/>
            <w:webHidden/>
          </w:rPr>
          <w:fldChar w:fldCharType="begin"/>
        </w:r>
        <w:r w:rsidR="006C131B">
          <w:rPr>
            <w:noProof/>
            <w:webHidden/>
          </w:rPr>
          <w:instrText xml:space="preserve"> PAGEREF _Toc399932484 \h </w:instrText>
        </w:r>
        <w:r w:rsidR="006C131B">
          <w:rPr>
            <w:noProof/>
            <w:webHidden/>
          </w:rPr>
        </w:r>
        <w:r w:rsidR="006C131B">
          <w:rPr>
            <w:noProof/>
            <w:webHidden/>
          </w:rPr>
          <w:fldChar w:fldCharType="separate"/>
        </w:r>
        <w:r w:rsidR="006C131B">
          <w:rPr>
            <w:noProof/>
            <w:webHidden/>
          </w:rPr>
          <w:t>7</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85" w:history="1">
        <w:r w:rsidR="006C131B" w:rsidRPr="007C0768">
          <w:rPr>
            <w:rStyle w:val="Hyperlink"/>
            <w:noProof/>
          </w:rPr>
          <w:t>v8.08.00c-bjj</w:t>
        </w:r>
        <w:r w:rsidR="006C131B">
          <w:rPr>
            <w:noProof/>
            <w:webHidden/>
          </w:rPr>
          <w:tab/>
        </w:r>
        <w:r w:rsidR="006C131B">
          <w:rPr>
            <w:noProof/>
            <w:webHidden/>
          </w:rPr>
          <w:fldChar w:fldCharType="begin"/>
        </w:r>
        <w:r w:rsidR="006C131B">
          <w:rPr>
            <w:noProof/>
            <w:webHidden/>
          </w:rPr>
          <w:instrText xml:space="preserve"> PAGEREF _Toc399932485 \h </w:instrText>
        </w:r>
        <w:r w:rsidR="006C131B">
          <w:rPr>
            <w:noProof/>
            <w:webHidden/>
          </w:rPr>
        </w:r>
        <w:r w:rsidR="006C131B">
          <w:rPr>
            <w:noProof/>
            <w:webHidden/>
          </w:rPr>
          <w:fldChar w:fldCharType="separate"/>
        </w:r>
        <w:r w:rsidR="006C131B">
          <w:rPr>
            <w:noProof/>
            <w:webHidden/>
          </w:rPr>
          <w:t>8</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86" w:history="1">
        <w:r w:rsidR="006C131B" w:rsidRPr="007C0768">
          <w:rPr>
            <w:rStyle w:val="Hyperlink"/>
            <w:noProof/>
          </w:rPr>
          <w:t>v8.03.02b-bjj</w:t>
        </w:r>
        <w:r w:rsidR="006C131B">
          <w:rPr>
            <w:noProof/>
            <w:webHidden/>
          </w:rPr>
          <w:tab/>
        </w:r>
        <w:r w:rsidR="006C131B">
          <w:rPr>
            <w:noProof/>
            <w:webHidden/>
          </w:rPr>
          <w:fldChar w:fldCharType="begin"/>
        </w:r>
        <w:r w:rsidR="006C131B">
          <w:rPr>
            <w:noProof/>
            <w:webHidden/>
          </w:rPr>
          <w:instrText xml:space="preserve"> PAGEREF _Toc399932486 \h </w:instrText>
        </w:r>
        <w:r w:rsidR="006C131B">
          <w:rPr>
            <w:noProof/>
            <w:webHidden/>
          </w:rPr>
        </w:r>
        <w:r w:rsidR="006C131B">
          <w:rPr>
            <w:noProof/>
            <w:webHidden/>
          </w:rPr>
          <w:fldChar w:fldCharType="separate"/>
        </w:r>
        <w:r w:rsidR="006C131B">
          <w:rPr>
            <w:noProof/>
            <w:webHidden/>
          </w:rPr>
          <w:t>12</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87" w:history="1">
        <w:r w:rsidR="006C131B" w:rsidRPr="007C0768">
          <w:rPr>
            <w:rStyle w:val="Hyperlink"/>
            <w:noProof/>
          </w:rPr>
          <w:t>Certification Tests</w:t>
        </w:r>
        <w:r w:rsidR="006C131B">
          <w:rPr>
            <w:noProof/>
            <w:webHidden/>
          </w:rPr>
          <w:tab/>
        </w:r>
        <w:r w:rsidR="006C131B">
          <w:rPr>
            <w:noProof/>
            <w:webHidden/>
          </w:rPr>
          <w:fldChar w:fldCharType="begin"/>
        </w:r>
        <w:r w:rsidR="006C131B">
          <w:rPr>
            <w:noProof/>
            <w:webHidden/>
          </w:rPr>
          <w:instrText xml:space="preserve"> PAGEREF _Toc399932487 \h </w:instrText>
        </w:r>
        <w:r w:rsidR="006C131B">
          <w:rPr>
            <w:noProof/>
            <w:webHidden/>
          </w:rPr>
        </w:r>
        <w:r w:rsidR="006C131B">
          <w:rPr>
            <w:noProof/>
            <w:webHidden/>
          </w:rPr>
          <w:fldChar w:fldCharType="separate"/>
        </w:r>
        <w:r w:rsidR="006C131B">
          <w:rPr>
            <w:noProof/>
            <w:webHidden/>
          </w:rPr>
          <w:t>12</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88" w:history="1">
        <w:r w:rsidR="006C131B" w:rsidRPr="007C0768">
          <w:rPr>
            <w:rStyle w:val="Hyperlink"/>
            <w:noProof/>
          </w:rPr>
          <w:t>Variables Specified in the FAST Primary Input File</w:t>
        </w:r>
        <w:r w:rsidR="006C131B">
          <w:rPr>
            <w:noProof/>
            <w:webHidden/>
          </w:rPr>
          <w:tab/>
        </w:r>
        <w:r w:rsidR="006C131B">
          <w:rPr>
            <w:noProof/>
            <w:webHidden/>
          </w:rPr>
          <w:fldChar w:fldCharType="begin"/>
        </w:r>
        <w:r w:rsidR="006C131B">
          <w:rPr>
            <w:noProof/>
            <w:webHidden/>
          </w:rPr>
          <w:instrText xml:space="preserve"> PAGEREF _Toc399932488 \h </w:instrText>
        </w:r>
        <w:r w:rsidR="006C131B">
          <w:rPr>
            <w:noProof/>
            <w:webHidden/>
          </w:rPr>
        </w:r>
        <w:r w:rsidR="006C131B">
          <w:rPr>
            <w:noProof/>
            <w:webHidden/>
          </w:rPr>
          <w:fldChar w:fldCharType="separate"/>
        </w:r>
        <w:r w:rsidR="006C131B">
          <w:rPr>
            <w:noProof/>
            <w:webHidden/>
          </w:rPr>
          <w:t>13</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89" w:history="1">
        <w:r w:rsidR="006C131B" w:rsidRPr="007C0768">
          <w:rPr>
            <w:rStyle w:val="Hyperlink"/>
            <w:noProof/>
          </w:rPr>
          <w:t>Simulation Control</w:t>
        </w:r>
        <w:r w:rsidR="006C131B">
          <w:rPr>
            <w:noProof/>
            <w:webHidden/>
          </w:rPr>
          <w:tab/>
        </w:r>
        <w:r w:rsidR="006C131B">
          <w:rPr>
            <w:noProof/>
            <w:webHidden/>
          </w:rPr>
          <w:fldChar w:fldCharType="begin"/>
        </w:r>
        <w:r w:rsidR="006C131B">
          <w:rPr>
            <w:noProof/>
            <w:webHidden/>
          </w:rPr>
          <w:instrText xml:space="preserve"> PAGEREF _Toc399932489 \h </w:instrText>
        </w:r>
        <w:r w:rsidR="006C131B">
          <w:rPr>
            <w:noProof/>
            <w:webHidden/>
          </w:rPr>
        </w:r>
        <w:r w:rsidR="006C131B">
          <w:rPr>
            <w:noProof/>
            <w:webHidden/>
          </w:rPr>
          <w:fldChar w:fldCharType="separate"/>
        </w:r>
        <w:r w:rsidR="006C131B">
          <w:rPr>
            <w:noProof/>
            <w:webHidden/>
          </w:rPr>
          <w:t>13</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90" w:history="1">
        <w:r w:rsidR="006C131B" w:rsidRPr="007C0768">
          <w:rPr>
            <w:rStyle w:val="Hyperlink"/>
            <w:noProof/>
          </w:rPr>
          <w:t>Feature Switches and Flags</w:t>
        </w:r>
        <w:r w:rsidR="006C131B">
          <w:rPr>
            <w:noProof/>
            <w:webHidden/>
          </w:rPr>
          <w:tab/>
        </w:r>
        <w:r w:rsidR="006C131B">
          <w:rPr>
            <w:noProof/>
            <w:webHidden/>
          </w:rPr>
          <w:fldChar w:fldCharType="begin"/>
        </w:r>
        <w:r w:rsidR="006C131B">
          <w:rPr>
            <w:noProof/>
            <w:webHidden/>
          </w:rPr>
          <w:instrText xml:space="preserve"> PAGEREF _Toc399932490 \h </w:instrText>
        </w:r>
        <w:r w:rsidR="006C131B">
          <w:rPr>
            <w:noProof/>
            <w:webHidden/>
          </w:rPr>
        </w:r>
        <w:r w:rsidR="006C131B">
          <w:rPr>
            <w:noProof/>
            <w:webHidden/>
          </w:rPr>
          <w:fldChar w:fldCharType="separate"/>
        </w:r>
        <w:r w:rsidR="006C131B">
          <w:rPr>
            <w:noProof/>
            <w:webHidden/>
          </w:rPr>
          <w:t>15</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91" w:history="1">
        <w:r w:rsidR="006C131B" w:rsidRPr="007C0768">
          <w:rPr>
            <w:rStyle w:val="Hyperlink"/>
            <w:noProof/>
          </w:rPr>
          <w:t>Input Files</w:t>
        </w:r>
        <w:r w:rsidR="006C131B">
          <w:rPr>
            <w:noProof/>
            <w:webHidden/>
          </w:rPr>
          <w:tab/>
        </w:r>
        <w:r w:rsidR="006C131B">
          <w:rPr>
            <w:noProof/>
            <w:webHidden/>
          </w:rPr>
          <w:fldChar w:fldCharType="begin"/>
        </w:r>
        <w:r w:rsidR="006C131B">
          <w:rPr>
            <w:noProof/>
            <w:webHidden/>
          </w:rPr>
          <w:instrText xml:space="preserve"> PAGEREF _Toc399932491 \h </w:instrText>
        </w:r>
        <w:r w:rsidR="006C131B">
          <w:rPr>
            <w:noProof/>
            <w:webHidden/>
          </w:rPr>
        </w:r>
        <w:r w:rsidR="006C131B">
          <w:rPr>
            <w:noProof/>
            <w:webHidden/>
          </w:rPr>
          <w:fldChar w:fldCharType="separate"/>
        </w:r>
        <w:r w:rsidR="006C131B">
          <w:rPr>
            <w:noProof/>
            <w:webHidden/>
          </w:rPr>
          <w:t>16</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92" w:history="1">
        <w:r w:rsidR="006C131B" w:rsidRPr="007C0768">
          <w:rPr>
            <w:rStyle w:val="Hyperlink"/>
            <w:noProof/>
          </w:rPr>
          <w:t>Output</w:t>
        </w:r>
        <w:r w:rsidR="006C131B">
          <w:rPr>
            <w:noProof/>
            <w:webHidden/>
          </w:rPr>
          <w:tab/>
        </w:r>
        <w:r w:rsidR="006C131B">
          <w:rPr>
            <w:noProof/>
            <w:webHidden/>
          </w:rPr>
          <w:fldChar w:fldCharType="begin"/>
        </w:r>
        <w:r w:rsidR="006C131B">
          <w:rPr>
            <w:noProof/>
            <w:webHidden/>
          </w:rPr>
          <w:instrText xml:space="preserve"> PAGEREF _Toc399932492 \h </w:instrText>
        </w:r>
        <w:r w:rsidR="006C131B">
          <w:rPr>
            <w:noProof/>
            <w:webHidden/>
          </w:rPr>
        </w:r>
        <w:r w:rsidR="006C131B">
          <w:rPr>
            <w:noProof/>
            <w:webHidden/>
          </w:rPr>
          <w:fldChar w:fldCharType="separate"/>
        </w:r>
        <w:r w:rsidR="006C131B">
          <w:rPr>
            <w:noProof/>
            <w:webHidden/>
          </w:rPr>
          <w:t>17</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93" w:history="1">
        <w:r w:rsidR="006C131B" w:rsidRPr="007C0768">
          <w:rPr>
            <w:rStyle w:val="Hyperlink"/>
            <w:noProof/>
          </w:rPr>
          <w:t>Modeling Tips</w:t>
        </w:r>
        <w:r w:rsidR="006C131B">
          <w:rPr>
            <w:noProof/>
            <w:webHidden/>
          </w:rPr>
          <w:tab/>
        </w:r>
        <w:r w:rsidR="006C131B">
          <w:rPr>
            <w:noProof/>
            <w:webHidden/>
          </w:rPr>
          <w:fldChar w:fldCharType="begin"/>
        </w:r>
        <w:r w:rsidR="006C131B">
          <w:rPr>
            <w:noProof/>
            <w:webHidden/>
          </w:rPr>
          <w:instrText xml:space="preserve"> PAGEREF _Toc399932493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94" w:history="1">
        <w:r w:rsidR="006C131B" w:rsidRPr="007C0768">
          <w:rPr>
            <w:rStyle w:val="Hyperlink"/>
            <w:noProof/>
          </w:rPr>
          <w:t>Limitations</w:t>
        </w:r>
        <w:r w:rsidR="006C131B">
          <w:rPr>
            <w:noProof/>
            <w:webHidden/>
          </w:rPr>
          <w:tab/>
        </w:r>
        <w:r w:rsidR="006C131B">
          <w:rPr>
            <w:noProof/>
            <w:webHidden/>
          </w:rPr>
          <w:fldChar w:fldCharType="begin"/>
        </w:r>
        <w:r w:rsidR="006C131B">
          <w:rPr>
            <w:noProof/>
            <w:webHidden/>
          </w:rPr>
          <w:instrText xml:space="preserve"> PAGEREF _Toc399932494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95" w:history="1">
        <w:r w:rsidR="006C131B" w:rsidRPr="007C0768">
          <w:rPr>
            <w:rStyle w:val="Hyperlink"/>
            <w:noProof/>
          </w:rPr>
          <w:t>Future Work</w:t>
        </w:r>
        <w:r w:rsidR="006C131B">
          <w:rPr>
            <w:noProof/>
            <w:webHidden/>
          </w:rPr>
          <w:tab/>
        </w:r>
        <w:r w:rsidR="006C131B">
          <w:rPr>
            <w:noProof/>
            <w:webHidden/>
          </w:rPr>
          <w:fldChar w:fldCharType="begin"/>
        </w:r>
        <w:r w:rsidR="006C131B">
          <w:rPr>
            <w:noProof/>
            <w:webHidden/>
          </w:rPr>
          <w:instrText xml:space="preserve"> PAGEREF _Toc399932495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96" w:history="1">
        <w:r w:rsidR="006C131B" w:rsidRPr="007C0768">
          <w:rPr>
            <w:rStyle w:val="Hyperlink"/>
            <w:noProof/>
          </w:rPr>
          <w:t>Converting to FAST v8.09.x</w:t>
        </w:r>
        <w:r w:rsidR="006C131B">
          <w:rPr>
            <w:noProof/>
            <w:webHidden/>
          </w:rPr>
          <w:tab/>
        </w:r>
        <w:r w:rsidR="006C131B">
          <w:rPr>
            <w:noProof/>
            <w:webHidden/>
          </w:rPr>
          <w:fldChar w:fldCharType="begin"/>
        </w:r>
        <w:r w:rsidR="006C131B">
          <w:rPr>
            <w:noProof/>
            <w:webHidden/>
          </w:rPr>
          <w:instrText xml:space="preserve"> PAGEREF _Toc399932496 \h </w:instrText>
        </w:r>
        <w:r w:rsidR="006C131B">
          <w:rPr>
            <w:noProof/>
            <w:webHidden/>
          </w:rPr>
        </w:r>
        <w:r w:rsidR="006C131B">
          <w:rPr>
            <w:noProof/>
            <w:webHidden/>
          </w:rPr>
          <w:fldChar w:fldCharType="separate"/>
        </w:r>
        <w:r w:rsidR="006C131B">
          <w:rPr>
            <w:noProof/>
            <w:webHidden/>
          </w:rPr>
          <w:t>20</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97" w:history="1">
        <w:r w:rsidR="006C131B" w:rsidRPr="007C0768">
          <w:rPr>
            <w:rStyle w:val="Hyperlink"/>
            <w:noProof/>
          </w:rPr>
          <w:t>Summary of Changes to Inputs</w:t>
        </w:r>
        <w:r w:rsidR="006C131B">
          <w:rPr>
            <w:noProof/>
            <w:webHidden/>
          </w:rPr>
          <w:tab/>
        </w:r>
        <w:r w:rsidR="006C131B">
          <w:rPr>
            <w:noProof/>
            <w:webHidden/>
          </w:rPr>
          <w:fldChar w:fldCharType="begin"/>
        </w:r>
        <w:r w:rsidR="006C131B">
          <w:rPr>
            <w:noProof/>
            <w:webHidden/>
          </w:rPr>
          <w:instrText xml:space="preserve"> PAGEREF _Toc399932497 \h </w:instrText>
        </w:r>
        <w:r w:rsidR="006C131B">
          <w:rPr>
            <w:noProof/>
            <w:webHidden/>
          </w:rPr>
        </w:r>
        <w:r w:rsidR="006C131B">
          <w:rPr>
            <w:noProof/>
            <w:webHidden/>
          </w:rPr>
          <w:fldChar w:fldCharType="separate"/>
        </w:r>
        <w:r w:rsidR="006C131B">
          <w:rPr>
            <w:noProof/>
            <w:webHidden/>
          </w:rPr>
          <w:t>20</w:t>
        </w:r>
        <w:r w:rsidR="006C131B">
          <w:rPr>
            <w:noProof/>
            <w:webHidden/>
          </w:rPr>
          <w:fldChar w:fldCharType="end"/>
        </w:r>
      </w:hyperlink>
    </w:p>
    <w:p w:rsidR="006C131B" w:rsidRDefault="00703CA6">
      <w:pPr>
        <w:pStyle w:val="TOC2"/>
        <w:tabs>
          <w:tab w:val="right" w:leader="dot" w:pos="9350"/>
        </w:tabs>
        <w:rPr>
          <w:rFonts w:eastAsiaTheme="minorEastAsia"/>
          <w:noProof/>
        </w:rPr>
      </w:pPr>
      <w:hyperlink w:anchor="_Toc399932498" w:history="1">
        <w:r w:rsidR="006C131B" w:rsidRPr="007C0768">
          <w:rPr>
            <w:rStyle w:val="Hyperlink"/>
            <w:noProof/>
          </w:rPr>
          <w:t>Matlab Conversion Scripts</w:t>
        </w:r>
        <w:r w:rsidR="006C131B">
          <w:rPr>
            <w:noProof/>
            <w:webHidden/>
          </w:rPr>
          <w:tab/>
        </w:r>
        <w:r w:rsidR="006C131B">
          <w:rPr>
            <w:noProof/>
            <w:webHidden/>
          </w:rPr>
          <w:fldChar w:fldCharType="begin"/>
        </w:r>
        <w:r w:rsidR="006C131B">
          <w:rPr>
            <w:noProof/>
            <w:webHidden/>
          </w:rPr>
          <w:instrText xml:space="preserve"> PAGEREF _Toc399932498 \h </w:instrText>
        </w:r>
        <w:r w:rsidR="006C131B">
          <w:rPr>
            <w:noProof/>
            <w:webHidden/>
          </w:rPr>
        </w:r>
        <w:r w:rsidR="006C131B">
          <w:rPr>
            <w:noProof/>
            <w:webHidden/>
          </w:rPr>
          <w:fldChar w:fldCharType="separate"/>
        </w:r>
        <w:r w:rsidR="006C131B">
          <w:rPr>
            <w:noProof/>
            <w:webHidden/>
          </w:rPr>
          <w:t>22</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499" w:history="1">
        <w:r w:rsidR="006C131B" w:rsidRPr="007C0768">
          <w:rPr>
            <w:rStyle w:val="Hyperlink"/>
            <w:noProof/>
          </w:rPr>
          <w:t>Compiling</w:t>
        </w:r>
        <w:r w:rsidR="006C131B">
          <w:rPr>
            <w:noProof/>
            <w:webHidden/>
          </w:rPr>
          <w:tab/>
        </w:r>
        <w:r w:rsidR="006C131B">
          <w:rPr>
            <w:noProof/>
            <w:webHidden/>
          </w:rPr>
          <w:fldChar w:fldCharType="begin"/>
        </w:r>
        <w:r w:rsidR="006C131B">
          <w:rPr>
            <w:noProof/>
            <w:webHidden/>
          </w:rPr>
          <w:instrText xml:space="preserve"> PAGEREF _Toc399932499 \h </w:instrText>
        </w:r>
        <w:r w:rsidR="006C131B">
          <w:rPr>
            <w:noProof/>
            <w:webHidden/>
          </w:rPr>
        </w:r>
        <w:r w:rsidR="006C131B">
          <w:rPr>
            <w:noProof/>
            <w:webHidden/>
          </w:rPr>
          <w:fldChar w:fldCharType="separate"/>
        </w:r>
        <w:r w:rsidR="006C131B">
          <w:rPr>
            <w:noProof/>
            <w:webHidden/>
          </w:rPr>
          <w:t>23</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500" w:history="1">
        <w:r w:rsidR="006C131B" w:rsidRPr="007C0768">
          <w:rPr>
            <w:rStyle w:val="Hyperlink"/>
            <w:noProof/>
          </w:rPr>
          <w:t>Running FAST v8.09.00a-bjj</w:t>
        </w:r>
        <w:r w:rsidR="006C131B">
          <w:rPr>
            <w:noProof/>
            <w:webHidden/>
          </w:rPr>
          <w:tab/>
        </w:r>
        <w:r w:rsidR="006C131B">
          <w:rPr>
            <w:noProof/>
            <w:webHidden/>
          </w:rPr>
          <w:fldChar w:fldCharType="begin"/>
        </w:r>
        <w:r w:rsidR="006C131B">
          <w:rPr>
            <w:noProof/>
            <w:webHidden/>
          </w:rPr>
          <w:instrText xml:space="preserve"> PAGEREF _Toc399932500 \h </w:instrText>
        </w:r>
        <w:r w:rsidR="006C131B">
          <w:rPr>
            <w:noProof/>
            <w:webHidden/>
          </w:rPr>
        </w:r>
        <w:r w:rsidR="006C131B">
          <w:rPr>
            <w:noProof/>
            <w:webHidden/>
          </w:rPr>
          <w:fldChar w:fldCharType="separate"/>
        </w:r>
        <w:r w:rsidR="006C131B">
          <w:rPr>
            <w:noProof/>
            <w:webHidden/>
          </w:rPr>
          <w:t>24</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501" w:history="1">
        <w:r w:rsidR="006C131B" w:rsidRPr="007C0768">
          <w:rPr>
            <w:rStyle w:val="Hyperlink"/>
            <w:noProof/>
          </w:rPr>
          <w:t>Feedback</w:t>
        </w:r>
        <w:r w:rsidR="006C131B">
          <w:rPr>
            <w:noProof/>
            <w:webHidden/>
          </w:rPr>
          <w:tab/>
        </w:r>
        <w:r w:rsidR="006C131B">
          <w:rPr>
            <w:noProof/>
            <w:webHidden/>
          </w:rPr>
          <w:fldChar w:fldCharType="begin"/>
        </w:r>
        <w:r w:rsidR="006C131B">
          <w:rPr>
            <w:noProof/>
            <w:webHidden/>
          </w:rPr>
          <w:instrText xml:space="preserve"> PAGEREF _Toc399932501 \h </w:instrText>
        </w:r>
        <w:r w:rsidR="006C131B">
          <w:rPr>
            <w:noProof/>
            <w:webHidden/>
          </w:rPr>
        </w:r>
        <w:r w:rsidR="006C131B">
          <w:rPr>
            <w:noProof/>
            <w:webHidden/>
          </w:rPr>
          <w:fldChar w:fldCharType="separate"/>
        </w:r>
        <w:r w:rsidR="006C131B">
          <w:rPr>
            <w:noProof/>
            <w:webHidden/>
          </w:rPr>
          <w:t>24</w:t>
        </w:r>
        <w:r w:rsidR="006C131B">
          <w:rPr>
            <w:noProof/>
            <w:webHidden/>
          </w:rPr>
          <w:fldChar w:fldCharType="end"/>
        </w:r>
      </w:hyperlink>
    </w:p>
    <w:p w:rsidR="006C131B" w:rsidRDefault="00703CA6">
      <w:pPr>
        <w:pStyle w:val="TOC1"/>
        <w:tabs>
          <w:tab w:val="right" w:leader="dot" w:pos="9350"/>
        </w:tabs>
        <w:rPr>
          <w:rFonts w:eastAsiaTheme="minorEastAsia"/>
          <w:noProof/>
        </w:rPr>
      </w:pPr>
      <w:hyperlink w:anchor="_Toc399932502" w:history="1">
        <w:r w:rsidR="006C131B" w:rsidRPr="007C0768">
          <w:rPr>
            <w:rStyle w:val="Hyperlink"/>
            <w:noProof/>
          </w:rPr>
          <w:t>Appendix: Example FAST v8.09.* Input File</w:t>
        </w:r>
        <w:r w:rsidR="006C131B">
          <w:rPr>
            <w:noProof/>
            <w:webHidden/>
          </w:rPr>
          <w:tab/>
        </w:r>
        <w:r w:rsidR="006C131B">
          <w:rPr>
            <w:noProof/>
            <w:webHidden/>
          </w:rPr>
          <w:fldChar w:fldCharType="begin"/>
        </w:r>
        <w:r w:rsidR="006C131B">
          <w:rPr>
            <w:noProof/>
            <w:webHidden/>
          </w:rPr>
          <w:instrText xml:space="preserve"> PAGEREF _Toc399932502 \h </w:instrText>
        </w:r>
        <w:r w:rsidR="006C131B">
          <w:rPr>
            <w:noProof/>
            <w:webHidden/>
          </w:rPr>
        </w:r>
        <w:r w:rsidR="006C131B">
          <w:rPr>
            <w:noProof/>
            <w:webHidden/>
          </w:rPr>
          <w:fldChar w:fldCharType="separate"/>
        </w:r>
        <w:r w:rsidR="006C131B">
          <w:rPr>
            <w:noProof/>
            <w:webHidden/>
          </w:rPr>
          <w:t>25</w:t>
        </w:r>
        <w:r w:rsidR="006C131B">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399932482"/>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6976B9F8" wp14:editId="0AC9485F">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2" w:name="_Ref368594244"/>
      <w:r>
        <w:t xml:space="preserve">Figure </w:t>
      </w:r>
      <w:r w:rsidR="00703CA6">
        <w:fldChar w:fldCharType="begin"/>
      </w:r>
      <w:r w:rsidR="00703CA6">
        <w:instrText xml:space="preserve"> SEQ Figure \* ARABIC </w:instrText>
      </w:r>
      <w:r w:rsidR="00703CA6">
        <w:fldChar w:fldCharType="separate"/>
      </w:r>
      <w:r w:rsidR="00B7075F">
        <w:rPr>
          <w:noProof/>
        </w:rPr>
        <w:t>1</w:t>
      </w:r>
      <w:r w:rsidR="00703CA6">
        <w:rPr>
          <w:noProof/>
        </w:rPr>
        <w:fldChar w:fldCharType="end"/>
      </w:r>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5884791" r:id="rId14"/>
        </w:object>
      </w:r>
    </w:p>
    <w:p w:rsidR="000D16ED" w:rsidRDefault="000D16ED" w:rsidP="000D16ED">
      <w:pPr>
        <w:pStyle w:val="Caption"/>
        <w:jc w:val="center"/>
      </w:pPr>
      <w:bookmarkStart w:id="3" w:name="_Ref368606255"/>
      <w:r>
        <w:t xml:space="preserve">Figure </w:t>
      </w:r>
      <w:r w:rsidR="00703CA6">
        <w:fldChar w:fldCharType="begin"/>
      </w:r>
      <w:r w:rsidR="00703CA6">
        <w:instrText xml:space="preserve"> SEQ Figure \* ARABIC </w:instrText>
      </w:r>
      <w:r w:rsidR="00703CA6">
        <w:fldChar w:fldCharType="separate"/>
      </w:r>
      <w:r w:rsidR="00B7075F">
        <w:rPr>
          <w:noProof/>
        </w:rPr>
        <w:t>2</w:t>
      </w:r>
      <w:r w:rsidR="00703CA6">
        <w:rPr>
          <w:noProof/>
        </w:rPr>
        <w:fldChar w:fldCharType="end"/>
      </w:r>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5884792" r:id="rId16"/>
        </w:object>
      </w:r>
    </w:p>
    <w:p w:rsidR="000D16ED" w:rsidRDefault="000D16ED" w:rsidP="000D16ED">
      <w:pPr>
        <w:pStyle w:val="Caption"/>
        <w:jc w:val="center"/>
      </w:pPr>
      <w:bookmarkStart w:id="4" w:name="_Ref368606394"/>
      <w:r>
        <w:t xml:space="preserve">Figure </w:t>
      </w:r>
      <w:r w:rsidR="00703CA6">
        <w:fldChar w:fldCharType="begin"/>
      </w:r>
      <w:r w:rsidR="00703CA6">
        <w:instrText xml:space="preserve"> SEQ Figure \* ARABIC </w:instrText>
      </w:r>
      <w:r w:rsidR="00703CA6">
        <w:fldChar w:fldCharType="separate"/>
      </w:r>
      <w:r w:rsidR="00B7075F">
        <w:rPr>
          <w:noProof/>
        </w:rPr>
        <w:t>3</w:t>
      </w:r>
      <w:r w:rsidR="00703CA6">
        <w:rPr>
          <w:noProof/>
        </w:rPr>
        <w:fldChar w:fldCharType="end"/>
      </w:r>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r w:rsidR="00703CA6">
        <w:fldChar w:fldCharType="begin"/>
      </w:r>
      <w:r w:rsidR="00703CA6">
        <w:instrText xml:space="preserve"> SEQ Table \* ARABIC </w:instrText>
      </w:r>
      <w:r w:rsidR="00703CA6">
        <w:fldChar w:fldCharType="separate"/>
      </w:r>
      <w:r w:rsidR="0091346C">
        <w:rPr>
          <w:noProof/>
        </w:rPr>
        <w:t>1</w:t>
      </w:r>
      <w:r w:rsidR="00703CA6">
        <w:rPr>
          <w:noProof/>
        </w:rPr>
        <w:fldChar w:fldCharType="end"/>
      </w:r>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6" w:author="Bonnie Jonkman" w:date="2015-01-12T11:18:00Z">
              <w:r w:rsidRPr="00AC31AB" w:rsidDel="009B0BC2">
                <w:rPr>
                  <w:rStyle w:val="FootnoteReference"/>
                  <w:rFonts w:eastAsia="Times New Roman" w:cs="Times New Roman"/>
                  <w:color w:val="000000"/>
                </w:rPr>
                <w:footnoteReference w:id="5"/>
              </w:r>
            </w:del>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9" w:name="_Toc399932483"/>
      <w:bookmarkStart w:id="10" w:name="_Ref412116144"/>
      <w:r>
        <w:t>Major changes</w:t>
      </w:r>
      <w:r w:rsidR="008274A4">
        <w:t xml:space="preserve"> in FAST</w:t>
      </w:r>
      <w:bookmarkEnd w:id="9"/>
      <w:bookmarkEnd w:id="10"/>
    </w:p>
    <w:p w:rsidR="00176884" w:rsidRDefault="00176884" w:rsidP="00176884">
      <w:pPr>
        <w:pStyle w:val="Heading2"/>
        <w:rPr>
          <w:ins w:id="11" w:author="Bonnie Jonkman" w:date="2015-02-19T20:57:00Z"/>
        </w:rPr>
      </w:pPr>
      <w:bookmarkStart w:id="12" w:name="_Toc399932484"/>
      <w:proofErr w:type="gramStart"/>
      <w:ins w:id="13" w:author="Bonnie Jonkman" w:date="2015-02-19T20:57:00Z">
        <w:r>
          <w:t>v8.</w:t>
        </w:r>
        <w:r>
          <w:t>10</w:t>
        </w:r>
        <w:r>
          <w:t>.00a-bjj</w:t>
        </w:r>
        <w:proofErr w:type="gramEnd"/>
      </w:ins>
    </w:p>
    <w:p w:rsidR="00176884" w:rsidRDefault="00176884" w:rsidP="00176884">
      <w:pPr>
        <w:pStyle w:val="ListParagraph"/>
        <w:numPr>
          <w:ilvl w:val="0"/>
          <w:numId w:val="24"/>
        </w:numPr>
        <w:rPr>
          <w:ins w:id="14" w:author="Bonnie Jonkman" w:date="2015-02-19T20:57:00Z"/>
        </w:rPr>
        <w:pPrChange w:id="15" w:author="Bonnie Jonkman" w:date="2015-02-19T20:57:00Z">
          <w:pPr>
            <w:pStyle w:val="Heading2"/>
          </w:pPr>
        </w:pPrChange>
      </w:pPr>
      <w:ins w:id="16" w:author="Bonnie Jonkman" w:date="2015-02-19T20:57:00Z">
        <w:r>
          <w:t>MAP++</w:t>
        </w:r>
      </w:ins>
    </w:p>
    <w:p w:rsidR="00176884" w:rsidRDefault="00176884" w:rsidP="00176884">
      <w:pPr>
        <w:pStyle w:val="ListParagraph"/>
        <w:numPr>
          <w:ilvl w:val="0"/>
          <w:numId w:val="24"/>
        </w:numPr>
        <w:rPr>
          <w:ins w:id="17" w:author="Bonnie Jonkman" w:date="2015-02-19T20:57:00Z"/>
        </w:rPr>
        <w:pPrChange w:id="18" w:author="Bonnie Jonkman" w:date="2015-02-19T20:57:00Z">
          <w:pPr>
            <w:pStyle w:val="Heading2"/>
          </w:pPr>
        </w:pPrChange>
      </w:pPr>
      <w:ins w:id="19" w:author="Bonnie Jonkman" w:date="2015-02-19T20:57:00Z">
        <w:r>
          <w:t>TMD (tuned mass damper)</w:t>
        </w:r>
      </w:ins>
    </w:p>
    <w:p w:rsidR="00176884" w:rsidRDefault="00176884" w:rsidP="00176884">
      <w:pPr>
        <w:pStyle w:val="ListParagraph"/>
        <w:numPr>
          <w:ilvl w:val="0"/>
          <w:numId w:val="24"/>
        </w:numPr>
        <w:rPr>
          <w:ins w:id="20" w:author="Bonnie Jonkman" w:date="2015-02-19T20:58:00Z"/>
        </w:rPr>
        <w:pPrChange w:id="21" w:author="Bonnie Jonkman" w:date="2015-02-19T20:57:00Z">
          <w:pPr>
            <w:pStyle w:val="Heading2"/>
          </w:pPr>
        </w:pPrChange>
      </w:pPr>
      <w:proofErr w:type="spellStart"/>
      <w:ins w:id="22" w:author="Bonnie Jonkman" w:date="2015-02-19T20:57:00Z">
        <w:r>
          <w:t>MoorDyn</w:t>
        </w:r>
      </w:ins>
      <w:proofErr w:type="spellEnd"/>
    </w:p>
    <w:p w:rsidR="00176884" w:rsidRDefault="00176884" w:rsidP="00176884">
      <w:pPr>
        <w:pStyle w:val="ListParagraph"/>
        <w:numPr>
          <w:ilvl w:val="0"/>
          <w:numId w:val="24"/>
        </w:numPr>
        <w:rPr>
          <w:ins w:id="23" w:author="Bonnie Jonkman" w:date="2015-02-19T20:58:00Z"/>
        </w:rPr>
        <w:pPrChange w:id="24" w:author="Bonnie Jonkman" w:date="2015-02-19T20:57:00Z">
          <w:pPr>
            <w:pStyle w:val="Heading2"/>
          </w:pPr>
        </w:pPrChange>
      </w:pPr>
      <w:proofErr w:type="spellStart"/>
      <w:ins w:id="25" w:author="Bonnie Jonkman" w:date="2015-02-19T20:58:00Z">
        <w:r>
          <w:t>FASTMooring</w:t>
        </w:r>
        <w:proofErr w:type="spellEnd"/>
      </w:ins>
    </w:p>
    <w:p w:rsidR="00176884" w:rsidRDefault="00176884" w:rsidP="00176884">
      <w:pPr>
        <w:pStyle w:val="ListParagraph"/>
        <w:numPr>
          <w:ilvl w:val="0"/>
          <w:numId w:val="24"/>
        </w:numPr>
        <w:rPr>
          <w:ins w:id="26" w:author="Bonnie Jonkman" w:date="2015-02-19T20:59:00Z"/>
        </w:rPr>
        <w:pPrChange w:id="27" w:author="Bonnie Jonkman" w:date="2015-02-19T20:57:00Z">
          <w:pPr>
            <w:pStyle w:val="Heading2"/>
          </w:pPr>
        </w:pPrChange>
      </w:pPr>
      <w:ins w:id="28" w:author="Bonnie Jonkman" w:date="2015-02-19T20:58:00Z">
        <w:r>
          <w:t>IceDyn</w:t>
        </w:r>
      </w:ins>
    </w:p>
    <w:p w:rsidR="003D7F3C" w:rsidRDefault="003D7F3C" w:rsidP="00176884">
      <w:pPr>
        <w:pStyle w:val="ListParagraph"/>
        <w:numPr>
          <w:ilvl w:val="0"/>
          <w:numId w:val="24"/>
        </w:numPr>
        <w:rPr>
          <w:ins w:id="29" w:author="Bonnie Jonkman" w:date="2015-02-19T20:57:00Z"/>
        </w:rPr>
        <w:pPrChange w:id="30" w:author="Bonnie Jonkman" w:date="2015-02-19T20:57:00Z">
          <w:pPr>
            <w:pStyle w:val="Heading2"/>
          </w:pPr>
        </w:pPrChange>
      </w:pPr>
      <w:ins w:id="31" w:author="Bonnie Jonkman" w:date="2015-02-19T20:59:00Z">
        <w:r>
          <w:t>IceFloe (official?)</w:t>
        </w:r>
      </w:ins>
      <w:bookmarkStart w:id="32" w:name="_GoBack"/>
      <w:bookmarkEnd w:id="32"/>
    </w:p>
    <w:p w:rsidR="00176884" w:rsidRDefault="00176884" w:rsidP="00176884">
      <w:pPr>
        <w:pStyle w:val="ListParagraph"/>
        <w:numPr>
          <w:ilvl w:val="0"/>
          <w:numId w:val="24"/>
        </w:numPr>
        <w:rPr>
          <w:ins w:id="33" w:author="Bonnie Jonkman" w:date="2015-02-19T20:58:00Z"/>
        </w:rPr>
        <w:pPrChange w:id="34" w:author="Bonnie Jonkman" w:date="2015-02-19T20:57:00Z">
          <w:pPr>
            <w:pStyle w:val="Heading2"/>
          </w:pPr>
        </w:pPrChange>
      </w:pPr>
      <w:ins w:id="35" w:author="Bonnie Jonkman" w:date="2015-02-19T20:58:00Z">
        <w:r>
          <w:t>FAST v8 Interface for Simulink</w:t>
        </w:r>
      </w:ins>
    </w:p>
    <w:p w:rsidR="00176884" w:rsidRPr="00176884" w:rsidRDefault="00176884" w:rsidP="00176884">
      <w:pPr>
        <w:pStyle w:val="ListParagraph"/>
        <w:numPr>
          <w:ilvl w:val="0"/>
          <w:numId w:val="24"/>
        </w:numPr>
        <w:rPr>
          <w:ins w:id="36" w:author="Bonnie Jonkman" w:date="2015-02-19T20:57:00Z"/>
          <w:rPrChange w:id="37" w:author="Bonnie Jonkman" w:date="2015-02-19T20:57:00Z">
            <w:rPr>
              <w:ins w:id="38" w:author="Bonnie Jonkman" w:date="2015-02-19T20:57:00Z"/>
            </w:rPr>
          </w:rPrChange>
        </w:rPr>
        <w:pPrChange w:id="39" w:author="Bonnie Jonkman" w:date="2015-02-19T20:57:00Z">
          <w:pPr>
            <w:pStyle w:val="Heading2"/>
          </w:pPr>
        </w:pPrChange>
      </w:pPr>
      <w:ins w:id="40" w:author="Bonnie Jonkman" w:date="2015-02-19T20:58:00Z">
        <w:r>
          <w:t>HydroDyn bug fixes</w:t>
        </w:r>
      </w:ins>
    </w:p>
    <w:p w:rsidR="000151C3" w:rsidRDefault="000151C3" w:rsidP="008274A4">
      <w:pPr>
        <w:pStyle w:val="Heading2"/>
      </w:pPr>
      <w:proofErr w:type="gramStart"/>
      <w:r>
        <w:t>v8.09.00a-bjj</w:t>
      </w:r>
      <w:bookmarkEnd w:id="12"/>
      <w:proofErr w:type="gramEnd"/>
    </w:p>
    <w:p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first-order hydrodynamics theory</w:t>
      </w:r>
      <w:proofErr w:type="gramStart"/>
      <w:r w:rsidRPr="00034E12">
        <w:t xml:space="preserve">.  </w:t>
      </w:r>
      <w:proofErr w:type="gramEnd"/>
      <w:r w:rsidRPr="00034E12">
        <w:t xml:space="preserve">The second-order hydrodynamic implementations include time-domain calculations </w:t>
      </w:r>
      <w:r w:rsidRPr="00034E12">
        <w:lastRenderedPageBreak/>
        <w:t>of difference- (mean- and slow-drift-) and sum-frequency terms</w:t>
      </w:r>
      <w:proofErr w:type="gramStart"/>
      <w:r w:rsidRPr="00034E12">
        <w:t xml:space="preserve">.  </w:t>
      </w:r>
      <w:proofErr w:type="gramEnd"/>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7" w:history="1">
        <w:r w:rsidR="004F109B" w:rsidRPr="00100844">
          <w:rPr>
            <w:rStyle w:val="Hyperlink"/>
          </w:rPr>
          <w:t>https://nwtc.nrel.gov/DWM</w:t>
        </w:r>
      </w:hyperlink>
      <w:r w:rsidR="000D67F1">
        <w:t>.</w:t>
      </w:r>
    </w:p>
    <w:p w:rsidR="0041287D" w:rsidRDefault="00DF5C8E" w:rsidP="00DF5C8E">
      <w:pPr>
        <w:ind w:left="360"/>
      </w:pPr>
      <w:r>
        <w:t>FAST v8.0</w:t>
      </w:r>
      <w:r w:rsidR="00207908">
        <w:t>9</w:t>
      </w:r>
      <w:r>
        <w:t>.00</w:t>
      </w:r>
      <w:r w:rsidR="00207908">
        <w:t>a</w:t>
      </w:r>
      <w:r>
        <w:t xml:space="preserve">-bjj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41" w:name="_Ref391842085"/>
      <w:r>
        <w:t xml:space="preserve">Table </w:t>
      </w:r>
      <w:r w:rsidR="00703CA6">
        <w:fldChar w:fldCharType="begin"/>
      </w:r>
      <w:r w:rsidR="00703CA6">
        <w:instrText xml:space="preserve"> SEQ Table \* ARABIC </w:instrText>
      </w:r>
      <w:r w:rsidR="00703CA6">
        <w:fldChar w:fldCharType="separate"/>
      </w:r>
      <w:r>
        <w:rPr>
          <w:noProof/>
        </w:rPr>
        <w:t>2</w:t>
      </w:r>
      <w:r w:rsidR="00703CA6">
        <w:rPr>
          <w:noProof/>
        </w:rPr>
        <w:fldChar w:fldCharType="end"/>
      </w:r>
      <w:bookmarkEnd w:id="41"/>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EE463C">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AeroDyn</w:t>
            </w:r>
          </w:p>
        </w:tc>
        <w:tc>
          <w:tcPr>
            <w:tcW w:w="2421" w:type="dxa"/>
          </w:tcPr>
          <w:p w:rsidR="000151C3" w:rsidRPr="00017CF5" w:rsidRDefault="000151C3" w:rsidP="009B264B">
            <w:pPr>
              <w:cnfStyle w:val="000000100000" w:firstRow="0" w:lastRow="0" w:firstColumn="0" w:lastColumn="0" w:oddVBand="0" w:evenVBand="0" w:oddHBand="1" w:evenHBand="0" w:firstRowFirstColumn="0" w:firstRowLastColumn="0" w:lastRowFirstColumn="0" w:lastRowLastColumn="0"/>
              <w:rPr>
                <w:highlight w:val="yellow"/>
              </w:rPr>
            </w:pPr>
            <w:r w:rsidRPr="001A7232">
              <w:t>v</w:t>
            </w:r>
            <w:r w:rsidRPr="009B264B">
              <w:t>14.0</w:t>
            </w:r>
            <w:r w:rsidR="009B264B" w:rsidRPr="009B264B">
              <w:t>3</w:t>
            </w:r>
            <w:r w:rsidRPr="009B264B">
              <w:t>.0</w:t>
            </w:r>
            <w:r w:rsidR="009B264B" w:rsidRPr="009B264B">
              <w:t>0a</w:t>
            </w:r>
            <w:r w:rsidRPr="009B264B">
              <w:t>-bjj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5C51E0">
            <w:pPr>
              <w:cnfStyle w:val="000000000000" w:firstRow="0" w:lastRow="0" w:firstColumn="0" w:lastColumn="0" w:oddVBand="0" w:evenVBand="0" w:oddHBand="0" w:evenHBand="0" w:firstRowFirstColumn="0" w:firstRowLastColumn="0" w:lastRowFirstColumn="0" w:lastRowLastColumn="0"/>
              <w:rPr>
                <w:highlight w:val="yellow"/>
              </w:rPr>
            </w:pPr>
            <w:r w:rsidRPr="00EB4588">
              <w:t>v</w:t>
            </w:r>
            <w:r w:rsidRPr="00DB33B3">
              <w:t>2.0</w:t>
            </w:r>
            <w:r w:rsidR="00DB33B3" w:rsidRPr="00DB33B3">
              <w:t>2</w:t>
            </w:r>
            <w:r w:rsidRPr="00DB33B3">
              <w:t>.0</w:t>
            </w:r>
            <w:r w:rsidR="00DB33B3" w:rsidRPr="00DB33B3">
              <w:t>0a</w:t>
            </w:r>
            <w:r w:rsidRPr="00DB33B3">
              <w:t>-</w:t>
            </w:r>
            <w:r w:rsidR="005C51E0">
              <w:t>adp</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D57C07">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E254E3">
              <w:t>1.01.0</w:t>
            </w:r>
            <w:r w:rsidR="00D57C07" w:rsidRPr="00E254E3">
              <w:t>1</w:t>
            </w:r>
            <w:r w:rsidRPr="00E254E3">
              <w:t>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42" w:name="_Ref391726695"/>
            <w:r w:rsidRPr="00405A94">
              <w:rPr>
                <w:rStyle w:val="FootnoteReference"/>
                <w:b w:val="0"/>
              </w:rPr>
              <w:footnoteReference w:id="7"/>
            </w:r>
            <w:bookmarkEnd w:id="42"/>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proofErr w:type="spellStart"/>
            <w:r w:rsidRPr="00405A94">
              <w:rPr>
                <w:b w:val="0"/>
              </w:rPr>
              <w:t>ScaLAPACK</w:t>
            </w:r>
            <w:proofErr w:type="spellEnd"/>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bookmarkStart w:id="43" w:name="_Toc399932485"/>
      <w:bookmarkStart w:id="44" w:name="_Ref412116139"/>
      <w:proofErr w:type="gramStart"/>
      <w:r>
        <w:t>v8.08.00c-bjj</w:t>
      </w:r>
      <w:bookmarkEnd w:id="43"/>
      <w:bookmarkEnd w:id="44"/>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lastRenderedPageBreak/>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8"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19"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45" w:name="_Ref391841077"/>
      <w:r w:rsidR="002C1FAC" w:rsidRPr="00AC31AB">
        <w:rPr>
          <w:rStyle w:val="FootnoteReference"/>
          <w:rFonts w:eastAsia="Times New Roman" w:cs="Times New Roman"/>
          <w:color w:val="000000"/>
        </w:rPr>
        <w:footnoteReference w:id="8"/>
      </w:r>
      <w:bookmarkEnd w:id="45"/>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lastRenderedPageBreak/>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rPr>
          <w:ins w:id="46" w:author="Bonnie Jonkman" w:date="2015-01-12T11:18:00Z"/>
        </w:r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B0BC2" w:rsidRDefault="009B0BC2" w:rsidP="009B0BC2">
      <w:pPr>
        <w:pStyle w:val="Heading2"/>
        <w:rPr>
          <w:ins w:id="47" w:author="Bonnie Jonkman" w:date="2015-01-12T11:18:00Z"/>
        </w:rPr>
      </w:pPr>
      <w:proofErr w:type="gramStart"/>
      <w:ins w:id="48" w:author="Bonnie Jonkman" w:date="2015-01-12T11:18:00Z">
        <w:r>
          <w:t>v8.10.00a-bjj</w:t>
        </w:r>
        <w:proofErr w:type="gramEnd"/>
      </w:ins>
    </w:p>
    <w:p w:rsidR="009B0BC2" w:rsidRDefault="009B0BC2" w:rsidP="00831468">
      <w:pPr>
        <w:pStyle w:val="ListParagraph"/>
        <w:numPr>
          <w:ilvl w:val="0"/>
          <w:numId w:val="6"/>
        </w:numPr>
      </w:pPr>
      <w:ins w:id="49" w:author="Bonnie Jonkman" w:date="2015-01-12T11:18:00Z">
        <w:r>
          <w:t>The 64-bit version of the MAP DLL is now a functioning</w:t>
        </w:r>
      </w:ins>
      <w:ins w:id="50" w:author="Bonnie Jonkman" w:date="2015-01-12T11:19:00Z">
        <w:r>
          <w:t xml:space="preserve">. This means </w:t>
        </w:r>
        <w:r>
          <w:rPr>
            <w:i/>
          </w:rPr>
          <w:t xml:space="preserve">all </w:t>
        </w:r>
        <w:r>
          <w:t>functionality in the FAST_Win32.exe is available in FAST_x64.exe</w:t>
        </w:r>
      </w:ins>
      <w:ins w:id="51" w:author="Bonnie Jonkman" w:date="2015-01-12T11:18:00Z">
        <w:r>
          <w:t xml:space="preserve"> </w:t>
        </w:r>
      </w:ins>
    </w:p>
    <w:p w:rsidR="00CE6A2F" w:rsidRDefault="00CE6A2F" w:rsidP="00CE6A2F">
      <w:pPr>
        <w:keepNext/>
      </w:pPr>
      <w:r>
        <w:br w:type="page"/>
      </w:r>
      <w:r>
        <w:rPr>
          <w:noProof/>
        </w:rPr>
        <w:lastRenderedPageBreak/>
        <w:drawing>
          <wp:inline distT="0" distB="0" distL="0" distR="0" wp14:anchorId="5FD8E380" wp14:editId="1E9C7CDE">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52" w:name="_Ref352753427"/>
      <w:r>
        <w:t xml:space="preserve">Figure </w:t>
      </w:r>
      <w:r w:rsidR="00703CA6">
        <w:fldChar w:fldCharType="begin"/>
      </w:r>
      <w:r w:rsidR="00703CA6">
        <w:instrText xml:space="preserve"> SEQ Figure \* ARABIC </w:instrText>
      </w:r>
      <w:r w:rsidR="00703CA6">
        <w:fldChar w:fldCharType="separate"/>
      </w:r>
      <w:r w:rsidR="00B7075F">
        <w:rPr>
          <w:noProof/>
        </w:rPr>
        <w:t>4</w:t>
      </w:r>
      <w:r w:rsidR="00703CA6">
        <w:rPr>
          <w:noProof/>
        </w:rPr>
        <w:fldChar w:fldCharType="end"/>
      </w:r>
      <w:bookmarkEnd w:id="52"/>
      <w:r>
        <w:t xml:space="preserve">: Summary of Input and Output Files for FAST </w:t>
      </w:r>
      <w:r w:rsidRPr="00195D86">
        <w:t>v8.</w:t>
      </w:r>
      <w:r w:rsidR="008F1D42" w:rsidRPr="00195D86">
        <w:t>0</w:t>
      </w:r>
      <w:r w:rsidR="008F1D42">
        <w:t>9</w:t>
      </w:r>
      <w:r w:rsidRPr="00195D86">
        <w:t>.</w:t>
      </w:r>
      <w:r w:rsidR="008F1D42" w:rsidRPr="00195D86">
        <w:t>00</w:t>
      </w:r>
      <w:r w:rsidR="008F1D42">
        <w:t>a</w:t>
      </w:r>
      <w:r w:rsidRPr="00195D86">
        <w:t>-bjj</w:t>
      </w:r>
    </w:p>
    <w:p w:rsidR="00CA74B5" w:rsidRDefault="006552FB" w:rsidP="008274A4">
      <w:pPr>
        <w:pStyle w:val="Heading2"/>
      </w:pPr>
      <w:bookmarkStart w:id="53" w:name="_Toc399932486"/>
      <w:proofErr w:type="gramStart"/>
      <w:r>
        <w:lastRenderedPageBreak/>
        <w:t>v8.</w:t>
      </w:r>
      <w:r w:rsidR="000973B8">
        <w:t>03</w:t>
      </w:r>
      <w:r>
        <w:t>.</w:t>
      </w:r>
      <w:r w:rsidR="000973B8">
        <w:t>02</w:t>
      </w:r>
      <w:r w:rsidR="00024A69">
        <w:t>b</w:t>
      </w:r>
      <w:r>
        <w:t>-bjj</w:t>
      </w:r>
      <w:bookmarkEnd w:id="53"/>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1"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54" w:name="_Ref391890933"/>
      <w:bookmarkStart w:id="55" w:name="_Toc399932487"/>
      <w:r>
        <w:t>Certification Tests</w:t>
      </w:r>
      <w:bookmarkEnd w:id="54"/>
      <w:bookmarkEnd w:id="55"/>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56" w:name="_Ref391844734"/>
      <w:r>
        <w:t xml:space="preserve">Table </w:t>
      </w:r>
      <w:r w:rsidR="00703CA6">
        <w:fldChar w:fldCharType="begin"/>
      </w:r>
      <w:r w:rsidR="00703CA6">
        <w:instrText xml:space="preserve"> SEQ Table \* ARABIC </w:instrText>
      </w:r>
      <w:r w:rsidR="00703CA6">
        <w:fldChar w:fldCharType="separate"/>
      </w:r>
      <w:r w:rsidR="0091346C">
        <w:rPr>
          <w:noProof/>
        </w:rPr>
        <w:t>3</w:t>
      </w:r>
      <w:r w:rsidR="00703CA6">
        <w:rPr>
          <w:noProof/>
        </w:rPr>
        <w:fldChar w:fldCharType="end"/>
      </w:r>
      <w:bookmarkEnd w:id="56"/>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57" w:name="_Ref391883796"/>
      <w:bookmarkStart w:id="58" w:name="_Toc399932488"/>
      <w:bookmarkStart w:id="59" w:name="_Ref352702959"/>
      <w:r>
        <w:t xml:space="preserve">Variables Specified in the </w:t>
      </w:r>
      <w:r w:rsidR="007A051E">
        <w:t>FAST Primary Input File</w:t>
      </w:r>
      <w:bookmarkEnd w:id="57"/>
      <w:bookmarkEnd w:id="58"/>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207908">
        <w:t>Appendix: Example FAST v8.09.* Input File</w:t>
      </w:r>
      <w:r w:rsidR="002A47ED">
        <w:fldChar w:fldCharType="end"/>
      </w:r>
      <w:r w:rsidR="00EF2B14">
        <w:t>.</w:t>
      </w:r>
    </w:p>
    <w:p w:rsidR="00460C71" w:rsidRDefault="00460C71" w:rsidP="00460C71">
      <w:pPr>
        <w:pStyle w:val="Heading2"/>
      </w:pPr>
      <w:bookmarkStart w:id="60" w:name="_Toc399932489"/>
      <w:r>
        <w:t>Simulation Control</w:t>
      </w:r>
      <w:bookmarkEnd w:id="60"/>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proofErr w:type="spellStart"/>
      <w:r>
        <w:t>TMax</w:t>
      </w:r>
      <w:proofErr w:type="spellEnd"/>
      <w:r>
        <w:t>: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rsidR="00460C71" w:rsidRDefault="004A39F6" w:rsidP="004A39F6">
      <w:pPr>
        <w:pStyle w:val="Heading2"/>
      </w:pPr>
      <w:bookmarkStart w:id="61" w:name="_Toc399932490"/>
      <w:r>
        <w:t>Feature Switches and Flags</w:t>
      </w:r>
      <w:bookmarkEnd w:id="61"/>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proofErr w:type="spellStart"/>
      <w:r>
        <w:lastRenderedPageBreak/>
        <w:t>CompAero</w:t>
      </w:r>
      <w:proofErr w:type="spellEnd"/>
      <w:r>
        <w:t>: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proofErr w:type="spellStart"/>
      <w:r>
        <w:t>CompHydro</w:t>
      </w:r>
      <w:proofErr w:type="spellEnd"/>
      <w:r>
        <w:t>: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proofErr w:type="spellStart"/>
      <w:r>
        <w:t>CompIce</w:t>
      </w:r>
      <w:proofErr w:type="spellEnd"/>
      <w:r>
        <w:t>: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bookmarkStart w:id="62" w:name="_Toc399932491"/>
      <w:r>
        <w:t>Input Files</w:t>
      </w:r>
      <w:bookmarkEnd w:id="62"/>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proofErr w:type="spellStart"/>
      <w:proofErr w:type="gramStart"/>
      <w:r>
        <w:lastRenderedPageBreak/>
        <w:t>BDBldFile</w:t>
      </w:r>
      <w:proofErr w:type="spellEnd"/>
      <w:r>
        <w:t>(</w:t>
      </w:r>
      <w:proofErr w:type="gramEnd"/>
      <w:r>
        <w:t>1): Name of file containing BeamDyn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FEAMooring (</w:t>
      </w:r>
      <w:proofErr w:type="spellStart"/>
      <w:r w:rsidRPr="00C22E8D">
        <w:rPr>
          <w:b/>
        </w:rPr>
        <w:t>CompMooring</w:t>
      </w:r>
      <w:proofErr w:type="spellEnd"/>
      <w:r>
        <w:t xml:space="preserve"> = 2)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D37DB1" w:rsidRDefault="00D37DB1" w:rsidP="00D37DB1">
      <w:pPr>
        <w:pStyle w:val="Heading2"/>
      </w:pPr>
      <w:bookmarkStart w:id="63" w:name="_Toc399932492"/>
      <w:r>
        <w:t>Output</w:t>
      </w:r>
      <w:bookmarkEnd w:id="63"/>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746F228B" wp14:editId="668D1CCA">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lastRenderedPageBreak/>
        <w:t>DT_Out</w:t>
      </w:r>
      <w:proofErr w:type="spellEnd"/>
      <w:r>
        <w: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9B51A8" w:rsidRDefault="00FA6C56" w:rsidP="00992CCA">
      <w:pPr>
        <w:pStyle w:val="Heading1"/>
      </w:pPr>
      <w:bookmarkStart w:id="64" w:name="_Toc399932493"/>
      <w:r>
        <w:lastRenderedPageBreak/>
        <w:t xml:space="preserve">Modeling </w:t>
      </w:r>
      <w:r w:rsidR="009B51A8">
        <w:t>Tips</w:t>
      </w:r>
      <w:bookmarkEnd w:id="64"/>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65" w:name="_Ref391885623"/>
      <w:bookmarkStart w:id="66" w:name="_Toc399932494"/>
      <w:r>
        <w:t>Limitations</w:t>
      </w:r>
      <w:bookmarkEnd w:id="59"/>
      <w:bookmarkEnd w:id="65"/>
      <w:bookmarkEnd w:id="66"/>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67" w:name="_Toc399932495"/>
      <w:r>
        <w:t>Future Work</w:t>
      </w:r>
      <w:bookmarkEnd w:id="67"/>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68" w:name="_Ref352670793"/>
      <w:bookmarkStart w:id="69" w:name="_Toc399932496"/>
      <w:r>
        <w:t>Converting to FAST v8.0</w:t>
      </w:r>
      <w:r w:rsidR="00E92541">
        <w:t>9</w:t>
      </w:r>
      <w:r>
        <w:t>.x</w:t>
      </w:r>
      <w:bookmarkEnd w:id="68"/>
      <w:bookmarkEnd w:id="69"/>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r w:rsidR="00813432">
        <w:t>.</w:t>
      </w:r>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91346C">
        <w:t>Matlab</w:t>
      </w:r>
      <w:proofErr w:type="spellEnd"/>
      <w:r w:rsidR="0091346C">
        <w:t xml:space="preserve">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bookmarkStart w:id="70" w:name="_Toc399932497"/>
      <w:r>
        <w:t>Summary of Changes to Inputs</w:t>
      </w:r>
      <w:bookmarkEnd w:id="70"/>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583AAD" w:rsidP="005847A9">
      <w:pPr>
        <w:pStyle w:val="Heading2"/>
      </w:pPr>
      <w:bookmarkStart w:id="71" w:name="_Ref391845139"/>
      <w:bookmarkStart w:id="72" w:name="_Ref391845887"/>
      <w:bookmarkStart w:id="73" w:name="_Toc399932498"/>
      <w:proofErr w:type="spellStart"/>
      <w:r>
        <w:lastRenderedPageBreak/>
        <w:t>Matlab</w:t>
      </w:r>
      <w:proofErr w:type="spellEnd"/>
      <w:r>
        <w:t xml:space="preserve"> Conversion Script</w:t>
      </w:r>
      <w:bookmarkEnd w:id="71"/>
      <w:r w:rsidR="00F1616B">
        <w:t>s</w:t>
      </w:r>
      <w:bookmarkEnd w:id="72"/>
      <w:bookmarkEnd w:id="73"/>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proofErr w:type="spellStart"/>
      <w:r>
        <w:t>Matlab</w:t>
      </w:r>
      <w:proofErr w:type="spellEnd"/>
      <w:r>
        <w:t xml:space="preserve"> 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w:t>
      </w:r>
      <w:proofErr w:type="spellStart"/>
      <w:r w:rsidRPr="00D36AEB">
        <w:t>inputfile,newDir</w:t>
      </w:r>
      <w:proofErr w:type="spellEnd"/>
      <w:r w:rsidRPr="00D36AEB">
        <w:t>);</w:t>
      </w:r>
    </w:p>
    <w:p w:rsidR="003D4251" w:rsidRDefault="003D4251" w:rsidP="00222668">
      <w:pPr>
        <w:keepNext/>
      </w:pPr>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r w:rsidRPr="00D36AEB">
        <w:t>CalculateYawAndPitchRates</w:t>
      </w:r>
      <w:proofErr w:type="spellEnd"/>
      <w:r w:rsidRPr="00D36AEB">
        <w:t>(</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w:t>
      </w:r>
      <w:proofErr w:type="spellStart"/>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w:t>
      </w:r>
      <w:proofErr w:type="spellStart"/>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2C779E" w:rsidRDefault="00CE2DA4" w:rsidP="00992CCA">
      <w:pPr>
        <w:pStyle w:val="Heading1"/>
      </w:pPr>
      <w:bookmarkStart w:id="74" w:name="_Toc399932499"/>
      <w:bookmarkStart w:id="75" w:name="_Ref412121277"/>
      <w:r>
        <w:t>Compiling</w:t>
      </w:r>
      <w:bookmarkEnd w:id="74"/>
      <w:bookmarkEnd w:id="75"/>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w:t>
      </w:r>
      <w:proofErr w:type="spellStart"/>
      <w:r>
        <w:t>dev</w:t>
      </w:r>
      <w:proofErr w:type="spellEnd"/>
      <w:r>
        <w:t xml:space="preserve">”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76" w:name="_Toc399932500"/>
      <w:r>
        <w:t>Running FAST v8.09</w:t>
      </w:r>
      <w:r w:rsidR="0051119D">
        <w:t>.00</w:t>
      </w:r>
      <w:r>
        <w:t>a</w:t>
      </w:r>
      <w:r w:rsidR="0051119D">
        <w:t>-bjj</w:t>
      </w:r>
      <w:bookmarkEnd w:id="76"/>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3" w:history="1">
        <w:r w:rsidR="007F152F" w:rsidRPr="00100844">
          <w:rPr>
            <w:rStyle w:val="Hyperlink"/>
          </w:rPr>
          <w:t>https://nwtc.nrel.gov/system/files/Setup_NWTC_Windows.pdf</w:t>
        </w:r>
      </w:hyperlink>
      <w:r>
        <w:t>.</w:t>
      </w:r>
    </w:p>
    <w:p w:rsidR="00D0774B" w:rsidRDefault="00D0774B" w:rsidP="00D0774B">
      <w:pPr>
        <w:pStyle w:val="Heading1"/>
        <w:rPr>
          <w:ins w:id="77" w:author="Bonnie Jonkman" w:date="2015-02-19T13:01:00Z"/>
        </w:rPr>
      </w:pPr>
      <w:bookmarkStart w:id="78" w:name="_Toc399932501"/>
      <w:ins w:id="79" w:author="Bonnie Jonkman" w:date="2015-02-19T12:47:00Z">
        <w:r>
          <w:lastRenderedPageBreak/>
          <w:t xml:space="preserve">FAST </w:t>
        </w:r>
      </w:ins>
      <w:ins w:id="80" w:author="Bonnie Jonkman" w:date="2015-02-19T12:48:00Z">
        <w:r>
          <w:t xml:space="preserve">v8 </w:t>
        </w:r>
      </w:ins>
      <w:ins w:id="81" w:author="Bonnie Jonkman" w:date="2015-02-19T12:47:00Z">
        <w:r>
          <w:t>Interface to Simulink</w:t>
        </w:r>
      </w:ins>
    </w:p>
    <w:p w:rsidR="008D29CA" w:rsidRPr="008D29CA" w:rsidRDefault="008D29CA" w:rsidP="00703CA6">
      <w:pPr>
        <w:rPr>
          <w:ins w:id="82" w:author="Bonnie Jonkman" w:date="2015-02-19T12:47:00Z"/>
        </w:rPr>
        <w:pPrChange w:id="83" w:author="Bonnie Jonkman" w:date="2015-02-19T13:01:00Z">
          <w:pPr>
            <w:pStyle w:val="Heading1"/>
          </w:pPr>
        </w:pPrChange>
      </w:pPr>
      <w:ins w:id="84" w:author="Bonnie Jonkman" w:date="2015-02-19T13:01:00Z">
        <w:r>
          <w:t>FAST v8 has been implemented as a library that can be called from a Simulink S-Function block, using predefined inputs from Simulink.</w:t>
        </w:r>
      </w:ins>
      <w:ins w:id="85" w:author="Bonnie Jonkman" w:date="2015-02-19T13:07:00Z">
        <w:r w:rsidR="00703CA6">
          <w:t xml:space="preserve"> Simulink is a popular simulation tool for controls design that is distributed by The </w:t>
        </w:r>
        <w:proofErr w:type="spellStart"/>
        <w:r w:rsidR="00703CA6">
          <w:t>Mathworks</w:t>
        </w:r>
        <w:proofErr w:type="spellEnd"/>
        <w:r w:rsidR="00703CA6">
          <w:t>, Inc. in conjunction with MATLAB</w:t>
        </w:r>
      </w:ins>
    </w:p>
    <w:p w:rsidR="00D0774B" w:rsidRDefault="00D0774B" w:rsidP="003F0FFD">
      <w:pPr>
        <w:pStyle w:val="Heading2"/>
        <w:rPr>
          <w:ins w:id="86" w:author="Bonnie Jonkman" w:date="2015-02-19T12:46:00Z"/>
        </w:rPr>
      </w:pPr>
      <w:bookmarkStart w:id="87" w:name="_Ref412115319"/>
      <w:ins w:id="88" w:author="Bonnie Jonkman" w:date="2015-02-19T12:46:00Z">
        <w:r>
          <w:t>Definition of the FAST v8 Interface to Simulink</w:t>
        </w:r>
        <w:bookmarkEnd w:id="87"/>
      </w:ins>
    </w:p>
    <w:p w:rsidR="00D0774B" w:rsidRDefault="00D0774B" w:rsidP="00D0774B">
      <w:pPr>
        <w:rPr>
          <w:ins w:id="89" w:author="Bonnie Jonkman" w:date="2015-02-19T12:46:00Z"/>
        </w:rPr>
      </w:pPr>
      <w:ins w:id="90" w:author="Bonnie Jonkman" w:date="2015-02-19T12:46:00Z">
        <w:r>
          <w:t xml:space="preserve">The FAST v8 interface to Simulink is implemented as a level 2 S-Function. The interface is written in C, and it calls </w:t>
        </w:r>
        <w:proofErr w:type="gramStart"/>
        <w:r>
          <w:t>a DLL of FAST v8 routines</w:t>
        </w:r>
        <w:proofErr w:type="gramEnd"/>
        <w:r>
          <w:t xml:space="preserve">, which is written in Fortran. </w:t>
        </w:r>
      </w:ins>
    </w:p>
    <w:p w:rsidR="003F0FFD" w:rsidRDefault="00D0774B" w:rsidP="003F0FFD">
      <w:pPr>
        <w:keepNext/>
        <w:jc w:val="center"/>
        <w:rPr>
          <w:ins w:id="91" w:author="Bonnie Jonkman" w:date="2015-02-19T12:53:00Z"/>
        </w:rPr>
        <w:pPrChange w:id="92" w:author="Bonnie Jonkman" w:date="2015-02-19T12:53:00Z">
          <w:pPr>
            <w:jc w:val="center"/>
          </w:pPr>
        </w:pPrChange>
      </w:pPr>
      <w:ins w:id="93" w:author="Bonnie Jonkman" w:date="2015-02-19T12:46:00Z">
        <w:r>
          <w:rPr>
            <w:noProof/>
          </w:rPr>
          <mc:AlternateContent>
            <mc:Choice Requires="wpg">
              <w:drawing>
                <wp:inline distT="0" distB="0" distL="0" distR="0" wp14:anchorId="49713358" wp14:editId="16CB8BCA">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03CA6" w:rsidRPr="00CF75BB" w:rsidRDefault="00703CA6" w:rsidP="00D0774B">
                                  <w:pPr>
                                    <w:jc w:val="center"/>
                                    <w:rPr>
                                      <w:sz w:val="16"/>
                                      <w:szCs w:val="16"/>
                                    </w:rPr>
                                  </w:pPr>
                                  <w:proofErr w:type="spellStart"/>
                                  <w:r w:rsidRPr="000C5867">
                                    <w:rPr>
                                      <w:b/>
                                    </w:rPr>
                                    <w:t>Matlab</w:t>
                                  </w:r>
                                  <w:proofErr w:type="spellEnd"/>
                                  <w:r w:rsidRPr="000C5867">
                                    <w:rPr>
                                      <w:b/>
                                    </w:rPr>
                                    <w:t xml:space="preserve"> / Simulink</w:t>
                                  </w:r>
                                  <w:r>
                                    <w:br/>
                                  </w:r>
                                  <w:r w:rsidRPr="00CF75BB">
                                    <w:rPr>
                                      <w:sz w:val="16"/>
                                      <w:szCs w:val="16"/>
                                    </w:rPr>
                                    <w:t xml:space="preserve">32-bit Windows </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03CA6" w:rsidRPr="00CF75BB" w:rsidRDefault="00703CA6" w:rsidP="00D0774B">
                                  <w:pPr>
                                    <w:jc w:val="center"/>
                                    <w:rPr>
                                      <w:sz w:val="16"/>
                                      <w:szCs w:val="18"/>
                                    </w:rPr>
                                  </w:pPr>
                                  <w:r w:rsidRPr="000C5867">
                                    <w:rPr>
                                      <w:b/>
                                    </w:rPr>
                                    <w:t>Level 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03CA6" w:rsidRPr="00CF75BB" w:rsidRDefault="00703CA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03CA6" w:rsidRPr="00CF75BB" w:rsidRDefault="00703CA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03CA6" w:rsidRPr="00CF75BB" w:rsidRDefault="00703CA6" w:rsidP="00D0774B">
                            <w:pPr>
                              <w:jc w:val="center"/>
                              <w:rPr>
                                <w:sz w:val="16"/>
                                <w:szCs w:val="16"/>
                              </w:rPr>
                            </w:pPr>
                            <w:proofErr w:type="spellStart"/>
                            <w:r w:rsidRPr="000C5867">
                              <w:rPr>
                                <w:b/>
                              </w:rPr>
                              <w:t>Matlab</w:t>
                            </w:r>
                            <w:proofErr w:type="spellEnd"/>
                            <w:r w:rsidRPr="000C5867">
                              <w:rPr>
                                <w:b/>
                              </w:rPr>
                              <w:t xml:space="preserve"> / Simulink</w:t>
                            </w:r>
                            <w:r>
                              <w:br/>
                            </w:r>
                            <w:r w:rsidRPr="00CF75BB">
                              <w:rPr>
                                <w:sz w:val="16"/>
                                <w:szCs w:val="16"/>
                              </w:rPr>
                              <w:t xml:space="preserve">32-bit Windows </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3CA6" w:rsidRPr="00CF75BB" w:rsidRDefault="00703CA6" w:rsidP="00D0774B">
                            <w:pPr>
                              <w:jc w:val="center"/>
                              <w:rPr>
                                <w:sz w:val="16"/>
                                <w:szCs w:val="18"/>
                              </w:rPr>
                            </w:pPr>
                            <w:r w:rsidRPr="000C5867">
                              <w:rPr>
                                <w:b/>
                              </w:rPr>
                              <w:t>Level 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703CA6" w:rsidRPr="00CF75BB" w:rsidRDefault="00703CA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03CA6" w:rsidRPr="00CF75BB" w:rsidRDefault="00703CA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ins>
    </w:p>
    <w:p w:rsidR="00D0774B" w:rsidRPr="001C5C2B" w:rsidRDefault="003F0FFD" w:rsidP="003F0FFD">
      <w:pPr>
        <w:pStyle w:val="Caption"/>
        <w:jc w:val="center"/>
        <w:rPr>
          <w:ins w:id="94" w:author="Bonnie Jonkman" w:date="2015-02-19T12:46:00Z"/>
        </w:rPr>
        <w:pPrChange w:id="95" w:author="Bonnie Jonkman" w:date="2015-02-19T12:53:00Z">
          <w:pPr>
            <w:jc w:val="center"/>
          </w:pPr>
        </w:pPrChange>
      </w:pPr>
      <w:ins w:id="96" w:author="Bonnie Jonkman" w:date="2015-02-19T12:53:00Z">
        <w:r>
          <w:t xml:space="preserve">Figure </w:t>
        </w:r>
        <w:r>
          <w:fldChar w:fldCharType="begin"/>
        </w:r>
        <w:r>
          <w:instrText xml:space="preserve"> SEQ Figure \* ARABIC </w:instrText>
        </w:r>
      </w:ins>
      <w:r>
        <w:fldChar w:fldCharType="separate"/>
      </w:r>
      <w:ins w:id="97" w:author="Bonnie Jonkman" w:date="2015-02-19T20:47:00Z">
        <w:r w:rsidR="00B7075F">
          <w:rPr>
            <w:noProof/>
          </w:rPr>
          <w:t>5</w:t>
        </w:r>
      </w:ins>
      <w:ins w:id="98" w:author="Bonnie Jonkman" w:date="2015-02-19T12:53:00Z">
        <w:r>
          <w:fldChar w:fldCharType="end"/>
        </w:r>
        <w:r>
          <w:t>: Libraries in the FAST - Simulink Interface</w:t>
        </w:r>
      </w:ins>
    </w:p>
    <w:p w:rsidR="00D0774B" w:rsidRDefault="00D0774B" w:rsidP="003F0FFD">
      <w:pPr>
        <w:pStyle w:val="Heading3"/>
        <w:rPr>
          <w:ins w:id="99" w:author="Bonnie Jonkman" w:date="2015-02-19T12:46:00Z"/>
        </w:rPr>
      </w:pPr>
      <w:bookmarkStart w:id="100" w:name="_Ref411514591"/>
      <w:ins w:id="101" w:author="Bonnie Jonkman" w:date="2015-02-19T12:46:00Z">
        <w:r>
          <w:t>S-Function Parameters</w:t>
        </w:r>
        <w:bookmarkEnd w:id="100"/>
      </w:ins>
    </w:p>
    <w:p w:rsidR="00D0774B" w:rsidRDefault="00D0774B" w:rsidP="00D0774B">
      <w:pPr>
        <w:rPr>
          <w:ins w:id="102" w:author="Bonnie Jonkman" w:date="2015-02-19T12:46:00Z"/>
        </w:rPr>
      </w:pPr>
      <w:proofErr w:type="spellStart"/>
      <w:ins w:id="103" w:author="Bonnie Jonkman" w:date="2015-02-19T12:46:00Z">
        <w:r>
          <w:t>FAST_SFunc</w:t>
        </w:r>
        <w:proofErr w:type="spellEnd"/>
        <w:r>
          <w:t xml:space="preserve"> is designed to accept exactly three parameters from Simulink.</w:t>
        </w:r>
      </w:ins>
    </w:p>
    <w:p w:rsidR="00D0774B" w:rsidRPr="00681E4B" w:rsidRDefault="00D0774B" w:rsidP="00D0774B">
      <w:pPr>
        <w:jc w:val="center"/>
        <w:rPr>
          <w:ins w:id="104" w:author="Bonnie Jonkman" w:date="2015-02-19T12:46:00Z"/>
        </w:rPr>
      </w:pPr>
      <w:ins w:id="105" w:author="Bonnie Jonkman" w:date="2015-02-19T12:46:00Z">
        <w:r>
          <w:rPr>
            <w:noProof/>
          </w:rPr>
          <w:drawing>
            <wp:inline distT="0" distB="0" distL="0" distR="0" wp14:anchorId="19BE8F8A" wp14:editId="3E955BBA">
              <wp:extent cx="4171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950" cy="4000500"/>
                      </a:xfrm>
                      <a:prstGeom prst="rect">
                        <a:avLst/>
                      </a:prstGeom>
                    </pic:spPr>
                  </pic:pic>
                </a:graphicData>
              </a:graphic>
            </wp:inline>
          </w:drawing>
        </w:r>
      </w:ins>
    </w:p>
    <w:p w:rsidR="00D0774B" w:rsidRDefault="00D0774B" w:rsidP="003F0FFD">
      <w:pPr>
        <w:pStyle w:val="Heading4"/>
        <w:rPr>
          <w:ins w:id="106" w:author="Bonnie Jonkman" w:date="2015-02-19T12:46:00Z"/>
        </w:rPr>
      </w:pPr>
      <w:proofErr w:type="spellStart"/>
      <w:ins w:id="107" w:author="Bonnie Jonkman" w:date="2015-02-19T12:46:00Z">
        <w:r>
          <w:lastRenderedPageBreak/>
          <w:t>FAST_InputFileName</w:t>
        </w:r>
        <w:proofErr w:type="spellEnd"/>
      </w:ins>
    </w:p>
    <w:p w:rsidR="00D0774B" w:rsidRPr="00681E4B" w:rsidRDefault="00D0774B" w:rsidP="00D0774B">
      <w:pPr>
        <w:rPr>
          <w:ins w:id="108" w:author="Bonnie Jonkman" w:date="2015-02-19T12:46:00Z"/>
        </w:rPr>
      </w:pPr>
      <w:ins w:id="109" w:author="Bonnie Jonkman" w:date="2015-02-19T12:46:00Z">
        <w:r>
          <w:t xml:space="preserve">The first parameter is a string, which contains the name of the FAST v8 primary input file. In the sample models, this string is contained in a variable called </w:t>
        </w:r>
        <w:proofErr w:type="spellStart"/>
        <w:r w:rsidRPr="006C5C90">
          <w:rPr>
            <w:i/>
          </w:rPr>
          <w:t>FAST_InputFileName</w:t>
        </w:r>
        <w:proofErr w:type="spellEnd"/>
        <w:r>
          <w:t>.</w:t>
        </w:r>
      </w:ins>
    </w:p>
    <w:p w:rsidR="00D0774B" w:rsidRPr="00810027" w:rsidRDefault="00D0774B" w:rsidP="003F0FFD">
      <w:pPr>
        <w:pStyle w:val="Heading4"/>
        <w:rPr>
          <w:ins w:id="110" w:author="Bonnie Jonkman" w:date="2015-02-19T12:46:00Z"/>
        </w:rPr>
      </w:pPr>
      <w:proofErr w:type="spellStart"/>
      <w:ins w:id="111" w:author="Bonnie Jonkman" w:date="2015-02-19T12:46:00Z">
        <w:r>
          <w:t>TMax</w:t>
        </w:r>
        <w:proofErr w:type="spellEnd"/>
      </w:ins>
    </w:p>
    <w:p w:rsidR="00D0774B" w:rsidRDefault="00D0774B" w:rsidP="00D0774B">
      <w:pPr>
        <w:rPr>
          <w:ins w:id="112" w:author="Bonnie Jonkman" w:date="2015-02-19T12:46:00Z"/>
        </w:rPr>
      </w:pPr>
      <w:ins w:id="113" w:author="Bonnie Jonkman" w:date="2015-02-19T12:46:00Z">
        <w:r>
          <w:t xml:space="preserve">The second parameter is a double-precision real value called </w:t>
        </w:r>
        <w:proofErr w:type="spellStart"/>
        <w:r w:rsidRPr="006C5C90">
          <w:rPr>
            <w:i/>
          </w:rPr>
          <w:t>TMax</w:t>
        </w:r>
        <w:proofErr w:type="spellEnd"/>
        <w:r>
          <w:t xml:space="preserve">. Because Simulink needs </w:t>
        </w:r>
        <w:proofErr w:type="spellStart"/>
        <w:r w:rsidRPr="006C5C90">
          <w:rPr>
            <w:i/>
          </w:rPr>
          <w:t>TMax</w:t>
        </w:r>
        <w:proofErr w:type="spellEnd"/>
        <w:r>
          <w:t xml:space="preserve"> to know the simulation length (the variable </w:t>
        </w:r>
      </w:ins>
      <w:ins w:id="114" w:author="Bonnie Jonkman" w:date="2015-02-19T13:47:00Z">
        <w:r w:rsidR="00C0452B">
          <w:t xml:space="preserve">is often </w:t>
        </w:r>
      </w:ins>
      <w:ins w:id="115" w:author="Bonnie Jonkman" w:date="2015-02-19T12:46:00Z">
        <w:r>
          <w:t xml:space="preserve">used for the simulation stop time), this value is passed to </w:t>
        </w:r>
        <w:proofErr w:type="spellStart"/>
        <w:r>
          <w:t>FAST_SFunc</w:t>
        </w:r>
        <w:proofErr w:type="spellEnd"/>
        <w:r>
          <w:t xml:space="preserve">, even though it is also defined in the FAST input file. Any modules that use </w:t>
        </w:r>
        <w:proofErr w:type="spellStart"/>
        <w:r w:rsidRPr="006C5C90">
          <w:rPr>
            <w:i/>
          </w:rPr>
          <w:t>TMax</w:t>
        </w:r>
        <w:proofErr w:type="spellEnd"/>
        <w:r>
          <w:t xml:space="preserve"> inside FAST v8 (e.g., </w:t>
        </w:r>
        <w:proofErr w:type="spellStart"/>
        <w:r>
          <w:t>HydroDyn’s</w:t>
        </w:r>
        <w:proofErr w:type="spellEnd"/>
        <w:r>
          <w:t xml:space="preserve"> waves) will use the larger of the </w:t>
        </w:r>
        <w:proofErr w:type="spellStart"/>
        <w:r w:rsidRPr="006C5C90">
          <w:rPr>
            <w:i/>
          </w:rPr>
          <w:t>TMax</w:t>
        </w:r>
        <w:proofErr w:type="spellEnd"/>
        <w:r>
          <w:t xml:space="preserve"> value defined by Simulink or in the FAST v8 primary input file.</w:t>
        </w:r>
      </w:ins>
    </w:p>
    <w:p w:rsidR="00D0774B" w:rsidRDefault="00D0774B" w:rsidP="00D0774B">
      <w:pPr>
        <w:jc w:val="center"/>
        <w:rPr>
          <w:ins w:id="116" w:author="Bonnie Jonkman" w:date="2015-02-19T12:46:00Z"/>
        </w:rPr>
      </w:pPr>
      <w:ins w:id="117" w:author="Bonnie Jonkman" w:date="2015-02-19T12:46:00Z">
        <w:r>
          <w:rPr>
            <w:noProof/>
          </w:rPr>
          <w:drawing>
            <wp:inline distT="0" distB="0" distL="0" distR="0" wp14:anchorId="02ECCA10" wp14:editId="511072F8">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ins>
    </w:p>
    <w:p w:rsidR="00D0774B" w:rsidRPr="00810027" w:rsidRDefault="00D0774B" w:rsidP="003F0FFD">
      <w:pPr>
        <w:pStyle w:val="Heading4"/>
        <w:rPr>
          <w:ins w:id="118" w:author="Bonnie Jonkman" w:date="2015-02-19T12:46:00Z"/>
        </w:rPr>
      </w:pPr>
      <w:proofErr w:type="spellStart"/>
      <w:ins w:id="119" w:author="Bonnie Jonkman" w:date="2015-02-19T12:46:00Z">
        <w:r>
          <w:t>NumAdditionalInputs</w:t>
        </w:r>
        <w:proofErr w:type="spellEnd"/>
      </w:ins>
    </w:p>
    <w:p w:rsidR="00D0774B" w:rsidRDefault="00D0774B" w:rsidP="00D0774B">
      <w:pPr>
        <w:rPr>
          <w:ins w:id="120" w:author="Bonnie Jonkman" w:date="2015-02-19T12:46:00Z"/>
        </w:rPr>
      </w:pPr>
      <w:proofErr w:type="spellStart"/>
      <w:ins w:id="121" w:author="Bonnie Jonkman" w:date="2015-02-19T12:46:00Z">
        <w:r w:rsidRPr="00605E33">
          <w:rPr>
            <w:i/>
          </w:rPr>
          <w:t>NumAdditionalInputs</w:t>
        </w:r>
        <w:proofErr w:type="spellEnd"/>
        <w:r>
          <w:rPr>
            <w:i/>
          </w:rPr>
          <w:t xml:space="preserve"> </w:t>
        </w:r>
        <w:r>
          <w:t xml:space="preserve">is a value defined in the third parameter sent to the S-Function block. This value is set at initialization and cannot be changed during simulation. Currently, </w:t>
        </w:r>
        <w:proofErr w:type="spellStart"/>
        <w:r w:rsidRPr="00605E33">
          <w:rPr>
            <w:i/>
          </w:rPr>
          <w:t>NumAdditionalInputs</w:t>
        </w:r>
        <w:proofErr w:type="spellEnd"/>
        <w:r>
          <w:rPr>
            <w:i/>
          </w:rPr>
          <w:t xml:space="preserve"> </w:t>
        </w:r>
        <w:r>
          <w:t xml:space="preserve">is </w:t>
        </w:r>
        <w:proofErr w:type="gramStart"/>
        <w:r>
          <w:t>0</w:t>
        </w:r>
        <w:proofErr w:type="gramEnd"/>
        <w:r>
          <w:t xml:space="preserve"> for most cases.</w:t>
        </w:r>
      </w:ins>
    </w:p>
    <w:p w:rsidR="00D0774B" w:rsidRPr="005244A7" w:rsidRDefault="00D0774B" w:rsidP="00D0774B">
      <w:pPr>
        <w:rPr>
          <w:ins w:id="122" w:author="Bonnie Jonkman" w:date="2015-02-19T12:46:00Z"/>
        </w:rPr>
      </w:pPr>
      <w:ins w:id="123" w:author="Bonnie Jonkman" w:date="2015-02-19T12:46:00Z">
        <w:r>
          <w:t xml:space="preserve">This third parameter can also be input as an array with no more than 11 entries. If this parameter is an array, the first element of the array is </w:t>
        </w:r>
        <w:proofErr w:type="spellStart"/>
        <w:r>
          <w:rPr>
            <w:i/>
          </w:rPr>
          <w:t>NumAdditionalInputs</w:t>
        </w:r>
        <w:proofErr w:type="spellEnd"/>
        <w:r>
          <w:t xml:space="preserve">. </w:t>
        </w:r>
      </w:ins>
    </w:p>
    <w:p w:rsidR="00D0774B" w:rsidRDefault="00D0774B" w:rsidP="00D0774B">
      <w:pPr>
        <w:rPr>
          <w:ins w:id="124" w:author="Bonnie Jonkman" w:date="2015-02-19T12:46:00Z"/>
        </w:rPr>
      </w:pPr>
      <w:ins w:id="125" w:author="Bonnie Jonkman" w:date="2015-02-19T12:46:00Z">
        <w:r w:rsidRPr="005244A7">
          <w:rPr>
            <w:highlight w:val="yellow"/>
          </w:rPr>
          <w:t xml:space="preserve">Currently, setting </w:t>
        </w:r>
        <w:proofErr w:type="spellStart"/>
        <w:r w:rsidRPr="005244A7">
          <w:rPr>
            <w:i/>
            <w:highlight w:val="yellow"/>
          </w:rPr>
          <w:t>NumAdditionalInputs</w:t>
        </w:r>
        <w:proofErr w:type="spellEnd"/>
        <w:r w:rsidRPr="005244A7">
          <w:rPr>
            <w:i/>
            <w:highlight w:val="yellow"/>
          </w:rPr>
          <w:t xml:space="preserve"> </w:t>
        </w:r>
        <w:r w:rsidRPr="005244A7">
          <w:rPr>
            <w:highlight w:val="yellow"/>
          </w:rPr>
          <w:t xml:space="preserve">to </w:t>
        </w:r>
        <w:proofErr w:type="gramStart"/>
        <w:r w:rsidRPr="005244A7">
          <w:rPr>
            <w:highlight w:val="yellow"/>
          </w:rPr>
          <w:t>1</w:t>
        </w:r>
        <w:proofErr w:type="gramEnd"/>
        <w:r>
          <w:rPr>
            <w:highlight w:val="yellow"/>
          </w:rPr>
          <w:t>,</w:t>
        </w:r>
        <w:r w:rsidRPr="005244A7">
          <w:rPr>
            <w:highlight w:val="yellow"/>
          </w:rPr>
          <w:t xml:space="preserve"> 2</w:t>
        </w:r>
        <w:r>
          <w:rPr>
            <w:highlight w:val="yellow"/>
          </w:rPr>
          <w:t>, or any number larger than 11</w:t>
        </w:r>
        <w:r w:rsidRPr="005244A7">
          <w:rPr>
            <w:highlight w:val="yellow"/>
          </w:rPr>
          <w:t xml:space="preserve"> will probably result in a segmentation fault.</w:t>
        </w:r>
        <w:r>
          <w:t xml:space="preserve"> </w:t>
        </w:r>
      </w:ins>
    </w:p>
    <w:p w:rsidR="00D0774B" w:rsidRDefault="00D0774B" w:rsidP="00D0774B">
      <w:pPr>
        <w:rPr>
          <w:ins w:id="126" w:author="Bonnie Jonkman" w:date="2015-02-19T12:46:00Z"/>
        </w:rPr>
      </w:pPr>
      <w:ins w:id="127" w:author="Bonnie Jonkman" w:date="2015-02-19T12:46:00Z">
        <w:r>
          <w:t xml:space="preserve">Setting </w:t>
        </w:r>
        <w:proofErr w:type="spellStart"/>
        <w:r w:rsidRPr="00605E33">
          <w:rPr>
            <w:i/>
          </w:rPr>
          <w:t>NumAdditionalInputs</w:t>
        </w:r>
        <w:proofErr w:type="spellEnd"/>
        <w:r>
          <w:rPr>
            <w:i/>
          </w:rPr>
          <w:t xml:space="preserve"> </w:t>
        </w:r>
        <w:r>
          <w:t xml:space="preserve">= </w:t>
        </w:r>
        <w:proofErr w:type="gramStart"/>
        <w:r>
          <w:t>3</w:t>
        </w:r>
        <w:proofErr w:type="gramEnd"/>
        <w:r>
          <w:t xml:space="preserve"> causes the code to simulate a CW </w:t>
        </w:r>
        <w:proofErr w:type="spellStart"/>
        <w:r>
          <w:t>lidar</w:t>
        </w:r>
        <w:proofErr w:type="spellEnd"/>
        <w:r>
          <w:t xml:space="preserve">, whose measurement is set in an output channel called “WindMeas1”. When </w:t>
        </w:r>
        <w:proofErr w:type="spellStart"/>
        <w:r w:rsidRPr="00605E33">
          <w:rPr>
            <w:i/>
          </w:rPr>
          <w:t>NumAdditionalInputs</w:t>
        </w:r>
        <w:proofErr w:type="spellEnd"/>
        <w:r>
          <w:rPr>
            <w:i/>
          </w:rPr>
          <w:t xml:space="preserve"> </w:t>
        </w:r>
        <w:r>
          <w:t xml:space="preserve">= </w:t>
        </w:r>
        <w:proofErr w:type="gramStart"/>
        <w:r>
          <w:t>3</w:t>
        </w:r>
        <w:proofErr w:type="gramEnd"/>
        <w:r>
          <w:t xml:space="preserve">, the code expects this third parameter to contain an array of initialization data for the </w:t>
        </w:r>
        <w:proofErr w:type="spellStart"/>
        <w:r>
          <w:t>lidar</w:t>
        </w:r>
        <w:proofErr w:type="spellEnd"/>
        <w:r>
          <w:t xml:space="preserve"> module:</w:t>
        </w:r>
      </w:ins>
    </w:p>
    <w:p w:rsidR="00D0774B" w:rsidRDefault="00D0774B" w:rsidP="00D0774B">
      <w:pPr>
        <w:ind w:firstLine="720"/>
        <w:rPr>
          <w:ins w:id="128" w:author="Bonnie Jonkman" w:date="2015-02-19T12:46:00Z"/>
        </w:rPr>
      </w:pPr>
      <w:ins w:id="129" w:author="Bonnie Jonkman" w:date="2015-02-19T12:46:00Z">
        <w:r>
          <w:t xml:space="preserve">[3, </w:t>
        </w:r>
        <w:proofErr w:type="spellStart"/>
        <w:r>
          <w:t>UseLidar</w:t>
        </w:r>
        <w:proofErr w:type="spellEnd"/>
        <w:r>
          <w:t xml:space="preserve">, </w:t>
        </w:r>
        <w:proofErr w:type="spellStart"/>
        <w:r>
          <w:t>LidRadialV</w:t>
        </w:r>
        <w:proofErr w:type="spellEnd"/>
        <w:r>
          <w:t>]</w:t>
        </w:r>
      </w:ins>
    </w:p>
    <w:p w:rsidR="00D0774B" w:rsidRDefault="00D0774B" w:rsidP="00D0774B">
      <w:pPr>
        <w:rPr>
          <w:ins w:id="130" w:author="Bonnie Jonkman" w:date="2015-02-19T12:46:00Z"/>
        </w:rPr>
      </w:pPr>
      <w:proofErr w:type="spellStart"/>
      <w:ins w:id="131" w:author="Bonnie Jonkman" w:date="2015-02-19T12:46:00Z">
        <w:r w:rsidRPr="00292604">
          <w:rPr>
            <w:i/>
          </w:rPr>
          <w:t>UseLidar</w:t>
        </w:r>
        <w:proofErr w:type="spellEnd"/>
        <w:r>
          <w:t xml:space="preserve"> should be </w:t>
        </w:r>
        <w:proofErr w:type="gramStart"/>
        <w:r>
          <w:t>0</w:t>
        </w:r>
        <w:proofErr w:type="gramEnd"/>
        <w:r>
          <w:t xml:space="preserve"> (single point measurement; no </w:t>
        </w:r>
        <w:proofErr w:type="spellStart"/>
        <w:r>
          <w:t>lidar</w:t>
        </w:r>
        <w:proofErr w:type="spellEnd"/>
        <w:r>
          <w:t xml:space="preserve">) or 1 (CW </w:t>
        </w:r>
        <w:proofErr w:type="spellStart"/>
        <w:r>
          <w:t>lidar</w:t>
        </w:r>
        <w:proofErr w:type="spellEnd"/>
        <w:r>
          <w:t xml:space="preserve">). Future version will allow more flexibility. </w:t>
        </w:r>
      </w:ins>
    </w:p>
    <w:p w:rsidR="00D0774B" w:rsidRDefault="00D0774B" w:rsidP="00D0774B">
      <w:pPr>
        <w:rPr>
          <w:ins w:id="132" w:author="Bonnie Jonkman" w:date="2015-02-19T12:46:00Z"/>
        </w:rPr>
      </w:pPr>
      <w:proofErr w:type="spellStart"/>
      <w:ins w:id="133" w:author="Bonnie Jonkman" w:date="2015-02-19T12:46:00Z">
        <w:r w:rsidRPr="00292604">
          <w:rPr>
            <w:i/>
          </w:rPr>
          <w:t>LidRadialV</w:t>
        </w:r>
        <w:proofErr w:type="spellEnd"/>
        <w:r>
          <w:t xml:space="preserve"> should be </w:t>
        </w:r>
        <w:proofErr w:type="gramStart"/>
        <w:r>
          <w:t>0</w:t>
        </w:r>
        <w:proofErr w:type="gramEnd"/>
        <w:r>
          <w:t xml:space="preserve"> (returns estimate of velocity in x direction) or 1 (returns radial velocity). Other values for </w:t>
        </w:r>
        <w:proofErr w:type="spellStart"/>
        <w:r w:rsidRPr="00292604">
          <w:rPr>
            <w:i/>
          </w:rPr>
          <w:t>LidRadialV</w:t>
        </w:r>
        <w:proofErr w:type="spellEnd"/>
        <w:r>
          <w:t xml:space="preserve"> will be treated as </w:t>
        </w:r>
        <w:proofErr w:type="gramStart"/>
        <w:r>
          <w:t>0</w:t>
        </w:r>
        <w:proofErr w:type="gramEnd"/>
        <w:r>
          <w:t>.</w:t>
        </w:r>
      </w:ins>
    </w:p>
    <w:p w:rsidR="00D0774B" w:rsidRDefault="00D0774B" w:rsidP="00D0774B">
      <w:pPr>
        <w:jc w:val="center"/>
        <w:rPr>
          <w:ins w:id="134" w:author="Bonnie Jonkman" w:date="2015-02-19T12:46:00Z"/>
        </w:rPr>
      </w:pPr>
      <w:ins w:id="135" w:author="Bonnie Jonkman" w:date="2015-02-19T12:46:00Z">
        <w:r>
          <w:rPr>
            <w:noProof/>
          </w:rPr>
          <w:lastRenderedPageBreak/>
          <w:drawing>
            <wp:inline distT="0" distB="0" distL="0" distR="0" wp14:anchorId="7F1785E9" wp14:editId="4479291D">
              <wp:extent cx="44958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95800" cy="4000500"/>
                      </a:xfrm>
                      <a:prstGeom prst="rect">
                        <a:avLst/>
                      </a:prstGeom>
                    </pic:spPr>
                  </pic:pic>
                </a:graphicData>
              </a:graphic>
            </wp:inline>
          </w:drawing>
        </w:r>
      </w:ins>
    </w:p>
    <w:p w:rsidR="00D0774B" w:rsidRDefault="00D720E0" w:rsidP="003F0FFD">
      <w:pPr>
        <w:pStyle w:val="Heading3"/>
        <w:rPr>
          <w:ins w:id="136" w:author="Bonnie Jonkman" w:date="2015-02-19T12:46:00Z"/>
        </w:rPr>
      </w:pPr>
      <w:ins w:id="137" w:author="Bonnie Jonkman" w:date="2015-02-19T13:26:00Z">
        <w:r>
          <w:t xml:space="preserve">S-Function </w:t>
        </w:r>
      </w:ins>
      <w:ins w:id="138" w:author="Bonnie Jonkman" w:date="2015-02-19T12:46:00Z">
        <w:r w:rsidR="00D0774B">
          <w:t>Inputs</w:t>
        </w:r>
      </w:ins>
    </w:p>
    <w:p w:rsidR="00D0774B" w:rsidRPr="00810027" w:rsidRDefault="00D0774B" w:rsidP="00D0774B">
      <w:pPr>
        <w:rPr>
          <w:ins w:id="139" w:author="Bonnie Jonkman" w:date="2015-02-19T12:46:00Z"/>
        </w:rPr>
      </w:pPr>
      <w:ins w:id="140" w:author="Bonnie Jonkman" w:date="2015-02-19T12:46:00Z">
        <w:r>
          <w:t xml:space="preserve">The inputs to the FAST S-Function are values in an array of size 7 + </w:t>
        </w:r>
        <w:proofErr w:type="spellStart"/>
        <w:r w:rsidRPr="00605E33">
          <w:rPr>
            <w:i/>
          </w:rPr>
          <w:t>NumAdditionalInputs</w:t>
        </w:r>
        <w:proofErr w:type="spellEnd"/>
        <w:r>
          <w:t xml:space="preserve">. (See </w:t>
        </w:r>
      </w:ins>
      <w:ins w:id="141" w:author="Bonnie Jonkman" w:date="2015-02-19T13:07:00Z">
        <w:r w:rsidR="00743E68">
          <w:t>section “</w:t>
        </w:r>
      </w:ins>
      <w:ins w:id="142" w:author="Bonnie Jonkman" w:date="2015-02-19T12:46:00Z">
        <w:r>
          <w:fldChar w:fldCharType="begin"/>
        </w:r>
        <w:r>
          <w:instrText xml:space="preserve"> REF _Ref411514591 \h </w:instrText>
        </w:r>
        <w:r>
          <w:fldChar w:fldCharType="separate"/>
        </w:r>
        <w:r>
          <w:t>S-Function Parameters</w:t>
        </w:r>
        <w:r>
          <w:fldChar w:fldCharType="end"/>
        </w:r>
      </w:ins>
      <w:ins w:id="143" w:author="Bonnie Jonkman" w:date="2015-02-19T13:07:00Z">
        <w:r w:rsidR="00743E68">
          <w:t>”</w:t>
        </w:r>
      </w:ins>
      <w:ins w:id="144" w:author="Bonnie Jonkman" w:date="2015-02-19T12:46:00Z">
        <w:r>
          <w:t>)</w:t>
        </w:r>
      </w:ins>
    </w:p>
    <w:p w:rsidR="00D0774B" w:rsidRDefault="00D0774B" w:rsidP="00D0774B">
      <w:pPr>
        <w:rPr>
          <w:ins w:id="145" w:author="Bonnie Jonkman" w:date="2015-02-19T12:46:00Z"/>
        </w:rPr>
      </w:pPr>
      <w:ins w:id="146" w:author="Bonnie Jonkman" w:date="2015-02-19T12:46:00Z">
        <w:r>
          <w:t>The values in the input array are as follows:</w:t>
        </w:r>
      </w:ins>
    </w:p>
    <w:p w:rsidR="00D0774B" w:rsidRDefault="00D0774B" w:rsidP="00D0774B">
      <w:pPr>
        <w:pStyle w:val="ListParagraph"/>
        <w:numPr>
          <w:ilvl w:val="0"/>
          <w:numId w:val="19"/>
        </w:numPr>
        <w:rPr>
          <w:ins w:id="147" w:author="Bonnie Jonkman" w:date="2015-02-19T12:46:00Z"/>
        </w:rPr>
      </w:pPr>
      <w:ins w:id="148" w:author="Bonnie Jonkman" w:date="2015-02-19T12:46:00Z">
        <w:r>
          <w:t>Generator torque</w:t>
        </w:r>
      </w:ins>
    </w:p>
    <w:p w:rsidR="00D0774B" w:rsidRDefault="00D0774B" w:rsidP="00D0774B">
      <w:pPr>
        <w:pStyle w:val="ListParagraph"/>
        <w:numPr>
          <w:ilvl w:val="0"/>
          <w:numId w:val="19"/>
        </w:numPr>
        <w:rPr>
          <w:ins w:id="149" w:author="Bonnie Jonkman" w:date="2015-02-19T12:46:00Z"/>
        </w:rPr>
      </w:pPr>
      <w:ins w:id="150" w:author="Bonnie Jonkman" w:date="2015-02-19T12:46:00Z">
        <w:r>
          <w:t>Electrical power</w:t>
        </w:r>
      </w:ins>
    </w:p>
    <w:p w:rsidR="00D0774B" w:rsidRDefault="00D0774B" w:rsidP="00D0774B">
      <w:pPr>
        <w:pStyle w:val="ListParagraph"/>
        <w:numPr>
          <w:ilvl w:val="0"/>
          <w:numId w:val="19"/>
        </w:numPr>
        <w:rPr>
          <w:ins w:id="151" w:author="Bonnie Jonkman" w:date="2015-02-19T12:46:00Z"/>
        </w:rPr>
      </w:pPr>
      <w:ins w:id="152" w:author="Bonnie Jonkman" w:date="2015-02-19T12:46:00Z">
        <w:r>
          <w:t>Commanded yaw position</w:t>
        </w:r>
      </w:ins>
    </w:p>
    <w:p w:rsidR="00D0774B" w:rsidRDefault="00D0774B" w:rsidP="00D0774B">
      <w:pPr>
        <w:pStyle w:val="ListParagraph"/>
        <w:numPr>
          <w:ilvl w:val="0"/>
          <w:numId w:val="19"/>
        </w:numPr>
        <w:rPr>
          <w:ins w:id="153" w:author="Bonnie Jonkman" w:date="2015-02-19T12:46:00Z"/>
        </w:rPr>
      </w:pPr>
      <w:ins w:id="154" w:author="Bonnie Jonkman" w:date="2015-02-19T12:46:00Z">
        <w:r>
          <w:t>Commanded yaw rate</w:t>
        </w:r>
      </w:ins>
    </w:p>
    <w:p w:rsidR="00D0774B" w:rsidRDefault="00D0774B" w:rsidP="00D0774B">
      <w:pPr>
        <w:pStyle w:val="ListParagraph"/>
        <w:numPr>
          <w:ilvl w:val="0"/>
          <w:numId w:val="19"/>
        </w:numPr>
        <w:rPr>
          <w:ins w:id="155" w:author="Bonnie Jonkman" w:date="2015-02-19T12:46:00Z"/>
        </w:rPr>
      </w:pPr>
      <w:ins w:id="156" w:author="Bonnie Jonkman" w:date="2015-02-19T12:46:00Z">
        <w:r>
          <w:t>Commanded pitch for blade 1</w:t>
        </w:r>
      </w:ins>
    </w:p>
    <w:p w:rsidR="00D0774B" w:rsidRDefault="00D0774B" w:rsidP="00D0774B">
      <w:pPr>
        <w:pStyle w:val="ListParagraph"/>
        <w:numPr>
          <w:ilvl w:val="0"/>
          <w:numId w:val="19"/>
        </w:numPr>
        <w:rPr>
          <w:ins w:id="157" w:author="Bonnie Jonkman" w:date="2015-02-19T12:46:00Z"/>
        </w:rPr>
      </w:pPr>
      <w:ins w:id="158" w:author="Bonnie Jonkman" w:date="2015-02-19T12:46:00Z">
        <w:r>
          <w:t>Commanded pitch for blade 2</w:t>
        </w:r>
      </w:ins>
    </w:p>
    <w:p w:rsidR="00D0774B" w:rsidRDefault="00D0774B" w:rsidP="00D0774B">
      <w:pPr>
        <w:pStyle w:val="ListParagraph"/>
        <w:numPr>
          <w:ilvl w:val="0"/>
          <w:numId w:val="19"/>
        </w:numPr>
        <w:rPr>
          <w:ins w:id="159" w:author="Bonnie Jonkman" w:date="2015-02-19T12:46:00Z"/>
        </w:rPr>
      </w:pPr>
      <w:ins w:id="160" w:author="Bonnie Jonkman" w:date="2015-02-19T12:46:00Z">
        <w:r>
          <w:t>Commanded pitch for blade 3 (unused on 2-bladed turbines, but required as input to DLL)</w:t>
        </w:r>
      </w:ins>
    </w:p>
    <w:p w:rsidR="00D0774B" w:rsidRPr="00605E33" w:rsidRDefault="00D0774B" w:rsidP="00D0774B">
      <w:pPr>
        <w:pStyle w:val="ListParagraph"/>
        <w:numPr>
          <w:ilvl w:val="0"/>
          <w:numId w:val="19"/>
        </w:numPr>
        <w:rPr>
          <w:ins w:id="161" w:author="Bonnie Jonkman" w:date="2015-02-19T12:46:00Z"/>
        </w:rPr>
      </w:pPr>
      <w:ins w:id="162" w:author="Bonnie Jonkman" w:date="2015-02-19T12:46:00Z">
        <w:r>
          <w:t xml:space="preserve">Lidar focus position (w.r.t </w:t>
        </w:r>
        <w:proofErr w:type="spellStart"/>
        <w:r>
          <w:t>lidar</w:t>
        </w:r>
        <w:proofErr w:type="spellEnd"/>
        <w:r>
          <w:t xml:space="preserve">) in X direction (required for continuous wave </w:t>
        </w:r>
        <w:proofErr w:type="spellStart"/>
        <w:r>
          <w:t>lidar</w:t>
        </w:r>
        <w:proofErr w:type="spellEnd"/>
        <w:r>
          <w:t>)</w:t>
        </w:r>
      </w:ins>
    </w:p>
    <w:p w:rsidR="00D0774B" w:rsidRPr="00605E33" w:rsidRDefault="00D0774B" w:rsidP="00D0774B">
      <w:pPr>
        <w:pStyle w:val="ListParagraph"/>
        <w:numPr>
          <w:ilvl w:val="0"/>
          <w:numId w:val="19"/>
        </w:numPr>
        <w:rPr>
          <w:ins w:id="163" w:author="Bonnie Jonkman" w:date="2015-02-19T12:46:00Z"/>
        </w:rPr>
      </w:pPr>
      <w:ins w:id="164" w:author="Bonnie Jonkman" w:date="2015-02-19T12:46:00Z">
        <w:r>
          <w:t xml:space="preserve">Lidar focus position (w.r.t </w:t>
        </w:r>
        <w:proofErr w:type="spellStart"/>
        <w:r>
          <w:t>lidar</w:t>
        </w:r>
        <w:proofErr w:type="spellEnd"/>
        <w:r>
          <w:t xml:space="preserve">) in Y direction (required for continuous wave </w:t>
        </w:r>
        <w:proofErr w:type="spellStart"/>
        <w:r>
          <w:t>lidar</w:t>
        </w:r>
        <w:proofErr w:type="spellEnd"/>
        <w:r>
          <w:t>)</w:t>
        </w:r>
      </w:ins>
    </w:p>
    <w:p w:rsidR="00D0774B" w:rsidRDefault="00D0774B" w:rsidP="00D0774B">
      <w:pPr>
        <w:pStyle w:val="ListParagraph"/>
        <w:numPr>
          <w:ilvl w:val="0"/>
          <w:numId w:val="19"/>
        </w:numPr>
        <w:rPr>
          <w:ins w:id="165" w:author="Bonnie Jonkman" w:date="2015-02-19T13:02:00Z"/>
        </w:rPr>
      </w:pPr>
      <w:ins w:id="166" w:author="Bonnie Jonkman" w:date="2015-02-19T12:46:00Z">
        <w:r>
          <w:t xml:space="preserve">Lidar focus position (w.r.t </w:t>
        </w:r>
        <w:proofErr w:type="spellStart"/>
        <w:r>
          <w:t>lidar</w:t>
        </w:r>
        <w:proofErr w:type="spellEnd"/>
        <w:r>
          <w:t xml:space="preserve">) in Z direction (required for continuous wave </w:t>
        </w:r>
        <w:proofErr w:type="spellStart"/>
        <w:r>
          <w:t>lidar</w:t>
        </w:r>
        <w:proofErr w:type="spellEnd"/>
        <w:r>
          <w:t>)</w:t>
        </w:r>
      </w:ins>
    </w:p>
    <w:p w:rsidR="008D29CA" w:rsidRPr="008D29CA" w:rsidRDefault="008D29CA" w:rsidP="008D29CA">
      <w:pPr>
        <w:rPr>
          <w:ins w:id="167" w:author="Bonnie Jonkman" w:date="2015-02-19T12:46:00Z"/>
        </w:rPr>
        <w:pPrChange w:id="168" w:author="Bonnie Jonkman" w:date="2015-02-19T13:02:00Z">
          <w:pPr>
            <w:pStyle w:val="ListParagraph"/>
            <w:numPr>
              <w:numId w:val="19"/>
            </w:numPr>
            <w:ind w:left="1080" w:hanging="360"/>
          </w:pPr>
        </w:pPrChange>
      </w:pPr>
      <w:ins w:id="169" w:author="Bonnie Jonkman" w:date="2015-02-19T13:02:00Z">
        <w:r>
          <w:t>Note that these inputs are passed</w:t>
        </w:r>
      </w:ins>
      <w:ins w:id="170" w:author="Bonnie Jonkman" w:date="2015-02-19T13:03:00Z">
        <w:r>
          <w:t xml:space="preserve"> from Simulink</w:t>
        </w:r>
      </w:ins>
      <w:ins w:id="171" w:author="Bonnie Jonkman" w:date="2015-02-19T13:02:00Z">
        <w:r>
          <w:t xml:space="preserve"> to ServoDyn (and </w:t>
        </w:r>
        <w:proofErr w:type="spellStart"/>
        <w:r>
          <w:t>InflowWind’s</w:t>
        </w:r>
        <w:proofErr w:type="spellEnd"/>
        <w:r>
          <w:t xml:space="preserve"> </w:t>
        </w:r>
        <w:proofErr w:type="spellStart"/>
        <w:r>
          <w:t>lidar</w:t>
        </w:r>
        <w:proofErr w:type="spellEnd"/>
        <w:r>
          <w:t xml:space="preserve"> module)</w:t>
        </w:r>
      </w:ins>
      <w:ins w:id="172" w:author="Bonnie Jonkman" w:date="2015-02-19T13:03:00Z">
        <w:r>
          <w:t xml:space="preserve">. However, these inputs are used </w:t>
        </w:r>
        <w:r>
          <w:rPr>
            <w:i/>
          </w:rPr>
          <w:t>only if</w:t>
        </w:r>
        <w:r>
          <w:t xml:space="preserve"> the appropriate switches in the ServoDyn input file are selected. </w:t>
        </w:r>
      </w:ins>
      <w:ins w:id="173" w:author="Bonnie Jonkman" w:date="2015-02-19T13:04:00Z">
        <w:r>
          <w:t xml:space="preserve">The </w:t>
        </w:r>
      </w:ins>
      <w:proofErr w:type="spellStart"/>
      <w:ins w:id="174" w:author="Bonnie Jonkman" w:date="2015-02-19T13:05:00Z">
        <w:r w:rsidRPr="00957A33">
          <w:rPr>
            <w:i/>
          </w:rPr>
          <w:t>PCMode</w:t>
        </w:r>
        <w:proofErr w:type="spellEnd"/>
        <w:r>
          <w:t xml:space="preserve">, </w:t>
        </w:r>
        <w:proofErr w:type="spellStart"/>
        <w:r w:rsidRPr="00957A33">
          <w:rPr>
            <w:i/>
          </w:rPr>
          <w:t>VSContrl</w:t>
        </w:r>
        <w:proofErr w:type="spellEnd"/>
        <w:r>
          <w:t xml:space="preserve">, and </w:t>
        </w:r>
        <w:proofErr w:type="spellStart"/>
        <w:r w:rsidRPr="00957A33">
          <w:rPr>
            <w:i/>
          </w:rPr>
          <w:t>YCMode</w:t>
        </w:r>
        <w:proofErr w:type="spellEnd"/>
        <w:r>
          <w:t xml:space="preserve"> </w:t>
        </w:r>
      </w:ins>
      <w:ins w:id="175" w:author="Bonnie Jonkman" w:date="2015-02-19T13:04:00Z">
        <w:r>
          <w:t>parameters i</w:t>
        </w:r>
      </w:ins>
      <w:ins w:id="176" w:author="Bonnie Jonkman" w:date="2015-02-19T13:03:00Z">
        <w:r>
          <w:t>n the ServoDyn input file</w:t>
        </w:r>
      </w:ins>
      <w:ins w:id="177" w:author="Bonnie Jonkman" w:date="2015-02-19T13:05:00Z">
        <w:r>
          <w:t xml:space="preserve"> must be set to “4” to allow the inputs from Simulink to be used</w:t>
        </w:r>
      </w:ins>
      <w:ins w:id="178" w:author="Bonnie Jonkman" w:date="2015-02-19T13:06:00Z">
        <w:r>
          <w:t xml:space="preserve"> for pitch control, variable-speed control, and/or </w:t>
        </w:r>
      </w:ins>
      <w:ins w:id="179" w:author="Bonnie Jonkman" w:date="2015-02-19T13:08:00Z">
        <w:r w:rsidR="00703CA6">
          <w:t xml:space="preserve">nacelle </w:t>
        </w:r>
      </w:ins>
      <w:ins w:id="180" w:author="Bonnie Jonkman" w:date="2015-02-19T13:06:00Z">
        <w:r>
          <w:t>yaw control, respectively</w:t>
        </w:r>
      </w:ins>
      <w:ins w:id="181" w:author="Bonnie Jonkman" w:date="2015-02-19T13:05:00Z">
        <w:r>
          <w:t>.</w:t>
        </w:r>
      </w:ins>
    </w:p>
    <w:p w:rsidR="00D0774B" w:rsidRDefault="00D720E0" w:rsidP="003F0FFD">
      <w:pPr>
        <w:pStyle w:val="Heading3"/>
        <w:rPr>
          <w:ins w:id="182" w:author="Bonnie Jonkman" w:date="2015-02-19T12:46:00Z"/>
        </w:rPr>
      </w:pPr>
      <w:ins w:id="183" w:author="Bonnie Jonkman" w:date="2015-02-19T13:26:00Z">
        <w:r>
          <w:lastRenderedPageBreak/>
          <w:t xml:space="preserve">S-Function </w:t>
        </w:r>
      </w:ins>
      <w:ins w:id="184" w:author="Bonnie Jonkman" w:date="2015-02-19T12:46:00Z">
        <w:r w:rsidR="00D0774B">
          <w:t>Outputs</w:t>
        </w:r>
      </w:ins>
    </w:p>
    <w:p w:rsidR="00D0774B" w:rsidRDefault="00D0774B" w:rsidP="00D0774B">
      <w:pPr>
        <w:rPr>
          <w:ins w:id="185" w:author="Bonnie Jonkman" w:date="2015-02-19T12:46:00Z"/>
        </w:rPr>
      </w:pPr>
      <w:ins w:id="186" w:author="Bonnie Jonkman" w:date="2015-02-19T12:46:00Z">
        <w:r>
          <w:t xml:space="preserve">The outputs from FAST to Simulink are the values that are written to the FAST output file(s). These are the channels defined in module </w:t>
        </w:r>
        <w:proofErr w:type="spellStart"/>
        <w:r w:rsidRPr="00C96296">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t>ÓutList</w:t>
        </w:r>
        <w:proofErr w:type="spellEnd"/>
        <w:r>
          <w:t xml:space="preserve">” containing the names of these output channels to the </w:t>
        </w:r>
        <w:proofErr w:type="spellStart"/>
        <w:r>
          <w:t>Matlab</w:t>
        </w:r>
        <w:proofErr w:type="spellEnd"/>
        <w:r>
          <w:t xml:space="preserve"> base workspace.</w:t>
        </w:r>
      </w:ins>
    </w:p>
    <w:p w:rsidR="00D0774B" w:rsidRDefault="00D720E0" w:rsidP="003F0FFD">
      <w:pPr>
        <w:pStyle w:val="Heading3"/>
        <w:rPr>
          <w:ins w:id="187" w:author="Bonnie Jonkman" w:date="2015-02-19T12:46:00Z"/>
        </w:rPr>
      </w:pPr>
      <w:ins w:id="188" w:author="Bonnie Jonkman" w:date="2015-02-19T13:26:00Z">
        <w:r>
          <w:t xml:space="preserve">S-Function </w:t>
        </w:r>
      </w:ins>
      <w:ins w:id="189" w:author="Bonnie Jonkman" w:date="2015-02-19T12:46:00Z">
        <w:r w:rsidR="00D0774B">
          <w:t>States</w:t>
        </w:r>
      </w:ins>
    </w:p>
    <w:p w:rsidR="00D0774B" w:rsidRPr="001821CD" w:rsidRDefault="00D0774B" w:rsidP="00D0774B">
      <w:pPr>
        <w:rPr>
          <w:ins w:id="190" w:author="Bonnie Jonkman" w:date="2015-02-19T12:46:00Z"/>
        </w:rPr>
      </w:pPr>
      <w:ins w:id="191" w:author="Bonnie Jonkman" w:date="2015-02-19T12:46:00Z">
        <w:r>
          <w:t xml:space="preserve">The FAST v8 S-Function does not register any states with Simulink. This effectively makes the block a discrete system which is solved inside the S-Function block. Whereas the FAST v7 Simulink models frequently required a time-delay block to allow the system to solve, FAST v8 Simulink models should not need to implement a time-delay block. </w:t>
        </w:r>
        <w:r w:rsidRPr="001821CD">
          <w:rPr>
            <w:highlight w:val="yellow"/>
          </w:rPr>
          <w:t>Currently, though, there appears to be a time delay of the inputs from Simulink</w:t>
        </w:r>
        <w:r w:rsidRPr="001821CD">
          <w:rPr>
            <w:i/>
            <w:highlight w:val="yellow"/>
          </w:rPr>
          <w:t xml:space="preserve"> inside</w:t>
        </w:r>
        <w:r w:rsidRPr="001821CD">
          <w:rPr>
            <w:highlight w:val="yellow"/>
          </w:rPr>
          <w:t xml:space="preserve"> the FAST v8 block.</w:t>
        </w:r>
        <w:r>
          <w:t xml:space="preserve"> (Need to schedule a meeting with </w:t>
        </w:r>
        <w:proofErr w:type="spellStart"/>
        <w:r>
          <w:t>Mathworks</w:t>
        </w:r>
        <w:proofErr w:type="spellEnd"/>
        <w:r>
          <w:t xml:space="preserve"> [Tony Lennon] to discuss if this is the best approach.)</w:t>
        </w:r>
      </w:ins>
    </w:p>
    <w:p w:rsidR="00D0774B" w:rsidRDefault="00D0774B" w:rsidP="003F0FFD">
      <w:pPr>
        <w:pStyle w:val="Heading2"/>
        <w:rPr>
          <w:ins w:id="192" w:author="Bonnie Jonkman" w:date="2015-02-19T12:46:00Z"/>
        </w:rPr>
      </w:pPr>
      <w:ins w:id="193" w:author="Bonnie Jonkman" w:date="2015-02-19T12:46:00Z">
        <w:r>
          <w:t>Converting FAST v7 Simulink Models to FAST v8</w:t>
        </w:r>
      </w:ins>
    </w:p>
    <w:p w:rsidR="00D0774B" w:rsidRDefault="00D0774B" w:rsidP="003F0FFD">
      <w:pPr>
        <w:pStyle w:val="Heading3"/>
        <w:rPr>
          <w:ins w:id="194" w:author="Bonnie Jonkman" w:date="2015-02-19T13:22:00Z"/>
        </w:rPr>
      </w:pPr>
      <w:ins w:id="195" w:author="Bonnie Jonkman" w:date="2015-02-19T12:46:00Z">
        <w:r>
          <w:t>Convert FAST input file(s)</w:t>
        </w:r>
      </w:ins>
    </w:p>
    <w:p w:rsidR="00D720E0" w:rsidRPr="00D720E0" w:rsidRDefault="00D720E0" w:rsidP="00D720E0">
      <w:pPr>
        <w:rPr>
          <w:ins w:id="196" w:author="Bonnie Jonkman" w:date="2015-02-19T12:46:00Z"/>
        </w:rPr>
        <w:pPrChange w:id="197" w:author="Bonnie Jonkman" w:date="2015-02-19T13:22:00Z">
          <w:pPr>
            <w:pStyle w:val="Heading3"/>
          </w:pPr>
        </w:pPrChange>
      </w:pPr>
      <w:ins w:id="198" w:author="Bonnie Jonkman" w:date="2015-02-19T13:22:00Z">
        <w:r>
          <w:t>Any FAST 7 input files must be converted to files for FAST v8</w:t>
        </w:r>
      </w:ins>
      <w:ins w:id="199" w:author="Bonnie Jonkman" w:date="2015-02-19T13:23:00Z">
        <w:r>
          <w:t xml:space="preserve"> prior to using the FAST v8 Interface to Simulink</w:t>
        </w:r>
      </w:ins>
      <w:ins w:id="200" w:author="Bonnie Jonkman" w:date="2015-02-19T13:22:00Z">
        <w:r>
          <w:t>. See the section “</w:t>
        </w:r>
      </w:ins>
      <w:ins w:id="201" w:author="Bonnie Jonkman" w:date="2015-02-19T13:23:00Z">
        <w:r>
          <w:fldChar w:fldCharType="begin"/>
        </w:r>
        <w:r>
          <w:instrText xml:space="preserve"> REF _Ref352670793 \h </w:instrText>
        </w:r>
      </w:ins>
      <w:r>
        <w:fldChar w:fldCharType="separate"/>
      </w:r>
      <w:ins w:id="202" w:author="Bonnie Jonkman" w:date="2015-02-19T13:23:00Z">
        <w:r>
          <w:t>Converting to FAST v8.09.x</w:t>
        </w:r>
        <w:r>
          <w:fldChar w:fldCharType="end"/>
        </w:r>
        <w:r>
          <w:t>” for help with this conversion.</w:t>
        </w:r>
      </w:ins>
    </w:p>
    <w:p w:rsidR="00D0774B" w:rsidRDefault="00D0774B" w:rsidP="003F0FFD">
      <w:pPr>
        <w:pStyle w:val="Heading3"/>
        <w:rPr>
          <w:ins w:id="203" w:author="Bonnie Jonkman" w:date="2015-02-19T12:46:00Z"/>
        </w:rPr>
      </w:pPr>
      <w:ins w:id="204" w:author="Bonnie Jonkman" w:date="2015-02-19T12:46:00Z">
        <w:r>
          <w:t>Edit Simulink model</w:t>
        </w:r>
      </w:ins>
    </w:p>
    <w:p w:rsidR="00D0774B" w:rsidRDefault="00D0774B" w:rsidP="00D0774B">
      <w:pPr>
        <w:pStyle w:val="ListParagraph"/>
        <w:numPr>
          <w:ilvl w:val="0"/>
          <w:numId w:val="20"/>
        </w:numPr>
        <w:rPr>
          <w:ins w:id="205" w:author="Bonnie Jonkman" w:date="2015-02-19T12:46:00Z"/>
        </w:rPr>
      </w:pPr>
      <w:ins w:id="206" w:author="Bonnie Jonkman" w:date="2015-02-19T12:46:00Z">
        <w:r>
          <w:t>Remove state integrations from</w:t>
        </w:r>
      </w:ins>
      <w:ins w:id="207" w:author="Bonnie Jonkman" w:date="2015-02-19T13:24:00Z">
        <w:r w:rsidR="00D720E0">
          <w:t xml:space="preserve"> the </w:t>
        </w:r>
      </w:ins>
      <w:ins w:id="208" w:author="Bonnie Jonkman" w:date="2015-02-19T12:46:00Z">
        <w:r>
          <w:t>FAST Nonlinear Wind Turbine block</w:t>
        </w:r>
      </w:ins>
    </w:p>
    <w:p w:rsidR="00D0774B" w:rsidRDefault="00D0774B" w:rsidP="00D0774B">
      <w:pPr>
        <w:pStyle w:val="ListParagraph"/>
        <w:numPr>
          <w:ilvl w:val="0"/>
          <w:numId w:val="20"/>
        </w:numPr>
        <w:rPr>
          <w:ins w:id="209" w:author="Bonnie Jonkman" w:date="2015-02-19T12:46:00Z"/>
        </w:rPr>
      </w:pPr>
      <w:ins w:id="210" w:author="Bonnie Jonkman" w:date="2015-02-19T12:46:00Z">
        <w:r>
          <w:t>Remove time delay (if it exists)</w:t>
        </w:r>
      </w:ins>
    </w:p>
    <w:p w:rsidR="00D0774B" w:rsidRDefault="00D0774B" w:rsidP="00D0774B">
      <w:pPr>
        <w:pStyle w:val="ListParagraph"/>
        <w:numPr>
          <w:ilvl w:val="0"/>
          <w:numId w:val="20"/>
        </w:numPr>
        <w:rPr>
          <w:ins w:id="211" w:author="Bonnie Jonkman" w:date="2015-02-19T12:46:00Z"/>
        </w:rPr>
      </w:pPr>
      <w:ins w:id="212" w:author="Bonnie Jonkman" w:date="2015-02-19T12:46:00Z">
        <w:r>
          <w:t xml:space="preserve">Change pitch controller to input 3 values instead of </w:t>
        </w:r>
        <w:proofErr w:type="spellStart"/>
        <w:r w:rsidRPr="00D720E0">
          <w:rPr>
            <w:i/>
            <w:rPrChange w:id="213" w:author="Bonnie Jonkman" w:date="2015-02-19T13:24:00Z">
              <w:rPr/>
            </w:rPrChange>
          </w:rPr>
          <w:t>NumBl</w:t>
        </w:r>
        <w:proofErr w:type="spellEnd"/>
        <w:r>
          <w:t xml:space="preserve"> values</w:t>
        </w:r>
      </w:ins>
    </w:p>
    <w:p w:rsidR="00D0774B" w:rsidRDefault="00D0774B" w:rsidP="00D0774B">
      <w:pPr>
        <w:pStyle w:val="ListParagraph"/>
        <w:numPr>
          <w:ilvl w:val="0"/>
          <w:numId w:val="20"/>
        </w:numPr>
        <w:rPr>
          <w:ins w:id="214" w:author="Bonnie Jonkman" w:date="2015-02-19T12:46:00Z"/>
        </w:rPr>
      </w:pPr>
      <w:ins w:id="215" w:author="Bonnie Jonkman" w:date="2015-02-19T12:46:00Z">
        <w:r>
          <w:t xml:space="preserve">There are no continuous states, so the solver may be changed to </w:t>
        </w:r>
        <w:proofErr w:type="spellStart"/>
        <w:r>
          <w:t>FixedStepDiscrete</w:t>
        </w:r>
        <w:proofErr w:type="spellEnd"/>
        <w:r>
          <w:t>.</w:t>
        </w:r>
      </w:ins>
    </w:p>
    <w:p w:rsidR="00D0774B" w:rsidRDefault="00D0774B" w:rsidP="00D0774B">
      <w:pPr>
        <w:pStyle w:val="ListParagraph"/>
        <w:numPr>
          <w:ilvl w:val="0"/>
          <w:numId w:val="20"/>
        </w:numPr>
        <w:rPr>
          <w:ins w:id="216" w:author="Bonnie Jonkman" w:date="2015-02-19T13:35:00Z"/>
        </w:rPr>
      </w:pPr>
      <w:ins w:id="217" w:author="Bonnie Jonkman" w:date="2015-02-19T12:46:00Z">
        <w:r>
          <w:t xml:space="preserve">If </w:t>
        </w:r>
      </w:ins>
      <w:ins w:id="218" w:author="Bonnie Jonkman" w:date="2015-02-19T13:24:00Z">
        <w:r w:rsidR="00D720E0">
          <w:t xml:space="preserve">the Simulink </w:t>
        </w:r>
      </w:ins>
      <w:ins w:id="219" w:author="Bonnie Jonkman" w:date="2015-02-19T13:25:00Z">
        <w:r w:rsidR="00D720E0">
          <w:t xml:space="preserve">model </w:t>
        </w:r>
      </w:ins>
      <w:ins w:id="220" w:author="Bonnie Jonkman" w:date="2015-02-19T12:46:00Z">
        <w:r>
          <w:t>previously used states (</w:t>
        </w:r>
        <w:r w:rsidRPr="00707227">
          <w:rPr>
            <w:i/>
            <w:rPrChange w:id="221" w:author="Bonnie Jonkman" w:date="2015-02-19T13:35:00Z">
              <w:rPr/>
            </w:rPrChange>
          </w:rPr>
          <w:t>q</w:t>
        </w:r>
        <w:r>
          <w:t xml:space="preserve">, </w:t>
        </w:r>
        <w:proofErr w:type="spellStart"/>
        <w:r w:rsidRPr="00707227">
          <w:rPr>
            <w:i/>
            <w:rPrChange w:id="222" w:author="Bonnie Jonkman" w:date="2015-02-19T13:35:00Z">
              <w:rPr/>
            </w:rPrChange>
          </w:rPr>
          <w:t>qdot</w:t>
        </w:r>
        <w:proofErr w:type="spellEnd"/>
        <w:r>
          <w:t>) from FAST v7, choose the appropriate state outputs from ElastoDyn instead (see OutListParameters.xlsx).</w:t>
        </w:r>
      </w:ins>
    </w:p>
    <w:p w:rsidR="00707227" w:rsidRDefault="00707227" w:rsidP="00D0774B">
      <w:pPr>
        <w:pStyle w:val="ListParagraph"/>
        <w:numPr>
          <w:ilvl w:val="0"/>
          <w:numId w:val="20"/>
        </w:numPr>
        <w:rPr>
          <w:ins w:id="223" w:author="Bonnie Jonkman" w:date="2015-02-19T13:24:00Z"/>
        </w:rPr>
      </w:pPr>
      <w:ins w:id="224" w:author="Bonnie Jonkman" w:date="2015-02-19T13:35:00Z">
        <w:r>
          <w:t xml:space="preserve">Replace any </w:t>
        </w:r>
      </w:ins>
      <w:ins w:id="225" w:author="Bonnie Jonkman" w:date="2015-02-19T13:36:00Z">
        <w:r>
          <w:t xml:space="preserve">previously used </w:t>
        </w:r>
      </w:ins>
      <w:ins w:id="226" w:author="Bonnie Jonkman" w:date="2015-02-19T13:35:00Z">
        <w:r>
          <w:t>output channels that don</w:t>
        </w:r>
      </w:ins>
      <w:ins w:id="227" w:author="Bonnie Jonkman" w:date="2015-02-19T13:36:00Z">
        <w:r>
          <w:t>’t exist in FAST v8 (see “</w:t>
        </w:r>
        <w:r>
          <w:fldChar w:fldCharType="begin"/>
        </w:r>
        <w:r>
          <w:instrText xml:space="preserve"> REF _Ref412116317 \h </w:instrText>
        </w:r>
      </w:ins>
      <w:r>
        <w:fldChar w:fldCharType="separate"/>
      </w:r>
      <w:ins w:id="228" w:author="Bonnie Jonkman" w:date="2015-02-19T13:36:00Z">
        <w:r>
          <w:t>FAST v7 control outputs that don’t exist in FAST v8</w:t>
        </w:r>
        <w:r>
          <w:fldChar w:fldCharType="end"/>
        </w:r>
        <w:r>
          <w:t>”).</w:t>
        </w:r>
      </w:ins>
    </w:p>
    <w:p w:rsidR="00D720E0" w:rsidRDefault="00D720E0" w:rsidP="00D0774B">
      <w:pPr>
        <w:pStyle w:val="ListParagraph"/>
        <w:numPr>
          <w:ilvl w:val="0"/>
          <w:numId w:val="20"/>
        </w:numPr>
        <w:rPr>
          <w:ins w:id="229" w:author="Bonnie Jonkman" w:date="2015-02-19T12:46:00Z"/>
        </w:rPr>
      </w:pPr>
      <w:ins w:id="230" w:author="Bonnie Jonkman" w:date="2015-02-19T13:24:00Z">
        <w:r>
          <w:t xml:space="preserve">Add appropriate inputs to the </w:t>
        </w:r>
        <w:proofErr w:type="spellStart"/>
        <w:r>
          <w:t>FAST_SFunc</w:t>
        </w:r>
        <w:proofErr w:type="spellEnd"/>
        <w:r>
          <w:t xml:space="preserve"> block</w:t>
        </w:r>
      </w:ins>
      <w:ins w:id="231" w:author="Bonnie Jonkman" w:date="2015-02-19T13:25:00Z">
        <w:r>
          <w:t xml:space="preserve"> (see “</w:t>
        </w:r>
      </w:ins>
      <w:ins w:id="232" w:author="Bonnie Jonkman" w:date="2015-02-19T13:26:00Z">
        <w:r>
          <w:fldChar w:fldCharType="begin"/>
        </w:r>
        <w:r>
          <w:instrText xml:space="preserve"> REF _Ref411514591 \h </w:instrText>
        </w:r>
      </w:ins>
      <w:r>
        <w:fldChar w:fldCharType="separate"/>
      </w:r>
      <w:ins w:id="233" w:author="Bonnie Jonkman" w:date="2015-02-19T13:26:00Z">
        <w:r>
          <w:t>S-Function Parameters</w:t>
        </w:r>
        <w:r>
          <w:fldChar w:fldCharType="end"/>
        </w:r>
      </w:ins>
      <w:ins w:id="234" w:author="Bonnie Jonkman" w:date="2015-02-19T13:25:00Z">
        <w:r>
          <w:t>”)</w:t>
        </w:r>
      </w:ins>
      <w:ins w:id="235" w:author="Bonnie Jonkman" w:date="2015-02-19T13:24:00Z">
        <w:r>
          <w:t>.</w:t>
        </w:r>
      </w:ins>
    </w:p>
    <w:p w:rsidR="00D0774B" w:rsidRDefault="00D0774B" w:rsidP="003F0FFD">
      <w:pPr>
        <w:pStyle w:val="Heading3"/>
        <w:rPr>
          <w:ins w:id="236" w:author="Bonnie Jonkman" w:date="2015-02-19T12:46:00Z"/>
        </w:rPr>
      </w:pPr>
      <w:bookmarkStart w:id="237" w:name="_Ref412116317"/>
      <w:ins w:id="238" w:author="Bonnie Jonkman" w:date="2015-02-19T12:46:00Z">
        <w:r>
          <w:t xml:space="preserve">FAST v7 </w:t>
        </w:r>
      </w:ins>
      <w:ins w:id="239" w:author="Bonnie Jonkman" w:date="2015-02-19T13:35:00Z">
        <w:r w:rsidR="00707227">
          <w:t xml:space="preserve">control </w:t>
        </w:r>
      </w:ins>
      <w:ins w:id="240" w:author="Bonnie Jonkman" w:date="2015-02-19T12:46:00Z">
        <w:r>
          <w:t>outputs that don’t exist in FAST v8</w:t>
        </w:r>
        <w:bookmarkEnd w:id="237"/>
      </w:ins>
    </w:p>
    <w:p w:rsidR="00D0774B" w:rsidRDefault="00D0774B" w:rsidP="00D0774B">
      <w:pPr>
        <w:rPr>
          <w:ins w:id="241" w:author="Bonnie Jonkman" w:date="2015-02-19T12:46:00Z"/>
        </w:rPr>
      </w:pPr>
      <w:ins w:id="242" w:author="Bonnie Jonkman" w:date="2015-02-19T12:46:00Z">
        <w:r>
          <w:t>Some output channels that existed in FAST v7 do not exist in FAST v8. Some substitutions for variables commonly used in control include:</w:t>
        </w:r>
      </w:ins>
    </w:p>
    <w:p w:rsidR="00D0774B" w:rsidRPr="00D631FB" w:rsidRDefault="00D0774B" w:rsidP="00D0774B">
      <w:pPr>
        <w:pStyle w:val="ListParagraph"/>
        <w:numPr>
          <w:ilvl w:val="0"/>
          <w:numId w:val="21"/>
        </w:numPr>
        <w:rPr>
          <w:ins w:id="243" w:author="Bonnie Jonkman" w:date="2015-02-19T12:46:00Z"/>
          <w:rFonts w:ascii="Cambria Math" w:hAnsi="Cambria Math"/>
          <w:oMath/>
        </w:rPr>
      </w:pPr>
      <m:oMath>
        <m:r>
          <w:ins w:id="244" w:author="Bonnie Jonkman" w:date="2015-02-19T12:46:00Z">
            <w:rPr>
              <w:rFonts w:ascii="Cambria Math" w:hAnsi="Cambria Math"/>
            </w:rPr>
            <m:t xml:space="preserve">HorWindV = </m:t>
          </w:ins>
        </m:r>
        <m:rad>
          <m:radPr>
            <m:degHide m:val="1"/>
            <m:ctrlPr>
              <w:ins w:id="245" w:author="Bonnie Jonkman" w:date="2015-02-19T12:46:00Z">
                <w:rPr>
                  <w:rFonts w:ascii="Cambria Math" w:hAnsi="Cambria Math"/>
                  <w:i/>
                </w:rPr>
              </w:ins>
            </m:ctrlPr>
          </m:radPr>
          <m:deg/>
          <m:e>
            <m:sSup>
              <m:sSupPr>
                <m:ctrlPr>
                  <w:ins w:id="246" w:author="Bonnie Jonkman" w:date="2015-02-19T12:46:00Z">
                    <w:rPr>
                      <w:rFonts w:ascii="Cambria Math" w:hAnsi="Cambria Math"/>
                      <w:i/>
                    </w:rPr>
                  </w:ins>
                </m:ctrlPr>
              </m:sSupPr>
              <m:e>
                <m:r>
                  <w:ins w:id="247" w:author="Bonnie Jonkman" w:date="2015-02-19T12:46:00Z">
                    <w:rPr>
                      <w:rFonts w:ascii="Cambria Math" w:hAnsi="Cambria Math"/>
                    </w:rPr>
                    <m:t>WindVxi</m:t>
                  </w:ins>
                </m:r>
              </m:e>
              <m:sup>
                <m:r>
                  <w:ins w:id="248" w:author="Bonnie Jonkman" w:date="2015-02-19T12:46:00Z">
                    <w:rPr>
                      <w:rFonts w:ascii="Cambria Math" w:hAnsi="Cambria Math"/>
                    </w:rPr>
                    <m:t>2</m:t>
                  </w:ins>
                </m:r>
              </m:sup>
            </m:sSup>
            <m:r>
              <w:ins w:id="249" w:author="Bonnie Jonkman" w:date="2015-02-19T12:46:00Z">
                <w:rPr>
                  <w:rFonts w:ascii="Cambria Math" w:hAnsi="Cambria Math"/>
                </w:rPr>
                <m:t xml:space="preserve">  +</m:t>
              </w:ins>
            </m:r>
            <m:sSup>
              <m:sSupPr>
                <m:ctrlPr>
                  <w:ins w:id="250" w:author="Bonnie Jonkman" w:date="2015-02-19T12:46:00Z">
                    <w:rPr>
                      <w:rFonts w:ascii="Cambria Math" w:hAnsi="Cambria Math"/>
                      <w:i/>
                    </w:rPr>
                  </w:ins>
                </m:ctrlPr>
              </m:sSupPr>
              <m:e>
                <m:r>
                  <w:ins w:id="251" w:author="Bonnie Jonkman" w:date="2015-02-19T12:46:00Z">
                    <w:rPr>
                      <w:rFonts w:ascii="Cambria Math" w:hAnsi="Cambria Math"/>
                    </w:rPr>
                    <m:t>WindVyi</m:t>
                  </w:ins>
                </m:r>
              </m:e>
              <m:sup>
                <m:r>
                  <w:ins w:id="252" w:author="Bonnie Jonkman" w:date="2015-02-19T12:46:00Z">
                    <w:rPr>
                      <w:rFonts w:ascii="Cambria Math" w:hAnsi="Cambria Math"/>
                    </w:rPr>
                    <m:t>2</m:t>
                  </w:ins>
                </m:r>
              </m:sup>
            </m:sSup>
          </m:e>
        </m:rad>
        <m:r>
          <w:ins w:id="253" w:author="Bonnie Jonkman" w:date="2015-02-19T12:46:00Z">
            <w:rPr>
              <w:rFonts w:ascii="Cambria Math" w:hAnsi="Cambria Math"/>
            </w:rPr>
            <m:t xml:space="preserve"> </m:t>
          </w:ins>
        </m:r>
      </m:oMath>
    </w:p>
    <w:p w:rsidR="00D0774B" w:rsidRPr="00D7454C" w:rsidRDefault="00D0774B" w:rsidP="00D0774B">
      <w:pPr>
        <w:pStyle w:val="ListParagraph"/>
        <w:numPr>
          <w:ilvl w:val="0"/>
          <w:numId w:val="21"/>
        </w:numPr>
        <w:rPr>
          <w:ins w:id="254" w:author="Bonnie Jonkman" w:date="2015-02-19T12:46:00Z"/>
          <w:rFonts w:ascii="Cambria Math" w:hAnsi="Cambria Math"/>
          <w:oMath/>
        </w:rPr>
      </w:pPr>
      <m:oMath>
        <m:r>
          <w:ins w:id="255" w:author="Bonnie Jonkman" w:date="2015-02-19T12:46:00Z">
            <w:rPr>
              <w:rFonts w:ascii="Cambria Math" w:hAnsi="Cambria Math"/>
            </w:rPr>
            <m:t xml:space="preserve">HorWindDir = </m:t>
          </w:ins>
        </m:r>
        <m:f>
          <m:fPr>
            <m:ctrlPr>
              <w:ins w:id="256" w:author="Bonnie Jonkman" w:date="2015-02-19T12:46:00Z">
                <w:rPr>
                  <w:rFonts w:ascii="Cambria Math" w:hAnsi="Cambria Math"/>
                  <w:i/>
                </w:rPr>
              </w:ins>
            </m:ctrlPr>
          </m:fPr>
          <m:num>
            <m:r>
              <w:ins w:id="257" w:author="Bonnie Jonkman" w:date="2015-02-19T12:46:00Z">
                <w:rPr>
                  <w:rFonts w:ascii="Cambria Math" w:hAnsi="Cambria Math"/>
                </w:rPr>
                <m:t>180°</m:t>
              </w:ins>
            </m:r>
          </m:num>
          <m:den>
            <m:r>
              <w:ins w:id="258" w:author="Bonnie Jonkman" w:date="2015-02-19T12:46:00Z">
                <w:rPr>
                  <w:rFonts w:ascii="Cambria Math" w:hAnsi="Cambria Math"/>
                </w:rPr>
                <m:t>π</m:t>
              </w:ins>
            </m:r>
          </m:den>
        </m:f>
        <m:r>
          <w:ins w:id="259" w:author="Bonnie Jonkman" w:date="2015-02-19T12:46:00Z">
            <m:rPr>
              <m:nor/>
            </m:rPr>
            <w:rPr>
              <w:rFonts w:ascii="Cambria Math" w:hAnsi="Cambria Math"/>
            </w:rPr>
            <m:t>atan2</m:t>
          </w:ins>
        </m:r>
        <m:r>
          <w:ins w:id="260" w:author="Bonnie Jonkman" w:date="2015-02-19T12:46:00Z">
            <w:rPr>
              <w:rFonts w:ascii="Cambria Math" w:hAnsi="Cambria Math"/>
            </w:rPr>
            <m:t xml:space="preserve"> </m:t>
          </w:ins>
        </m:r>
        <m:d>
          <m:dPr>
            <m:ctrlPr>
              <w:ins w:id="261" w:author="Bonnie Jonkman" w:date="2015-02-19T12:46:00Z">
                <w:rPr>
                  <w:rFonts w:ascii="Cambria Math" w:hAnsi="Cambria Math"/>
                  <w:i/>
                </w:rPr>
              </w:ins>
            </m:ctrlPr>
          </m:dPr>
          <m:e>
            <m:r>
              <w:ins w:id="262" w:author="Bonnie Jonkman" w:date="2015-02-19T12:46:00Z">
                <w:rPr>
                  <w:rFonts w:ascii="Cambria Math" w:hAnsi="Cambria Math"/>
                </w:rPr>
                <m:t>WindV</m:t>
              </w:ins>
            </m:r>
            <m:r>
              <w:ins w:id="263" w:author="Bonnie Jonkman" w:date="2015-02-19T12:46:00Z">
                <w:rPr>
                  <w:rFonts w:ascii="Cambria Math" w:hAnsi="Cambria Math"/>
                </w:rPr>
                <m:t>yi,WindVxi</m:t>
              </w:ins>
            </m:r>
          </m:e>
        </m:d>
      </m:oMath>
    </w:p>
    <w:p w:rsidR="00D0774B" w:rsidRPr="000D1A6E" w:rsidRDefault="00D0774B" w:rsidP="00D0774B">
      <w:pPr>
        <w:pStyle w:val="ListParagraph"/>
        <w:numPr>
          <w:ilvl w:val="0"/>
          <w:numId w:val="21"/>
        </w:numPr>
        <w:rPr>
          <w:ins w:id="264" w:author="Bonnie Jonkman" w:date="2015-02-19T12:46:00Z"/>
          <w:rFonts w:ascii="Cambria Math" w:hAnsi="Cambria Math"/>
          <w:oMath/>
        </w:rPr>
      </w:pPr>
      <m:oMath>
        <m:r>
          <w:ins w:id="265" w:author="Bonnie Jonkman" w:date="2015-02-19T12:46:00Z">
            <w:rPr>
              <w:rFonts w:ascii="Cambria Math" w:hAnsi="Cambria Math"/>
            </w:rPr>
            <m:t xml:space="preserve">VerWindDir = </m:t>
          </w:ins>
        </m:r>
        <m:f>
          <m:fPr>
            <m:ctrlPr>
              <w:ins w:id="266" w:author="Bonnie Jonkman" w:date="2015-02-19T12:46:00Z">
                <w:rPr>
                  <w:rFonts w:ascii="Cambria Math" w:hAnsi="Cambria Math"/>
                  <w:i/>
                </w:rPr>
              </w:ins>
            </m:ctrlPr>
          </m:fPr>
          <m:num>
            <m:r>
              <w:ins w:id="267" w:author="Bonnie Jonkman" w:date="2015-02-19T12:46:00Z">
                <w:rPr>
                  <w:rFonts w:ascii="Cambria Math" w:hAnsi="Cambria Math"/>
                </w:rPr>
                <m:t>180°</m:t>
              </w:ins>
            </m:r>
          </m:num>
          <m:den>
            <m:r>
              <w:ins w:id="268" w:author="Bonnie Jonkman" w:date="2015-02-19T12:46:00Z">
                <w:rPr>
                  <w:rFonts w:ascii="Cambria Math" w:hAnsi="Cambria Math"/>
                </w:rPr>
                <m:t>π</m:t>
              </w:ins>
            </m:r>
          </m:den>
        </m:f>
        <m:r>
          <w:ins w:id="269" w:author="Bonnie Jonkman" w:date="2015-02-19T12:46:00Z">
            <m:rPr>
              <m:nor/>
            </m:rPr>
            <w:rPr>
              <w:rFonts w:ascii="Cambria Math" w:hAnsi="Cambria Math"/>
            </w:rPr>
            <m:t>atan2</m:t>
          </w:ins>
        </m:r>
        <m:r>
          <w:ins w:id="270" w:author="Bonnie Jonkman" w:date="2015-02-19T12:46:00Z">
            <w:rPr>
              <w:rFonts w:ascii="Cambria Math" w:hAnsi="Cambria Math"/>
            </w:rPr>
            <m:t xml:space="preserve"> </m:t>
          </w:ins>
        </m:r>
        <m:d>
          <m:dPr>
            <m:ctrlPr>
              <w:ins w:id="271" w:author="Bonnie Jonkman" w:date="2015-02-19T12:46:00Z">
                <w:rPr>
                  <w:rFonts w:ascii="Cambria Math" w:hAnsi="Cambria Math"/>
                  <w:i/>
                </w:rPr>
              </w:ins>
            </m:ctrlPr>
          </m:dPr>
          <m:e>
            <m:r>
              <w:ins w:id="272" w:author="Bonnie Jonkman" w:date="2015-02-19T12:46:00Z">
                <w:rPr>
                  <w:rFonts w:ascii="Cambria Math" w:hAnsi="Cambria Math"/>
                </w:rPr>
                <m:t xml:space="preserve">WindVzi, </m:t>
              </w:ins>
            </m:r>
            <m:r>
              <w:ins w:id="273" w:author="Bonnie Jonkman" w:date="2015-02-19T12:46:00Z">
                <m:rPr>
                  <m:nor/>
                </m:rPr>
                <w:rPr>
                  <w:rFonts w:ascii="Cambria Math" w:hAnsi="Cambria Math"/>
                </w:rPr>
                <m:t>atan2</m:t>
              </w:ins>
            </m:r>
            <m:r>
              <w:ins w:id="274" w:author="Bonnie Jonkman" w:date="2015-02-19T12:46:00Z">
                <w:rPr>
                  <w:rFonts w:ascii="Cambria Math" w:hAnsi="Cambria Math"/>
                </w:rPr>
                <m:t xml:space="preserve"> </m:t>
              </w:ins>
            </m:r>
            <m:d>
              <m:dPr>
                <m:ctrlPr>
                  <w:ins w:id="275" w:author="Bonnie Jonkman" w:date="2015-02-19T12:46:00Z">
                    <w:rPr>
                      <w:rFonts w:ascii="Cambria Math" w:hAnsi="Cambria Math"/>
                      <w:i/>
                    </w:rPr>
                  </w:ins>
                </m:ctrlPr>
              </m:dPr>
              <m:e>
                <m:r>
                  <w:ins w:id="276" w:author="Bonnie Jonkman" w:date="2015-02-19T12:46:00Z">
                    <w:rPr>
                      <w:rFonts w:ascii="Cambria Math" w:hAnsi="Cambria Math"/>
                    </w:rPr>
                    <m:t>WindVyi,WindVxi</m:t>
                  </w:ins>
                </m:r>
              </m:e>
            </m:d>
          </m:e>
        </m:d>
      </m:oMath>
    </w:p>
    <w:p w:rsidR="00D0774B" w:rsidRPr="00D7454C" w:rsidRDefault="00D0774B" w:rsidP="00D0774B">
      <w:pPr>
        <w:pStyle w:val="ListParagraph"/>
        <w:numPr>
          <w:ilvl w:val="0"/>
          <w:numId w:val="21"/>
        </w:numPr>
        <w:rPr>
          <w:ins w:id="277" w:author="Bonnie Jonkman" w:date="2015-02-19T12:46:00Z"/>
          <w:rFonts w:ascii="Cambria Math" w:hAnsi="Cambria Math"/>
          <w:oMath/>
        </w:rPr>
      </w:pPr>
      <m:oMath>
        <m:r>
          <w:ins w:id="278" w:author="Bonnie Jonkman" w:date="2015-02-19T12:46:00Z">
            <w:rPr>
              <w:rFonts w:ascii="Cambria Math" w:hAnsi="Cambria Math"/>
            </w:rPr>
            <m:t>NacYawErr = HorWindDir-YawPzn-YawBrRDzt- PtfmRDzi</m:t>
          </w:ins>
        </m:r>
      </m:oMath>
    </w:p>
    <w:p w:rsidR="00D0774B" w:rsidRDefault="00D0774B" w:rsidP="00D0774B">
      <w:pPr>
        <w:rPr>
          <w:ins w:id="279" w:author="Bonnie Jonkman" w:date="2015-02-19T12:46:00Z"/>
          <w:rFonts w:eastAsiaTheme="minorEastAsia"/>
        </w:rPr>
      </w:pPr>
      <w:ins w:id="280" w:author="Bonnie Jonkman" w:date="2015-02-19T12:46:00Z">
        <w:r>
          <w:rPr>
            <w:rFonts w:eastAsiaTheme="minorEastAsia"/>
          </w:rPr>
          <w:t xml:space="preserve">To use these equations, replace variable names on the right-hand-side of the above equations using </w:t>
        </w:r>
        <m:oMath>
          <m:r>
            <w:rPr>
              <w:rFonts w:ascii="Cambria Math" w:eastAsiaTheme="minorEastAsia" w:hAnsi="Cambria Math"/>
            </w:rPr>
            <m:t>u</m:t>
          </m:r>
          <m:d>
            <m:dPr>
              <m:ctrlPr>
                <w:rPr>
                  <w:rFonts w:ascii="Cambria Math" w:eastAsiaTheme="minorEastAsia" w:hAnsi="Cambria Math"/>
                  <w:i/>
                </w:rPr>
              </m:ctrlPr>
            </m:dPr>
            <m:e>
              <m:r>
                <m:rPr>
                  <m:nor/>
                </m:rPr>
                <w:rPr>
                  <w:rFonts w:ascii="Cambria Math" w:eastAsiaTheme="minorEastAsia" w:hAnsi="Cambria Math"/>
                </w:rPr>
                <m:t>strmatch</m:t>
              </m:r>
              <m:d>
                <m:dPr>
                  <m:ctrlPr>
                    <w:rPr>
                      <w:rFonts w:ascii="Cambria Math" w:eastAsiaTheme="minorEastAsia" w:hAnsi="Cambria Math"/>
                      <w:i/>
                    </w:rPr>
                  </m:ctrlPr>
                </m:dPr>
                <m:e>
                  <m:r>
                    <w:rPr>
                      <w:rFonts w:ascii="Cambria Math" w:eastAsiaTheme="minorEastAsia" w:hAnsi="Cambria Math"/>
                    </w:rPr>
                    <m:t>'VariableName',OutList</m:t>
                  </m:r>
                </m:e>
              </m:d>
            </m:e>
          </m:d>
        </m:oMath>
        <w:r>
          <w:rPr>
            <w:rFonts w:eastAsiaTheme="minorEastAsia"/>
          </w:rPr>
          <w:t>.</w:t>
        </w:r>
      </w:ins>
    </w:p>
    <w:p w:rsidR="00D0774B" w:rsidRDefault="00D0774B" w:rsidP="00D0774B">
      <w:pPr>
        <w:jc w:val="center"/>
        <w:rPr>
          <w:ins w:id="281" w:author="Bonnie Jonkman" w:date="2015-02-19T12:46:00Z"/>
        </w:rPr>
      </w:pPr>
      <w:ins w:id="282" w:author="Bonnie Jonkman" w:date="2015-02-19T12:46:00Z">
        <w:r>
          <w:rPr>
            <w:noProof/>
          </w:rPr>
          <w:lastRenderedPageBreak/>
          <w:drawing>
            <wp:inline distT="0" distB="0" distL="0" distR="0" wp14:anchorId="772B25E8" wp14:editId="4D5A3675">
              <wp:extent cx="3493827" cy="26084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5971" cy="2610006"/>
                      </a:xfrm>
                      <a:prstGeom prst="rect">
                        <a:avLst/>
                      </a:prstGeom>
                    </pic:spPr>
                  </pic:pic>
                </a:graphicData>
              </a:graphic>
            </wp:inline>
          </w:drawing>
        </w:r>
      </w:ins>
    </w:p>
    <w:p w:rsidR="00D0774B" w:rsidRDefault="00D0774B" w:rsidP="003F0FFD">
      <w:pPr>
        <w:pStyle w:val="Heading3"/>
        <w:rPr>
          <w:ins w:id="283" w:author="Bonnie Jonkman" w:date="2015-02-19T12:46:00Z"/>
        </w:rPr>
      </w:pPr>
      <w:ins w:id="284" w:author="Bonnie Jonkman" w:date="2015-02-19T12:46:00Z">
        <w:r>
          <w:t>Initialization</w:t>
        </w:r>
      </w:ins>
    </w:p>
    <w:p w:rsidR="00D0774B" w:rsidRDefault="00D0774B" w:rsidP="00D0774B">
      <w:pPr>
        <w:rPr>
          <w:ins w:id="285" w:author="Bonnie Jonkman" w:date="2015-02-19T12:46:00Z"/>
        </w:rPr>
      </w:pPr>
      <w:ins w:id="286" w:author="Bonnie Jonkman" w:date="2015-02-19T12:46:00Z">
        <w:r>
          <w:t xml:space="preserve">The Simulink interface for FAST v8 does not read </w:t>
        </w:r>
        <w:r>
          <w:rPr>
            <w:i/>
          </w:rPr>
          <w:t>any</w:t>
        </w:r>
        <w:r>
          <w:t xml:space="preserve"> variables defined in the </w:t>
        </w:r>
        <w:proofErr w:type="spellStart"/>
        <w:r>
          <w:t>Matlab</w:t>
        </w:r>
        <w:proofErr w:type="spellEnd"/>
        <w:r>
          <w:t xml:space="preserve"> workspace, which means the </w:t>
        </w:r>
        <w:proofErr w:type="spellStart"/>
        <w:r w:rsidRPr="00021903">
          <w:rPr>
            <w:i/>
            <w:rPrChange w:id="287" w:author="Bonnie Jonkman" w:date="2015-02-19T13:27:00Z">
              <w:rPr/>
            </w:rPrChange>
          </w:rPr>
          <w:t>Read_FAST_Input.m</w:t>
        </w:r>
        <w:proofErr w:type="spellEnd"/>
        <w:r>
          <w:t xml:space="preserve"> file does not exist in v8. All values required for the DLL to run are passed directly through S-Function parameters. (See section “</w:t>
        </w:r>
        <w:r>
          <w:fldChar w:fldCharType="begin"/>
        </w:r>
        <w:r>
          <w:instrText xml:space="preserve"> REF _Ref411514591 \h </w:instrText>
        </w:r>
        <w:r>
          <w:fldChar w:fldCharType="separate"/>
        </w:r>
        <w:r>
          <w:t>S-Function Parameters</w:t>
        </w:r>
        <w:r>
          <w:fldChar w:fldCharType="end"/>
        </w:r>
        <w:r>
          <w:t>”).</w:t>
        </w:r>
      </w:ins>
    </w:p>
    <w:p w:rsidR="00D0774B" w:rsidRPr="00CF6F12" w:rsidRDefault="00D0774B" w:rsidP="00D0774B">
      <w:pPr>
        <w:rPr>
          <w:ins w:id="288" w:author="Bonnie Jonkman" w:date="2015-02-19T12:46:00Z"/>
        </w:rPr>
      </w:pPr>
      <w:ins w:id="289" w:author="Bonnie Jonkman" w:date="2015-02-19T12:46:00Z">
        <w:r>
          <w:t xml:space="preserve">After FAST v8 is initialized, it places two variables, </w:t>
        </w:r>
        <w:proofErr w:type="spellStart"/>
        <w:r w:rsidRPr="00B0353E">
          <w:rPr>
            <w:i/>
          </w:rPr>
          <w:t>OutList</w:t>
        </w:r>
        <w:proofErr w:type="spellEnd"/>
        <w:r>
          <w:t xml:space="preserve">, and </w:t>
        </w:r>
        <w:r w:rsidRPr="00B0353E">
          <w:rPr>
            <w:i/>
          </w:rPr>
          <w:t>DT</w:t>
        </w:r>
        <w:r>
          <w:t xml:space="preserve"> in the </w:t>
        </w:r>
        <w:proofErr w:type="spellStart"/>
        <w:r>
          <w:t>Matlab</w:t>
        </w:r>
        <w:proofErr w:type="spellEnd"/>
        <w:r>
          <w:t xml:space="preserve"> workspace. </w:t>
        </w:r>
        <w:proofErr w:type="spellStart"/>
        <w:r>
          <w:rPr>
            <w:i/>
          </w:rPr>
          <w:t>OutList</w:t>
        </w:r>
        <w:proofErr w:type="spellEnd"/>
        <w:r>
          <w:t xml:space="preserve"> is a cell array of channel names corresponding to the FAST output channels, and </w:t>
        </w:r>
        <w:r>
          <w:rPr>
            <w:i/>
          </w:rPr>
          <w:t xml:space="preserve">DT </w:t>
        </w:r>
        <w:r>
          <w:t xml:space="preserve">is a </w:t>
        </w:r>
      </w:ins>
      <w:ins w:id="290" w:author="Bonnie Jonkman" w:date="2015-02-19T13:27:00Z">
        <w:r w:rsidR="00021903">
          <w:t xml:space="preserve">double-precision </w:t>
        </w:r>
      </w:ins>
      <w:ins w:id="291" w:author="Bonnie Jonkman" w:date="2015-02-19T12:46:00Z">
        <w:r>
          <w:t>real value that is required for the Simulink solver.</w:t>
        </w:r>
      </w:ins>
    </w:p>
    <w:p w:rsidR="00D0774B" w:rsidRPr="00EC786F" w:rsidRDefault="00D0774B" w:rsidP="00D0774B">
      <w:pPr>
        <w:rPr>
          <w:ins w:id="292" w:author="Bonnie Jonkman" w:date="2015-02-19T12:46:00Z"/>
        </w:rPr>
      </w:pPr>
      <w:ins w:id="293" w:author="Bonnie Jonkman" w:date="2015-02-19T12:46:00Z">
        <w:r>
          <w:t xml:space="preserve">Depending on the model, you may have to set </w:t>
        </w:r>
        <w:r w:rsidRPr="00B0353E">
          <w:rPr>
            <w:i/>
          </w:rPr>
          <w:t>DT</w:t>
        </w:r>
        <w:r>
          <w:t xml:space="preserve"> and </w:t>
        </w:r>
        <w:proofErr w:type="spellStart"/>
        <w:r w:rsidRPr="00B0353E">
          <w:rPr>
            <w:i/>
          </w:rPr>
          <w:t>OutList</w:t>
        </w:r>
        <w:proofErr w:type="spellEnd"/>
        <w:r>
          <w:t xml:space="preserve"> prior to running your Simulink model. The two sample models included in the FAST archive do not require this step, but more complicated models may; this is because the </w:t>
        </w:r>
        <w:proofErr w:type="spellStart"/>
        <w:r>
          <w:t>FAST_SFunc</w:t>
        </w:r>
        <w:proofErr w:type="spellEnd"/>
        <w:r>
          <w:t xml:space="preserve"> block may not be initialized before Simulink checks that all other blocks are valid. </w:t>
        </w:r>
        <w:proofErr w:type="spellStart"/>
        <w:r w:rsidRPr="00B0353E">
          <w:rPr>
            <w:i/>
          </w:rPr>
          <w:t>OutList</w:t>
        </w:r>
        <w:proofErr w:type="spellEnd"/>
        <w:r w:rsidRPr="00B0353E">
          <w:rPr>
            <w:i/>
          </w:rPr>
          <w:t xml:space="preserve"> </w:t>
        </w:r>
        <w:r>
          <w:t xml:space="preserve">and </w:t>
        </w:r>
        <w:r w:rsidRPr="00B0353E">
          <w:rPr>
            <w:i/>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ins>
    </w:p>
    <w:p w:rsidR="00D0774B" w:rsidRDefault="00D0774B" w:rsidP="003F0FFD">
      <w:pPr>
        <w:pStyle w:val="Heading3"/>
        <w:rPr>
          <w:ins w:id="294" w:author="Bonnie Jonkman" w:date="2015-02-19T12:46:00Z"/>
        </w:rPr>
      </w:pPr>
      <w:ins w:id="295" w:author="Bonnie Jonkman" w:date="2015-02-19T12:46:00Z">
        <w:r>
          <w:t>Output Files</w:t>
        </w:r>
      </w:ins>
    </w:p>
    <w:p w:rsidR="00D0774B" w:rsidRPr="00CF6F12" w:rsidRDefault="00D0774B" w:rsidP="00D0774B">
      <w:pPr>
        <w:rPr>
          <w:ins w:id="296" w:author="Bonnie Jonkman" w:date="2015-02-19T12:46:00Z"/>
        </w:rPr>
      </w:pPr>
      <w:ins w:id="297" w:author="Bonnie Jonkman" w:date="2015-02-19T12:46:00Z">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 xml:space="preserve">hat was used in FAST v7 (see </w:t>
        </w:r>
      </w:ins>
      <w:ins w:id="298" w:author="Bonnie Jonkman" w:date="2015-02-19T13:32:00Z">
        <w:r w:rsidR="00BC064B">
          <w:t>section “</w:t>
        </w:r>
      </w:ins>
      <w:ins w:id="299" w:author="Bonnie Jonkman" w:date="2015-02-19T13:33:00Z">
        <w:r w:rsidR="00BC064B">
          <w:fldChar w:fldCharType="begin"/>
        </w:r>
        <w:r w:rsidR="00BC064B">
          <w:instrText xml:space="preserve"> REF _Ref412116139 \h </w:instrText>
        </w:r>
      </w:ins>
      <w:r w:rsidR="00BC064B">
        <w:fldChar w:fldCharType="separate"/>
      </w:r>
      <w:ins w:id="300" w:author="Bonnie Jonkman" w:date="2015-02-19T13:33:00Z">
        <w:r w:rsidR="00BC064B">
          <w:t>v8.08.00c-bjj</w:t>
        </w:r>
        <w:r w:rsidR="00BC064B">
          <w:fldChar w:fldCharType="end"/>
        </w:r>
        <w:r w:rsidR="00BC064B">
          <w:t>” under “</w:t>
        </w:r>
        <w:r w:rsidR="00BC064B">
          <w:fldChar w:fldCharType="begin"/>
        </w:r>
        <w:r w:rsidR="00BC064B">
          <w:instrText xml:space="preserve"> REF _Ref412116144 \h </w:instrText>
        </w:r>
      </w:ins>
      <w:r w:rsidR="00BC064B">
        <w:fldChar w:fldCharType="separate"/>
      </w:r>
      <w:ins w:id="301" w:author="Bonnie Jonkman" w:date="2015-02-19T13:33:00Z">
        <w:r w:rsidR="00BC064B">
          <w:t>Major changes in FAST</w:t>
        </w:r>
        <w:r w:rsidR="00BC064B">
          <w:fldChar w:fldCharType="end"/>
        </w:r>
      </w:ins>
      <w:ins w:id="302" w:author="Bonnie Jonkman" w:date="2015-02-19T13:32:00Z">
        <w:r w:rsidR="00BC064B">
          <w:t>”</w:t>
        </w:r>
      </w:ins>
      <w:ins w:id="303" w:author="Bonnie Jonkman" w:date="2015-02-19T12:46:00Z">
        <w:r>
          <w:t xml:space="preserve">). </w:t>
        </w:r>
      </w:ins>
    </w:p>
    <w:p w:rsidR="00703CA6" w:rsidRDefault="00703CA6" w:rsidP="00703CA6">
      <w:pPr>
        <w:pStyle w:val="Heading2"/>
        <w:rPr>
          <w:ins w:id="304" w:author="Bonnie Jonkman" w:date="2015-02-19T13:14:00Z"/>
        </w:rPr>
      </w:pPr>
      <w:ins w:id="305" w:author="Bonnie Jonkman" w:date="2015-02-19T13:10:00Z">
        <w:r>
          <w:t>Running FAST in Simulink</w:t>
        </w:r>
      </w:ins>
    </w:p>
    <w:p w:rsidR="00703CA6" w:rsidRDefault="00703CA6" w:rsidP="00BC064B">
      <w:pPr>
        <w:rPr>
          <w:ins w:id="306" w:author="Bonnie Jonkman" w:date="2015-02-19T13:18:00Z"/>
        </w:rPr>
      </w:pPr>
      <w:ins w:id="307" w:author="Bonnie Jonkman" w:date="2015-02-19T13:14:00Z">
        <w:r>
          <w:t xml:space="preserve">To run the FAST S-Function from Simulink, </w:t>
        </w:r>
        <w:proofErr w:type="spellStart"/>
        <w:r>
          <w:t>Matlab</w:t>
        </w:r>
        <w:proofErr w:type="spellEnd"/>
        <w:r>
          <w:t xml:space="preserve"> </w:t>
        </w:r>
      </w:ins>
      <w:ins w:id="308" w:author="Bonnie Jonkman" w:date="2015-02-19T13:15:00Z">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and MAP_*.dll files. All of these files are contained in the FAST archive</w:t>
        </w:r>
      </w:ins>
      <w:ins w:id="309" w:author="Bonnie Jonkman" w:date="2015-02-19T13:16:00Z">
        <w:r>
          <w:t xml:space="preserve">’s bin directory, so the easiest way to do this is to add the </w:t>
        </w:r>
        <w:r w:rsidRPr="00BC064B">
          <w:rPr>
            <w:i/>
          </w:rPr>
          <w:t>&lt;FAST</w:t>
        </w:r>
      </w:ins>
      <w:ins w:id="310" w:author="Bonnie Jonkman" w:date="2015-02-19T14:15:00Z">
        <w:r w:rsidR="003F6633">
          <w:rPr>
            <w:i/>
          </w:rPr>
          <w:t>8</w:t>
        </w:r>
      </w:ins>
      <w:ins w:id="311" w:author="Bonnie Jonkman" w:date="2015-02-19T13:16:00Z">
        <w:r w:rsidRPr="00BC064B">
          <w:rPr>
            <w:i/>
          </w:rPr>
          <w:t>&gt;\bin</w:t>
        </w:r>
        <w:r>
          <w:t xml:space="preserve"> directory to the </w:t>
        </w:r>
        <w:proofErr w:type="spellStart"/>
        <w:r>
          <w:t>Matlab</w:t>
        </w:r>
        <w:proofErr w:type="spellEnd"/>
        <w:r>
          <w:t xml:space="preserve"> </w:t>
        </w:r>
      </w:ins>
      <w:ins w:id="312" w:author="Bonnie Jonkman" w:date="2015-02-19T13:14:00Z">
        <w:r>
          <w:t>path</w:t>
        </w:r>
      </w:ins>
      <w:ins w:id="313" w:author="Bonnie Jonkman" w:date="2015-02-19T13:17:00Z">
        <w:r>
          <w:t>.</w:t>
        </w:r>
      </w:ins>
      <w:ins w:id="314" w:author="Bonnie Jonkman" w:date="2015-02-19T13:14:00Z">
        <w:r>
          <w:t xml:space="preserve"> </w:t>
        </w:r>
      </w:ins>
    </w:p>
    <w:p w:rsidR="00D0774B" w:rsidRDefault="00D0774B" w:rsidP="00BC064B">
      <w:pPr>
        <w:pStyle w:val="Heading3"/>
        <w:rPr>
          <w:ins w:id="315" w:author="Bonnie Jonkman" w:date="2015-02-19T12:46:00Z"/>
        </w:rPr>
      </w:pPr>
      <w:ins w:id="316" w:author="Bonnie Jonkman" w:date="2015-02-19T12:46:00Z">
        <w:r>
          <w:t>Sample Simulink Models for FAST v8</w:t>
        </w:r>
      </w:ins>
    </w:p>
    <w:p w:rsidR="00D0774B" w:rsidRDefault="00D0774B" w:rsidP="00D0774B">
      <w:pPr>
        <w:rPr>
          <w:ins w:id="317" w:author="Bonnie Jonkman" w:date="2015-02-19T12:54:00Z"/>
        </w:rPr>
      </w:pPr>
      <w:ins w:id="318" w:author="Bonnie Jonkman" w:date="2015-02-19T12:46:00Z">
        <w:r>
          <w:t xml:space="preserve">Two sample models for running FAST v8 with Simulink are provided in the FAST archive (see the </w:t>
        </w:r>
      </w:ins>
      <w:ins w:id="319" w:author="Bonnie Jonkman" w:date="2015-02-19T14:14:00Z">
        <w:r w:rsidR="003F6633">
          <w:t>&lt;FAST8&gt;/</w:t>
        </w:r>
      </w:ins>
      <w:ins w:id="320" w:author="Bonnie Jonkman" w:date="2015-02-19T12:46:00Z">
        <w:r>
          <w:t>Simulink/Samples folder).</w:t>
        </w:r>
      </w:ins>
      <w:ins w:id="321" w:author="Bonnie Jonkman" w:date="2015-02-19T13:43:00Z">
        <w:r w:rsidR="00707227">
          <w:t xml:space="preserve"> These examples are intended to help the user understand how to </w:t>
        </w:r>
        <w:r w:rsidR="00707227">
          <w:lastRenderedPageBreak/>
          <w:t xml:space="preserve">use the </w:t>
        </w:r>
        <w:proofErr w:type="spellStart"/>
        <w:r w:rsidR="00707227">
          <w:t>FAST_SFunc</w:t>
        </w:r>
        <w:proofErr w:type="spellEnd"/>
        <w:r w:rsidR="00707227">
          <w:t xml:space="preserve"> block. It assumed that the user is already somewhat familiar with the Simulink environment.</w:t>
        </w:r>
      </w:ins>
    </w:p>
    <w:p w:rsidR="003F0FFD" w:rsidRDefault="003F0FFD" w:rsidP="00BC064B">
      <w:pPr>
        <w:pStyle w:val="Heading4"/>
        <w:rPr>
          <w:ins w:id="322" w:author="Bonnie Jonkman" w:date="2015-02-19T12:57:00Z"/>
        </w:rPr>
      </w:pPr>
      <w:proofErr w:type="spellStart"/>
      <w:ins w:id="323" w:author="Bonnie Jonkman" w:date="2015-02-19T12:54:00Z">
        <w:r>
          <w:t>OpenLoop</w:t>
        </w:r>
      </w:ins>
      <w:proofErr w:type="spellEnd"/>
    </w:p>
    <w:p w:rsidR="00703CA6" w:rsidRDefault="00703CA6" w:rsidP="00BC064B">
      <w:pPr>
        <w:rPr>
          <w:ins w:id="324" w:author="Bonnie Jonkman" w:date="2015-02-19T13:10:00Z"/>
        </w:rPr>
      </w:pPr>
      <w:ins w:id="325" w:author="Bonnie Jonkman" w:date="2015-02-19T13:10:00Z">
        <w:r>
          <w:t xml:space="preserve">The </w:t>
        </w:r>
        <w:proofErr w:type="spellStart"/>
        <w:r>
          <w:t>OpenLoop</w:t>
        </w:r>
        <w:proofErr w:type="spellEnd"/>
        <w:r>
          <w:t xml:space="preserve"> sample model </w:t>
        </w:r>
      </w:ins>
      <w:ins w:id="326" w:author="Bonnie Jonkman" w:date="2015-02-19T13:11:00Z">
        <w:r>
          <w:t xml:space="preserve">contains the FAST S-Function block </w:t>
        </w:r>
      </w:ins>
      <w:ins w:id="327" w:author="Bonnie Jonkman" w:date="2015-02-19T13:12:00Z">
        <w:r>
          <w:t>and constant open loop control input blocks.</w:t>
        </w:r>
      </w:ins>
    </w:p>
    <w:p w:rsidR="008D29CA" w:rsidRPr="008D29CA" w:rsidRDefault="00703CA6" w:rsidP="00BC064B">
      <w:pPr>
        <w:rPr>
          <w:ins w:id="328" w:author="Bonnie Jonkman" w:date="2015-02-19T12:54:00Z"/>
        </w:rPr>
      </w:pPr>
      <w:ins w:id="329" w:author="Bonnie Jonkman" w:date="2015-02-19T13:12:00Z">
        <w:r>
          <w:t xml:space="preserve">The </w:t>
        </w:r>
        <w:proofErr w:type="spellStart"/>
        <w:r>
          <w:t>Run_OpenLoop.m</w:t>
        </w:r>
        <w:proofErr w:type="spellEnd"/>
        <w:r>
          <w:t xml:space="preserve"> script </w:t>
        </w:r>
      </w:ins>
      <w:ins w:id="330" w:author="Bonnie Jonkman" w:date="2015-02-19T13:13:00Z">
        <w:r>
          <w:t xml:space="preserve">in the </w:t>
        </w:r>
      </w:ins>
      <w:ins w:id="331" w:author="Bonnie Jonkman" w:date="2015-02-19T14:14:00Z">
        <w:r w:rsidR="003F6633">
          <w:t>&lt;FAST8&gt;/</w:t>
        </w:r>
      </w:ins>
      <w:ins w:id="332" w:author="Bonnie Jonkman" w:date="2015-02-19T13:13:00Z">
        <w:r>
          <w:t xml:space="preserve">Simulink/Samples folder </w:t>
        </w:r>
      </w:ins>
      <w:ins w:id="333" w:author="Bonnie Jonkman" w:date="2015-02-19T13:12:00Z">
        <w:r>
          <w:t>allows the user to run all of the FAST Certification Tests from Simulink</w:t>
        </w:r>
      </w:ins>
      <w:ins w:id="334" w:author="Bonnie Jonkman" w:date="2015-02-19T13:13:00Z">
        <w:r>
          <w:t xml:space="preserve"> using the </w:t>
        </w:r>
        <w:proofErr w:type="spellStart"/>
        <w:r>
          <w:t>OpenLoop</w:t>
        </w:r>
        <w:proofErr w:type="spellEnd"/>
        <w:r>
          <w:t xml:space="preserve"> model without using any of the control </w:t>
        </w:r>
      </w:ins>
      <w:ins w:id="335" w:author="Bonnie Jonkman" w:date="2015-02-19T13:14:00Z">
        <w:r>
          <w:t xml:space="preserve">inputs </w:t>
        </w:r>
      </w:ins>
      <w:ins w:id="336" w:author="Bonnie Jonkman" w:date="2015-02-19T13:13:00Z">
        <w:r>
          <w:t>from Simulink</w:t>
        </w:r>
      </w:ins>
      <w:ins w:id="337" w:author="Bonnie Jonkman" w:date="2015-02-19T13:14:00Z">
        <w:r>
          <w:t>.</w:t>
        </w:r>
      </w:ins>
    </w:p>
    <w:p w:rsidR="003F0FFD" w:rsidRDefault="003F0FFD" w:rsidP="00BC064B">
      <w:pPr>
        <w:keepNext/>
        <w:rPr>
          <w:ins w:id="338" w:author="Bonnie Jonkman" w:date="2015-02-19T12:56:00Z"/>
        </w:rPr>
      </w:pPr>
      <w:ins w:id="339" w:author="Bonnie Jonkman" w:date="2015-02-19T12:54:00Z">
        <w:r>
          <w:rPr>
            <w:noProof/>
          </w:rPr>
          <w:drawing>
            <wp:inline distT="0" distB="0" distL="0" distR="0" wp14:anchorId="18E8060A" wp14:editId="183C77D1">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90925"/>
                      </a:xfrm>
                      <a:prstGeom prst="rect">
                        <a:avLst/>
                      </a:prstGeom>
                    </pic:spPr>
                  </pic:pic>
                </a:graphicData>
              </a:graphic>
            </wp:inline>
          </w:drawing>
        </w:r>
      </w:ins>
    </w:p>
    <w:p w:rsidR="003F0FFD" w:rsidRDefault="003F0FFD" w:rsidP="00BC064B">
      <w:pPr>
        <w:pStyle w:val="Caption"/>
        <w:jc w:val="center"/>
        <w:rPr>
          <w:ins w:id="340" w:author="Bonnie Jonkman" w:date="2015-02-19T12:55:00Z"/>
          <w:noProof/>
        </w:rPr>
      </w:pPr>
      <w:ins w:id="341" w:author="Bonnie Jonkman" w:date="2015-02-19T12:56:00Z">
        <w:r>
          <w:t xml:space="preserve">Figure </w:t>
        </w:r>
        <w:r>
          <w:fldChar w:fldCharType="begin"/>
        </w:r>
        <w:r>
          <w:instrText xml:space="preserve"> SEQ Figure \* ARABIC </w:instrText>
        </w:r>
      </w:ins>
      <w:r>
        <w:fldChar w:fldCharType="separate"/>
      </w:r>
      <w:ins w:id="342" w:author="Bonnie Jonkman" w:date="2015-02-19T20:47:00Z">
        <w:r w:rsidR="00B7075F">
          <w:rPr>
            <w:noProof/>
          </w:rPr>
          <w:t>6</w:t>
        </w:r>
      </w:ins>
      <w:ins w:id="343" w:author="Bonnie Jonkman" w:date="2015-02-19T12:56:00Z">
        <w:r>
          <w:fldChar w:fldCharType="end"/>
        </w:r>
        <w:r>
          <w:t xml:space="preserve">: </w:t>
        </w:r>
        <w:proofErr w:type="spellStart"/>
        <w:r>
          <w:t>OpenLoop.mdl</w:t>
        </w:r>
        <w:proofErr w:type="spellEnd"/>
        <w:r>
          <w:t xml:space="preserve"> Sample Model for Simulink</w:t>
        </w:r>
      </w:ins>
    </w:p>
    <w:p w:rsidR="003F0FFD" w:rsidRDefault="003F0FFD" w:rsidP="00BC064B">
      <w:pPr>
        <w:keepNext/>
        <w:rPr>
          <w:ins w:id="344" w:author="Bonnie Jonkman" w:date="2015-02-19T12:55:00Z"/>
        </w:rPr>
      </w:pPr>
      <w:ins w:id="345" w:author="Bonnie Jonkman" w:date="2015-02-19T12:54:00Z">
        <w:r w:rsidRPr="00A8062F">
          <w:rPr>
            <w:noProof/>
          </w:rPr>
          <w:lastRenderedPageBreak/>
          <w:t xml:space="preserve"> </w:t>
        </w:r>
        <w:r>
          <w:rPr>
            <w:noProof/>
          </w:rPr>
          <w:drawing>
            <wp:inline distT="0" distB="0" distL="0" distR="0" wp14:anchorId="62CD39A8" wp14:editId="7629CCBA">
              <wp:extent cx="5943600" cy="2067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42965"/>
                      <a:stretch/>
                    </pic:blipFill>
                    <pic:spPr bwMode="auto">
                      <a:xfrm>
                        <a:off x="0" y="0"/>
                        <a:ext cx="5943600" cy="2067560"/>
                      </a:xfrm>
                      <a:prstGeom prst="rect">
                        <a:avLst/>
                      </a:prstGeom>
                      <a:ln>
                        <a:noFill/>
                      </a:ln>
                      <a:extLst>
                        <a:ext uri="{53640926-AAD7-44D8-BBD7-CCE9431645EC}">
                          <a14:shadowObscured xmlns:a14="http://schemas.microsoft.com/office/drawing/2010/main"/>
                        </a:ext>
                      </a:extLst>
                    </pic:spPr>
                  </pic:pic>
                </a:graphicData>
              </a:graphic>
            </wp:inline>
          </w:drawing>
        </w:r>
      </w:ins>
    </w:p>
    <w:p w:rsidR="003F0FFD" w:rsidRDefault="003F0FFD" w:rsidP="00BC064B">
      <w:pPr>
        <w:pStyle w:val="Caption"/>
        <w:jc w:val="center"/>
        <w:rPr>
          <w:ins w:id="346" w:author="Bonnie Jonkman" w:date="2015-02-19T12:54:00Z"/>
        </w:rPr>
      </w:pPr>
      <w:ins w:id="347" w:author="Bonnie Jonkman" w:date="2015-02-19T12:55:00Z">
        <w:r>
          <w:t xml:space="preserve">Figure </w:t>
        </w:r>
        <w:r>
          <w:fldChar w:fldCharType="begin"/>
        </w:r>
        <w:r>
          <w:instrText xml:space="preserve"> SEQ Figure \* ARABIC </w:instrText>
        </w:r>
      </w:ins>
      <w:r>
        <w:fldChar w:fldCharType="separate"/>
      </w:r>
      <w:ins w:id="348" w:author="Bonnie Jonkman" w:date="2015-02-19T20:47:00Z">
        <w:r w:rsidR="00B7075F">
          <w:rPr>
            <w:noProof/>
          </w:rPr>
          <w:t>7</w:t>
        </w:r>
      </w:ins>
      <w:ins w:id="349" w:author="Bonnie Jonkman" w:date="2015-02-19T12:55:00Z">
        <w:r>
          <w:fldChar w:fldCharType="end"/>
        </w:r>
        <w:r>
          <w:t>: FAST Nonlinear Wind Turbine Block in Simulink</w:t>
        </w:r>
      </w:ins>
    </w:p>
    <w:p w:rsidR="003F0FFD" w:rsidRDefault="003F0FFD" w:rsidP="00BC064B">
      <w:pPr>
        <w:pStyle w:val="Heading4"/>
        <w:rPr>
          <w:ins w:id="350" w:author="Bonnie Jonkman" w:date="2015-02-19T13:28:00Z"/>
        </w:rPr>
      </w:pPr>
      <w:ins w:id="351" w:author="Bonnie Jonkman" w:date="2015-02-19T12:54:00Z">
        <w:r>
          <w:t>Test01_SIG</w:t>
        </w:r>
      </w:ins>
    </w:p>
    <w:p w:rsidR="00715AAA" w:rsidRPr="00715AAA" w:rsidRDefault="00715AAA" w:rsidP="00BC064B">
      <w:pPr>
        <w:rPr>
          <w:ins w:id="352" w:author="Bonnie Jonkman" w:date="2015-02-19T12:54:00Z"/>
        </w:rPr>
      </w:pPr>
      <w:ins w:id="353" w:author="Bonnie Jonkman" w:date="2015-02-19T13:28:00Z">
        <w:r>
          <w:t xml:space="preserve">The </w:t>
        </w:r>
      </w:ins>
      <w:ins w:id="354" w:author="Bonnie Jonkman" w:date="2015-02-19T13:29:00Z">
        <w:r>
          <w:t xml:space="preserve">Test01_SIG.mdl file contains the FAST S-Function block and </w:t>
        </w:r>
      </w:ins>
      <w:ins w:id="355" w:author="Bonnie Jonkman" w:date="2015-02-19T13:28:00Z">
        <w:r>
          <w:t>the</w:t>
        </w:r>
      </w:ins>
      <w:ins w:id="356" w:author="Bonnie Jonkman" w:date="2015-02-19T13:29:00Z">
        <w:r>
          <w:t xml:space="preserve"> </w:t>
        </w:r>
      </w:ins>
      <w:ins w:id="357" w:author="Bonnie Jonkman" w:date="2015-02-19T13:28:00Z">
        <w:r>
          <w:t>simple induction generator</w:t>
        </w:r>
        <w:r>
          <w:t xml:space="preserve"> </w:t>
        </w:r>
        <w:r>
          <w:t>model for FAST certification</w:t>
        </w:r>
        <w:r>
          <w:t xml:space="preserve"> </w:t>
        </w:r>
        <w:r>
          <w:t>test #01 implemented within</w:t>
        </w:r>
        <w:r>
          <w:t xml:space="preserve"> </w:t>
        </w:r>
        <w:r>
          <w:t>Simulink</w:t>
        </w:r>
      </w:ins>
      <w:ins w:id="358" w:author="Bonnie Jonkman" w:date="2015-02-19T13:29:00Z">
        <w:r>
          <w:t xml:space="preserve">. To run this model, </w:t>
        </w:r>
      </w:ins>
      <w:ins w:id="359" w:author="Bonnie Jonkman" w:date="2015-02-19T13:30:00Z">
        <w:r>
          <w:t xml:space="preserve">change </w:t>
        </w:r>
      </w:ins>
      <w:proofErr w:type="spellStart"/>
      <w:ins w:id="360" w:author="Bonnie Jonkman" w:date="2015-02-19T13:38:00Z">
        <w:r w:rsidR="00707227">
          <w:rPr>
            <w:i/>
          </w:rPr>
          <w:t>VSControl</w:t>
        </w:r>
        <w:proofErr w:type="spellEnd"/>
        <w:r w:rsidR="00707227">
          <w:rPr>
            <w:i/>
          </w:rPr>
          <w:t xml:space="preserve"> </w:t>
        </w:r>
        <w:r w:rsidR="00707227">
          <w:t xml:space="preserve">to “4” in </w:t>
        </w:r>
      </w:ins>
      <w:ins w:id="361" w:author="Bonnie Jonkman" w:date="2015-02-19T13:30:00Z">
        <w:r>
          <w:t xml:space="preserve">the </w:t>
        </w:r>
      </w:ins>
      <w:ins w:id="362" w:author="Bonnie Jonkman" w:date="2015-02-19T14:14:00Z">
        <w:r w:rsidR="003F6633">
          <w:t>&lt;FAST8&gt;</w:t>
        </w:r>
        <w:r w:rsidR="003F6633">
          <w:t>/</w:t>
        </w:r>
      </w:ins>
      <w:ins w:id="363" w:author="Bonnie Jonkman" w:date="2015-02-19T13:38:00Z">
        <w:r w:rsidR="00707227" w:rsidRPr="00707227">
          <w:t>CertTest</w:t>
        </w:r>
      </w:ins>
      <w:ins w:id="364" w:author="Bonnie Jonkman" w:date="2015-02-19T13:39:00Z">
        <w:r w:rsidR="00707227">
          <w:t>/</w:t>
        </w:r>
      </w:ins>
      <w:ins w:id="365" w:author="Bonnie Jonkman" w:date="2015-02-19T13:38:00Z">
        <w:r w:rsidR="00707227" w:rsidRPr="00707227">
          <w:t>AWT27</w:t>
        </w:r>
      </w:ins>
      <w:ins w:id="366" w:author="Bonnie Jonkman" w:date="2015-02-19T13:39:00Z">
        <w:r w:rsidR="00707227">
          <w:t>/</w:t>
        </w:r>
      </w:ins>
      <w:ins w:id="367" w:author="Bonnie Jonkman" w:date="2015-02-19T13:38:00Z">
        <w:r w:rsidR="00707227" w:rsidRPr="00707227">
          <w:t>Test01_ServoDyn.dat</w:t>
        </w:r>
        <w:r w:rsidR="00707227">
          <w:t xml:space="preserve"> file</w:t>
        </w:r>
      </w:ins>
      <w:ins w:id="368" w:author="Bonnie Jonkman" w:date="2015-02-19T13:39:00Z">
        <w:r w:rsidR="00707227">
          <w:t xml:space="preserve">, then run the </w:t>
        </w:r>
      </w:ins>
      <w:ins w:id="369" w:author="Bonnie Jonkman" w:date="2015-02-19T13:29:00Z">
        <w:r>
          <w:t xml:space="preserve">Run_Test01_SIG.m file in the </w:t>
        </w:r>
      </w:ins>
      <w:ins w:id="370" w:author="Bonnie Jonkman" w:date="2015-02-19T13:30:00Z">
        <w:r>
          <w:t>Simulink/S</w:t>
        </w:r>
      </w:ins>
      <w:ins w:id="371" w:author="Bonnie Jonkman" w:date="2015-02-19T13:29:00Z">
        <w:r>
          <w:t>amples</w:t>
        </w:r>
      </w:ins>
      <w:ins w:id="372" w:author="Bonnie Jonkman" w:date="2015-02-19T13:30:00Z">
        <w:r>
          <w:t xml:space="preserve"> folder.</w:t>
        </w:r>
      </w:ins>
    </w:p>
    <w:p w:rsidR="003F0FFD" w:rsidRDefault="003F0FFD" w:rsidP="00BC064B">
      <w:pPr>
        <w:keepNext/>
        <w:rPr>
          <w:ins w:id="373" w:author="Bonnie Jonkman" w:date="2015-02-19T12:56:00Z"/>
        </w:rPr>
      </w:pPr>
      <w:ins w:id="374" w:author="Bonnie Jonkman" w:date="2015-02-19T12:54:00Z">
        <w:r>
          <w:rPr>
            <w:noProof/>
          </w:rPr>
          <w:drawing>
            <wp:inline distT="0" distB="0" distL="0" distR="0" wp14:anchorId="3C9FEE96" wp14:editId="5E90C370">
              <wp:extent cx="5486400" cy="3127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26658" b="31644"/>
                      <a:stretch/>
                    </pic:blipFill>
                    <pic:spPr bwMode="auto">
                      <a:xfrm>
                        <a:off x="0" y="0"/>
                        <a:ext cx="5486400" cy="3127086"/>
                      </a:xfrm>
                      <a:prstGeom prst="rect">
                        <a:avLst/>
                      </a:prstGeom>
                      <a:ln>
                        <a:noFill/>
                      </a:ln>
                      <a:extLst>
                        <a:ext uri="{53640926-AAD7-44D8-BBD7-CCE9431645EC}">
                          <a14:shadowObscured xmlns:a14="http://schemas.microsoft.com/office/drawing/2010/main"/>
                        </a:ext>
                      </a:extLst>
                    </pic:spPr>
                  </pic:pic>
                </a:graphicData>
              </a:graphic>
            </wp:inline>
          </w:drawing>
        </w:r>
      </w:ins>
    </w:p>
    <w:p w:rsidR="003F0FFD" w:rsidRDefault="003F0FFD" w:rsidP="00BC064B">
      <w:pPr>
        <w:pStyle w:val="Caption"/>
        <w:jc w:val="center"/>
        <w:rPr>
          <w:ins w:id="375" w:author="Bonnie Jonkman" w:date="2015-02-19T12:56:00Z"/>
        </w:rPr>
      </w:pPr>
      <w:ins w:id="376" w:author="Bonnie Jonkman" w:date="2015-02-19T12:56:00Z">
        <w:r>
          <w:t xml:space="preserve">Figure </w:t>
        </w:r>
        <w:r>
          <w:fldChar w:fldCharType="begin"/>
        </w:r>
        <w:r>
          <w:instrText xml:space="preserve"> SEQ Figure \* ARABIC </w:instrText>
        </w:r>
      </w:ins>
      <w:r>
        <w:fldChar w:fldCharType="separate"/>
      </w:r>
      <w:ins w:id="377" w:author="Bonnie Jonkman" w:date="2015-02-19T20:47:00Z">
        <w:r w:rsidR="00B7075F">
          <w:rPr>
            <w:noProof/>
          </w:rPr>
          <w:t>8</w:t>
        </w:r>
      </w:ins>
      <w:ins w:id="378" w:author="Bonnie Jonkman" w:date="2015-02-19T12:56:00Z">
        <w:r>
          <w:fldChar w:fldCharType="end"/>
        </w:r>
        <w:r>
          <w:t>: Test01_SIG</w:t>
        </w:r>
        <w:r w:rsidRPr="00DE1A84">
          <w:t>.mdl Sample Model for Simulink</w:t>
        </w:r>
      </w:ins>
    </w:p>
    <w:p w:rsidR="005B630C" w:rsidRDefault="009F7B14" w:rsidP="005B630C">
      <w:pPr>
        <w:pStyle w:val="Heading3"/>
        <w:rPr>
          <w:ins w:id="379" w:author="Bonnie Jonkman" w:date="2015-02-19T13:52:00Z"/>
        </w:rPr>
        <w:pPrChange w:id="380" w:author="Bonnie Jonkman" w:date="2015-02-19T13:51:00Z">
          <w:pPr>
            <w:pStyle w:val="Heading2"/>
          </w:pPr>
        </w:pPrChange>
      </w:pPr>
      <w:ins w:id="381" w:author="Bonnie Jonkman" w:date="2015-02-19T13:55:00Z">
        <w:r>
          <w:t>Error Messages</w:t>
        </w:r>
      </w:ins>
    </w:p>
    <w:p w:rsidR="005B630C" w:rsidRPr="005B630C" w:rsidRDefault="005B630C" w:rsidP="005B630C">
      <w:pPr>
        <w:rPr>
          <w:ins w:id="382" w:author="Bonnie Jonkman" w:date="2015-02-19T13:51:00Z"/>
        </w:rPr>
        <w:pPrChange w:id="383" w:author="Bonnie Jonkman" w:date="2015-02-19T13:52:00Z">
          <w:pPr>
            <w:pStyle w:val="Heading2"/>
          </w:pPr>
        </w:pPrChange>
      </w:pPr>
      <w:ins w:id="384" w:author="Bonnie Jonkman" w:date="2015-02-19T13:52:00Z">
        <w:r>
          <w:t>If your Simulink model fails to run, please make note of any error/informational window</w:t>
        </w:r>
      </w:ins>
      <w:ins w:id="385" w:author="Bonnie Jonkman" w:date="2015-02-19T13:55:00Z">
        <w:r w:rsidR="009F7B14">
          <w:t>s</w:t>
        </w:r>
      </w:ins>
      <w:ins w:id="386" w:author="Bonnie Jonkman" w:date="2015-02-19T13:52:00Z">
        <w:r>
          <w:t xml:space="preserve"> that open. Also make sure to look at </w:t>
        </w:r>
      </w:ins>
      <w:ins w:id="387" w:author="Bonnie Jonkman" w:date="2015-02-19T13:53:00Z">
        <w:r>
          <w:t xml:space="preserve">any </w:t>
        </w:r>
      </w:ins>
      <w:ins w:id="388" w:author="Bonnie Jonkman" w:date="2015-02-19T13:52:00Z">
        <w:r>
          <w:t xml:space="preserve">text </w:t>
        </w:r>
      </w:ins>
      <w:ins w:id="389" w:author="Bonnie Jonkman" w:date="2015-02-19T13:53:00Z">
        <w:r>
          <w:t xml:space="preserve">written to the </w:t>
        </w:r>
        <w:proofErr w:type="spellStart"/>
        <w:r>
          <w:t>Matlab</w:t>
        </w:r>
        <w:proofErr w:type="spellEnd"/>
        <w:r>
          <w:t xml:space="preserve"> Command Window</w:t>
        </w:r>
      </w:ins>
      <w:ins w:id="390" w:author="Bonnie Jonkman" w:date="2015-02-19T13:54:00Z">
        <w:r>
          <w:t>, which is where all messages from the FAST_Library_*.dll file will be written.</w:t>
        </w:r>
      </w:ins>
    </w:p>
    <w:p w:rsidR="00D0774B" w:rsidRDefault="00D0774B" w:rsidP="003F0FFD">
      <w:pPr>
        <w:pStyle w:val="Heading2"/>
        <w:rPr>
          <w:ins w:id="391" w:author="Bonnie Jonkman" w:date="2015-02-19T13:48:00Z"/>
        </w:rPr>
      </w:pPr>
      <w:ins w:id="392" w:author="Bonnie Jonkman" w:date="2015-02-19T12:47:00Z">
        <w:r>
          <w:lastRenderedPageBreak/>
          <w:t xml:space="preserve">Compiling </w:t>
        </w:r>
      </w:ins>
      <w:ins w:id="393" w:author="Bonnie Jonkman" w:date="2015-02-19T13:21:00Z">
        <w:r w:rsidR="008509E5">
          <w:t xml:space="preserve">FAST </w:t>
        </w:r>
      </w:ins>
      <w:ins w:id="394" w:author="Bonnie Jonkman" w:date="2015-02-19T12:47:00Z">
        <w:r>
          <w:t>for Simulink</w:t>
        </w:r>
      </w:ins>
    </w:p>
    <w:p w:rsidR="005B630C" w:rsidRPr="005B630C" w:rsidRDefault="005B630C" w:rsidP="005B630C">
      <w:pPr>
        <w:rPr>
          <w:ins w:id="395" w:author="Bonnie Jonkman" w:date="2015-02-19T12:47:00Z"/>
        </w:rPr>
        <w:pPrChange w:id="396" w:author="Bonnie Jonkman" w:date="2015-02-19T13:48:00Z">
          <w:pPr>
            <w:pStyle w:val="Heading2"/>
          </w:pPr>
        </w:pPrChange>
      </w:pPr>
      <w:ins w:id="397" w:author="Bonnie Jonkman" w:date="2015-02-19T13:48:00Z">
        <w:r>
          <w:t>The S-Function (</w:t>
        </w:r>
        <w:proofErr w:type="spellStart"/>
        <w:r>
          <w:t>mex</w:t>
        </w:r>
        <w:proofErr w:type="spellEnd"/>
        <w:r>
          <w:t xml:space="preserve">) file contained in the </w:t>
        </w:r>
      </w:ins>
    </w:p>
    <w:p w:rsidR="00D0774B" w:rsidRDefault="00D0774B" w:rsidP="003F0FFD">
      <w:pPr>
        <w:pStyle w:val="Heading3"/>
        <w:rPr>
          <w:ins w:id="398" w:author="Bonnie Jonkman" w:date="2015-02-19T14:21:00Z"/>
        </w:rPr>
      </w:pPr>
      <w:proofErr w:type="spellStart"/>
      <w:ins w:id="399" w:author="Bonnie Jonkman" w:date="2015-02-19T12:47:00Z">
        <w:r>
          <w:t>FAST_Library</w:t>
        </w:r>
      </w:ins>
      <w:proofErr w:type="spellEnd"/>
    </w:p>
    <w:p w:rsidR="00955CA5" w:rsidRPr="00F00B79" w:rsidRDefault="00955CA5" w:rsidP="00955CA5">
      <w:pPr>
        <w:rPr>
          <w:ins w:id="400" w:author="Bonnie Jonkman" w:date="2015-02-19T20:40:00Z"/>
        </w:rPr>
      </w:pPr>
      <w:ins w:id="401" w:author="Bonnie Jonkman" w:date="2015-02-19T20:40:00Z">
        <w:r>
          <w:t xml:space="preserve">The FAST archive contains a sample Visual Studio </w:t>
        </w:r>
      </w:ins>
      <w:ins w:id="402" w:author="Bonnie Jonkman" w:date="2015-02-19T20:52:00Z">
        <w:r w:rsidR="00276C5F">
          <w:t xml:space="preserve">Intel Fortran </w:t>
        </w:r>
      </w:ins>
      <w:ins w:id="403" w:author="Bonnie Jonkman" w:date="2015-02-19T20:40:00Z">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ins>
    </w:p>
    <w:p w:rsidR="00955CA5" w:rsidRDefault="00F00B79" w:rsidP="00F00B79">
      <w:pPr>
        <w:rPr>
          <w:ins w:id="404" w:author="Bonnie Jonkman" w:date="2015-02-19T20:31:00Z"/>
        </w:rPr>
        <w:pPrChange w:id="405" w:author="Bonnie Jonkman" w:date="2015-02-19T14:21:00Z">
          <w:pPr>
            <w:pStyle w:val="Heading3"/>
          </w:pPr>
        </w:pPrChange>
      </w:pPr>
      <w:ins w:id="406" w:author="Bonnie Jonkman" w:date="2015-02-19T14:21:00Z">
        <w:r>
          <w:t>Compiling the FAST library is very similar to compiling the stand-alone version of FAST v8</w:t>
        </w:r>
      </w:ins>
      <w:ins w:id="407" w:author="Bonnie Jonkman" w:date="2015-02-19T14:58:00Z">
        <w:r w:rsidR="00063365">
          <w:t>, which is described in the “</w:t>
        </w:r>
      </w:ins>
      <w:ins w:id="408" w:author="Bonnie Jonkman" w:date="2015-02-19T14:59:00Z">
        <w:r w:rsidR="00063365">
          <w:fldChar w:fldCharType="begin"/>
        </w:r>
        <w:r w:rsidR="00063365">
          <w:instrText xml:space="preserve"> REF _Ref412121277 \h </w:instrText>
        </w:r>
      </w:ins>
      <w:r w:rsidR="00063365">
        <w:fldChar w:fldCharType="separate"/>
      </w:r>
      <w:ins w:id="409" w:author="Bonnie Jonkman" w:date="2015-02-19T14:59:00Z">
        <w:r w:rsidR="00063365">
          <w:t>Compiling</w:t>
        </w:r>
        <w:r w:rsidR="00063365">
          <w:fldChar w:fldCharType="end"/>
        </w:r>
      </w:ins>
      <w:ins w:id="410" w:author="Bonnie Jonkman" w:date="2015-02-19T14:58:00Z">
        <w:r w:rsidR="00063365">
          <w:t>” section of this document</w:t>
        </w:r>
      </w:ins>
      <w:ins w:id="411" w:author="Bonnie Jonkman" w:date="2015-02-19T14:21:00Z">
        <w:r>
          <w:t>.</w:t>
        </w:r>
      </w:ins>
      <w:ins w:id="412" w:author="Bonnie Jonkman" w:date="2015-02-19T20:47:00Z">
        <w:r w:rsidR="00B7075F">
          <w:t xml:space="preserve"> The remainder of this section describes some things that are different </w:t>
        </w:r>
      </w:ins>
    </w:p>
    <w:p w:rsidR="00F00B79" w:rsidRDefault="001F3997" w:rsidP="00F00B79">
      <w:pPr>
        <w:rPr>
          <w:ins w:id="413" w:author="Bonnie Jonkman" w:date="2015-02-19T14:33:00Z"/>
        </w:rPr>
        <w:pPrChange w:id="414" w:author="Bonnie Jonkman" w:date="2015-02-19T14:21:00Z">
          <w:pPr>
            <w:pStyle w:val="Heading3"/>
          </w:pPr>
        </w:pPrChange>
      </w:pPr>
      <w:ins w:id="415" w:author="Bonnie Jonkman" w:date="2015-02-19T14:33:00Z">
        <w:r>
          <w:t xml:space="preserve">Two files need to be replaced to compile FAST as a </w:t>
        </w:r>
        <w:proofErr w:type="spellStart"/>
        <w:r>
          <w:t>dll</w:t>
        </w:r>
        <w:proofErr w:type="spellEnd"/>
        <w:r>
          <w:t>:</w:t>
        </w:r>
      </w:ins>
    </w:p>
    <w:p w:rsidR="001F3997" w:rsidRDefault="001F3997" w:rsidP="001F3997">
      <w:pPr>
        <w:pStyle w:val="ListParagraph"/>
        <w:numPr>
          <w:ilvl w:val="0"/>
          <w:numId w:val="22"/>
        </w:numPr>
        <w:rPr>
          <w:ins w:id="416" w:author="Bonnie Jonkman" w:date="2015-02-19T14:33:00Z"/>
        </w:rPr>
        <w:pPrChange w:id="417" w:author="Bonnie Jonkman" w:date="2015-02-19T14:33:00Z">
          <w:pPr>
            <w:pStyle w:val="Heading3"/>
          </w:pPr>
        </w:pPrChange>
      </w:pPr>
      <w:ins w:id="418" w:author="Bonnie Jonkman" w:date="2015-02-19T14:33:00Z">
        <w:r>
          <w:t>FAST_Library.f90 should be used in place of FAST_Prog.f90</w:t>
        </w:r>
      </w:ins>
    </w:p>
    <w:p w:rsidR="001F3997" w:rsidRDefault="001F3997" w:rsidP="001F3997">
      <w:pPr>
        <w:pStyle w:val="ListParagraph"/>
        <w:numPr>
          <w:ilvl w:val="0"/>
          <w:numId w:val="22"/>
        </w:numPr>
        <w:rPr>
          <w:ins w:id="419" w:author="Bonnie Jonkman" w:date="2015-02-19T14:57:00Z"/>
        </w:rPr>
        <w:pPrChange w:id="420" w:author="Bonnie Jonkman" w:date="2015-02-19T14:33:00Z">
          <w:pPr>
            <w:pStyle w:val="Heading3"/>
          </w:pPr>
        </w:pPrChange>
      </w:pPr>
      <w:ins w:id="421" w:author="Bonnie Jonkman" w:date="2015-02-19T14:33:00Z">
        <w:r>
          <w:t>SysMatlab.f90 should be used in place of SysIVF.f90</w:t>
        </w:r>
      </w:ins>
      <w:ins w:id="422" w:author="Bonnie Jonkman" w:date="2015-02-19T20:41:00Z">
        <w:r w:rsidR="00955CA5">
          <w:t>.</w:t>
        </w:r>
      </w:ins>
      <w:ins w:id="423" w:author="Bonnie Jonkman" w:date="2015-02-19T14:35:00Z">
        <w:r>
          <w:t xml:space="preserve"> (</w:t>
        </w:r>
      </w:ins>
      <w:ins w:id="424" w:author="Bonnie Jonkman" w:date="2015-02-19T20:41:00Z">
        <w:r w:rsidR="00955CA5">
          <w:t>N</w:t>
        </w:r>
      </w:ins>
      <w:ins w:id="425" w:author="Bonnie Jonkman" w:date="2015-02-19T14:35:00Z">
        <w:r>
          <w:t xml:space="preserve">ote that this assumes we’re using the Intel Visual Fortran compiler. SysMatlab.f90 may </w:t>
        </w:r>
      </w:ins>
      <w:ins w:id="426" w:author="Bonnie Jonkman" w:date="2015-02-19T14:36:00Z">
        <w:r>
          <w:t>need slight modification</w:t>
        </w:r>
      </w:ins>
      <w:ins w:id="427" w:author="Bonnie Jonkman" w:date="2015-02-19T14:35:00Z">
        <w:r>
          <w:t xml:space="preserve"> if using gfortran</w:t>
        </w:r>
      </w:ins>
      <w:ins w:id="428" w:author="Bonnie Jonkman" w:date="2015-02-19T14:36:00Z">
        <w:r>
          <w:t>.</w:t>
        </w:r>
      </w:ins>
      <w:ins w:id="429" w:author="Bonnie Jonkman" w:date="2015-02-19T14:35:00Z">
        <w:r>
          <w:t>)</w:t>
        </w:r>
      </w:ins>
    </w:p>
    <w:p w:rsidR="005C697F" w:rsidRDefault="005C697F" w:rsidP="00063365">
      <w:pPr>
        <w:rPr>
          <w:ins w:id="430" w:author="Bonnie Jonkman" w:date="2015-02-19T15:02:00Z"/>
        </w:rPr>
        <w:pPrChange w:id="431" w:author="Bonnie Jonkman" w:date="2015-02-19T14:57:00Z">
          <w:pPr>
            <w:pStyle w:val="Heading3"/>
          </w:pPr>
        </w:pPrChange>
      </w:pPr>
      <w:ins w:id="432" w:author="Bonnie Jonkman" w:date="2015-02-19T15:02:00Z">
        <w:r>
          <w:t xml:space="preserve">A few </w:t>
        </w:r>
      </w:ins>
      <w:ins w:id="433" w:author="Bonnie Jonkman" w:date="2015-02-19T20:41:00Z">
        <w:r w:rsidR="00955CA5">
          <w:t xml:space="preserve">compiling </w:t>
        </w:r>
      </w:ins>
      <w:ins w:id="434" w:author="Bonnie Jonkman" w:date="2015-02-19T15:02:00Z">
        <w:r>
          <w:t xml:space="preserve">commands are different from the </w:t>
        </w:r>
      </w:ins>
      <w:ins w:id="435" w:author="Bonnie Jonkman" w:date="2015-02-19T15:08:00Z">
        <w:r>
          <w:t>stand-alone application</w:t>
        </w:r>
      </w:ins>
      <w:ins w:id="436" w:author="Bonnie Jonkman" w:date="2015-02-19T15:02:00Z">
        <w:r>
          <w:t>:</w:t>
        </w:r>
      </w:ins>
    </w:p>
    <w:p w:rsidR="005C697F" w:rsidRDefault="005C697F" w:rsidP="005C697F">
      <w:pPr>
        <w:pStyle w:val="ListParagraph"/>
        <w:numPr>
          <w:ilvl w:val="0"/>
          <w:numId w:val="23"/>
        </w:numPr>
        <w:rPr>
          <w:ins w:id="437" w:author="Bonnie Jonkman" w:date="2015-02-19T20:45:00Z"/>
        </w:rPr>
        <w:pPrChange w:id="438" w:author="Bonnie Jonkman" w:date="2015-02-19T15:02:00Z">
          <w:pPr>
            <w:pStyle w:val="Heading3"/>
          </w:pPr>
        </w:pPrChange>
      </w:pPr>
      <w:ins w:id="439" w:author="Bonnie Jonkman" w:date="2015-02-19T15:08:00Z">
        <w:r>
          <w:t>T</w:t>
        </w:r>
      </w:ins>
      <w:ins w:id="440" w:author="Bonnie Jonkman" w:date="2015-02-19T14:59:00Z">
        <w:r>
          <w:t xml:space="preserve">he project must </w:t>
        </w:r>
      </w:ins>
      <w:ins w:id="441" w:author="Bonnie Jonkman" w:date="2015-02-19T20:41:00Z">
        <w:r w:rsidR="00955CA5">
          <w:t xml:space="preserve">create </w:t>
        </w:r>
      </w:ins>
      <w:ins w:id="442" w:author="Bonnie Jonkman" w:date="2015-02-19T14:59:00Z">
        <w:r>
          <w:t xml:space="preserve">a </w:t>
        </w:r>
      </w:ins>
      <w:ins w:id="443" w:author="Bonnie Jonkman" w:date="2015-02-19T15:02:00Z">
        <w:r>
          <w:t>dynamic library</w:t>
        </w:r>
      </w:ins>
      <w:ins w:id="444" w:author="Bonnie Jonkman" w:date="2015-02-19T15:01:00Z">
        <w:r>
          <w:t xml:space="preserve"> (</w:t>
        </w:r>
      </w:ins>
      <w:ins w:id="445" w:author="Bonnie Jonkman" w:date="2015-02-19T15:02:00Z">
        <w:r>
          <w:t>DLL</w:t>
        </w:r>
        <w:r>
          <w:t xml:space="preserve"> or </w:t>
        </w:r>
      </w:ins>
      <w:ins w:id="446" w:author="Bonnie Jonkman" w:date="2015-02-19T15:01:00Z">
        <w:r>
          <w:t>shared object)</w:t>
        </w:r>
      </w:ins>
      <w:ins w:id="447" w:author="Bonnie Jonkman" w:date="2015-02-19T14:59:00Z">
        <w:r>
          <w:t xml:space="preserve"> instead of a console application.</w:t>
        </w:r>
      </w:ins>
    </w:p>
    <w:p w:rsidR="00B7075F" w:rsidRDefault="00B7075F" w:rsidP="00B7075F">
      <w:pPr>
        <w:pStyle w:val="ListParagraph"/>
        <w:numPr>
          <w:ilvl w:val="0"/>
          <w:numId w:val="23"/>
        </w:numPr>
        <w:rPr>
          <w:ins w:id="448" w:author="Bonnie Jonkman" w:date="2015-02-19T15:08:00Z"/>
        </w:rPr>
        <w:pPrChange w:id="449" w:author="Bonnie Jonkman" w:date="2015-02-19T15:02:00Z">
          <w:pPr>
            <w:pStyle w:val="Heading3"/>
          </w:pPr>
        </w:pPrChange>
      </w:pPr>
      <w:ins w:id="450" w:author="Bonnie Jonkman" w:date="2015-02-19T20:45:00Z">
        <w:r>
          <w:t xml:space="preserve">The </w:t>
        </w:r>
        <w:r w:rsidRPr="00B7075F">
          <w:t>COMPILE_SIMULINK</w:t>
        </w:r>
        <w:r>
          <w:t xml:space="preserve"> preprocessor directive must be used.</w:t>
        </w:r>
      </w:ins>
    </w:p>
    <w:p w:rsidR="00955CA5" w:rsidRDefault="00B7075F" w:rsidP="00B7075F">
      <w:pPr>
        <w:pStyle w:val="ListParagraph"/>
        <w:numPr>
          <w:ilvl w:val="0"/>
          <w:numId w:val="23"/>
        </w:numPr>
        <w:rPr>
          <w:ins w:id="451" w:author="Bonnie Jonkman" w:date="2015-02-19T15:12:00Z"/>
        </w:rPr>
        <w:pPrChange w:id="452" w:author="Bonnie Jonkman" w:date="2015-02-19T20:43:00Z">
          <w:pPr>
            <w:pStyle w:val="Heading3"/>
          </w:pPr>
        </w:pPrChange>
      </w:pPr>
      <w:ins w:id="453" w:author="Bonnie Jonkman" w:date="2015-02-19T20:48:00Z">
        <w:r>
          <w:t>T</w:t>
        </w:r>
        <w:r>
          <w:t xml:space="preserve">he FAST library </w:t>
        </w:r>
        <w:r>
          <w:t>should</w:t>
        </w:r>
        <w:r>
          <w:t xml:space="preserve"> be linked with libmex.lib</w:t>
        </w:r>
        <w:r>
          <w:t xml:space="preserve">. </w:t>
        </w:r>
      </w:ins>
      <w:ins w:id="454" w:author="Bonnie Jonkman" w:date="2015-02-19T14:59:00Z">
        <w:r w:rsidR="005C697F">
          <w:t>SysMatlab.f90 is designed to call</w:t>
        </w:r>
      </w:ins>
      <w:ins w:id="455" w:author="Bonnie Jonkman" w:date="2015-02-19T15:08:00Z">
        <w:r w:rsidR="005C697F">
          <w:t xml:space="preserve"> </w:t>
        </w:r>
        <w:proofErr w:type="spellStart"/>
        <w:r w:rsidR="005C697F">
          <w:t>Matlab’s</w:t>
        </w:r>
        <w:proofErr w:type="spellEnd"/>
        <w:r w:rsidR="005C697F">
          <w:t xml:space="preserve"> </w:t>
        </w:r>
      </w:ins>
      <w:proofErr w:type="spellStart"/>
      <w:ins w:id="456" w:author="Bonnie Jonkman" w:date="2015-02-19T20:49:00Z">
        <w:r>
          <w:t>mexPrintf</w:t>
        </w:r>
        <w:proofErr w:type="spellEnd"/>
        <w:r>
          <w:t xml:space="preserve"> function </w:t>
        </w:r>
      </w:ins>
      <w:ins w:id="457" w:author="Bonnie Jonkman" w:date="2015-02-19T15:09:00Z">
        <w:r w:rsidR="005C697F">
          <w:t>to</w:t>
        </w:r>
      </w:ins>
      <w:ins w:id="458" w:author="Bonnie Jonkman" w:date="2015-02-19T20:49:00Z">
        <w:r>
          <w:t xml:space="preserve"> print in</w:t>
        </w:r>
      </w:ins>
      <w:ins w:id="459" w:author="Bonnie Jonkman" w:date="2015-02-19T15:09:00Z">
        <w:r w:rsidR="005C697F">
          <w:t xml:space="preserve"> the </w:t>
        </w:r>
        <w:proofErr w:type="spellStart"/>
        <w:r w:rsidR="005C697F">
          <w:t>Matlab</w:t>
        </w:r>
        <w:proofErr w:type="spellEnd"/>
        <w:r w:rsidR="005C697F">
          <w:t xml:space="preserve"> Command Window</w:t>
        </w:r>
        <w:r w:rsidR="00955CA5">
          <w:t>.</w:t>
        </w:r>
      </w:ins>
      <w:ins w:id="460" w:author="Bonnie Jonkman" w:date="2015-02-19T20:46:00Z">
        <w:r>
          <w:t xml:space="preserve"> </w:t>
        </w:r>
      </w:ins>
      <w:ins w:id="461" w:author="Bonnie Jonkman" w:date="2015-02-19T20:49:00Z">
        <w:r>
          <w:t>This function is part of the libmex.lib library</w:t>
        </w:r>
      </w:ins>
      <w:ins w:id="462" w:author="Bonnie Jonkman" w:date="2015-02-19T20:50:00Z">
        <w:r>
          <w:t>,</w:t>
        </w:r>
      </w:ins>
      <w:ins w:id="463" w:author="Bonnie Jonkman" w:date="2015-02-19T15:10:00Z">
        <w:r w:rsidR="002D794B">
          <w:t xml:space="preserve"> which is found in the %</w:t>
        </w:r>
        <w:proofErr w:type="spellStart"/>
        <w:r w:rsidR="002D794B">
          <w:t>matlabroot</w:t>
        </w:r>
        <w:proofErr w:type="spellEnd"/>
        <w:r w:rsidR="002D794B">
          <w:t>%/extern/lib</w:t>
        </w:r>
        <w:proofErr w:type="gramStart"/>
        <w:r w:rsidR="002D794B">
          <w:t>/{</w:t>
        </w:r>
      </w:ins>
      <w:proofErr w:type="gramEnd"/>
      <w:ins w:id="464" w:author="Bonnie Jonkman" w:date="2015-02-19T15:11:00Z">
        <w:r w:rsidR="002D794B">
          <w:t>architecture</w:t>
        </w:r>
      </w:ins>
      <w:ins w:id="465" w:author="Bonnie Jonkman" w:date="2015-02-19T15:10:00Z">
        <w:r w:rsidR="002D794B">
          <w:t>}</w:t>
        </w:r>
      </w:ins>
      <w:ins w:id="466" w:author="Bonnie Jonkman" w:date="2015-02-19T20:32:00Z">
        <w:r w:rsidR="00955CA5">
          <w:t>/{compiler}</w:t>
        </w:r>
      </w:ins>
      <w:ins w:id="467" w:author="Bonnie Jonkman" w:date="2015-02-19T15:11:00Z">
        <w:r w:rsidR="002D794B">
          <w:t xml:space="preserve">/ folder. For </w:t>
        </w:r>
      </w:ins>
      <w:ins w:id="468" w:author="Bonnie Jonkman" w:date="2015-02-19T15:12:00Z">
        <w:r w:rsidR="002D794B">
          <w:t xml:space="preserve">the 64-bit version of </w:t>
        </w:r>
      </w:ins>
      <w:proofErr w:type="spellStart"/>
      <w:ins w:id="469" w:author="Bonnie Jonkman" w:date="2015-02-19T15:11:00Z">
        <w:r w:rsidR="002D794B">
          <w:t>Matlab</w:t>
        </w:r>
        <w:proofErr w:type="spellEnd"/>
        <w:r w:rsidR="002D794B">
          <w:t xml:space="preserve"> R2012</w:t>
        </w:r>
      </w:ins>
      <w:ins w:id="470" w:author="Bonnie Jonkman" w:date="2015-02-19T15:12:00Z">
        <w:r w:rsidR="002D794B">
          <w:t xml:space="preserve">, </w:t>
        </w:r>
      </w:ins>
      <w:ins w:id="471" w:author="Bonnie Jonkman" w:date="2015-02-19T20:36:00Z">
        <w:r w:rsidR="00955CA5">
          <w:t xml:space="preserve">using Visual Studio, </w:t>
        </w:r>
      </w:ins>
      <w:ins w:id="472" w:author="Bonnie Jonkman" w:date="2015-02-19T15:12:00Z">
        <w:r w:rsidR="002D794B">
          <w:t>the file is located here:</w:t>
        </w:r>
      </w:ins>
      <w:ins w:id="473" w:author="Bonnie Jonkman" w:date="2015-02-19T20:42:00Z">
        <w:r>
          <w:br/>
        </w:r>
      </w:ins>
      <w:ins w:id="474" w:author="Bonnie Jonkman" w:date="2015-02-19T20:43:00Z">
        <w:r>
          <w:t xml:space="preserve">     </w:t>
        </w:r>
      </w:ins>
      <w:ins w:id="475" w:author="Bonnie Jonkman" w:date="2015-02-19T15:10:00Z">
        <w:r w:rsidR="002D794B" w:rsidRPr="002D794B">
          <w:t>"C:\Program Files\MATLAB\R2012a\extern\lib\win64\</w:t>
        </w:r>
        <w:proofErr w:type="spellStart"/>
        <w:r w:rsidR="002D794B" w:rsidRPr="002D794B">
          <w:t>microsoft</w:t>
        </w:r>
        <w:proofErr w:type="spellEnd"/>
        <w:r w:rsidR="002D794B" w:rsidRPr="002D794B">
          <w:t>\libmex.lib"</w:t>
        </w:r>
      </w:ins>
      <w:ins w:id="476" w:author="Bonnie Jonkman" w:date="2015-02-19T20:43:00Z">
        <w:r>
          <w:br/>
        </w:r>
        <w:r>
          <w:br/>
        </w:r>
      </w:ins>
      <w:ins w:id="477" w:author="Bonnie Jonkman" w:date="2015-02-19T20:35:00Z">
        <w:r w:rsidR="00955CA5">
          <w:t>If you wish to compile</w:t>
        </w:r>
      </w:ins>
      <w:ins w:id="478" w:author="Bonnie Jonkman" w:date="2015-02-19T20:36:00Z">
        <w:r w:rsidR="00955CA5">
          <w:t xml:space="preserve"> the library without linking with libmex.lib, use the preprocessor directive CONSOLE_FILE. This directive will </w:t>
        </w:r>
      </w:ins>
      <w:ins w:id="479" w:author="Bonnie Jonkman" w:date="2015-02-19T20:37:00Z">
        <w:r w:rsidR="00955CA5">
          <w:t>write to</w:t>
        </w:r>
      </w:ins>
      <w:ins w:id="480" w:author="Bonnie Jonkman" w:date="2015-02-19T20:36:00Z">
        <w:r w:rsidR="00955CA5">
          <w:t xml:space="preserve"> a text file called CONSOLE.TXT</w:t>
        </w:r>
      </w:ins>
      <w:ins w:id="481" w:author="Bonnie Jonkman" w:date="2015-02-19T20:37:00Z">
        <w:r w:rsidR="00955CA5">
          <w:t xml:space="preserve"> instead of to the </w:t>
        </w:r>
        <w:proofErr w:type="spellStart"/>
        <w:r w:rsidR="00955CA5">
          <w:t>Matlab</w:t>
        </w:r>
        <w:proofErr w:type="spellEnd"/>
        <w:r w:rsidR="00955CA5">
          <w:t xml:space="preserve"> Command Window</w:t>
        </w:r>
      </w:ins>
    </w:p>
    <w:p w:rsidR="00B7075F" w:rsidRDefault="00B7075F" w:rsidP="00B7075F">
      <w:pPr>
        <w:keepNext/>
        <w:rPr>
          <w:ins w:id="482" w:author="Bonnie Jonkman" w:date="2015-02-19T20:45:00Z"/>
        </w:rPr>
        <w:pPrChange w:id="483" w:author="Bonnie Jonkman" w:date="2015-02-19T20:45:00Z">
          <w:pPr/>
        </w:pPrChange>
      </w:pPr>
      <w:ins w:id="484" w:author="Bonnie Jonkman" w:date="2015-02-19T20:43:00Z">
        <w:r>
          <w:rPr>
            <w:noProof/>
          </w:rPr>
          <w:lastRenderedPageBreak/>
          <w:drawing>
            <wp:inline distT="0" distB="0" distL="0" distR="0" wp14:anchorId="72A67C72" wp14:editId="78011CA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ins>
    </w:p>
    <w:p w:rsidR="00B7075F" w:rsidRDefault="00B7075F" w:rsidP="00B7075F">
      <w:pPr>
        <w:pStyle w:val="Caption"/>
        <w:jc w:val="center"/>
        <w:rPr>
          <w:ins w:id="485" w:author="Bonnie Jonkman" w:date="2015-02-19T20:45:00Z"/>
          <w:noProof/>
        </w:rPr>
        <w:pPrChange w:id="486" w:author="Bonnie Jonkman" w:date="2015-02-19T20:45:00Z">
          <w:pPr>
            <w:pStyle w:val="Heading3"/>
          </w:pPr>
        </w:pPrChange>
      </w:pPr>
      <w:ins w:id="487" w:author="Bonnie Jonkman" w:date="2015-02-19T20:45:00Z">
        <w:r>
          <w:t xml:space="preserve">Figure </w:t>
        </w:r>
        <w:r>
          <w:fldChar w:fldCharType="begin"/>
        </w:r>
        <w:r>
          <w:instrText xml:space="preserve"> SEQ Figure \* ARABIC </w:instrText>
        </w:r>
      </w:ins>
      <w:r>
        <w:fldChar w:fldCharType="separate"/>
      </w:r>
      <w:ins w:id="488" w:author="Bonnie Jonkman" w:date="2015-02-19T20:47:00Z">
        <w:r>
          <w:rPr>
            <w:noProof/>
          </w:rPr>
          <w:t>9</w:t>
        </w:r>
      </w:ins>
      <w:ins w:id="489" w:author="Bonnie Jonkman" w:date="2015-02-19T20:45:00Z">
        <w:r>
          <w:fldChar w:fldCharType="end"/>
        </w:r>
        <w:r>
          <w:t>: Visual Studio window</w:t>
        </w:r>
        <w:r>
          <w:rPr>
            <w:noProof/>
          </w:rPr>
          <w:t xml:space="preserve"> showing additional dependencies for the linker (MAP and libmex)</w:t>
        </w:r>
      </w:ins>
    </w:p>
    <w:p w:rsidR="00B7075F" w:rsidRDefault="00B7075F" w:rsidP="00B7075F">
      <w:pPr>
        <w:keepNext/>
        <w:rPr>
          <w:ins w:id="490" w:author="Bonnie Jonkman" w:date="2015-02-19T20:47:00Z"/>
        </w:rPr>
        <w:pPrChange w:id="491" w:author="Bonnie Jonkman" w:date="2015-02-19T20:47:00Z">
          <w:pPr/>
        </w:pPrChange>
      </w:pPr>
      <w:ins w:id="492" w:author="Bonnie Jonkman" w:date="2015-02-19T20:46:00Z">
        <w:r>
          <w:rPr>
            <w:noProof/>
          </w:rPr>
          <w:drawing>
            <wp:inline distT="0" distB="0" distL="0" distR="0" wp14:anchorId="5DB5C4AE" wp14:editId="21472B18">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ins>
    </w:p>
    <w:p w:rsidR="00B7075F" w:rsidRPr="00B7075F" w:rsidRDefault="00B7075F" w:rsidP="00B7075F">
      <w:pPr>
        <w:pStyle w:val="Caption"/>
        <w:jc w:val="center"/>
        <w:rPr>
          <w:ins w:id="493" w:author="Bonnie Jonkman" w:date="2015-02-19T20:43:00Z"/>
          <w:rPrChange w:id="494" w:author="Bonnie Jonkman" w:date="2015-02-19T20:45:00Z">
            <w:rPr>
              <w:ins w:id="495" w:author="Bonnie Jonkman" w:date="2015-02-19T20:43:00Z"/>
            </w:rPr>
          </w:rPrChange>
        </w:rPr>
        <w:pPrChange w:id="496" w:author="Bonnie Jonkman" w:date="2015-02-19T20:47:00Z">
          <w:pPr>
            <w:pStyle w:val="Heading3"/>
          </w:pPr>
        </w:pPrChange>
      </w:pPr>
      <w:ins w:id="497" w:author="Bonnie Jonkman" w:date="2015-02-19T20:47:00Z">
        <w:r>
          <w:t xml:space="preserve">Figure </w:t>
        </w:r>
        <w:r>
          <w:fldChar w:fldCharType="begin"/>
        </w:r>
        <w:r>
          <w:instrText xml:space="preserve"> SEQ Figure \* ARABIC </w:instrText>
        </w:r>
      </w:ins>
      <w:r>
        <w:fldChar w:fldCharType="separate"/>
      </w:r>
      <w:ins w:id="498" w:author="Bonnie Jonkman" w:date="2015-02-19T20:47:00Z">
        <w:r>
          <w:rPr>
            <w:noProof/>
          </w:rPr>
          <w:t>10</w:t>
        </w:r>
        <w:r>
          <w:fldChar w:fldCharType="end"/>
        </w:r>
        <w:r>
          <w:t xml:space="preserve">: Preprocessor directives for </w:t>
        </w:r>
        <w:proofErr w:type="spellStart"/>
        <w:r>
          <w:t>FAST_Library</w:t>
        </w:r>
      </w:ins>
      <w:proofErr w:type="spellEnd"/>
    </w:p>
    <w:p w:rsidR="00D0774B" w:rsidRDefault="00D0774B" w:rsidP="003F0FFD">
      <w:pPr>
        <w:pStyle w:val="Heading3"/>
        <w:rPr>
          <w:ins w:id="499" w:author="Bonnie Jonkman" w:date="2015-02-19T13:49:00Z"/>
        </w:rPr>
      </w:pPr>
      <w:proofErr w:type="spellStart"/>
      <w:ins w:id="500" w:author="Bonnie Jonkman" w:date="2015-02-19T12:47:00Z">
        <w:r>
          <w:lastRenderedPageBreak/>
          <w:t>FAST_SFunc</w:t>
        </w:r>
      </w:ins>
      <w:proofErr w:type="spellEnd"/>
    </w:p>
    <w:p w:rsidR="005B630C" w:rsidRDefault="005B630C" w:rsidP="005B630C">
      <w:pPr>
        <w:rPr>
          <w:ins w:id="501" w:author="Bonnie Jonkman" w:date="2015-02-19T14:05:00Z"/>
        </w:rPr>
        <w:pPrChange w:id="502" w:author="Bonnie Jonkman" w:date="2015-02-19T13:49:00Z">
          <w:pPr>
            <w:pStyle w:val="Heading3"/>
          </w:pPr>
        </w:pPrChange>
      </w:pPr>
      <w:ins w:id="503" w:author="Bonnie Jonkman" w:date="2015-02-19T13:49:00Z">
        <w:r>
          <w:t xml:space="preserve">To compile the </w:t>
        </w:r>
        <w:proofErr w:type="spellStart"/>
        <w:r>
          <w:t>FAST_SFunc</w:t>
        </w:r>
        <w:proofErr w:type="spellEnd"/>
        <w:r>
          <w:t xml:space="preserve"> S-Function, you must have a C </w:t>
        </w:r>
      </w:ins>
      <w:ins w:id="504" w:author="Bonnie Jonkman" w:date="2015-02-19T13:50:00Z">
        <w:r>
          <w:t>c</w:t>
        </w:r>
      </w:ins>
      <w:ins w:id="505" w:author="Bonnie Jonkman" w:date="2015-02-19T13:49:00Z">
        <w:r>
          <w:t xml:space="preserve">ompiler supported by </w:t>
        </w:r>
      </w:ins>
      <w:ins w:id="506" w:author="Bonnie Jonkman" w:date="2015-02-19T13:50:00Z">
        <w:r>
          <w:t xml:space="preserve">the version of </w:t>
        </w:r>
        <w:proofErr w:type="spellStart"/>
        <w:r>
          <w:t>Matlab</w:t>
        </w:r>
        <w:proofErr w:type="spellEnd"/>
        <w:r>
          <w:t xml:space="preserve"> you are using. The compilation is done in </w:t>
        </w:r>
        <w:proofErr w:type="spellStart"/>
        <w:r>
          <w:t>Matlab</w:t>
        </w:r>
        <w:proofErr w:type="spellEnd"/>
        <w:r>
          <w:t xml:space="preserve"> via the “</w:t>
        </w:r>
        <w:proofErr w:type="spellStart"/>
        <w:r>
          <w:t>mex</w:t>
        </w:r>
        <w:proofErr w:type="spellEnd"/>
        <w:r>
          <w:t xml:space="preserve">” command. </w:t>
        </w:r>
      </w:ins>
      <w:ins w:id="507" w:author="Bonnie Jonkman" w:date="2015-02-19T13:51:00Z">
        <w:r>
          <w:t>If you haven’t already done so, run “</w:t>
        </w:r>
        <w:proofErr w:type="spellStart"/>
        <w:r>
          <w:t>mex</w:t>
        </w:r>
        <w:proofErr w:type="spellEnd"/>
        <w:r>
          <w:t xml:space="preserve"> –setup” from the </w:t>
        </w:r>
        <w:proofErr w:type="spellStart"/>
        <w:r>
          <w:t>Matlab</w:t>
        </w:r>
        <w:proofErr w:type="spellEnd"/>
        <w:r>
          <w:t xml:space="preserve"> Command W</w:t>
        </w:r>
        <w:r w:rsidR="003F6633">
          <w:t>i</w:t>
        </w:r>
        <w:r>
          <w:t>ndow</w:t>
        </w:r>
      </w:ins>
      <w:ins w:id="508" w:author="Bonnie Jonkman" w:date="2015-02-19T14:05:00Z">
        <w:r w:rsidR="003F6633">
          <w:t xml:space="preserve"> to select your compiler.</w:t>
        </w:r>
      </w:ins>
    </w:p>
    <w:p w:rsidR="003F6633" w:rsidRDefault="003F6633" w:rsidP="005B630C">
      <w:pPr>
        <w:rPr>
          <w:ins w:id="509" w:author="Bonnie Jonkman" w:date="2015-02-19T14:11:00Z"/>
        </w:rPr>
        <w:pPrChange w:id="510" w:author="Bonnie Jonkman" w:date="2015-02-19T13:49:00Z">
          <w:pPr>
            <w:pStyle w:val="Heading3"/>
          </w:pPr>
        </w:pPrChange>
      </w:pPr>
      <w:ins w:id="511" w:author="Bonnie Jonkman" w:date="2015-02-19T14:11:00Z">
        <w:r>
          <w:t xml:space="preserve">For 32-bit </w:t>
        </w:r>
      </w:ins>
      <w:ins w:id="512" w:author="Bonnie Jonkman" w:date="2015-02-19T14:18:00Z">
        <w:r w:rsidR="00F00B79">
          <w:t xml:space="preserve">versions of </w:t>
        </w:r>
        <w:proofErr w:type="spellStart"/>
        <w:r w:rsidR="00F00B79">
          <w:t>Matlab</w:t>
        </w:r>
      </w:ins>
      <w:proofErr w:type="spellEnd"/>
      <w:ins w:id="513" w:author="Bonnie Jonkman" w:date="2015-02-19T14:11:00Z">
        <w:r>
          <w:t>, the command is</w:t>
        </w:r>
      </w:ins>
    </w:p>
    <w:p w:rsidR="003F6633" w:rsidRPr="00F00B79" w:rsidRDefault="003F6633" w:rsidP="001F3997">
      <w:pPr>
        <w:autoSpaceDE w:val="0"/>
        <w:autoSpaceDN w:val="0"/>
        <w:adjustRightInd w:val="0"/>
        <w:spacing w:after="240" w:line="240" w:lineRule="auto"/>
        <w:ind w:left="720"/>
        <w:rPr>
          <w:ins w:id="514" w:author="Bonnie Jonkman" w:date="2015-02-19T14:11:00Z"/>
          <w:rFonts w:ascii="Courier New" w:hAnsi="Courier New" w:cs="Courier New"/>
          <w:sz w:val="20"/>
          <w:szCs w:val="24"/>
        </w:rPr>
        <w:pPrChange w:id="515" w:author="Bonnie Jonkman" w:date="2015-02-19T14:32:00Z">
          <w:pPr>
            <w:autoSpaceDE w:val="0"/>
            <w:autoSpaceDN w:val="0"/>
            <w:adjustRightInd w:val="0"/>
            <w:spacing w:after="0" w:line="240" w:lineRule="auto"/>
            <w:ind w:left="720"/>
          </w:pPr>
        </w:pPrChange>
      </w:pPr>
      <w:proofErr w:type="spellStart"/>
      <w:ins w:id="516" w:author="Bonnie Jonkman" w:date="2015-02-19T14:11:00Z">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w:t>
        </w:r>
        <w:proofErr w:type="gramStart"/>
        <w:r w:rsidRPr="00F00B79">
          <w:rPr>
            <w:rFonts w:ascii="Courier New" w:hAnsi="Courier New" w:cs="Courier New"/>
            <w:color w:val="A020F0"/>
            <w:sz w:val="20"/>
            <w:szCs w:val="24"/>
          </w:rPr>
          <w:t>:999999999</w:t>
        </w:r>
        <w:proofErr w:type="gramEnd"/>
        <w:r w:rsidRPr="00F00B79">
          <w:rPr>
            <w:rFonts w:ascii="Courier New" w:hAnsi="Courier New" w:cs="Courier New"/>
            <w:color w:val="A020F0"/>
            <w:sz w:val="20"/>
            <w:szCs w:val="24"/>
          </w:rPr>
          <w:t xml:space="preserve"> /LARGEADDRESSAWARE'</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ins>
    </w:p>
    <w:p w:rsidR="003F6633" w:rsidRDefault="003F6633" w:rsidP="00F00B79">
      <w:pPr>
        <w:rPr>
          <w:ins w:id="517" w:author="Bonnie Jonkman" w:date="2015-02-19T14:11:00Z"/>
        </w:rPr>
      </w:pPr>
      <w:ins w:id="518" w:author="Bonnie Jonkman" w:date="2015-02-19T14:11:00Z">
        <w:r>
          <w:t xml:space="preserve">For 64-bit </w:t>
        </w:r>
      </w:ins>
      <w:ins w:id="519" w:author="Bonnie Jonkman" w:date="2015-02-19T14:18:00Z">
        <w:r w:rsidR="00F00B79">
          <w:t xml:space="preserve">versions of </w:t>
        </w:r>
        <w:proofErr w:type="spellStart"/>
        <w:r w:rsidR="00F00B79">
          <w:t>Matlab</w:t>
        </w:r>
      </w:ins>
      <w:proofErr w:type="spellEnd"/>
      <w:ins w:id="520" w:author="Bonnie Jonkman" w:date="2015-02-19T14:11:00Z">
        <w:r>
          <w:t xml:space="preserve"> it is</w:t>
        </w:r>
      </w:ins>
    </w:p>
    <w:p w:rsidR="003F6633" w:rsidRPr="00F00B79" w:rsidRDefault="003F6633" w:rsidP="001F3997">
      <w:pPr>
        <w:autoSpaceDE w:val="0"/>
        <w:autoSpaceDN w:val="0"/>
        <w:adjustRightInd w:val="0"/>
        <w:spacing w:after="240" w:line="240" w:lineRule="auto"/>
        <w:ind w:left="720"/>
        <w:rPr>
          <w:ins w:id="521" w:author="Bonnie Jonkman" w:date="2015-02-19T14:12:00Z"/>
          <w:rFonts w:ascii="Courier New" w:hAnsi="Courier New" w:cs="Courier New"/>
          <w:sz w:val="20"/>
          <w:szCs w:val="24"/>
        </w:rPr>
        <w:pPrChange w:id="522" w:author="Bonnie Jonkman" w:date="2015-02-19T14:32:00Z">
          <w:pPr>
            <w:autoSpaceDE w:val="0"/>
            <w:autoSpaceDN w:val="0"/>
            <w:adjustRightInd w:val="0"/>
            <w:spacing w:after="0" w:line="240" w:lineRule="auto"/>
            <w:ind w:left="720"/>
          </w:pPr>
        </w:pPrChange>
      </w:pPr>
      <w:proofErr w:type="spellStart"/>
      <w:ins w:id="523" w:author="Bonnie Jonkman" w:date="2015-02-19T14:12:00Z">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ins>
    </w:p>
    <w:p w:rsidR="003F6633" w:rsidRDefault="003F6633" w:rsidP="003F6633">
      <w:pPr>
        <w:rPr>
          <w:ins w:id="524" w:author="Bonnie Jonkman" w:date="2015-02-19T14:16:00Z"/>
        </w:rPr>
      </w:pPr>
      <w:ins w:id="525" w:author="Bonnie Jonkman" w:date="2015-02-19T14:12:00Z">
        <w:r>
          <w:t xml:space="preserve">These commands are specified in </w:t>
        </w:r>
      </w:ins>
      <w:ins w:id="526" w:author="Bonnie Jonkman" w:date="2015-02-19T14:13:00Z">
        <w:r>
          <w:t>t</w:t>
        </w:r>
      </w:ins>
      <w:ins w:id="527" w:author="Bonnie Jonkman" w:date="2015-02-19T14:12:00Z">
        <w:r>
          <w:t>he Simulink/Source/</w:t>
        </w:r>
        <w:proofErr w:type="spellStart"/>
        <w:r>
          <w:t>create_FAST_SFunc.</w:t>
        </w:r>
        <w:r>
          <w:t>m</w:t>
        </w:r>
        <w:proofErr w:type="spellEnd"/>
        <w:r>
          <w:t xml:space="preserve"> file</w:t>
        </w:r>
        <w:r>
          <w:t>.</w:t>
        </w:r>
        <w:r>
          <w:t xml:space="preserve"> The script assumes </w:t>
        </w:r>
      </w:ins>
      <w:ins w:id="528" w:author="Bonnie Jonkman" w:date="2015-02-19T14:13:00Z">
        <w:r>
          <w:t xml:space="preserve">it is being run from the </w:t>
        </w:r>
      </w:ins>
      <w:ins w:id="529" w:author="Bonnie Jonkman" w:date="2015-02-19T14:14:00Z">
        <w:r>
          <w:t>&lt;FAST8&gt;/</w:t>
        </w:r>
      </w:ins>
      <w:ins w:id="530" w:author="Bonnie Jonkman" w:date="2015-02-19T14:13:00Z">
        <w:r>
          <w:t>Simulink/Source/ directory.</w:t>
        </w:r>
      </w:ins>
      <w:ins w:id="531" w:author="Bonnie Jonkman" w:date="2015-02-19T14:12:00Z">
        <w:r>
          <w:t xml:space="preserve"> </w:t>
        </w:r>
      </w:ins>
    </w:p>
    <w:p w:rsidR="00F00B79" w:rsidRDefault="00F00B79" w:rsidP="003F6633">
      <w:pPr>
        <w:rPr>
          <w:ins w:id="532" w:author="Bonnie Jonkman" w:date="2015-02-19T14:23:00Z"/>
        </w:rPr>
      </w:pPr>
      <w:ins w:id="533" w:author="Bonnie Jonkman" w:date="2015-02-19T14:16:00Z">
        <w:r>
          <w:t xml:space="preserve">These commands compile </w:t>
        </w:r>
        <w:proofErr w:type="spellStart"/>
        <w:r>
          <w:t>FAST_SFunc.c</w:t>
        </w:r>
        <w:proofErr w:type="spellEnd"/>
        <w:r>
          <w:t xml:space="preserve"> (which includes </w:t>
        </w:r>
        <w:proofErr w:type="spellStart"/>
        <w:r>
          <w:t>FAST_Library.h</w:t>
        </w:r>
        <w:proofErr w:type="spellEnd"/>
        <w:r>
          <w:t>) and link it with the FAST_Library</w:t>
        </w:r>
      </w:ins>
      <w:ins w:id="534" w:author="Bonnie Jonkman" w:date="2015-02-19T14:22:00Z">
        <w:r>
          <w:t>_*.lib file</w:t>
        </w:r>
      </w:ins>
      <w:ins w:id="535" w:author="Bonnie Jonkman" w:date="2015-02-19T14:16:00Z">
        <w:r>
          <w:t xml:space="preserve"> for the appropriate addressing scheme (32</w:t>
        </w:r>
      </w:ins>
      <w:ins w:id="536" w:author="Bonnie Jonkman" w:date="2015-02-19T14:17:00Z">
        <w:r>
          <w:t>-</w:t>
        </w:r>
      </w:ins>
      <w:ins w:id="537" w:author="Bonnie Jonkman" w:date="2015-02-19T14:16:00Z">
        <w:r>
          <w:t xml:space="preserve"> or 64-bits)</w:t>
        </w:r>
      </w:ins>
      <w:ins w:id="538" w:author="Bonnie Jonkman" w:date="2015-02-19T14:17:00Z">
        <w:r>
          <w:t xml:space="preserve">. </w:t>
        </w:r>
      </w:ins>
      <w:ins w:id="539" w:author="Bonnie Jonkman" w:date="2015-02-19T14:18:00Z">
        <w:r>
          <w:t>If you are using a</w:t>
        </w:r>
      </w:ins>
      <w:ins w:id="540" w:author="Bonnie Jonkman" w:date="2015-02-19T14:17:00Z">
        <w:r>
          <w:t xml:space="preserve"> 32-bit Windows® </w:t>
        </w:r>
      </w:ins>
      <w:ins w:id="541" w:author="Bonnie Jonkman" w:date="2015-02-19T14:18:00Z">
        <w:r>
          <w:t xml:space="preserve">version of </w:t>
        </w:r>
        <w:proofErr w:type="spellStart"/>
        <w:r>
          <w:t>Matlab</w:t>
        </w:r>
        <w:proofErr w:type="spellEnd"/>
        <w:r>
          <w:t xml:space="preserve"> </w:t>
        </w:r>
      </w:ins>
      <w:ins w:id="542" w:author="Bonnie Jonkman" w:date="2015-02-19T14:17:00Z">
        <w:r>
          <w:t xml:space="preserve">, this will produce </w:t>
        </w:r>
        <w:proofErr w:type="gramStart"/>
        <w:r>
          <w:t>../..</w:t>
        </w:r>
        <w:proofErr w:type="gramEnd"/>
        <w:r>
          <w:t>/bin/FAST_SFunc.</w:t>
        </w:r>
      </w:ins>
      <w:ins w:id="543" w:author="Bonnie Jonkman" w:date="2015-02-19T14:18:00Z">
        <w:r>
          <w:t>mexw32. On 64-bit Windows</w:t>
        </w:r>
      </w:ins>
      <w:ins w:id="544" w:author="Bonnie Jonkman" w:date="2015-02-19T14:19:00Z">
        <w:r>
          <w:t xml:space="preserve"> versions of </w:t>
        </w:r>
        <w:proofErr w:type="spellStart"/>
        <w:r>
          <w:t>Matlab</w:t>
        </w:r>
        <w:proofErr w:type="spellEnd"/>
        <w:r>
          <w:t xml:space="preserve">, it will produce </w:t>
        </w:r>
        <w:proofErr w:type="gramStart"/>
        <w:r>
          <w:t>../..</w:t>
        </w:r>
        <w:proofErr w:type="gramEnd"/>
        <w:r>
          <w:t>/bin/</w:t>
        </w:r>
        <w:r>
          <w:t>FAST_SFunc.mexw64.</w:t>
        </w:r>
      </w:ins>
    </w:p>
    <w:p w:rsidR="00F00B79" w:rsidRDefault="00F00B79" w:rsidP="003F6633">
      <w:pPr>
        <w:rPr>
          <w:ins w:id="545" w:author="Bonnie Jonkman" w:date="2015-02-19T14:12:00Z"/>
        </w:rPr>
      </w:pPr>
      <w:ins w:id="546" w:author="Bonnie Jonkman" w:date="2015-02-19T14:23:00Z">
        <w:r>
          <w:t xml:space="preserve">Because </w:t>
        </w:r>
        <w:proofErr w:type="spellStart"/>
        <w:r>
          <w:t>FAST_SFunc.c</w:t>
        </w:r>
        <w:proofErr w:type="spellEnd"/>
        <w:r>
          <w:t xml:space="preserve"> </w:t>
        </w:r>
      </w:ins>
      <w:ins w:id="547" w:author="Bonnie Jonkman" w:date="2015-02-19T14:24:00Z">
        <w:r>
          <w:t xml:space="preserve">passes the input/output arrays directly to the FAST_Library*.dll file, </w:t>
        </w:r>
        <w:proofErr w:type="spellStart"/>
        <w:r>
          <w:t>FAST_SFunc</w:t>
        </w:r>
        <w:proofErr w:type="spellEnd"/>
        <w:r>
          <w:t xml:space="preserve"> </w:t>
        </w:r>
      </w:ins>
      <w:ins w:id="548" w:author="Bonnie Jonkman" w:date="2015-02-19T14:25:00Z">
        <w:r>
          <w:t>should not need to be modified (or recompiled) very often.</w:t>
        </w:r>
      </w:ins>
      <w:ins w:id="549" w:author="Bonnie Jonkman" w:date="2015-02-19T14:28:00Z">
        <w:r>
          <w:t xml:space="preserve"> For example, </w:t>
        </w:r>
      </w:ins>
      <w:ins w:id="550" w:author="Bonnie Jonkman" w:date="2015-02-19T20:53:00Z">
        <w:r w:rsidR="00276C5F">
          <w:t xml:space="preserve">if you wanted to add an additional </w:t>
        </w:r>
        <w:proofErr w:type="spellStart"/>
        <w:r w:rsidR="00276C5F">
          <w:t>FAST_SFunc</w:t>
        </w:r>
        <w:proofErr w:type="spellEnd"/>
        <w:r w:rsidR="00276C5F">
          <w:t xml:space="preserve"> input from Simulink, you would change the </w:t>
        </w:r>
      </w:ins>
      <w:ins w:id="551" w:author="Bonnie Jonkman" w:date="2015-02-19T20:54:00Z">
        <w:r w:rsidR="00276C5F">
          <w:t xml:space="preserve">third </w:t>
        </w:r>
      </w:ins>
      <w:ins w:id="552" w:author="Bonnie Jonkman" w:date="2015-02-19T20:53:00Z">
        <w:r w:rsidR="00276C5F">
          <w:t>S-Function</w:t>
        </w:r>
      </w:ins>
      <w:ins w:id="553" w:author="Bonnie Jonkman" w:date="2015-02-19T20:54:00Z">
        <w:r w:rsidR="00276C5F">
          <w:t xml:space="preserve"> parameter in the S-Function block in Simulink and then modify FAST_Library</w:t>
        </w:r>
      </w:ins>
      <w:ins w:id="554" w:author="Bonnie Jonkman" w:date="2015-02-19T20:55:00Z">
        <w:r w:rsidR="00276C5F">
          <w:t>.f90</w:t>
        </w:r>
      </w:ins>
      <w:ins w:id="555" w:author="Bonnie Jonkman" w:date="2015-02-19T20:54:00Z">
        <w:r w:rsidR="00276C5F">
          <w:t xml:space="preserve"> to handle the new input value, without touching </w:t>
        </w:r>
        <w:proofErr w:type="spellStart"/>
        <w:r w:rsidR="00276C5F">
          <w:t>FAST_SFunc.c</w:t>
        </w:r>
      </w:ins>
      <w:proofErr w:type="spellEnd"/>
      <w:ins w:id="556" w:author="Bonnie Jonkman" w:date="2015-02-19T20:55:00Z">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ins>
    </w:p>
    <w:p w:rsidR="006E56E7" w:rsidRDefault="00F2521D" w:rsidP="00992CCA">
      <w:pPr>
        <w:pStyle w:val="Heading1"/>
      </w:pPr>
      <w:r>
        <w:t>Feedback</w:t>
      </w:r>
      <w:bookmarkEnd w:id="78"/>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557" w:name="_Ref392062682"/>
      <w:bookmarkStart w:id="558" w:name="_Toc399932502"/>
      <w:r>
        <w:lastRenderedPageBreak/>
        <w:t xml:space="preserve">Appendix: </w:t>
      </w:r>
      <w:r w:rsidR="00992CCA">
        <w:t xml:space="preserve">Example FAST </w:t>
      </w:r>
      <w:r w:rsidR="00B859C9">
        <w:t>v8.0</w:t>
      </w:r>
      <w:r w:rsidR="007F152F">
        <w:t>9</w:t>
      </w:r>
      <w:r w:rsidR="00B859C9">
        <w:t xml:space="preserve">.* </w:t>
      </w:r>
      <w:r w:rsidR="00992CCA">
        <w:t>Input File</w:t>
      </w:r>
      <w:bookmarkEnd w:id="557"/>
      <w:bookmarkEnd w:id="558"/>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424CF011" wp14:editId="1CA2866F">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703CA6" w:rsidRPr="00C914B8" w:rsidRDefault="00703CA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703CA6">
        <w:fldChar w:fldCharType="begin"/>
      </w:r>
      <w:r w:rsidR="00703CA6">
        <w:instrText xml:space="preserve"> SEQ Figure \* ARABIC </w:instrText>
      </w:r>
      <w:r w:rsidR="00703CA6">
        <w:fldChar w:fldCharType="separate"/>
      </w:r>
      <w:ins w:id="559" w:author="Bonnie Jonkman" w:date="2015-02-19T20:47:00Z">
        <w:r w:rsidR="00B7075F">
          <w:rPr>
            <w:noProof/>
          </w:rPr>
          <w:t>11</w:t>
        </w:r>
      </w:ins>
      <w:del w:id="560" w:author="Bonnie Jonkman" w:date="2015-02-19T12:53:00Z">
        <w:r w:rsidR="0091346C" w:rsidDel="003F0FFD">
          <w:rPr>
            <w:noProof/>
          </w:rPr>
          <w:delText>5</w:delText>
        </w:r>
      </w:del>
      <w:r w:rsidR="00703CA6">
        <w:rPr>
          <w:noProof/>
        </w:rPr>
        <w:fldChar w:fldCharType="end"/>
      </w:r>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BAC" w:rsidRDefault="00FD0BAC" w:rsidP="0032059E">
      <w:pPr>
        <w:spacing w:after="0" w:line="240" w:lineRule="auto"/>
      </w:pPr>
      <w:r>
        <w:separator/>
      </w:r>
    </w:p>
  </w:endnote>
  <w:endnote w:type="continuationSeparator" w:id="0">
    <w:p w:rsidR="00FD0BAC" w:rsidRDefault="00FD0BAC"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A6" w:rsidRPr="006228F7" w:rsidRDefault="00703CA6" w:rsidP="008A0C65">
    <w:pPr>
      <w:pStyle w:val="Footer"/>
      <w:jc w:val="center"/>
    </w:pPr>
    <w:r>
      <w:fldChar w:fldCharType="begin"/>
    </w:r>
    <w:r>
      <w:instrText xml:space="preserve"> PAGE  \* Arabic  \* MERGEFORMAT </w:instrText>
    </w:r>
    <w:r>
      <w:fldChar w:fldCharType="separate"/>
    </w:r>
    <w:r w:rsidR="003D7F3C">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BAC" w:rsidRDefault="00FD0BAC" w:rsidP="0032059E">
      <w:pPr>
        <w:spacing w:after="0" w:line="240" w:lineRule="auto"/>
      </w:pPr>
      <w:r>
        <w:separator/>
      </w:r>
    </w:p>
  </w:footnote>
  <w:footnote w:type="continuationSeparator" w:id="0">
    <w:p w:rsidR="00FD0BAC" w:rsidRDefault="00FD0BAC" w:rsidP="0032059E">
      <w:pPr>
        <w:spacing w:after="0" w:line="240" w:lineRule="auto"/>
      </w:pPr>
      <w:r>
        <w:continuationSeparator/>
      </w:r>
    </w:p>
  </w:footnote>
  <w:footnote w:id="1">
    <w:p w:rsidR="00703CA6" w:rsidRDefault="00703CA6">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703CA6" w:rsidRDefault="00703CA6">
      <w:pPr>
        <w:pStyle w:val="FootnoteText"/>
      </w:pPr>
      <w:r>
        <w:rPr>
          <w:rStyle w:val="FootnoteReference"/>
        </w:rPr>
        <w:footnoteRef/>
      </w:r>
      <w:r>
        <w:t xml:space="preserve"> These steps must be integer multiples of the structural time step.</w:t>
      </w:r>
    </w:p>
  </w:footnote>
  <w:footnote w:id="3">
    <w:p w:rsidR="00703CA6" w:rsidRDefault="00703CA6"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703CA6" w:rsidRDefault="00703CA6">
      <w:pPr>
        <w:pStyle w:val="FootnoteText"/>
      </w:pPr>
      <w:r>
        <w:rPr>
          <w:rStyle w:val="FootnoteReference"/>
        </w:rPr>
        <w:footnoteRef/>
      </w:r>
      <w:r>
        <w:t xml:space="preserve"> FAST v7 is limited to one correction step and this correction step only applies to some modules.</w:t>
      </w:r>
    </w:p>
  </w:footnote>
  <w:footnote w:id="5">
    <w:p w:rsidR="00703CA6" w:rsidDel="009B0BC2" w:rsidRDefault="00703CA6" w:rsidP="00944CB5">
      <w:pPr>
        <w:pStyle w:val="FootnoteText"/>
        <w:rPr>
          <w:del w:id="7" w:author="Bonnie Jonkman" w:date="2015-01-12T11:18:00Z"/>
        </w:rPr>
      </w:pPr>
      <w:del w:id="8" w:author="Bonnie Jonkman" w:date="2015-01-12T11:18:00Z">
        <w:r w:rsidDel="009B0BC2">
          <w:rPr>
            <w:rStyle w:val="FootnoteReference"/>
          </w:rPr>
          <w:footnoteRef/>
        </w:r>
        <w:r w:rsidDel="009B0BC2">
          <w:delText xml:space="preserve"> The 64-bit version of FAST v8.09 does not contain the ability to use the MAP module.</w:delText>
        </w:r>
      </w:del>
    </w:p>
  </w:footnote>
  <w:footnote w:id="6">
    <w:p w:rsidR="00703CA6" w:rsidRDefault="00703CA6" w:rsidP="004A0A8F">
      <w:pPr>
        <w:pStyle w:val="FootnoteText"/>
      </w:pPr>
      <w:r>
        <w:rPr>
          <w:rStyle w:val="FootnoteReference"/>
        </w:rPr>
        <w:footnoteRef/>
      </w:r>
      <w:r>
        <w:t xml:space="preserve"> The FAST v8.09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703CA6" w:rsidRDefault="00703CA6"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8">
    <w:p w:rsidR="00703CA6" w:rsidRDefault="00703CA6"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703CA6" w:rsidRDefault="00703CA6"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19"/>
  </w:num>
  <w:num w:numId="7">
    <w:abstractNumId w:val="15"/>
  </w:num>
  <w:num w:numId="8">
    <w:abstractNumId w:val="23"/>
  </w:num>
  <w:num w:numId="9">
    <w:abstractNumId w:val="18"/>
  </w:num>
  <w:num w:numId="10">
    <w:abstractNumId w:val="11"/>
  </w:num>
  <w:num w:numId="11">
    <w:abstractNumId w:val="3"/>
  </w:num>
  <w:num w:numId="12">
    <w:abstractNumId w:val="21"/>
  </w:num>
  <w:num w:numId="13">
    <w:abstractNumId w:val="22"/>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0"/>
  </w:num>
  <w:num w:numId="21">
    <w:abstractNumId w:val="6"/>
  </w:num>
  <w:num w:numId="22">
    <w:abstractNumId w:val="9"/>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1903"/>
    <w:rsid w:val="00022BE0"/>
    <w:rsid w:val="00024A69"/>
    <w:rsid w:val="00030E30"/>
    <w:rsid w:val="00031503"/>
    <w:rsid w:val="000341D0"/>
    <w:rsid w:val="00034E12"/>
    <w:rsid w:val="00047E90"/>
    <w:rsid w:val="00050F5C"/>
    <w:rsid w:val="0006011A"/>
    <w:rsid w:val="00062F6C"/>
    <w:rsid w:val="00063365"/>
    <w:rsid w:val="00066DFD"/>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76884"/>
    <w:rsid w:val="00182565"/>
    <w:rsid w:val="001847A2"/>
    <w:rsid w:val="0018640E"/>
    <w:rsid w:val="00195D86"/>
    <w:rsid w:val="001A7232"/>
    <w:rsid w:val="001A778F"/>
    <w:rsid w:val="001B1E94"/>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5602C"/>
    <w:rsid w:val="00267231"/>
    <w:rsid w:val="0026798D"/>
    <w:rsid w:val="0027277B"/>
    <w:rsid w:val="00276C5F"/>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2059E"/>
    <w:rsid w:val="00324BB2"/>
    <w:rsid w:val="00325C4A"/>
    <w:rsid w:val="003318D6"/>
    <w:rsid w:val="00352D3A"/>
    <w:rsid w:val="003544F5"/>
    <w:rsid w:val="00357156"/>
    <w:rsid w:val="00376EFF"/>
    <w:rsid w:val="0039422C"/>
    <w:rsid w:val="003A36AE"/>
    <w:rsid w:val="003C03A3"/>
    <w:rsid w:val="003C2940"/>
    <w:rsid w:val="003C4A45"/>
    <w:rsid w:val="003D4251"/>
    <w:rsid w:val="003D4964"/>
    <w:rsid w:val="003D7F3C"/>
    <w:rsid w:val="003F0FFD"/>
    <w:rsid w:val="003F11AE"/>
    <w:rsid w:val="003F591E"/>
    <w:rsid w:val="003F6633"/>
    <w:rsid w:val="00402646"/>
    <w:rsid w:val="00405814"/>
    <w:rsid w:val="00405A94"/>
    <w:rsid w:val="00406345"/>
    <w:rsid w:val="004066D9"/>
    <w:rsid w:val="00411B3A"/>
    <w:rsid w:val="0041287D"/>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510B11"/>
    <w:rsid w:val="0051119D"/>
    <w:rsid w:val="00523E1B"/>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B630C"/>
    <w:rsid w:val="005C01C1"/>
    <w:rsid w:val="005C51E0"/>
    <w:rsid w:val="005C697F"/>
    <w:rsid w:val="005D7EC4"/>
    <w:rsid w:val="005F0B16"/>
    <w:rsid w:val="005F3CDB"/>
    <w:rsid w:val="00616C1F"/>
    <w:rsid w:val="006228F7"/>
    <w:rsid w:val="00636465"/>
    <w:rsid w:val="0065210D"/>
    <w:rsid w:val="006552FB"/>
    <w:rsid w:val="00686170"/>
    <w:rsid w:val="00690150"/>
    <w:rsid w:val="00695C19"/>
    <w:rsid w:val="006A280F"/>
    <w:rsid w:val="006A62EC"/>
    <w:rsid w:val="006B028F"/>
    <w:rsid w:val="006C131B"/>
    <w:rsid w:val="006D7B34"/>
    <w:rsid w:val="006E32A3"/>
    <w:rsid w:val="006E3E44"/>
    <w:rsid w:val="006E56E7"/>
    <w:rsid w:val="00703CA6"/>
    <w:rsid w:val="00707227"/>
    <w:rsid w:val="00710BF4"/>
    <w:rsid w:val="00715AAA"/>
    <w:rsid w:val="007163E7"/>
    <w:rsid w:val="00717098"/>
    <w:rsid w:val="007255E7"/>
    <w:rsid w:val="007260CD"/>
    <w:rsid w:val="00741D30"/>
    <w:rsid w:val="00743E68"/>
    <w:rsid w:val="00751FAE"/>
    <w:rsid w:val="00754E0F"/>
    <w:rsid w:val="007720B4"/>
    <w:rsid w:val="0077211A"/>
    <w:rsid w:val="00794BE0"/>
    <w:rsid w:val="007A051E"/>
    <w:rsid w:val="007A2403"/>
    <w:rsid w:val="007A37F2"/>
    <w:rsid w:val="007A40D8"/>
    <w:rsid w:val="007B0CF4"/>
    <w:rsid w:val="007B654A"/>
    <w:rsid w:val="007C61F5"/>
    <w:rsid w:val="007D09CB"/>
    <w:rsid w:val="007D20B2"/>
    <w:rsid w:val="007D2FC0"/>
    <w:rsid w:val="007D7E91"/>
    <w:rsid w:val="007E0629"/>
    <w:rsid w:val="007F152F"/>
    <w:rsid w:val="007F2710"/>
    <w:rsid w:val="00802342"/>
    <w:rsid w:val="0080639F"/>
    <w:rsid w:val="0080762B"/>
    <w:rsid w:val="00813432"/>
    <w:rsid w:val="008274A4"/>
    <w:rsid w:val="00830652"/>
    <w:rsid w:val="00831468"/>
    <w:rsid w:val="00831ED9"/>
    <w:rsid w:val="008343ED"/>
    <w:rsid w:val="008353BA"/>
    <w:rsid w:val="00840641"/>
    <w:rsid w:val="00845AC5"/>
    <w:rsid w:val="008509E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7B47"/>
    <w:rsid w:val="00902EA5"/>
    <w:rsid w:val="0090395F"/>
    <w:rsid w:val="0091346C"/>
    <w:rsid w:val="00921668"/>
    <w:rsid w:val="009300D5"/>
    <w:rsid w:val="00941C74"/>
    <w:rsid w:val="009445DA"/>
    <w:rsid w:val="00944CB5"/>
    <w:rsid w:val="00946655"/>
    <w:rsid w:val="009473D1"/>
    <w:rsid w:val="00955CA5"/>
    <w:rsid w:val="00960E61"/>
    <w:rsid w:val="009614E1"/>
    <w:rsid w:val="00966397"/>
    <w:rsid w:val="009733A8"/>
    <w:rsid w:val="00980C9B"/>
    <w:rsid w:val="00992CCA"/>
    <w:rsid w:val="009951B8"/>
    <w:rsid w:val="009A2E23"/>
    <w:rsid w:val="009A4B60"/>
    <w:rsid w:val="009A60D9"/>
    <w:rsid w:val="009A69FA"/>
    <w:rsid w:val="009B0BC2"/>
    <w:rsid w:val="009B264B"/>
    <w:rsid w:val="009B51A8"/>
    <w:rsid w:val="009C1705"/>
    <w:rsid w:val="009C1B4E"/>
    <w:rsid w:val="009C2307"/>
    <w:rsid w:val="009C606B"/>
    <w:rsid w:val="009D29B6"/>
    <w:rsid w:val="009E13A6"/>
    <w:rsid w:val="009F2717"/>
    <w:rsid w:val="009F34BC"/>
    <w:rsid w:val="009F43D1"/>
    <w:rsid w:val="009F7B14"/>
    <w:rsid w:val="00A1232C"/>
    <w:rsid w:val="00A12679"/>
    <w:rsid w:val="00A16467"/>
    <w:rsid w:val="00A337F1"/>
    <w:rsid w:val="00A611CB"/>
    <w:rsid w:val="00A670F6"/>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7678"/>
    <w:rsid w:val="00B7075F"/>
    <w:rsid w:val="00B73836"/>
    <w:rsid w:val="00B763E9"/>
    <w:rsid w:val="00B76B55"/>
    <w:rsid w:val="00B859C9"/>
    <w:rsid w:val="00B93212"/>
    <w:rsid w:val="00BA0751"/>
    <w:rsid w:val="00BB51E2"/>
    <w:rsid w:val="00BC064B"/>
    <w:rsid w:val="00BC368A"/>
    <w:rsid w:val="00BE40F1"/>
    <w:rsid w:val="00BE4686"/>
    <w:rsid w:val="00BE7AE8"/>
    <w:rsid w:val="00BF4E3A"/>
    <w:rsid w:val="00C017CD"/>
    <w:rsid w:val="00C020FB"/>
    <w:rsid w:val="00C0452B"/>
    <w:rsid w:val="00C13750"/>
    <w:rsid w:val="00C16357"/>
    <w:rsid w:val="00C17402"/>
    <w:rsid w:val="00C22E8D"/>
    <w:rsid w:val="00C22F9B"/>
    <w:rsid w:val="00C258E0"/>
    <w:rsid w:val="00C35EE7"/>
    <w:rsid w:val="00C364BE"/>
    <w:rsid w:val="00C41533"/>
    <w:rsid w:val="00C473F0"/>
    <w:rsid w:val="00C625E2"/>
    <w:rsid w:val="00C6618D"/>
    <w:rsid w:val="00C72128"/>
    <w:rsid w:val="00C7297C"/>
    <w:rsid w:val="00C767E6"/>
    <w:rsid w:val="00C84D03"/>
    <w:rsid w:val="00C914B8"/>
    <w:rsid w:val="00C979CB"/>
    <w:rsid w:val="00CA2F20"/>
    <w:rsid w:val="00CA4DEA"/>
    <w:rsid w:val="00CA54DC"/>
    <w:rsid w:val="00CA74B5"/>
    <w:rsid w:val="00CB0B8F"/>
    <w:rsid w:val="00CB5929"/>
    <w:rsid w:val="00CB7383"/>
    <w:rsid w:val="00CD07C6"/>
    <w:rsid w:val="00CD0A98"/>
    <w:rsid w:val="00CD1C3F"/>
    <w:rsid w:val="00CE2581"/>
    <w:rsid w:val="00CE2DA4"/>
    <w:rsid w:val="00CE4E89"/>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7472"/>
    <w:rsid w:val="00D57C07"/>
    <w:rsid w:val="00D62217"/>
    <w:rsid w:val="00D6617B"/>
    <w:rsid w:val="00D668A4"/>
    <w:rsid w:val="00D7063E"/>
    <w:rsid w:val="00D720E0"/>
    <w:rsid w:val="00DA779C"/>
    <w:rsid w:val="00DB33B3"/>
    <w:rsid w:val="00DC49AD"/>
    <w:rsid w:val="00DC6217"/>
    <w:rsid w:val="00DC658B"/>
    <w:rsid w:val="00DD0379"/>
    <w:rsid w:val="00DE337C"/>
    <w:rsid w:val="00DE6B88"/>
    <w:rsid w:val="00DF37BC"/>
    <w:rsid w:val="00DF5C8E"/>
    <w:rsid w:val="00E003F4"/>
    <w:rsid w:val="00E04013"/>
    <w:rsid w:val="00E14436"/>
    <w:rsid w:val="00E17C2E"/>
    <w:rsid w:val="00E20484"/>
    <w:rsid w:val="00E254E3"/>
    <w:rsid w:val="00E27744"/>
    <w:rsid w:val="00E371BB"/>
    <w:rsid w:val="00E40658"/>
    <w:rsid w:val="00E40EE5"/>
    <w:rsid w:val="00E42E58"/>
    <w:rsid w:val="00E56F1A"/>
    <w:rsid w:val="00E7113A"/>
    <w:rsid w:val="00E72DCC"/>
    <w:rsid w:val="00E759ED"/>
    <w:rsid w:val="00E76264"/>
    <w:rsid w:val="00E841BB"/>
    <w:rsid w:val="00E90E09"/>
    <w:rsid w:val="00E92541"/>
    <w:rsid w:val="00EA31B9"/>
    <w:rsid w:val="00EA3ECC"/>
    <w:rsid w:val="00EA4DEE"/>
    <w:rsid w:val="00EB34CB"/>
    <w:rsid w:val="00EB4588"/>
    <w:rsid w:val="00EC0F52"/>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94BAE"/>
    <w:rsid w:val="00FA6688"/>
    <w:rsid w:val="00FA6C56"/>
    <w:rsid w:val="00FC0193"/>
    <w:rsid w:val="00FD0BAC"/>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www.nrel.gov/docs/fy14osti/60742.pdf"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ind.nrel.gov/designcodes/simulators/developer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DWM"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nd.nrel.gov/designcodes/simulators/fast" TargetMode="External"/><Relationship Id="rId24" Type="http://schemas.openxmlformats.org/officeDocument/2006/relationships/image" Target="media/image6.png"/><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system/files/Setup_NWTC_Windows.pdf" TargetMode="External"/><Relationship Id="rId28" Type="http://schemas.openxmlformats.org/officeDocument/2006/relationships/image" Target="media/image10.png"/><Relationship Id="rId10" Type="http://schemas.openxmlformats.org/officeDocument/2006/relationships/hyperlink" Target="http://wind.nrel.gov/designcodes/simulators/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81370-8263-4ACD-9C94-C72249A29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35</Pages>
  <Words>8821</Words>
  <Characters>50285</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58989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35</cp:revision>
  <dcterms:created xsi:type="dcterms:W3CDTF">2014-10-01T13:04:00Z</dcterms:created>
  <dcterms:modified xsi:type="dcterms:W3CDTF">2015-02-20T03:59:00Z</dcterms:modified>
</cp:coreProperties>
</file>