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5192ABA4" w:rsidR="00143EBA" w:rsidRDefault="00D65682" w:rsidP="005847A9">
      <w:pPr>
        <w:pStyle w:val="Title"/>
      </w:pPr>
      <w:proofErr w:type="gramStart"/>
      <w:r>
        <w:t>F</w:t>
      </w:r>
      <w:r w:rsidR="00CA74B5">
        <w:t>AST v8.</w:t>
      </w:r>
      <w:proofErr w:type="gramEnd"/>
      <w:del w:id="0" w:author="Bonnie Jonkman" w:date="2015-04-15T12:42:00Z">
        <w:r w:rsidR="002A6E11" w:rsidDel="00B92E37">
          <w:delText>1</w:delText>
        </w:r>
        <w:r w:rsidR="005D7EC4" w:rsidDel="00B92E37">
          <w:delText>0</w:delText>
        </w:r>
      </w:del>
      <w:ins w:id="1" w:author="Bonnie Jonkman" w:date="2015-04-15T12:42:00Z">
        <w:r w:rsidR="00B92E37">
          <w:t>11</w:t>
        </w:r>
      </w:ins>
      <w:r w:rsidR="00CA74B5">
        <w:t>.</w:t>
      </w:r>
      <w:r w:rsidR="005D7EC4">
        <w:t>0</w:t>
      </w:r>
      <w:r w:rsidR="00F45A49">
        <w:t>0</w:t>
      </w:r>
      <w:r w:rsidR="00E759E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02CF8B26" w:rsidR="00CA74B5" w:rsidRDefault="00322393" w:rsidP="00CA74B5">
      <w:pPr>
        <w:pStyle w:val="Subtitle"/>
      </w:pPr>
      <w:r>
        <w:t>April</w:t>
      </w:r>
      <w:r w:rsidR="002A6E11">
        <w:t xml:space="preserve"> 1</w:t>
      </w:r>
      <w:ins w:id="2" w:author="Bonnie Jonkman" w:date="2015-04-15T12:42:00Z">
        <w:r w:rsidR="00B92E37">
          <w:t>5</w:t>
        </w:r>
      </w:ins>
      <w:r w:rsidR="00F45A49">
        <w:t>, 201</w:t>
      </w:r>
      <w:r w:rsidR="002A6E11">
        <w:t>5</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3" w:name="_Toc417470250"/>
      <w:r>
        <w:lastRenderedPageBreak/>
        <w:t>Table of Contents</w:t>
      </w:r>
      <w:bookmarkEnd w:id="3"/>
    </w:p>
    <w:p w14:paraId="066B2DA5" w14:textId="77777777" w:rsidR="008462CD" w:rsidRDefault="006C131B">
      <w:pPr>
        <w:pStyle w:val="TOC1"/>
        <w:tabs>
          <w:tab w:val="right" w:leader="dot" w:pos="9350"/>
        </w:tabs>
        <w:rPr>
          <w:ins w:id="4" w:author="Bonnie Jonkman" w:date="2015-04-22T12:48:00Z"/>
          <w:rFonts w:eastAsiaTheme="minorEastAsia"/>
          <w:noProof/>
        </w:rPr>
      </w:pPr>
      <w:r>
        <w:fldChar w:fldCharType="begin"/>
      </w:r>
      <w:r>
        <w:instrText xml:space="preserve"> TOC \o "1-2" \h \z \u </w:instrText>
      </w:r>
      <w:r>
        <w:fldChar w:fldCharType="separate"/>
      </w:r>
      <w:ins w:id="5" w:author="Bonnie Jonkman" w:date="2015-04-22T12:48:00Z">
        <w:r w:rsidR="008462CD" w:rsidRPr="00563963">
          <w:rPr>
            <w:rStyle w:val="Hyperlink"/>
            <w:noProof/>
          </w:rPr>
          <w:fldChar w:fldCharType="begin"/>
        </w:r>
        <w:r w:rsidR="008462CD" w:rsidRPr="00563963">
          <w:rPr>
            <w:rStyle w:val="Hyperlink"/>
            <w:noProof/>
          </w:rPr>
          <w:instrText xml:space="preserve"> </w:instrText>
        </w:r>
        <w:r w:rsidR="008462CD">
          <w:rPr>
            <w:noProof/>
          </w:rPr>
          <w:instrText>HYPERLINK \l "_Toc417470250"</w:instrText>
        </w:r>
        <w:r w:rsidR="008462CD" w:rsidRPr="00563963">
          <w:rPr>
            <w:rStyle w:val="Hyperlink"/>
            <w:noProof/>
          </w:rPr>
          <w:instrText xml:space="preserve"> </w:instrText>
        </w:r>
        <w:r w:rsidR="008462CD" w:rsidRPr="00563963">
          <w:rPr>
            <w:rStyle w:val="Hyperlink"/>
            <w:noProof/>
          </w:rPr>
          <w:fldChar w:fldCharType="separate"/>
        </w:r>
        <w:r w:rsidR="008462CD" w:rsidRPr="00563963">
          <w:rPr>
            <w:rStyle w:val="Hyperlink"/>
            <w:noProof/>
          </w:rPr>
          <w:t>Table of Contents</w:t>
        </w:r>
        <w:r w:rsidR="008462CD">
          <w:rPr>
            <w:noProof/>
            <w:webHidden/>
          </w:rPr>
          <w:tab/>
        </w:r>
        <w:r w:rsidR="008462CD">
          <w:rPr>
            <w:noProof/>
            <w:webHidden/>
          </w:rPr>
          <w:fldChar w:fldCharType="begin"/>
        </w:r>
        <w:r w:rsidR="008462CD">
          <w:rPr>
            <w:noProof/>
            <w:webHidden/>
          </w:rPr>
          <w:instrText xml:space="preserve"> PAGEREF _Toc417470250 \h </w:instrText>
        </w:r>
      </w:ins>
      <w:r w:rsidR="008462CD">
        <w:rPr>
          <w:noProof/>
          <w:webHidden/>
        </w:rPr>
      </w:r>
      <w:r w:rsidR="008462CD">
        <w:rPr>
          <w:noProof/>
          <w:webHidden/>
        </w:rPr>
        <w:fldChar w:fldCharType="separate"/>
      </w:r>
      <w:ins w:id="6" w:author="Bonnie Jonkman" w:date="2015-04-22T12:48:00Z">
        <w:r w:rsidR="008462CD">
          <w:rPr>
            <w:noProof/>
            <w:webHidden/>
          </w:rPr>
          <w:t>2</w:t>
        </w:r>
        <w:r w:rsidR="008462CD">
          <w:rPr>
            <w:noProof/>
            <w:webHidden/>
          </w:rPr>
          <w:fldChar w:fldCharType="end"/>
        </w:r>
        <w:r w:rsidR="008462CD" w:rsidRPr="00563963">
          <w:rPr>
            <w:rStyle w:val="Hyperlink"/>
            <w:noProof/>
          </w:rPr>
          <w:fldChar w:fldCharType="end"/>
        </w:r>
      </w:ins>
    </w:p>
    <w:p w14:paraId="58C2BEEC" w14:textId="77777777" w:rsidR="008462CD" w:rsidRDefault="008462CD">
      <w:pPr>
        <w:pStyle w:val="TOC1"/>
        <w:tabs>
          <w:tab w:val="right" w:leader="dot" w:pos="9350"/>
        </w:tabs>
        <w:rPr>
          <w:ins w:id="7" w:author="Bonnie Jonkman" w:date="2015-04-22T12:48:00Z"/>
          <w:rFonts w:eastAsiaTheme="minorEastAsia"/>
          <w:noProof/>
        </w:rPr>
      </w:pPr>
      <w:ins w:id="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"_Toc417470251"</w:instrText>
        </w:r>
        <w:r w:rsidRPr="00563963">
          <w:rPr>
            <w:rStyle w:val="Hyperlink"/>
            <w:noProof/>
          </w:rPr>
          <w:instrText xml:space="preserve"> </w:instrText>
        </w:r>
        <w:r w:rsidRPr="00563963">
          <w:rPr>
            <w:rStyle w:val="Hyperlink"/>
            <w:noProof/>
          </w:rPr>
          <w:fldChar w:fldCharType="separate"/>
        </w:r>
        <w:r w:rsidRPr="00563963">
          <w:rPr>
            <w:rStyle w:val="Hyperlink"/>
            <w:noProof/>
          </w:rPr>
          <w:t>Introduction</w:t>
        </w:r>
        <w:r>
          <w:rPr>
            <w:noProof/>
            <w:webHidden/>
          </w:rPr>
          <w:tab/>
        </w:r>
        <w:r>
          <w:rPr>
            <w:noProof/>
            <w:webHidden/>
          </w:rPr>
          <w:fldChar w:fldCharType="begin"/>
        </w:r>
        <w:r>
          <w:rPr>
            <w:noProof/>
            <w:webHidden/>
          </w:rPr>
          <w:instrText xml:space="preserve"> PAGEREF _Toc417470251 \h </w:instrText>
        </w:r>
      </w:ins>
      <w:r>
        <w:rPr>
          <w:noProof/>
          <w:webHidden/>
        </w:rPr>
      </w:r>
      <w:r>
        <w:rPr>
          <w:noProof/>
          <w:webHidden/>
        </w:rPr>
        <w:fldChar w:fldCharType="separate"/>
      </w:r>
      <w:ins w:id="9" w:author="Bonnie Jonkman" w:date="2015-04-22T12:48:00Z">
        <w:r>
          <w:rPr>
            <w:noProof/>
            <w:webHidden/>
          </w:rPr>
          <w:t>3</w:t>
        </w:r>
        <w:r>
          <w:rPr>
            <w:noProof/>
            <w:webHidden/>
          </w:rPr>
          <w:fldChar w:fldCharType="end"/>
        </w:r>
        <w:r w:rsidRPr="00563963">
          <w:rPr>
            <w:rStyle w:val="Hyperlink"/>
            <w:noProof/>
          </w:rPr>
          <w:fldChar w:fldCharType="end"/>
        </w:r>
      </w:ins>
    </w:p>
    <w:p w14:paraId="4223557A" w14:textId="77777777" w:rsidR="008462CD" w:rsidRDefault="008462CD">
      <w:pPr>
        <w:pStyle w:val="TOC1"/>
        <w:tabs>
          <w:tab w:val="right" w:leader="dot" w:pos="9350"/>
        </w:tabs>
        <w:rPr>
          <w:ins w:id="10" w:author="Bonnie Jonkman" w:date="2015-04-22T12:48:00Z"/>
          <w:rFonts w:eastAsiaTheme="minorEastAsia"/>
          <w:noProof/>
        </w:rPr>
      </w:pPr>
      <w:ins w:id="1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in FAST</w:t>
        </w:r>
        <w:r>
          <w:rPr>
            <w:noProof/>
            <w:webHidden/>
          </w:rPr>
          <w:tab/>
        </w:r>
        <w:r>
          <w:rPr>
            <w:noProof/>
            <w:webHidden/>
          </w:rPr>
          <w:fldChar w:fldCharType="begin"/>
        </w:r>
        <w:r>
          <w:rPr>
            <w:noProof/>
            <w:webHidden/>
          </w:rPr>
          <w:instrText xml:space="preserve"> PAGEREF _Toc417470252 \h </w:instrText>
        </w:r>
      </w:ins>
      <w:r>
        <w:rPr>
          <w:noProof/>
          <w:webHidden/>
        </w:rPr>
      </w:r>
      <w:r>
        <w:rPr>
          <w:noProof/>
          <w:webHidden/>
        </w:rPr>
        <w:fldChar w:fldCharType="separate"/>
      </w:r>
      <w:ins w:id="12" w:author="Bonnie Jonkman" w:date="2015-04-22T12:48:00Z">
        <w:r>
          <w:rPr>
            <w:noProof/>
            <w:webHidden/>
          </w:rPr>
          <w:t>8</w:t>
        </w:r>
        <w:r>
          <w:rPr>
            <w:noProof/>
            <w:webHidden/>
          </w:rPr>
          <w:fldChar w:fldCharType="end"/>
        </w:r>
        <w:r w:rsidRPr="00563963">
          <w:rPr>
            <w:rStyle w:val="Hyperlink"/>
            <w:noProof/>
          </w:rPr>
          <w:fldChar w:fldCharType="end"/>
        </w:r>
      </w:ins>
    </w:p>
    <w:p w14:paraId="6092F8D1" w14:textId="77777777" w:rsidR="008462CD" w:rsidRDefault="008462CD">
      <w:pPr>
        <w:pStyle w:val="TOC2"/>
        <w:tabs>
          <w:tab w:val="right" w:leader="dot" w:pos="9350"/>
        </w:tabs>
        <w:rPr>
          <w:ins w:id="13" w:author="Bonnie Jonkman" w:date="2015-04-22T12:48:00Z"/>
          <w:rFonts w:eastAsiaTheme="minorEastAsia"/>
          <w:noProof/>
        </w:rPr>
      </w:pPr>
      <w:ins w:id="1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"_Toc417470253"</w:instrText>
        </w:r>
        <w:r w:rsidRPr="00563963">
          <w:rPr>
            <w:rStyle w:val="Hyperlink"/>
            <w:noProof/>
          </w:rPr>
          <w:instrText xml:space="preserve"> </w:instrText>
        </w:r>
        <w:r w:rsidRPr="00563963">
          <w:rPr>
            <w:rStyle w:val="Hyperlink"/>
            <w:noProof/>
          </w:rPr>
          <w:fldChar w:fldCharType="separate"/>
        </w:r>
        <w:r w:rsidRPr="00563963">
          <w:rPr>
            <w:rStyle w:val="Hyperlink"/>
            <w:noProof/>
          </w:rPr>
          <w:t>v8.11.00a-bjj</w:t>
        </w:r>
        <w:r>
          <w:rPr>
            <w:noProof/>
            <w:webHidden/>
          </w:rPr>
          <w:tab/>
        </w:r>
        <w:r>
          <w:rPr>
            <w:noProof/>
            <w:webHidden/>
          </w:rPr>
          <w:fldChar w:fldCharType="begin"/>
        </w:r>
        <w:r>
          <w:rPr>
            <w:noProof/>
            <w:webHidden/>
          </w:rPr>
          <w:instrText xml:space="preserve"> PAGEREF _Toc417470253 \h </w:instrText>
        </w:r>
      </w:ins>
      <w:r>
        <w:rPr>
          <w:noProof/>
          <w:webHidden/>
        </w:rPr>
      </w:r>
      <w:r>
        <w:rPr>
          <w:noProof/>
          <w:webHidden/>
        </w:rPr>
        <w:fldChar w:fldCharType="separate"/>
      </w:r>
      <w:ins w:id="15" w:author="Bonnie Jonkman" w:date="2015-04-22T12:48:00Z">
        <w:r>
          <w:rPr>
            <w:noProof/>
            <w:webHidden/>
          </w:rPr>
          <w:t>8</w:t>
        </w:r>
        <w:r>
          <w:rPr>
            <w:noProof/>
            <w:webHidden/>
          </w:rPr>
          <w:fldChar w:fldCharType="end"/>
        </w:r>
        <w:r w:rsidRPr="00563963">
          <w:rPr>
            <w:rStyle w:val="Hyperlink"/>
            <w:noProof/>
          </w:rPr>
          <w:fldChar w:fldCharType="end"/>
        </w:r>
      </w:ins>
    </w:p>
    <w:p w14:paraId="01605F6B" w14:textId="77777777" w:rsidR="008462CD" w:rsidRDefault="008462CD">
      <w:pPr>
        <w:pStyle w:val="TOC2"/>
        <w:tabs>
          <w:tab w:val="right" w:leader="dot" w:pos="9350"/>
        </w:tabs>
        <w:rPr>
          <w:ins w:id="16" w:author="Bonnie Jonkman" w:date="2015-04-22T12:48:00Z"/>
          <w:rFonts w:eastAsiaTheme="minorEastAsia"/>
          <w:noProof/>
        </w:rPr>
      </w:pPr>
      <w:ins w:id="1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"_Toc417470254"</w:instrText>
        </w:r>
        <w:r w:rsidRPr="00563963">
          <w:rPr>
            <w:rStyle w:val="Hyperlink"/>
            <w:noProof/>
          </w:rPr>
          <w:instrText xml:space="preserve"> </w:instrText>
        </w:r>
        <w:r w:rsidRPr="00563963">
          <w:rPr>
            <w:rStyle w:val="Hyperlink"/>
            <w:noProof/>
          </w:rPr>
          <w:fldChar w:fldCharType="separate"/>
        </w:r>
        <w:r w:rsidRPr="00563963">
          <w:rPr>
            <w:rStyle w:val="Hyperlink"/>
            <w:noProof/>
          </w:rPr>
          <w:t>v8.10.00a-bjj</w:t>
        </w:r>
        <w:r>
          <w:rPr>
            <w:noProof/>
            <w:webHidden/>
          </w:rPr>
          <w:tab/>
        </w:r>
        <w:r>
          <w:rPr>
            <w:noProof/>
            <w:webHidden/>
          </w:rPr>
          <w:fldChar w:fldCharType="begin"/>
        </w:r>
        <w:r>
          <w:rPr>
            <w:noProof/>
            <w:webHidden/>
          </w:rPr>
          <w:instrText xml:space="preserve"> PAGEREF _Toc417470254 \h </w:instrText>
        </w:r>
      </w:ins>
      <w:r>
        <w:rPr>
          <w:noProof/>
          <w:webHidden/>
        </w:rPr>
      </w:r>
      <w:r>
        <w:rPr>
          <w:noProof/>
          <w:webHidden/>
        </w:rPr>
        <w:fldChar w:fldCharType="separate"/>
      </w:r>
      <w:ins w:id="18" w:author="Bonnie Jonkman" w:date="2015-04-22T12:48:00Z">
        <w:r>
          <w:rPr>
            <w:noProof/>
            <w:webHidden/>
          </w:rPr>
          <w:t>8</w:t>
        </w:r>
        <w:r>
          <w:rPr>
            <w:noProof/>
            <w:webHidden/>
          </w:rPr>
          <w:fldChar w:fldCharType="end"/>
        </w:r>
        <w:r w:rsidRPr="00563963">
          <w:rPr>
            <w:rStyle w:val="Hyperlink"/>
            <w:noProof/>
          </w:rPr>
          <w:fldChar w:fldCharType="end"/>
        </w:r>
      </w:ins>
    </w:p>
    <w:p w14:paraId="69393827" w14:textId="77777777" w:rsidR="008462CD" w:rsidRDefault="008462CD">
      <w:pPr>
        <w:pStyle w:val="TOC2"/>
        <w:tabs>
          <w:tab w:val="right" w:leader="dot" w:pos="9350"/>
        </w:tabs>
        <w:rPr>
          <w:ins w:id="19" w:author="Bonnie Jonkman" w:date="2015-04-22T12:48:00Z"/>
          <w:rFonts w:eastAsiaTheme="minorEastAsia"/>
          <w:noProof/>
        </w:rPr>
      </w:pPr>
      <w:ins w:id="2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"_Toc417470255"</w:instrText>
        </w:r>
        <w:r w:rsidRPr="00563963">
          <w:rPr>
            <w:rStyle w:val="Hyperlink"/>
            <w:noProof/>
          </w:rPr>
          <w:instrText xml:space="preserve"> </w:instrText>
        </w:r>
        <w:r w:rsidRPr="00563963">
          <w:rPr>
            <w:rStyle w:val="Hyperlink"/>
            <w:noProof/>
          </w:rPr>
          <w:fldChar w:fldCharType="separate"/>
        </w:r>
        <w:r w:rsidRPr="00563963">
          <w:rPr>
            <w:rStyle w:val="Hyperlink"/>
            <w:noProof/>
          </w:rPr>
          <w:t>v8.09.00a-bjj</w:t>
        </w:r>
        <w:r>
          <w:rPr>
            <w:noProof/>
            <w:webHidden/>
          </w:rPr>
          <w:tab/>
        </w:r>
        <w:r>
          <w:rPr>
            <w:noProof/>
            <w:webHidden/>
          </w:rPr>
          <w:fldChar w:fldCharType="begin"/>
        </w:r>
        <w:r>
          <w:rPr>
            <w:noProof/>
            <w:webHidden/>
          </w:rPr>
          <w:instrText xml:space="preserve"> PAGEREF _Toc417470255 \h </w:instrText>
        </w:r>
      </w:ins>
      <w:r>
        <w:rPr>
          <w:noProof/>
          <w:webHidden/>
        </w:rPr>
      </w:r>
      <w:r>
        <w:rPr>
          <w:noProof/>
          <w:webHidden/>
        </w:rPr>
        <w:fldChar w:fldCharType="separate"/>
      </w:r>
      <w:ins w:id="21" w:author="Bonnie Jonkman" w:date="2015-04-22T12:48:00Z">
        <w:r>
          <w:rPr>
            <w:noProof/>
            <w:webHidden/>
          </w:rPr>
          <w:t>10</w:t>
        </w:r>
        <w:r>
          <w:rPr>
            <w:noProof/>
            <w:webHidden/>
          </w:rPr>
          <w:fldChar w:fldCharType="end"/>
        </w:r>
        <w:r w:rsidRPr="00563963">
          <w:rPr>
            <w:rStyle w:val="Hyperlink"/>
            <w:noProof/>
          </w:rPr>
          <w:fldChar w:fldCharType="end"/>
        </w:r>
      </w:ins>
    </w:p>
    <w:p w14:paraId="532C176B" w14:textId="77777777" w:rsidR="008462CD" w:rsidRDefault="008462CD">
      <w:pPr>
        <w:pStyle w:val="TOC2"/>
        <w:tabs>
          <w:tab w:val="right" w:leader="dot" w:pos="9350"/>
        </w:tabs>
        <w:rPr>
          <w:ins w:id="22" w:author="Bonnie Jonkman" w:date="2015-04-22T12:48:00Z"/>
          <w:rFonts w:eastAsiaTheme="minorEastAsia"/>
          <w:noProof/>
        </w:rPr>
      </w:pPr>
      <w:ins w:id="2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"_Toc417470256"</w:instrText>
        </w:r>
        <w:r w:rsidRPr="00563963">
          <w:rPr>
            <w:rStyle w:val="Hyperlink"/>
            <w:noProof/>
          </w:rPr>
          <w:instrText xml:space="preserve"> </w:instrText>
        </w:r>
        <w:r w:rsidRPr="00563963">
          <w:rPr>
            <w:rStyle w:val="Hyperlink"/>
            <w:noProof/>
          </w:rPr>
          <w:fldChar w:fldCharType="separate"/>
        </w:r>
        <w:r w:rsidRPr="00563963">
          <w:rPr>
            <w:rStyle w:val="Hyperlink"/>
            <w:noProof/>
          </w:rPr>
          <w:t>v8.08.00c-bjj</w:t>
        </w:r>
        <w:r>
          <w:rPr>
            <w:noProof/>
            <w:webHidden/>
          </w:rPr>
          <w:tab/>
        </w:r>
        <w:r>
          <w:rPr>
            <w:noProof/>
            <w:webHidden/>
          </w:rPr>
          <w:fldChar w:fldCharType="begin"/>
        </w:r>
        <w:r>
          <w:rPr>
            <w:noProof/>
            <w:webHidden/>
          </w:rPr>
          <w:instrText xml:space="preserve"> PAGEREF _Toc417470256 \h </w:instrText>
        </w:r>
      </w:ins>
      <w:r>
        <w:rPr>
          <w:noProof/>
          <w:webHidden/>
        </w:rPr>
      </w:r>
      <w:r>
        <w:rPr>
          <w:noProof/>
          <w:webHidden/>
        </w:rPr>
        <w:fldChar w:fldCharType="separate"/>
      </w:r>
      <w:ins w:id="24" w:author="Bonnie Jonkman" w:date="2015-04-22T12:48:00Z">
        <w:r>
          <w:rPr>
            <w:noProof/>
            <w:webHidden/>
          </w:rPr>
          <w:t>10</w:t>
        </w:r>
        <w:r>
          <w:rPr>
            <w:noProof/>
            <w:webHidden/>
          </w:rPr>
          <w:fldChar w:fldCharType="end"/>
        </w:r>
        <w:r w:rsidRPr="00563963">
          <w:rPr>
            <w:rStyle w:val="Hyperlink"/>
            <w:noProof/>
          </w:rPr>
          <w:fldChar w:fldCharType="end"/>
        </w:r>
      </w:ins>
    </w:p>
    <w:p w14:paraId="5D8B54B6" w14:textId="77777777" w:rsidR="008462CD" w:rsidRDefault="008462CD">
      <w:pPr>
        <w:pStyle w:val="TOC2"/>
        <w:tabs>
          <w:tab w:val="right" w:leader="dot" w:pos="9350"/>
        </w:tabs>
        <w:rPr>
          <w:ins w:id="25" w:author="Bonnie Jonkman" w:date="2015-04-22T12:48:00Z"/>
          <w:rFonts w:eastAsiaTheme="minorEastAsia"/>
          <w:noProof/>
        </w:rPr>
      </w:pPr>
      <w:ins w:id="2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"_Toc417470257"</w:instrText>
        </w:r>
        <w:r w:rsidRPr="00563963">
          <w:rPr>
            <w:rStyle w:val="Hyperlink"/>
            <w:noProof/>
          </w:rPr>
          <w:instrText xml:space="preserve"> </w:instrText>
        </w:r>
        <w:r w:rsidRPr="00563963">
          <w:rPr>
            <w:rStyle w:val="Hyperlink"/>
            <w:noProof/>
          </w:rPr>
          <w:fldChar w:fldCharType="separate"/>
        </w:r>
        <w:r w:rsidRPr="00563963">
          <w:rPr>
            <w:rStyle w:val="Hyperlink"/>
            <w:noProof/>
          </w:rPr>
          <w:t>v8.03.02b-bjj</w:t>
        </w:r>
        <w:r>
          <w:rPr>
            <w:noProof/>
            <w:webHidden/>
          </w:rPr>
          <w:tab/>
        </w:r>
        <w:r>
          <w:rPr>
            <w:noProof/>
            <w:webHidden/>
          </w:rPr>
          <w:fldChar w:fldCharType="begin"/>
        </w:r>
        <w:r>
          <w:rPr>
            <w:noProof/>
            <w:webHidden/>
          </w:rPr>
          <w:instrText xml:space="preserve"> PAGEREF _Toc417470257 \h </w:instrText>
        </w:r>
      </w:ins>
      <w:r>
        <w:rPr>
          <w:noProof/>
          <w:webHidden/>
        </w:rPr>
      </w:r>
      <w:r>
        <w:rPr>
          <w:noProof/>
          <w:webHidden/>
        </w:rPr>
        <w:fldChar w:fldCharType="separate"/>
      </w:r>
      <w:ins w:id="27" w:author="Bonnie Jonkman" w:date="2015-04-22T12:48:00Z">
        <w:r>
          <w:rPr>
            <w:noProof/>
            <w:webHidden/>
          </w:rPr>
          <w:t>12</w:t>
        </w:r>
        <w:r>
          <w:rPr>
            <w:noProof/>
            <w:webHidden/>
          </w:rPr>
          <w:fldChar w:fldCharType="end"/>
        </w:r>
        <w:r w:rsidRPr="00563963">
          <w:rPr>
            <w:rStyle w:val="Hyperlink"/>
            <w:noProof/>
          </w:rPr>
          <w:fldChar w:fldCharType="end"/>
        </w:r>
      </w:ins>
    </w:p>
    <w:p w14:paraId="453DB916" w14:textId="77777777" w:rsidR="008462CD" w:rsidRDefault="008462CD">
      <w:pPr>
        <w:pStyle w:val="TOC1"/>
        <w:tabs>
          <w:tab w:val="right" w:leader="dot" w:pos="9350"/>
        </w:tabs>
        <w:rPr>
          <w:ins w:id="28" w:author="Bonnie Jonkman" w:date="2015-04-22T12:48:00Z"/>
          <w:rFonts w:eastAsiaTheme="minorEastAsia"/>
          <w:noProof/>
        </w:rPr>
      </w:pPr>
      <w:ins w:id="2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"_Toc417470258"</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Input and Output Files</w:t>
        </w:r>
        <w:r>
          <w:rPr>
            <w:noProof/>
            <w:webHidden/>
          </w:rPr>
          <w:tab/>
        </w:r>
        <w:r>
          <w:rPr>
            <w:noProof/>
            <w:webHidden/>
          </w:rPr>
          <w:fldChar w:fldCharType="begin"/>
        </w:r>
        <w:r>
          <w:rPr>
            <w:noProof/>
            <w:webHidden/>
          </w:rPr>
          <w:instrText xml:space="preserve"> PAGEREF _Toc417470258 \h </w:instrText>
        </w:r>
      </w:ins>
      <w:r>
        <w:rPr>
          <w:noProof/>
          <w:webHidden/>
        </w:rPr>
      </w:r>
      <w:r>
        <w:rPr>
          <w:noProof/>
          <w:webHidden/>
        </w:rPr>
        <w:fldChar w:fldCharType="separate"/>
      </w:r>
      <w:ins w:id="30" w:author="Bonnie Jonkman" w:date="2015-04-22T12:48:00Z">
        <w:r>
          <w:rPr>
            <w:noProof/>
            <w:webHidden/>
          </w:rPr>
          <w:t>12</w:t>
        </w:r>
        <w:r>
          <w:rPr>
            <w:noProof/>
            <w:webHidden/>
          </w:rPr>
          <w:fldChar w:fldCharType="end"/>
        </w:r>
        <w:r w:rsidRPr="00563963">
          <w:rPr>
            <w:rStyle w:val="Hyperlink"/>
            <w:noProof/>
          </w:rPr>
          <w:fldChar w:fldCharType="end"/>
        </w:r>
      </w:ins>
    </w:p>
    <w:p w14:paraId="6BF25B34" w14:textId="77777777" w:rsidR="008462CD" w:rsidRDefault="008462CD">
      <w:pPr>
        <w:pStyle w:val="TOC2"/>
        <w:tabs>
          <w:tab w:val="right" w:leader="dot" w:pos="9350"/>
        </w:tabs>
        <w:rPr>
          <w:ins w:id="31" w:author="Bonnie Jonkman" w:date="2015-04-22T12:48:00Z"/>
          <w:rFonts w:eastAsiaTheme="minorEastAsia"/>
          <w:noProof/>
        </w:rPr>
      </w:pPr>
      <w:ins w:id="3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"_Toc417470259"</w:instrText>
        </w:r>
        <w:r w:rsidRPr="00563963">
          <w:rPr>
            <w:rStyle w:val="Hyperlink"/>
            <w:noProof/>
          </w:rPr>
          <w:instrText xml:space="preserve"> </w:instrText>
        </w:r>
        <w:r w:rsidRPr="00563963">
          <w:rPr>
            <w:rStyle w:val="Hyperlink"/>
            <w:noProof/>
          </w:rPr>
          <w:fldChar w:fldCharType="separate"/>
        </w:r>
        <w:r w:rsidRPr="00563963">
          <w:rPr>
            <w:rStyle w:val="Hyperlink"/>
            <w:noProof/>
          </w:rPr>
          <w:t>File Naming Conventions</w:t>
        </w:r>
        <w:r>
          <w:rPr>
            <w:noProof/>
            <w:webHidden/>
          </w:rPr>
          <w:tab/>
        </w:r>
        <w:r>
          <w:rPr>
            <w:noProof/>
            <w:webHidden/>
          </w:rPr>
          <w:fldChar w:fldCharType="begin"/>
        </w:r>
        <w:r>
          <w:rPr>
            <w:noProof/>
            <w:webHidden/>
          </w:rPr>
          <w:instrText xml:space="preserve"> PAGEREF _Toc417470259 \h </w:instrText>
        </w:r>
      </w:ins>
      <w:r>
        <w:rPr>
          <w:noProof/>
          <w:webHidden/>
        </w:rPr>
      </w:r>
      <w:r>
        <w:rPr>
          <w:noProof/>
          <w:webHidden/>
        </w:rPr>
        <w:fldChar w:fldCharType="separate"/>
      </w:r>
      <w:ins w:id="33" w:author="Bonnie Jonkman" w:date="2015-04-22T12:48:00Z">
        <w:r>
          <w:rPr>
            <w:noProof/>
            <w:webHidden/>
          </w:rPr>
          <w:t>12</w:t>
        </w:r>
        <w:r>
          <w:rPr>
            <w:noProof/>
            <w:webHidden/>
          </w:rPr>
          <w:fldChar w:fldCharType="end"/>
        </w:r>
        <w:r w:rsidRPr="00563963">
          <w:rPr>
            <w:rStyle w:val="Hyperlink"/>
            <w:noProof/>
          </w:rPr>
          <w:fldChar w:fldCharType="end"/>
        </w:r>
      </w:ins>
    </w:p>
    <w:p w14:paraId="4BA1CE67" w14:textId="77777777" w:rsidR="008462CD" w:rsidRDefault="008462CD">
      <w:pPr>
        <w:pStyle w:val="TOC2"/>
        <w:tabs>
          <w:tab w:val="right" w:leader="dot" w:pos="9350"/>
        </w:tabs>
        <w:rPr>
          <w:ins w:id="34" w:author="Bonnie Jonkman" w:date="2015-04-22T12:48:00Z"/>
          <w:rFonts w:eastAsiaTheme="minorEastAsia"/>
          <w:noProof/>
        </w:rPr>
      </w:pPr>
      <w:ins w:id="3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"_Toc417470260"</w:instrText>
        </w:r>
        <w:r w:rsidRPr="00563963">
          <w:rPr>
            <w:rStyle w:val="Hyperlink"/>
            <w:noProof/>
          </w:rPr>
          <w:instrText xml:space="preserve"> </w:instrText>
        </w:r>
        <w:r w:rsidRPr="00563963">
          <w:rPr>
            <w:rStyle w:val="Hyperlink"/>
            <w:noProof/>
          </w:rPr>
          <w:fldChar w:fldCharType="separate"/>
        </w:r>
        <w:r w:rsidRPr="00563963">
          <w:rPr>
            <w:rStyle w:val="Hyperlink"/>
            <w:noProof/>
          </w:rPr>
          <w:t>Variables Specified in the FAST Primary Input File</w:t>
        </w:r>
        <w:r>
          <w:rPr>
            <w:noProof/>
            <w:webHidden/>
          </w:rPr>
          <w:tab/>
        </w:r>
        <w:r>
          <w:rPr>
            <w:noProof/>
            <w:webHidden/>
          </w:rPr>
          <w:fldChar w:fldCharType="begin"/>
        </w:r>
        <w:r>
          <w:rPr>
            <w:noProof/>
            <w:webHidden/>
          </w:rPr>
          <w:instrText xml:space="preserve"> PAGEREF _Toc417470260 \h </w:instrText>
        </w:r>
      </w:ins>
      <w:r>
        <w:rPr>
          <w:noProof/>
          <w:webHidden/>
        </w:rPr>
      </w:r>
      <w:r>
        <w:rPr>
          <w:noProof/>
          <w:webHidden/>
        </w:rPr>
        <w:fldChar w:fldCharType="separate"/>
      </w:r>
      <w:ins w:id="36" w:author="Bonnie Jonkman" w:date="2015-04-22T12:48:00Z">
        <w:r>
          <w:rPr>
            <w:noProof/>
            <w:webHidden/>
          </w:rPr>
          <w:t>15</w:t>
        </w:r>
        <w:r>
          <w:rPr>
            <w:noProof/>
            <w:webHidden/>
          </w:rPr>
          <w:fldChar w:fldCharType="end"/>
        </w:r>
        <w:r w:rsidRPr="00563963">
          <w:rPr>
            <w:rStyle w:val="Hyperlink"/>
            <w:noProof/>
          </w:rPr>
          <w:fldChar w:fldCharType="end"/>
        </w:r>
      </w:ins>
    </w:p>
    <w:p w14:paraId="197830A5" w14:textId="77777777" w:rsidR="008462CD" w:rsidRDefault="008462CD">
      <w:pPr>
        <w:pStyle w:val="TOC2"/>
        <w:tabs>
          <w:tab w:val="right" w:leader="dot" w:pos="9350"/>
        </w:tabs>
        <w:rPr>
          <w:ins w:id="37" w:author="Bonnie Jonkman" w:date="2015-04-22T12:48:00Z"/>
          <w:rFonts w:eastAsiaTheme="minorEastAsia"/>
          <w:noProof/>
        </w:rPr>
      </w:pPr>
      <w:ins w:id="3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"_Toc417470261"</w:instrText>
        </w:r>
        <w:r w:rsidRPr="00563963">
          <w:rPr>
            <w:rStyle w:val="Hyperlink"/>
            <w:noProof/>
          </w:rPr>
          <w:instrText xml:space="preserve"> </w:instrText>
        </w:r>
        <w:r w:rsidRPr="00563963">
          <w:rPr>
            <w:rStyle w:val="Hyperlink"/>
            <w:noProof/>
          </w:rPr>
          <w:fldChar w:fldCharType="separate"/>
        </w:r>
        <w:r w:rsidRPr="00563963">
          <w:rPr>
            <w:rStyle w:val="Hyperlink"/>
            <w:noProof/>
          </w:rPr>
          <w:t>Checkpoint Files (Restart Capability)</w:t>
        </w:r>
        <w:r>
          <w:rPr>
            <w:noProof/>
            <w:webHidden/>
          </w:rPr>
          <w:tab/>
        </w:r>
        <w:r>
          <w:rPr>
            <w:noProof/>
            <w:webHidden/>
          </w:rPr>
          <w:fldChar w:fldCharType="begin"/>
        </w:r>
        <w:r>
          <w:rPr>
            <w:noProof/>
            <w:webHidden/>
          </w:rPr>
          <w:instrText xml:space="preserve"> PAGEREF _Toc417470261 \h </w:instrText>
        </w:r>
      </w:ins>
      <w:r>
        <w:rPr>
          <w:noProof/>
          <w:webHidden/>
        </w:rPr>
      </w:r>
      <w:r>
        <w:rPr>
          <w:noProof/>
          <w:webHidden/>
        </w:rPr>
        <w:fldChar w:fldCharType="separate"/>
      </w:r>
      <w:ins w:id="39" w:author="Bonnie Jonkman" w:date="2015-04-22T12:48:00Z">
        <w:r>
          <w:rPr>
            <w:noProof/>
            <w:webHidden/>
          </w:rPr>
          <w:t>20</w:t>
        </w:r>
        <w:r>
          <w:rPr>
            <w:noProof/>
            <w:webHidden/>
          </w:rPr>
          <w:fldChar w:fldCharType="end"/>
        </w:r>
        <w:r w:rsidRPr="00563963">
          <w:rPr>
            <w:rStyle w:val="Hyperlink"/>
            <w:noProof/>
          </w:rPr>
          <w:fldChar w:fldCharType="end"/>
        </w:r>
      </w:ins>
    </w:p>
    <w:p w14:paraId="32EEDAA5" w14:textId="77777777" w:rsidR="008462CD" w:rsidRDefault="008462CD">
      <w:pPr>
        <w:pStyle w:val="TOC1"/>
        <w:tabs>
          <w:tab w:val="right" w:leader="dot" w:pos="9350"/>
        </w:tabs>
        <w:rPr>
          <w:ins w:id="40" w:author="Bonnie Jonkman" w:date="2015-04-22T12:48:00Z"/>
          <w:rFonts w:eastAsiaTheme="minorEastAsia"/>
          <w:noProof/>
        </w:rPr>
      </w:pPr>
      <w:ins w:id="4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"_Toc417470262"</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to FAST v8.10.x</w:t>
        </w:r>
        <w:r>
          <w:rPr>
            <w:noProof/>
            <w:webHidden/>
          </w:rPr>
          <w:tab/>
        </w:r>
        <w:r>
          <w:rPr>
            <w:noProof/>
            <w:webHidden/>
          </w:rPr>
          <w:fldChar w:fldCharType="begin"/>
        </w:r>
        <w:r>
          <w:rPr>
            <w:noProof/>
            <w:webHidden/>
          </w:rPr>
          <w:instrText xml:space="preserve"> PAGEREF _Toc417470262 \h </w:instrText>
        </w:r>
      </w:ins>
      <w:r>
        <w:rPr>
          <w:noProof/>
          <w:webHidden/>
        </w:rPr>
      </w:r>
      <w:r>
        <w:rPr>
          <w:noProof/>
          <w:webHidden/>
        </w:rPr>
        <w:fldChar w:fldCharType="separate"/>
      </w:r>
      <w:ins w:id="42" w:author="Bonnie Jonkman" w:date="2015-04-22T12:48:00Z">
        <w:r>
          <w:rPr>
            <w:noProof/>
            <w:webHidden/>
          </w:rPr>
          <w:t>21</w:t>
        </w:r>
        <w:r>
          <w:rPr>
            <w:noProof/>
            <w:webHidden/>
          </w:rPr>
          <w:fldChar w:fldCharType="end"/>
        </w:r>
        <w:r w:rsidRPr="00563963">
          <w:rPr>
            <w:rStyle w:val="Hyperlink"/>
            <w:noProof/>
          </w:rPr>
          <w:fldChar w:fldCharType="end"/>
        </w:r>
      </w:ins>
    </w:p>
    <w:p w14:paraId="1046C855" w14:textId="77777777" w:rsidR="008462CD" w:rsidRDefault="008462CD">
      <w:pPr>
        <w:pStyle w:val="TOC2"/>
        <w:tabs>
          <w:tab w:val="right" w:leader="dot" w:pos="9350"/>
        </w:tabs>
        <w:rPr>
          <w:ins w:id="43" w:author="Bonnie Jonkman" w:date="2015-04-22T12:48:00Z"/>
          <w:rFonts w:eastAsiaTheme="minorEastAsia"/>
          <w:noProof/>
        </w:rPr>
      </w:pPr>
      <w:ins w:id="4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"_Toc417470263"</w:instrText>
        </w:r>
        <w:r w:rsidRPr="00563963">
          <w:rPr>
            <w:rStyle w:val="Hyperlink"/>
            <w:noProof/>
          </w:rPr>
          <w:instrText xml:space="preserve"> </w:instrText>
        </w:r>
        <w:r w:rsidRPr="00563963">
          <w:rPr>
            <w:rStyle w:val="Hyperlink"/>
            <w:noProof/>
          </w:rPr>
          <w:fldChar w:fldCharType="separate"/>
        </w:r>
        <w:r w:rsidRPr="00563963">
          <w:rPr>
            <w:rStyle w:val="Hyperlink"/>
            <w:noProof/>
          </w:rPr>
          <w:t>Summary of Changes to Inputs</w:t>
        </w:r>
        <w:r>
          <w:rPr>
            <w:noProof/>
            <w:webHidden/>
          </w:rPr>
          <w:tab/>
        </w:r>
        <w:r>
          <w:rPr>
            <w:noProof/>
            <w:webHidden/>
          </w:rPr>
          <w:fldChar w:fldCharType="begin"/>
        </w:r>
        <w:r>
          <w:rPr>
            <w:noProof/>
            <w:webHidden/>
          </w:rPr>
          <w:instrText xml:space="preserve"> PAGEREF _Toc417470263 \h </w:instrText>
        </w:r>
      </w:ins>
      <w:r>
        <w:rPr>
          <w:noProof/>
          <w:webHidden/>
        </w:rPr>
      </w:r>
      <w:r>
        <w:rPr>
          <w:noProof/>
          <w:webHidden/>
        </w:rPr>
        <w:fldChar w:fldCharType="separate"/>
      </w:r>
      <w:ins w:id="45" w:author="Bonnie Jonkman" w:date="2015-04-22T12:48:00Z">
        <w:r>
          <w:rPr>
            <w:noProof/>
            <w:webHidden/>
          </w:rPr>
          <w:t>21</w:t>
        </w:r>
        <w:r>
          <w:rPr>
            <w:noProof/>
            <w:webHidden/>
          </w:rPr>
          <w:fldChar w:fldCharType="end"/>
        </w:r>
        <w:r w:rsidRPr="00563963">
          <w:rPr>
            <w:rStyle w:val="Hyperlink"/>
            <w:noProof/>
          </w:rPr>
          <w:fldChar w:fldCharType="end"/>
        </w:r>
      </w:ins>
    </w:p>
    <w:p w14:paraId="068016EF" w14:textId="77777777" w:rsidR="008462CD" w:rsidRDefault="008462CD">
      <w:pPr>
        <w:pStyle w:val="TOC2"/>
        <w:tabs>
          <w:tab w:val="right" w:leader="dot" w:pos="9350"/>
        </w:tabs>
        <w:rPr>
          <w:ins w:id="46" w:author="Bonnie Jonkman" w:date="2015-04-22T12:48:00Z"/>
          <w:rFonts w:eastAsiaTheme="minorEastAsia"/>
          <w:noProof/>
        </w:rPr>
      </w:pPr>
      <w:ins w:id="4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"_Toc417470264"</w:instrText>
        </w:r>
        <w:r w:rsidRPr="00563963">
          <w:rPr>
            <w:rStyle w:val="Hyperlink"/>
            <w:noProof/>
          </w:rPr>
          <w:instrText xml:space="preserve"> </w:instrText>
        </w:r>
        <w:r w:rsidRPr="00563963">
          <w:rPr>
            <w:rStyle w:val="Hyperlink"/>
            <w:noProof/>
          </w:rPr>
          <w:fldChar w:fldCharType="separate"/>
        </w:r>
        <w:r w:rsidRPr="00563963">
          <w:rPr>
            <w:rStyle w:val="Hyperlink"/>
            <w:noProof/>
          </w:rPr>
          <w:t>MATLAB Conversion Scripts</w:t>
        </w:r>
        <w:r>
          <w:rPr>
            <w:noProof/>
            <w:webHidden/>
          </w:rPr>
          <w:tab/>
        </w:r>
        <w:r>
          <w:rPr>
            <w:noProof/>
            <w:webHidden/>
          </w:rPr>
          <w:fldChar w:fldCharType="begin"/>
        </w:r>
        <w:r>
          <w:rPr>
            <w:noProof/>
            <w:webHidden/>
          </w:rPr>
          <w:instrText xml:space="preserve"> PAGEREF _Toc417470264 \h </w:instrText>
        </w:r>
      </w:ins>
      <w:r>
        <w:rPr>
          <w:noProof/>
          <w:webHidden/>
        </w:rPr>
      </w:r>
      <w:r>
        <w:rPr>
          <w:noProof/>
          <w:webHidden/>
        </w:rPr>
        <w:fldChar w:fldCharType="separate"/>
      </w:r>
      <w:ins w:id="48" w:author="Bonnie Jonkman" w:date="2015-04-22T12:48:00Z">
        <w:r>
          <w:rPr>
            <w:noProof/>
            <w:webHidden/>
          </w:rPr>
          <w:t>23</w:t>
        </w:r>
        <w:r>
          <w:rPr>
            <w:noProof/>
            <w:webHidden/>
          </w:rPr>
          <w:fldChar w:fldCharType="end"/>
        </w:r>
        <w:r w:rsidRPr="00563963">
          <w:rPr>
            <w:rStyle w:val="Hyperlink"/>
            <w:noProof/>
          </w:rPr>
          <w:fldChar w:fldCharType="end"/>
        </w:r>
      </w:ins>
    </w:p>
    <w:p w14:paraId="7AFC8F2F" w14:textId="77777777" w:rsidR="008462CD" w:rsidRDefault="008462CD">
      <w:pPr>
        <w:pStyle w:val="TOC1"/>
        <w:tabs>
          <w:tab w:val="right" w:leader="dot" w:pos="9350"/>
        </w:tabs>
        <w:rPr>
          <w:ins w:id="49" w:author="Bonnie Jonkman" w:date="2015-04-22T12:48:00Z"/>
          <w:rFonts w:eastAsiaTheme="minorEastAsia"/>
          <w:noProof/>
        </w:rPr>
      </w:pPr>
      <w:ins w:id="5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w:t>
        </w:r>
        <w:r>
          <w:rPr>
            <w:noProof/>
            <w:webHidden/>
          </w:rPr>
          <w:tab/>
        </w:r>
        <w:r>
          <w:rPr>
            <w:noProof/>
            <w:webHidden/>
          </w:rPr>
          <w:fldChar w:fldCharType="begin"/>
        </w:r>
        <w:r>
          <w:rPr>
            <w:noProof/>
            <w:webHidden/>
          </w:rPr>
          <w:instrText xml:space="preserve"> PAGEREF _Toc417470265 \h </w:instrText>
        </w:r>
      </w:ins>
      <w:r>
        <w:rPr>
          <w:noProof/>
          <w:webHidden/>
        </w:rPr>
      </w:r>
      <w:r>
        <w:rPr>
          <w:noProof/>
          <w:webHidden/>
        </w:rPr>
        <w:fldChar w:fldCharType="separate"/>
      </w:r>
      <w:ins w:id="51" w:author="Bonnie Jonkman" w:date="2015-04-22T12:48:00Z">
        <w:r>
          <w:rPr>
            <w:noProof/>
            <w:webHidden/>
          </w:rPr>
          <w:t>25</w:t>
        </w:r>
        <w:r>
          <w:rPr>
            <w:noProof/>
            <w:webHidden/>
          </w:rPr>
          <w:fldChar w:fldCharType="end"/>
        </w:r>
        <w:r w:rsidRPr="00563963">
          <w:rPr>
            <w:rStyle w:val="Hyperlink"/>
            <w:noProof/>
          </w:rPr>
          <w:fldChar w:fldCharType="end"/>
        </w:r>
      </w:ins>
    </w:p>
    <w:p w14:paraId="460DFF67" w14:textId="77777777" w:rsidR="008462CD" w:rsidRDefault="008462CD">
      <w:pPr>
        <w:pStyle w:val="TOC2"/>
        <w:tabs>
          <w:tab w:val="right" w:leader="dot" w:pos="9350"/>
        </w:tabs>
        <w:rPr>
          <w:ins w:id="52" w:author="Bonnie Jonkman" w:date="2015-04-22T12:48:00Z"/>
          <w:rFonts w:eastAsiaTheme="minorEastAsia"/>
          <w:noProof/>
        </w:rPr>
      </w:pPr>
      <w:ins w:id="5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"_Toc417470266"</w:instrText>
        </w:r>
        <w:r w:rsidRPr="00563963">
          <w:rPr>
            <w:rStyle w:val="Hyperlink"/>
            <w:noProof/>
          </w:rPr>
          <w:instrText xml:space="preserve"> </w:instrText>
        </w:r>
        <w:r w:rsidRPr="00563963">
          <w:rPr>
            <w:rStyle w:val="Hyperlink"/>
            <w:noProof/>
          </w:rPr>
          <w:fldChar w:fldCharType="separate"/>
        </w:r>
        <w:r w:rsidRPr="00563963">
          <w:rPr>
            <w:rStyle w:val="Hyperlink"/>
            <w:noProof/>
          </w:rPr>
          <w:t>Normal Simulation: Starting FAST from an input file</w:t>
        </w:r>
        <w:r>
          <w:rPr>
            <w:noProof/>
            <w:webHidden/>
          </w:rPr>
          <w:tab/>
        </w:r>
        <w:r>
          <w:rPr>
            <w:noProof/>
            <w:webHidden/>
          </w:rPr>
          <w:fldChar w:fldCharType="begin"/>
        </w:r>
        <w:r>
          <w:rPr>
            <w:noProof/>
            <w:webHidden/>
          </w:rPr>
          <w:instrText xml:space="preserve"> PAGEREF _Toc417470266 \h </w:instrText>
        </w:r>
      </w:ins>
      <w:r>
        <w:rPr>
          <w:noProof/>
          <w:webHidden/>
        </w:rPr>
      </w:r>
      <w:r>
        <w:rPr>
          <w:noProof/>
          <w:webHidden/>
        </w:rPr>
        <w:fldChar w:fldCharType="separate"/>
      </w:r>
      <w:ins w:id="54" w:author="Bonnie Jonkman" w:date="2015-04-22T12:48:00Z">
        <w:r>
          <w:rPr>
            <w:noProof/>
            <w:webHidden/>
          </w:rPr>
          <w:t>25</w:t>
        </w:r>
        <w:r>
          <w:rPr>
            <w:noProof/>
            <w:webHidden/>
          </w:rPr>
          <w:fldChar w:fldCharType="end"/>
        </w:r>
        <w:r w:rsidRPr="00563963">
          <w:rPr>
            <w:rStyle w:val="Hyperlink"/>
            <w:noProof/>
          </w:rPr>
          <w:fldChar w:fldCharType="end"/>
        </w:r>
      </w:ins>
    </w:p>
    <w:p w14:paraId="220BD9AD" w14:textId="77777777" w:rsidR="008462CD" w:rsidRDefault="008462CD">
      <w:pPr>
        <w:pStyle w:val="TOC2"/>
        <w:tabs>
          <w:tab w:val="right" w:leader="dot" w:pos="9350"/>
        </w:tabs>
        <w:rPr>
          <w:ins w:id="55" w:author="Bonnie Jonkman" w:date="2015-04-22T12:48:00Z"/>
          <w:rFonts w:eastAsiaTheme="minorEastAsia"/>
          <w:noProof/>
        </w:rPr>
      </w:pPr>
      <w:ins w:id="5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"_Toc417470267"</w:instrText>
        </w:r>
        <w:r w:rsidRPr="00563963">
          <w:rPr>
            <w:rStyle w:val="Hyperlink"/>
            <w:noProof/>
          </w:rPr>
          <w:instrText xml:space="preserve"> </w:instrText>
        </w:r>
        <w:r w:rsidRPr="00563963">
          <w:rPr>
            <w:rStyle w:val="Hyperlink"/>
            <w:noProof/>
          </w:rPr>
          <w:fldChar w:fldCharType="separate"/>
        </w:r>
        <w:r w:rsidRPr="00563963">
          <w:rPr>
            <w:rStyle w:val="Hyperlink"/>
            <w:noProof/>
          </w:rPr>
          <w:t>Restart: Starting FAST from a checkpoint file</w:t>
        </w:r>
        <w:r>
          <w:rPr>
            <w:noProof/>
            <w:webHidden/>
          </w:rPr>
          <w:tab/>
        </w:r>
        <w:r>
          <w:rPr>
            <w:noProof/>
            <w:webHidden/>
          </w:rPr>
          <w:fldChar w:fldCharType="begin"/>
        </w:r>
        <w:r>
          <w:rPr>
            <w:noProof/>
            <w:webHidden/>
          </w:rPr>
          <w:instrText xml:space="preserve"> PAGEREF _Toc417470267 \h </w:instrText>
        </w:r>
      </w:ins>
      <w:r>
        <w:rPr>
          <w:noProof/>
          <w:webHidden/>
        </w:rPr>
      </w:r>
      <w:r>
        <w:rPr>
          <w:noProof/>
          <w:webHidden/>
        </w:rPr>
        <w:fldChar w:fldCharType="separate"/>
      </w:r>
      <w:ins w:id="57" w:author="Bonnie Jonkman" w:date="2015-04-22T12:48:00Z">
        <w:r>
          <w:rPr>
            <w:noProof/>
            <w:webHidden/>
          </w:rPr>
          <w:t>26</w:t>
        </w:r>
        <w:r>
          <w:rPr>
            <w:noProof/>
            <w:webHidden/>
          </w:rPr>
          <w:fldChar w:fldCharType="end"/>
        </w:r>
        <w:r w:rsidRPr="00563963">
          <w:rPr>
            <w:rStyle w:val="Hyperlink"/>
            <w:noProof/>
          </w:rPr>
          <w:fldChar w:fldCharType="end"/>
        </w:r>
      </w:ins>
    </w:p>
    <w:p w14:paraId="3BAA91B9" w14:textId="77777777" w:rsidR="008462CD" w:rsidRDefault="008462CD">
      <w:pPr>
        <w:pStyle w:val="TOC2"/>
        <w:tabs>
          <w:tab w:val="right" w:leader="dot" w:pos="9350"/>
        </w:tabs>
        <w:rPr>
          <w:ins w:id="58" w:author="Bonnie Jonkman" w:date="2015-04-22T12:48:00Z"/>
          <w:rFonts w:eastAsiaTheme="minorEastAsia"/>
          <w:noProof/>
        </w:rPr>
      </w:pPr>
      <w:ins w:id="5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"_Toc417470268"</w:instrText>
        </w:r>
        <w:r w:rsidRPr="00563963">
          <w:rPr>
            <w:rStyle w:val="Hyperlink"/>
            <w:noProof/>
          </w:rPr>
          <w:instrText xml:space="preserve"> </w:instrText>
        </w:r>
        <w:r w:rsidRPr="00563963">
          <w:rPr>
            <w:rStyle w:val="Hyperlink"/>
            <w:noProof/>
          </w:rPr>
          <w:fldChar w:fldCharType="separate"/>
        </w:r>
        <w:r w:rsidRPr="00563963">
          <w:rPr>
            <w:rStyle w:val="Hyperlink"/>
            <w:noProof/>
          </w:rPr>
          <w:t>Modeling Tips</w:t>
        </w:r>
        <w:r>
          <w:rPr>
            <w:noProof/>
            <w:webHidden/>
          </w:rPr>
          <w:tab/>
        </w:r>
        <w:r>
          <w:rPr>
            <w:noProof/>
            <w:webHidden/>
          </w:rPr>
          <w:fldChar w:fldCharType="begin"/>
        </w:r>
        <w:r>
          <w:rPr>
            <w:noProof/>
            <w:webHidden/>
          </w:rPr>
          <w:instrText xml:space="preserve"> PAGEREF _Toc417470268 \h </w:instrText>
        </w:r>
      </w:ins>
      <w:r>
        <w:rPr>
          <w:noProof/>
          <w:webHidden/>
        </w:rPr>
      </w:r>
      <w:r>
        <w:rPr>
          <w:noProof/>
          <w:webHidden/>
        </w:rPr>
        <w:fldChar w:fldCharType="separate"/>
      </w:r>
      <w:ins w:id="60" w:author="Bonnie Jonkman" w:date="2015-04-22T12:48:00Z">
        <w:r>
          <w:rPr>
            <w:noProof/>
            <w:webHidden/>
          </w:rPr>
          <w:t>26</w:t>
        </w:r>
        <w:r>
          <w:rPr>
            <w:noProof/>
            <w:webHidden/>
          </w:rPr>
          <w:fldChar w:fldCharType="end"/>
        </w:r>
        <w:r w:rsidRPr="00563963">
          <w:rPr>
            <w:rStyle w:val="Hyperlink"/>
            <w:noProof/>
          </w:rPr>
          <w:fldChar w:fldCharType="end"/>
        </w:r>
      </w:ins>
    </w:p>
    <w:p w14:paraId="19A531D0" w14:textId="77777777" w:rsidR="008462CD" w:rsidRDefault="008462CD">
      <w:pPr>
        <w:pStyle w:val="TOC2"/>
        <w:tabs>
          <w:tab w:val="right" w:leader="dot" w:pos="9350"/>
        </w:tabs>
        <w:rPr>
          <w:ins w:id="61" w:author="Bonnie Jonkman" w:date="2015-04-22T12:48:00Z"/>
          <w:rFonts w:eastAsiaTheme="minorEastAsia"/>
          <w:noProof/>
        </w:rPr>
      </w:pPr>
      <w:ins w:id="6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"_Toc417470269"</w:instrText>
        </w:r>
        <w:r w:rsidRPr="00563963">
          <w:rPr>
            <w:rStyle w:val="Hyperlink"/>
            <w:noProof/>
          </w:rPr>
          <w:instrText xml:space="preserve"> </w:instrText>
        </w:r>
        <w:r w:rsidRPr="00563963">
          <w:rPr>
            <w:rStyle w:val="Hyperlink"/>
            <w:noProof/>
          </w:rPr>
          <w:fldChar w:fldCharType="separate"/>
        </w:r>
        <w:r w:rsidRPr="00563963">
          <w:rPr>
            <w:rStyle w:val="Hyperlink"/>
            <w:noProof/>
          </w:rPr>
          <w:t>Certification Tests</w:t>
        </w:r>
        <w:r>
          <w:rPr>
            <w:noProof/>
            <w:webHidden/>
          </w:rPr>
          <w:tab/>
        </w:r>
        <w:r>
          <w:rPr>
            <w:noProof/>
            <w:webHidden/>
          </w:rPr>
          <w:fldChar w:fldCharType="begin"/>
        </w:r>
        <w:r>
          <w:rPr>
            <w:noProof/>
            <w:webHidden/>
          </w:rPr>
          <w:instrText xml:space="preserve"> PAGEREF _Toc417470269 \h </w:instrText>
        </w:r>
      </w:ins>
      <w:r>
        <w:rPr>
          <w:noProof/>
          <w:webHidden/>
        </w:rPr>
      </w:r>
      <w:r>
        <w:rPr>
          <w:noProof/>
          <w:webHidden/>
        </w:rPr>
        <w:fldChar w:fldCharType="separate"/>
      </w:r>
      <w:ins w:id="63" w:author="Bonnie Jonkman" w:date="2015-04-22T12:48:00Z">
        <w:r>
          <w:rPr>
            <w:noProof/>
            <w:webHidden/>
          </w:rPr>
          <w:t>26</w:t>
        </w:r>
        <w:r>
          <w:rPr>
            <w:noProof/>
            <w:webHidden/>
          </w:rPr>
          <w:fldChar w:fldCharType="end"/>
        </w:r>
        <w:r w:rsidRPr="00563963">
          <w:rPr>
            <w:rStyle w:val="Hyperlink"/>
            <w:noProof/>
          </w:rPr>
          <w:fldChar w:fldCharType="end"/>
        </w:r>
      </w:ins>
    </w:p>
    <w:p w14:paraId="7174B69A" w14:textId="77777777" w:rsidR="008462CD" w:rsidRDefault="008462CD">
      <w:pPr>
        <w:pStyle w:val="TOC1"/>
        <w:tabs>
          <w:tab w:val="right" w:leader="dot" w:pos="9350"/>
        </w:tabs>
        <w:rPr>
          <w:ins w:id="64" w:author="Bonnie Jonkman" w:date="2015-04-22T12:48:00Z"/>
          <w:rFonts w:eastAsiaTheme="minorEastAsia"/>
          <w:noProof/>
        </w:rPr>
      </w:pPr>
      <w:ins w:id="65"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"_Toc417470270"</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w:t>
        </w:r>
        <w:r>
          <w:rPr>
            <w:noProof/>
            <w:webHidden/>
          </w:rPr>
          <w:tab/>
        </w:r>
        <w:r>
          <w:rPr>
            <w:noProof/>
            <w:webHidden/>
          </w:rPr>
          <w:fldChar w:fldCharType="begin"/>
        </w:r>
        <w:r>
          <w:rPr>
            <w:noProof/>
            <w:webHidden/>
          </w:rPr>
          <w:instrText xml:space="preserve"> PAGEREF _Toc417470270 \h </w:instrText>
        </w:r>
      </w:ins>
      <w:r>
        <w:rPr>
          <w:noProof/>
          <w:webHidden/>
        </w:rPr>
      </w:r>
      <w:r>
        <w:rPr>
          <w:noProof/>
          <w:webHidden/>
        </w:rPr>
        <w:fldChar w:fldCharType="separate"/>
      </w:r>
      <w:ins w:id="66" w:author="Bonnie Jonkman" w:date="2015-04-22T12:48:00Z">
        <w:r>
          <w:rPr>
            <w:noProof/>
            <w:webHidden/>
          </w:rPr>
          <w:t>27</w:t>
        </w:r>
        <w:r>
          <w:rPr>
            <w:noProof/>
            <w:webHidden/>
          </w:rPr>
          <w:fldChar w:fldCharType="end"/>
        </w:r>
        <w:r w:rsidRPr="00563963">
          <w:rPr>
            <w:rStyle w:val="Hyperlink"/>
            <w:noProof/>
          </w:rPr>
          <w:fldChar w:fldCharType="end"/>
        </w:r>
      </w:ins>
    </w:p>
    <w:p w14:paraId="258E1B12" w14:textId="77777777" w:rsidR="008462CD" w:rsidRDefault="008462CD">
      <w:pPr>
        <w:pStyle w:val="TOC1"/>
        <w:tabs>
          <w:tab w:val="right" w:leader="dot" w:pos="9350"/>
        </w:tabs>
        <w:rPr>
          <w:ins w:id="67" w:author="Bonnie Jonkman" w:date="2015-04-22T12:48:00Z"/>
          <w:rFonts w:eastAsiaTheme="minorEastAsia"/>
          <w:noProof/>
        </w:rPr>
      </w:pPr>
      <w:ins w:id="68"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"_Toc417470271"</w:instrText>
        </w:r>
        <w:r w:rsidRPr="00563963">
          <w:rPr>
            <w:rStyle w:val="Hyperlink"/>
            <w:noProof/>
          </w:rPr>
          <w:instrText xml:space="preserve"> </w:instrText>
        </w:r>
        <w:r w:rsidRPr="00563963">
          <w:rPr>
            <w:rStyle w:val="Hyperlink"/>
            <w:noProof/>
          </w:rPr>
          <w:fldChar w:fldCharType="separate"/>
        </w:r>
        <w:r w:rsidRPr="00563963">
          <w:rPr>
            <w:rStyle w:val="Hyperlink"/>
            <w:noProof/>
          </w:rPr>
          <w:t>FAST v8 Interface to Simulink</w:t>
        </w:r>
        <w:r>
          <w:rPr>
            <w:noProof/>
            <w:webHidden/>
          </w:rPr>
          <w:tab/>
        </w:r>
        <w:r>
          <w:rPr>
            <w:noProof/>
            <w:webHidden/>
          </w:rPr>
          <w:fldChar w:fldCharType="begin"/>
        </w:r>
        <w:r>
          <w:rPr>
            <w:noProof/>
            <w:webHidden/>
          </w:rPr>
          <w:instrText xml:space="preserve"> PAGEREF _Toc417470271 \h </w:instrText>
        </w:r>
      </w:ins>
      <w:r>
        <w:rPr>
          <w:noProof/>
          <w:webHidden/>
        </w:rPr>
      </w:r>
      <w:r>
        <w:rPr>
          <w:noProof/>
          <w:webHidden/>
        </w:rPr>
        <w:fldChar w:fldCharType="separate"/>
      </w:r>
      <w:ins w:id="69" w:author="Bonnie Jonkman" w:date="2015-04-22T12:48:00Z">
        <w:r>
          <w:rPr>
            <w:noProof/>
            <w:webHidden/>
          </w:rPr>
          <w:t>28</w:t>
        </w:r>
        <w:r>
          <w:rPr>
            <w:noProof/>
            <w:webHidden/>
          </w:rPr>
          <w:fldChar w:fldCharType="end"/>
        </w:r>
        <w:r w:rsidRPr="00563963">
          <w:rPr>
            <w:rStyle w:val="Hyperlink"/>
            <w:noProof/>
          </w:rPr>
          <w:fldChar w:fldCharType="end"/>
        </w:r>
      </w:ins>
    </w:p>
    <w:p w14:paraId="57B15562" w14:textId="77777777" w:rsidR="008462CD" w:rsidRDefault="008462CD">
      <w:pPr>
        <w:pStyle w:val="TOC2"/>
        <w:tabs>
          <w:tab w:val="right" w:leader="dot" w:pos="9350"/>
        </w:tabs>
        <w:rPr>
          <w:ins w:id="70" w:author="Bonnie Jonkman" w:date="2015-04-22T12:48:00Z"/>
          <w:rFonts w:eastAsiaTheme="minorEastAsia"/>
          <w:noProof/>
        </w:rPr>
      </w:pPr>
      <w:ins w:id="71"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"_Toc417470272"</w:instrText>
        </w:r>
        <w:r w:rsidRPr="00563963">
          <w:rPr>
            <w:rStyle w:val="Hyperlink"/>
            <w:noProof/>
          </w:rPr>
          <w:instrText xml:space="preserve"> </w:instrText>
        </w:r>
        <w:r w:rsidRPr="00563963">
          <w:rPr>
            <w:rStyle w:val="Hyperlink"/>
            <w:noProof/>
          </w:rPr>
          <w:fldChar w:fldCharType="separate"/>
        </w:r>
        <w:r w:rsidRPr="00563963">
          <w:rPr>
            <w:rStyle w:val="Hyperlink"/>
            <w:noProof/>
          </w:rPr>
          <w:t>Major Changes Between the FAST v7 and v8 Interfaces to Simulink</w:t>
        </w:r>
        <w:r>
          <w:rPr>
            <w:noProof/>
            <w:webHidden/>
          </w:rPr>
          <w:tab/>
        </w:r>
        <w:r>
          <w:rPr>
            <w:noProof/>
            <w:webHidden/>
          </w:rPr>
          <w:fldChar w:fldCharType="begin"/>
        </w:r>
        <w:r>
          <w:rPr>
            <w:noProof/>
            <w:webHidden/>
          </w:rPr>
          <w:instrText xml:space="preserve"> PAGEREF _Toc417470272 \h </w:instrText>
        </w:r>
      </w:ins>
      <w:r>
        <w:rPr>
          <w:noProof/>
          <w:webHidden/>
        </w:rPr>
      </w:r>
      <w:r>
        <w:rPr>
          <w:noProof/>
          <w:webHidden/>
        </w:rPr>
        <w:fldChar w:fldCharType="separate"/>
      </w:r>
      <w:ins w:id="72" w:author="Bonnie Jonkman" w:date="2015-04-22T12:48:00Z">
        <w:r>
          <w:rPr>
            <w:noProof/>
            <w:webHidden/>
          </w:rPr>
          <w:t>28</w:t>
        </w:r>
        <w:r>
          <w:rPr>
            <w:noProof/>
            <w:webHidden/>
          </w:rPr>
          <w:fldChar w:fldCharType="end"/>
        </w:r>
        <w:r w:rsidRPr="00563963">
          <w:rPr>
            <w:rStyle w:val="Hyperlink"/>
            <w:noProof/>
          </w:rPr>
          <w:fldChar w:fldCharType="end"/>
        </w:r>
      </w:ins>
    </w:p>
    <w:p w14:paraId="49257442" w14:textId="77777777" w:rsidR="008462CD" w:rsidRDefault="008462CD">
      <w:pPr>
        <w:pStyle w:val="TOC2"/>
        <w:tabs>
          <w:tab w:val="right" w:leader="dot" w:pos="9350"/>
        </w:tabs>
        <w:rPr>
          <w:ins w:id="73" w:author="Bonnie Jonkman" w:date="2015-04-22T12:48:00Z"/>
          <w:rFonts w:eastAsiaTheme="minorEastAsia"/>
          <w:noProof/>
        </w:rPr>
      </w:pPr>
      <w:ins w:id="74"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"_Toc417470273"</w:instrText>
        </w:r>
        <w:r w:rsidRPr="00563963">
          <w:rPr>
            <w:rStyle w:val="Hyperlink"/>
            <w:noProof/>
          </w:rPr>
          <w:instrText xml:space="preserve"> </w:instrText>
        </w:r>
        <w:r w:rsidRPr="00563963">
          <w:rPr>
            <w:rStyle w:val="Hyperlink"/>
            <w:noProof/>
          </w:rPr>
          <w:fldChar w:fldCharType="separate"/>
        </w:r>
        <w:r w:rsidRPr="00563963">
          <w:rPr>
            <w:rStyle w:val="Hyperlink"/>
            <w:noProof/>
          </w:rPr>
          <w:t>Definition of the FAST v8 Interface to Simulink</w:t>
        </w:r>
        <w:r>
          <w:rPr>
            <w:noProof/>
            <w:webHidden/>
          </w:rPr>
          <w:tab/>
        </w:r>
        <w:r>
          <w:rPr>
            <w:noProof/>
            <w:webHidden/>
          </w:rPr>
          <w:fldChar w:fldCharType="begin"/>
        </w:r>
        <w:r>
          <w:rPr>
            <w:noProof/>
            <w:webHidden/>
          </w:rPr>
          <w:instrText xml:space="preserve"> PAGEREF _Toc417470273 \h </w:instrText>
        </w:r>
      </w:ins>
      <w:r>
        <w:rPr>
          <w:noProof/>
          <w:webHidden/>
        </w:rPr>
      </w:r>
      <w:r>
        <w:rPr>
          <w:noProof/>
          <w:webHidden/>
        </w:rPr>
        <w:fldChar w:fldCharType="separate"/>
      </w:r>
      <w:ins w:id="75" w:author="Bonnie Jonkman" w:date="2015-04-22T12:48:00Z">
        <w:r>
          <w:rPr>
            <w:noProof/>
            <w:webHidden/>
          </w:rPr>
          <w:t>29</w:t>
        </w:r>
        <w:r>
          <w:rPr>
            <w:noProof/>
            <w:webHidden/>
          </w:rPr>
          <w:fldChar w:fldCharType="end"/>
        </w:r>
        <w:r w:rsidRPr="00563963">
          <w:rPr>
            <w:rStyle w:val="Hyperlink"/>
            <w:noProof/>
          </w:rPr>
          <w:fldChar w:fldCharType="end"/>
        </w:r>
      </w:ins>
    </w:p>
    <w:p w14:paraId="3CE9D1C8" w14:textId="77777777" w:rsidR="008462CD" w:rsidRDefault="008462CD">
      <w:pPr>
        <w:pStyle w:val="TOC2"/>
        <w:tabs>
          <w:tab w:val="right" w:leader="dot" w:pos="9350"/>
        </w:tabs>
        <w:rPr>
          <w:ins w:id="76" w:author="Bonnie Jonkman" w:date="2015-04-22T12:48:00Z"/>
          <w:rFonts w:eastAsiaTheme="minorEastAsia"/>
          <w:noProof/>
        </w:rPr>
      </w:pPr>
      <w:ins w:id="77"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"_Toc417470274"</w:instrText>
        </w:r>
        <w:r w:rsidRPr="00563963">
          <w:rPr>
            <w:rStyle w:val="Hyperlink"/>
            <w:noProof/>
          </w:rPr>
          <w:instrText xml:space="preserve"> </w:instrText>
        </w:r>
        <w:r w:rsidRPr="00563963">
          <w:rPr>
            <w:rStyle w:val="Hyperlink"/>
            <w:noProof/>
          </w:rPr>
          <w:fldChar w:fldCharType="separate"/>
        </w:r>
        <w:r w:rsidRPr="00563963">
          <w:rPr>
            <w:rStyle w:val="Hyperlink"/>
            <w:noProof/>
          </w:rPr>
          <w:t>Converting FAST v7 Simulink Models to FAST v8</w:t>
        </w:r>
        <w:r>
          <w:rPr>
            <w:noProof/>
            <w:webHidden/>
          </w:rPr>
          <w:tab/>
        </w:r>
        <w:r>
          <w:rPr>
            <w:noProof/>
            <w:webHidden/>
          </w:rPr>
          <w:fldChar w:fldCharType="begin"/>
        </w:r>
        <w:r>
          <w:rPr>
            <w:noProof/>
            <w:webHidden/>
          </w:rPr>
          <w:instrText xml:space="preserve"> PAGEREF _Toc417470274 \h </w:instrText>
        </w:r>
      </w:ins>
      <w:r>
        <w:rPr>
          <w:noProof/>
          <w:webHidden/>
        </w:rPr>
      </w:r>
      <w:r>
        <w:rPr>
          <w:noProof/>
          <w:webHidden/>
        </w:rPr>
        <w:fldChar w:fldCharType="separate"/>
      </w:r>
      <w:ins w:id="78" w:author="Bonnie Jonkman" w:date="2015-04-22T12:48:00Z">
        <w:r>
          <w:rPr>
            <w:noProof/>
            <w:webHidden/>
          </w:rPr>
          <w:t>32</w:t>
        </w:r>
        <w:r>
          <w:rPr>
            <w:noProof/>
            <w:webHidden/>
          </w:rPr>
          <w:fldChar w:fldCharType="end"/>
        </w:r>
        <w:r w:rsidRPr="00563963">
          <w:rPr>
            <w:rStyle w:val="Hyperlink"/>
            <w:noProof/>
          </w:rPr>
          <w:fldChar w:fldCharType="end"/>
        </w:r>
      </w:ins>
    </w:p>
    <w:p w14:paraId="7121BC45" w14:textId="77777777" w:rsidR="008462CD" w:rsidRDefault="008462CD">
      <w:pPr>
        <w:pStyle w:val="TOC2"/>
        <w:tabs>
          <w:tab w:val="right" w:leader="dot" w:pos="9350"/>
        </w:tabs>
        <w:rPr>
          <w:ins w:id="79" w:author="Bonnie Jonkman" w:date="2015-04-22T12:48:00Z"/>
          <w:rFonts w:eastAsiaTheme="minorEastAsia"/>
          <w:noProof/>
        </w:rPr>
      </w:pPr>
      <w:ins w:id="80"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"_Toc417470275"</w:instrText>
        </w:r>
        <w:r w:rsidRPr="00563963">
          <w:rPr>
            <w:rStyle w:val="Hyperlink"/>
            <w:noProof/>
          </w:rPr>
          <w:instrText xml:space="preserve"> </w:instrText>
        </w:r>
        <w:r w:rsidRPr="00563963">
          <w:rPr>
            <w:rStyle w:val="Hyperlink"/>
            <w:noProof/>
          </w:rPr>
          <w:fldChar w:fldCharType="separate"/>
        </w:r>
        <w:r w:rsidRPr="00563963">
          <w:rPr>
            <w:rStyle w:val="Hyperlink"/>
            <w:noProof/>
          </w:rPr>
          <w:t>Running FAST in Simulink</w:t>
        </w:r>
        <w:r>
          <w:rPr>
            <w:noProof/>
            <w:webHidden/>
          </w:rPr>
          <w:tab/>
        </w:r>
        <w:r>
          <w:rPr>
            <w:noProof/>
            <w:webHidden/>
          </w:rPr>
          <w:fldChar w:fldCharType="begin"/>
        </w:r>
        <w:r>
          <w:rPr>
            <w:noProof/>
            <w:webHidden/>
          </w:rPr>
          <w:instrText xml:space="preserve"> PAGEREF _Toc417470275 \h </w:instrText>
        </w:r>
      </w:ins>
      <w:r>
        <w:rPr>
          <w:noProof/>
          <w:webHidden/>
        </w:rPr>
      </w:r>
      <w:r>
        <w:rPr>
          <w:noProof/>
          <w:webHidden/>
        </w:rPr>
        <w:fldChar w:fldCharType="separate"/>
      </w:r>
      <w:ins w:id="81" w:author="Bonnie Jonkman" w:date="2015-04-22T12:48:00Z">
        <w:r>
          <w:rPr>
            <w:noProof/>
            <w:webHidden/>
          </w:rPr>
          <w:t>33</w:t>
        </w:r>
        <w:r>
          <w:rPr>
            <w:noProof/>
            <w:webHidden/>
          </w:rPr>
          <w:fldChar w:fldCharType="end"/>
        </w:r>
        <w:r w:rsidRPr="00563963">
          <w:rPr>
            <w:rStyle w:val="Hyperlink"/>
            <w:noProof/>
          </w:rPr>
          <w:fldChar w:fldCharType="end"/>
        </w:r>
      </w:ins>
    </w:p>
    <w:p w14:paraId="3640A25F" w14:textId="77777777" w:rsidR="008462CD" w:rsidRDefault="008462CD">
      <w:pPr>
        <w:pStyle w:val="TOC2"/>
        <w:tabs>
          <w:tab w:val="right" w:leader="dot" w:pos="9350"/>
        </w:tabs>
        <w:rPr>
          <w:ins w:id="82" w:author="Bonnie Jonkman" w:date="2015-04-22T12:48:00Z"/>
          <w:rFonts w:eastAsiaTheme="minorEastAsia"/>
          <w:noProof/>
        </w:rPr>
      </w:pPr>
      <w:ins w:id="83"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"_Toc417470276"</w:instrText>
        </w:r>
        <w:r w:rsidRPr="00563963">
          <w:rPr>
            <w:rStyle w:val="Hyperlink"/>
            <w:noProof/>
          </w:rPr>
          <w:instrText xml:space="preserve"> </w:instrText>
        </w:r>
        <w:r w:rsidRPr="00563963">
          <w:rPr>
            <w:rStyle w:val="Hyperlink"/>
            <w:noProof/>
          </w:rPr>
          <w:fldChar w:fldCharType="separate"/>
        </w:r>
        <w:r w:rsidRPr="00563963">
          <w:rPr>
            <w:rStyle w:val="Hyperlink"/>
            <w:noProof/>
          </w:rPr>
          <w:t>Compiling FAST for Simulink</w:t>
        </w:r>
        <w:r>
          <w:rPr>
            <w:noProof/>
            <w:webHidden/>
          </w:rPr>
          <w:tab/>
        </w:r>
        <w:r>
          <w:rPr>
            <w:noProof/>
            <w:webHidden/>
          </w:rPr>
          <w:fldChar w:fldCharType="begin"/>
        </w:r>
        <w:r>
          <w:rPr>
            <w:noProof/>
            <w:webHidden/>
          </w:rPr>
          <w:instrText xml:space="preserve"> PAGEREF _Toc417470276 \h </w:instrText>
        </w:r>
      </w:ins>
      <w:r>
        <w:rPr>
          <w:noProof/>
          <w:webHidden/>
        </w:rPr>
      </w:r>
      <w:r>
        <w:rPr>
          <w:noProof/>
          <w:webHidden/>
        </w:rPr>
        <w:fldChar w:fldCharType="separate"/>
      </w:r>
      <w:ins w:id="84" w:author="Bonnie Jonkman" w:date="2015-04-22T12:48:00Z">
        <w:r>
          <w:rPr>
            <w:noProof/>
            <w:webHidden/>
          </w:rPr>
          <w:t>35</w:t>
        </w:r>
        <w:r>
          <w:rPr>
            <w:noProof/>
            <w:webHidden/>
          </w:rPr>
          <w:fldChar w:fldCharType="end"/>
        </w:r>
        <w:r w:rsidRPr="00563963">
          <w:rPr>
            <w:rStyle w:val="Hyperlink"/>
            <w:noProof/>
          </w:rPr>
          <w:fldChar w:fldCharType="end"/>
        </w:r>
      </w:ins>
    </w:p>
    <w:p w14:paraId="68A1E15D" w14:textId="77777777" w:rsidR="008462CD" w:rsidRDefault="008462CD">
      <w:pPr>
        <w:pStyle w:val="TOC1"/>
        <w:tabs>
          <w:tab w:val="right" w:leader="dot" w:pos="9350"/>
        </w:tabs>
        <w:rPr>
          <w:ins w:id="85" w:author="Bonnie Jonkman" w:date="2015-04-22T12:48:00Z"/>
          <w:rFonts w:eastAsiaTheme="minorEastAsia"/>
          <w:noProof/>
        </w:rPr>
      </w:pPr>
      <w:ins w:id="86"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"_Toc417470277"</w:instrText>
        </w:r>
        <w:r w:rsidRPr="00563963">
          <w:rPr>
            <w:rStyle w:val="Hyperlink"/>
            <w:noProof/>
          </w:rPr>
          <w:instrText xml:space="preserve"> </w:instrText>
        </w:r>
        <w:r w:rsidRPr="00563963">
          <w:rPr>
            <w:rStyle w:val="Hyperlink"/>
            <w:noProof/>
          </w:rPr>
          <w:fldChar w:fldCharType="separate"/>
        </w:r>
        <w:r w:rsidRPr="00563963">
          <w:rPr>
            <w:rStyle w:val="Hyperlink"/>
            <w:noProof/>
          </w:rPr>
          <w:t>Future Work</w:t>
        </w:r>
        <w:r>
          <w:rPr>
            <w:noProof/>
            <w:webHidden/>
          </w:rPr>
          <w:tab/>
        </w:r>
        <w:r>
          <w:rPr>
            <w:noProof/>
            <w:webHidden/>
          </w:rPr>
          <w:fldChar w:fldCharType="begin"/>
        </w:r>
        <w:r>
          <w:rPr>
            <w:noProof/>
            <w:webHidden/>
          </w:rPr>
          <w:instrText xml:space="preserve"> PAGEREF _Toc417470277 \h </w:instrText>
        </w:r>
      </w:ins>
      <w:r>
        <w:rPr>
          <w:noProof/>
          <w:webHidden/>
        </w:rPr>
      </w:r>
      <w:r>
        <w:rPr>
          <w:noProof/>
          <w:webHidden/>
        </w:rPr>
        <w:fldChar w:fldCharType="separate"/>
      </w:r>
      <w:ins w:id="87" w:author="Bonnie Jonkman" w:date="2015-04-22T12:48:00Z">
        <w:r>
          <w:rPr>
            <w:noProof/>
            <w:webHidden/>
          </w:rPr>
          <w:t>38</w:t>
        </w:r>
        <w:r>
          <w:rPr>
            <w:noProof/>
            <w:webHidden/>
          </w:rPr>
          <w:fldChar w:fldCharType="end"/>
        </w:r>
        <w:r w:rsidRPr="00563963">
          <w:rPr>
            <w:rStyle w:val="Hyperlink"/>
            <w:noProof/>
          </w:rPr>
          <w:fldChar w:fldCharType="end"/>
        </w:r>
      </w:ins>
    </w:p>
    <w:p w14:paraId="254F983C" w14:textId="77777777" w:rsidR="008462CD" w:rsidRDefault="008462CD">
      <w:pPr>
        <w:pStyle w:val="TOC1"/>
        <w:tabs>
          <w:tab w:val="right" w:leader="dot" w:pos="9350"/>
        </w:tabs>
        <w:rPr>
          <w:ins w:id="88" w:author="Bonnie Jonkman" w:date="2015-04-22T12:48:00Z"/>
          <w:rFonts w:eastAsiaTheme="minorEastAsia"/>
          <w:noProof/>
        </w:rPr>
      </w:pPr>
      <w:ins w:id="89"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"_Toc417470278"</w:instrText>
        </w:r>
        <w:r w:rsidRPr="00563963">
          <w:rPr>
            <w:rStyle w:val="Hyperlink"/>
            <w:noProof/>
          </w:rPr>
          <w:instrText xml:space="preserve"> </w:instrText>
        </w:r>
        <w:r w:rsidRPr="00563963">
          <w:rPr>
            <w:rStyle w:val="Hyperlink"/>
            <w:noProof/>
          </w:rPr>
          <w:fldChar w:fldCharType="separate"/>
        </w:r>
        <w:r w:rsidRPr="00563963">
          <w:rPr>
            <w:rStyle w:val="Hyperlink"/>
            <w:noProof/>
          </w:rPr>
          <w:t>Feedback</w:t>
        </w:r>
        <w:r>
          <w:rPr>
            <w:noProof/>
            <w:webHidden/>
          </w:rPr>
          <w:tab/>
        </w:r>
        <w:r>
          <w:rPr>
            <w:noProof/>
            <w:webHidden/>
          </w:rPr>
          <w:fldChar w:fldCharType="begin"/>
        </w:r>
        <w:r>
          <w:rPr>
            <w:noProof/>
            <w:webHidden/>
          </w:rPr>
          <w:instrText xml:space="preserve"> PAGEREF _Toc417470278 \h </w:instrText>
        </w:r>
      </w:ins>
      <w:r>
        <w:rPr>
          <w:noProof/>
          <w:webHidden/>
        </w:rPr>
      </w:r>
      <w:r>
        <w:rPr>
          <w:noProof/>
          <w:webHidden/>
        </w:rPr>
        <w:fldChar w:fldCharType="separate"/>
      </w:r>
      <w:ins w:id="90" w:author="Bonnie Jonkman" w:date="2015-04-22T12:48:00Z">
        <w:r>
          <w:rPr>
            <w:noProof/>
            <w:webHidden/>
          </w:rPr>
          <w:t>38</w:t>
        </w:r>
        <w:r>
          <w:rPr>
            <w:noProof/>
            <w:webHidden/>
          </w:rPr>
          <w:fldChar w:fldCharType="end"/>
        </w:r>
        <w:r w:rsidRPr="00563963">
          <w:rPr>
            <w:rStyle w:val="Hyperlink"/>
            <w:noProof/>
          </w:rPr>
          <w:fldChar w:fldCharType="end"/>
        </w:r>
      </w:ins>
    </w:p>
    <w:p w14:paraId="798FFB67" w14:textId="77777777" w:rsidR="008462CD" w:rsidRDefault="008462CD">
      <w:pPr>
        <w:pStyle w:val="TOC1"/>
        <w:tabs>
          <w:tab w:val="right" w:leader="dot" w:pos="9350"/>
        </w:tabs>
        <w:rPr>
          <w:ins w:id="91" w:author="Bonnie Jonkman" w:date="2015-04-22T12:48:00Z"/>
          <w:rFonts w:eastAsiaTheme="minorEastAsia"/>
          <w:noProof/>
        </w:rPr>
      </w:pPr>
      <w:ins w:id="92" w:author="Bonnie Jonkman" w:date="2015-04-22T12:48:00Z">
        <w:r w:rsidRPr="00563963">
          <w:rPr>
            <w:rStyle w:val="Hyperlink"/>
            <w:noProof/>
          </w:rPr>
          <w:fldChar w:fldCharType="begin"/>
        </w:r>
        <w:r w:rsidRPr="00563963">
          <w:rPr>
            <w:rStyle w:val="Hyperlink"/>
            <w:noProof/>
          </w:rPr>
          <w:instrText xml:space="preserve"> </w:instrText>
        </w:r>
        <w:r>
          <w:rPr>
            <w:noProof/>
          </w:rPr>
          <w:instrText>HYPERLINK \l "_Toc417470279"</w:instrText>
        </w:r>
        <w:r w:rsidRPr="00563963">
          <w:rPr>
            <w:rStyle w:val="Hyperlink"/>
            <w:noProof/>
          </w:rPr>
          <w:instrText xml:space="preserve"> </w:instrText>
        </w:r>
        <w:r w:rsidRPr="00563963">
          <w:rPr>
            <w:rStyle w:val="Hyperlink"/>
            <w:noProof/>
          </w:rPr>
          <w:fldChar w:fldCharType="separate"/>
        </w:r>
        <w:r w:rsidRPr="00563963">
          <w:rPr>
            <w:rStyle w:val="Hyperlink"/>
            <w:noProof/>
          </w:rPr>
          <w:t>Appendix A: Example FAST v8.11.* Input File</w:t>
        </w:r>
        <w:r>
          <w:rPr>
            <w:noProof/>
            <w:webHidden/>
          </w:rPr>
          <w:tab/>
        </w:r>
        <w:r>
          <w:rPr>
            <w:noProof/>
            <w:webHidden/>
          </w:rPr>
          <w:fldChar w:fldCharType="begin"/>
        </w:r>
        <w:r>
          <w:rPr>
            <w:noProof/>
            <w:webHidden/>
          </w:rPr>
          <w:instrText xml:space="preserve"> PAGEREF _Toc417470279 \h </w:instrText>
        </w:r>
      </w:ins>
      <w:r>
        <w:rPr>
          <w:noProof/>
          <w:webHidden/>
        </w:rPr>
      </w:r>
      <w:r>
        <w:rPr>
          <w:noProof/>
          <w:webHidden/>
        </w:rPr>
        <w:fldChar w:fldCharType="separate"/>
      </w:r>
      <w:ins w:id="93" w:author="Bonnie Jonkman" w:date="2015-04-22T12:48:00Z">
        <w:r>
          <w:rPr>
            <w:noProof/>
            <w:webHidden/>
          </w:rPr>
          <w:t>39</w:t>
        </w:r>
        <w:r>
          <w:rPr>
            <w:noProof/>
            <w:webHidden/>
          </w:rPr>
          <w:fldChar w:fldCharType="end"/>
        </w:r>
        <w:r w:rsidRPr="00563963">
          <w:rPr>
            <w:rStyle w:val="Hyperlink"/>
            <w:noProof/>
          </w:rPr>
          <w:fldChar w:fldCharType="end"/>
        </w:r>
      </w:ins>
    </w:p>
    <w:p w14:paraId="5B6F6969" w14:textId="77777777" w:rsidR="009B7C07" w:rsidDel="008462CD" w:rsidRDefault="009B7C07">
      <w:pPr>
        <w:pStyle w:val="TOC1"/>
        <w:tabs>
          <w:tab w:val="right" w:leader="dot" w:pos="9350"/>
        </w:tabs>
        <w:rPr>
          <w:del w:id="94" w:author="Bonnie Jonkman" w:date="2015-04-22T12:48:00Z"/>
          <w:rFonts w:eastAsiaTheme="minorEastAsia"/>
          <w:noProof/>
        </w:rPr>
      </w:pPr>
      <w:del w:id="95" w:author="Bonnie Jonkman" w:date="2015-04-22T12:48:00Z">
        <w:r w:rsidRPr="008462CD" w:rsidDel="008462CD">
          <w:rPr>
            <w:rStyle w:val="Hyperlink"/>
            <w:noProof/>
          </w:rPr>
          <w:delText>Table of Contents</w:delText>
        </w:r>
        <w:r w:rsidDel="008462CD">
          <w:rPr>
            <w:noProof/>
            <w:webHidden/>
          </w:rPr>
          <w:tab/>
        </w:r>
        <w:r w:rsidR="00DB55A3" w:rsidDel="008462CD">
          <w:rPr>
            <w:noProof/>
            <w:webHidden/>
          </w:rPr>
          <w:delText>2</w:delText>
        </w:r>
      </w:del>
    </w:p>
    <w:p w14:paraId="5C2BC566" w14:textId="77777777" w:rsidR="009B7C07" w:rsidDel="008462CD" w:rsidRDefault="009B7C07">
      <w:pPr>
        <w:pStyle w:val="TOC1"/>
        <w:tabs>
          <w:tab w:val="right" w:leader="dot" w:pos="9350"/>
        </w:tabs>
        <w:rPr>
          <w:del w:id="96" w:author="Bonnie Jonkman" w:date="2015-04-22T12:48:00Z"/>
          <w:rFonts w:eastAsiaTheme="minorEastAsia"/>
          <w:noProof/>
        </w:rPr>
      </w:pPr>
      <w:del w:id="97" w:author="Bonnie Jonkman" w:date="2015-04-22T12:48:00Z">
        <w:r w:rsidRPr="008462CD" w:rsidDel="008462CD">
          <w:rPr>
            <w:rStyle w:val="Hyperlink"/>
            <w:noProof/>
          </w:rPr>
          <w:delText>Introduction</w:delText>
        </w:r>
        <w:r w:rsidDel="008462CD">
          <w:rPr>
            <w:noProof/>
            <w:webHidden/>
          </w:rPr>
          <w:tab/>
        </w:r>
        <w:r w:rsidR="00DB55A3" w:rsidDel="008462CD">
          <w:rPr>
            <w:noProof/>
            <w:webHidden/>
          </w:rPr>
          <w:delText>3</w:delText>
        </w:r>
      </w:del>
    </w:p>
    <w:p w14:paraId="1640B53F" w14:textId="77777777" w:rsidR="009B7C07" w:rsidDel="008462CD" w:rsidRDefault="009B7C07">
      <w:pPr>
        <w:pStyle w:val="TOC1"/>
        <w:tabs>
          <w:tab w:val="right" w:leader="dot" w:pos="9350"/>
        </w:tabs>
        <w:rPr>
          <w:del w:id="98" w:author="Bonnie Jonkman" w:date="2015-04-22T12:48:00Z"/>
          <w:rFonts w:eastAsiaTheme="minorEastAsia"/>
          <w:noProof/>
        </w:rPr>
      </w:pPr>
      <w:del w:id="99" w:author="Bonnie Jonkman" w:date="2015-04-22T12:48:00Z">
        <w:r w:rsidRPr="008462CD" w:rsidDel="008462CD">
          <w:rPr>
            <w:rStyle w:val="Hyperlink"/>
            <w:noProof/>
          </w:rPr>
          <w:delText>Major changes in FAST</w:delText>
        </w:r>
        <w:r w:rsidDel="008462CD">
          <w:rPr>
            <w:noProof/>
            <w:webHidden/>
          </w:rPr>
          <w:tab/>
        </w:r>
        <w:r w:rsidR="00DB55A3" w:rsidDel="008462CD">
          <w:rPr>
            <w:noProof/>
            <w:webHidden/>
          </w:rPr>
          <w:delText>8</w:delText>
        </w:r>
      </w:del>
    </w:p>
    <w:p w14:paraId="4B75E789" w14:textId="77777777" w:rsidR="009B7C07" w:rsidDel="008462CD" w:rsidRDefault="009B7C07">
      <w:pPr>
        <w:pStyle w:val="TOC2"/>
        <w:tabs>
          <w:tab w:val="right" w:leader="dot" w:pos="9350"/>
        </w:tabs>
        <w:rPr>
          <w:del w:id="100" w:author="Bonnie Jonkman" w:date="2015-04-22T12:48:00Z"/>
          <w:rFonts w:eastAsiaTheme="minorEastAsia"/>
          <w:noProof/>
        </w:rPr>
      </w:pPr>
      <w:del w:id="101" w:author="Bonnie Jonkman" w:date="2015-04-22T12:48:00Z">
        <w:r w:rsidRPr="008462CD" w:rsidDel="008462CD">
          <w:rPr>
            <w:rStyle w:val="Hyperlink"/>
            <w:noProof/>
          </w:rPr>
          <w:delText>v8.11.00a-bjj</w:delText>
        </w:r>
        <w:r w:rsidDel="008462CD">
          <w:rPr>
            <w:noProof/>
            <w:webHidden/>
          </w:rPr>
          <w:tab/>
        </w:r>
        <w:r w:rsidR="00DB55A3" w:rsidDel="008462CD">
          <w:rPr>
            <w:noProof/>
            <w:webHidden/>
          </w:rPr>
          <w:delText>8</w:delText>
        </w:r>
      </w:del>
    </w:p>
    <w:p w14:paraId="05404EB6" w14:textId="77777777" w:rsidR="009B7C07" w:rsidDel="008462CD" w:rsidRDefault="009B7C07">
      <w:pPr>
        <w:pStyle w:val="TOC2"/>
        <w:tabs>
          <w:tab w:val="right" w:leader="dot" w:pos="9350"/>
        </w:tabs>
        <w:rPr>
          <w:del w:id="102" w:author="Bonnie Jonkman" w:date="2015-04-22T12:48:00Z"/>
          <w:rFonts w:eastAsiaTheme="minorEastAsia"/>
          <w:noProof/>
        </w:rPr>
      </w:pPr>
      <w:del w:id="103" w:author="Bonnie Jonkman" w:date="2015-04-22T12:48:00Z">
        <w:r w:rsidRPr="008462CD" w:rsidDel="008462CD">
          <w:rPr>
            <w:rStyle w:val="Hyperlink"/>
            <w:noProof/>
          </w:rPr>
          <w:delText>v8.10.00a-bjj</w:delText>
        </w:r>
        <w:r w:rsidDel="008462CD">
          <w:rPr>
            <w:noProof/>
            <w:webHidden/>
          </w:rPr>
          <w:tab/>
        </w:r>
        <w:r w:rsidR="00DB55A3" w:rsidDel="008462CD">
          <w:rPr>
            <w:noProof/>
            <w:webHidden/>
          </w:rPr>
          <w:delText>8</w:delText>
        </w:r>
      </w:del>
    </w:p>
    <w:p w14:paraId="0F184ABA" w14:textId="77777777" w:rsidR="009B7C07" w:rsidDel="008462CD" w:rsidRDefault="009B7C07">
      <w:pPr>
        <w:pStyle w:val="TOC2"/>
        <w:tabs>
          <w:tab w:val="right" w:leader="dot" w:pos="9350"/>
        </w:tabs>
        <w:rPr>
          <w:del w:id="104" w:author="Bonnie Jonkman" w:date="2015-04-22T12:48:00Z"/>
          <w:rFonts w:eastAsiaTheme="minorEastAsia"/>
          <w:noProof/>
        </w:rPr>
      </w:pPr>
      <w:del w:id="105" w:author="Bonnie Jonkman" w:date="2015-04-22T12:48:00Z">
        <w:r w:rsidRPr="008462CD" w:rsidDel="008462CD">
          <w:rPr>
            <w:rStyle w:val="Hyperlink"/>
            <w:noProof/>
          </w:rPr>
          <w:delText>v8.09.00a-bjj</w:delText>
        </w:r>
        <w:r w:rsidDel="008462CD">
          <w:rPr>
            <w:noProof/>
            <w:webHidden/>
          </w:rPr>
          <w:tab/>
        </w:r>
        <w:r w:rsidR="00DB55A3" w:rsidDel="008462CD">
          <w:rPr>
            <w:noProof/>
            <w:webHidden/>
          </w:rPr>
          <w:delText>10</w:delText>
        </w:r>
      </w:del>
    </w:p>
    <w:p w14:paraId="31F7744C" w14:textId="77777777" w:rsidR="009B7C07" w:rsidDel="008462CD" w:rsidRDefault="009B7C07">
      <w:pPr>
        <w:pStyle w:val="TOC2"/>
        <w:tabs>
          <w:tab w:val="right" w:leader="dot" w:pos="9350"/>
        </w:tabs>
        <w:rPr>
          <w:del w:id="106" w:author="Bonnie Jonkman" w:date="2015-04-22T12:48:00Z"/>
          <w:rFonts w:eastAsiaTheme="minorEastAsia"/>
          <w:noProof/>
        </w:rPr>
      </w:pPr>
      <w:del w:id="107" w:author="Bonnie Jonkman" w:date="2015-04-22T12:48:00Z">
        <w:r w:rsidRPr="008462CD" w:rsidDel="008462CD">
          <w:rPr>
            <w:rStyle w:val="Hyperlink"/>
            <w:noProof/>
          </w:rPr>
          <w:delText>v8.08.00c-bjj</w:delText>
        </w:r>
        <w:r w:rsidDel="008462CD">
          <w:rPr>
            <w:noProof/>
            <w:webHidden/>
          </w:rPr>
          <w:tab/>
        </w:r>
        <w:r w:rsidR="00DB55A3" w:rsidDel="008462CD">
          <w:rPr>
            <w:noProof/>
            <w:webHidden/>
          </w:rPr>
          <w:delText>10</w:delText>
        </w:r>
      </w:del>
    </w:p>
    <w:p w14:paraId="7D356052" w14:textId="77777777" w:rsidR="009B7C07" w:rsidDel="008462CD" w:rsidRDefault="009B7C07">
      <w:pPr>
        <w:pStyle w:val="TOC2"/>
        <w:tabs>
          <w:tab w:val="right" w:leader="dot" w:pos="9350"/>
        </w:tabs>
        <w:rPr>
          <w:del w:id="108" w:author="Bonnie Jonkman" w:date="2015-04-22T12:48:00Z"/>
          <w:rFonts w:eastAsiaTheme="minorEastAsia"/>
          <w:noProof/>
        </w:rPr>
      </w:pPr>
      <w:del w:id="109" w:author="Bonnie Jonkman" w:date="2015-04-22T12:48:00Z">
        <w:r w:rsidRPr="008462CD" w:rsidDel="008462CD">
          <w:rPr>
            <w:rStyle w:val="Hyperlink"/>
            <w:noProof/>
          </w:rPr>
          <w:delText>v8.03.02b-bjj</w:delText>
        </w:r>
        <w:r w:rsidDel="008462CD">
          <w:rPr>
            <w:noProof/>
            <w:webHidden/>
          </w:rPr>
          <w:tab/>
        </w:r>
      </w:del>
      <w:del w:id="110" w:author="Bonnie Jonkman" w:date="2015-04-22T12:46:00Z">
        <w:r w:rsidDel="00DB55A3">
          <w:rPr>
            <w:noProof/>
            <w:webHidden/>
          </w:rPr>
          <w:delText>11</w:delText>
        </w:r>
      </w:del>
    </w:p>
    <w:p w14:paraId="03BD2C65" w14:textId="77777777" w:rsidR="009B7C07" w:rsidDel="008462CD" w:rsidRDefault="009B7C07">
      <w:pPr>
        <w:pStyle w:val="TOC1"/>
        <w:tabs>
          <w:tab w:val="right" w:leader="dot" w:pos="9350"/>
        </w:tabs>
        <w:rPr>
          <w:del w:id="111" w:author="Bonnie Jonkman" w:date="2015-04-22T12:48:00Z"/>
          <w:rFonts w:eastAsiaTheme="minorEastAsia"/>
          <w:noProof/>
        </w:rPr>
      </w:pPr>
      <w:del w:id="112" w:author="Bonnie Jonkman" w:date="2015-04-22T12:48:00Z">
        <w:r w:rsidRPr="008462CD" w:rsidDel="008462CD">
          <w:rPr>
            <w:rStyle w:val="Hyperlink"/>
            <w:noProof/>
          </w:rPr>
          <w:delText>FAST v8 Input and Output Files</w:delText>
        </w:r>
        <w:r w:rsidDel="008462CD">
          <w:rPr>
            <w:noProof/>
            <w:webHidden/>
          </w:rPr>
          <w:tab/>
        </w:r>
        <w:r w:rsidR="00DB55A3" w:rsidDel="008462CD">
          <w:rPr>
            <w:noProof/>
            <w:webHidden/>
          </w:rPr>
          <w:delText>12</w:delText>
        </w:r>
      </w:del>
    </w:p>
    <w:p w14:paraId="0B5CC2E3" w14:textId="77777777" w:rsidR="009B7C07" w:rsidDel="008462CD" w:rsidRDefault="009B7C07">
      <w:pPr>
        <w:pStyle w:val="TOC2"/>
        <w:tabs>
          <w:tab w:val="right" w:leader="dot" w:pos="9350"/>
        </w:tabs>
        <w:rPr>
          <w:del w:id="113" w:author="Bonnie Jonkman" w:date="2015-04-22T12:48:00Z"/>
          <w:rFonts w:eastAsiaTheme="minorEastAsia"/>
          <w:noProof/>
        </w:rPr>
      </w:pPr>
      <w:del w:id="114" w:author="Bonnie Jonkman" w:date="2015-04-22T12:48:00Z">
        <w:r w:rsidRPr="008462CD" w:rsidDel="008462CD">
          <w:rPr>
            <w:rStyle w:val="Hyperlink"/>
            <w:noProof/>
          </w:rPr>
          <w:delText>File Naming Conventions</w:delText>
        </w:r>
        <w:r w:rsidDel="008462CD">
          <w:rPr>
            <w:noProof/>
            <w:webHidden/>
          </w:rPr>
          <w:tab/>
        </w:r>
        <w:r w:rsidR="00DB55A3" w:rsidDel="008462CD">
          <w:rPr>
            <w:noProof/>
            <w:webHidden/>
          </w:rPr>
          <w:delText>12</w:delText>
        </w:r>
      </w:del>
    </w:p>
    <w:p w14:paraId="00AD27AE" w14:textId="77777777" w:rsidR="009B7C07" w:rsidDel="008462CD" w:rsidRDefault="009B7C07">
      <w:pPr>
        <w:pStyle w:val="TOC2"/>
        <w:tabs>
          <w:tab w:val="right" w:leader="dot" w:pos="9350"/>
        </w:tabs>
        <w:rPr>
          <w:del w:id="115" w:author="Bonnie Jonkman" w:date="2015-04-22T12:48:00Z"/>
          <w:rFonts w:eastAsiaTheme="minorEastAsia"/>
          <w:noProof/>
        </w:rPr>
      </w:pPr>
      <w:del w:id="116" w:author="Bonnie Jonkman" w:date="2015-04-22T12:48:00Z">
        <w:r w:rsidRPr="008462CD" w:rsidDel="008462CD">
          <w:rPr>
            <w:rStyle w:val="Hyperlink"/>
            <w:noProof/>
          </w:rPr>
          <w:delText>Variables Specified in the FAST Primary Input File</w:delText>
        </w:r>
        <w:r w:rsidDel="008462CD">
          <w:rPr>
            <w:noProof/>
            <w:webHidden/>
          </w:rPr>
          <w:tab/>
        </w:r>
      </w:del>
      <w:del w:id="117" w:author="Bonnie Jonkman" w:date="2015-04-22T12:46:00Z">
        <w:r w:rsidDel="00DB55A3">
          <w:rPr>
            <w:noProof/>
            <w:webHidden/>
          </w:rPr>
          <w:delText>14</w:delText>
        </w:r>
      </w:del>
    </w:p>
    <w:p w14:paraId="0DD7EDF2" w14:textId="77777777" w:rsidR="009B7C07" w:rsidDel="008462CD" w:rsidRDefault="009B7C07">
      <w:pPr>
        <w:pStyle w:val="TOC2"/>
        <w:tabs>
          <w:tab w:val="right" w:leader="dot" w:pos="9350"/>
        </w:tabs>
        <w:rPr>
          <w:del w:id="118" w:author="Bonnie Jonkman" w:date="2015-04-22T12:48:00Z"/>
          <w:rFonts w:eastAsiaTheme="minorEastAsia"/>
          <w:noProof/>
        </w:rPr>
      </w:pPr>
      <w:del w:id="119" w:author="Bonnie Jonkman" w:date="2015-04-22T12:48:00Z">
        <w:r w:rsidRPr="008462CD" w:rsidDel="008462CD">
          <w:rPr>
            <w:rStyle w:val="Hyperlink"/>
            <w:noProof/>
          </w:rPr>
          <w:delText>Checkpoint Files (Restart Capability)</w:delText>
        </w:r>
        <w:r w:rsidDel="008462CD">
          <w:rPr>
            <w:noProof/>
            <w:webHidden/>
          </w:rPr>
          <w:tab/>
        </w:r>
      </w:del>
      <w:del w:id="120" w:author="Bonnie Jonkman" w:date="2015-04-22T12:46:00Z">
        <w:r w:rsidDel="00DB55A3">
          <w:rPr>
            <w:noProof/>
            <w:webHidden/>
          </w:rPr>
          <w:delText>19</w:delText>
        </w:r>
      </w:del>
    </w:p>
    <w:p w14:paraId="2FD00514" w14:textId="77777777" w:rsidR="009B7C07" w:rsidDel="008462CD" w:rsidRDefault="009B7C07">
      <w:pPr>
        <w:pStyle w:val="TOC1"/>
        <w:tabs>
          <w:tab w:val="right" w:leader="dot" w:pos="9350"/>
        </w:tabs>
        <w:rPr>
          <w:del w:id="121" w:author="Bonnie Jonkman" w:date="2015-04-22T12:48:00Z"/>
          <w:rFonts w:eastAsiaTheme="minorEastAsia"/>
          <w:noProof/>
        </w:rPr>
      </w:pPr>
      <w:del w:id="122" w:author="Bonnie Jonkman" w:date="2015-04-22T12:48:00Z">
        <w:r w:rsidRPr="008462CD" w:rsidDel="008462CD">
          <w:rPr>
            <w:rStyle w:val="Hyperlink"/>
            <w:noProof/>
          </w:rPr>
          <w:delText>Converting to FAST v8.10.x</w:delText>
        </w:r>
        <w:r w:rsidDel="008462CD">
          <w:rPr>
            <w:noProof/>
            <w:webHidden/>
          </w:rPr>
          <w:tab/>
        </w:r>
      </w:del>
      <w:del w:id="123" w:author="Bonnie Jonkman" w:date="2015-04-22T12:46:00Z">
        <w:r w:rsidDel="00DB55A3">
          <w:rPr>
            <w:noProof/>
            <w:webHidden/>
          </w:rPr>
          <w:delText>20</w:delText>
        </w:r>
      </w:del>
    </w:p>
    <w:p w14:paraId="5A5F9D07" w14:textId="77777777" w:rsidR="009B7C07" w:rsidDel="008462CD" w:rsidRDefault="009B7C07">
      <w:pPr>
        <w:pStyle w:val="TOC2"/>
        <w:tabs>
          <w:tab w:val="right" w:leader="dot" w:pos="9350"/>
        </w:tabs>
        <w:rPr>
          <w:del w:id="124" w:author="Bonnie Jonkman" w:date="2015-04-22T12:48:00Z"/>
          <w:rFonts w:eastAsiaTheme="minorEastAsia"/>
          <w:noProof/>
        </w:rPr>
      </w:pPr>
      <w:del w:id="125" w:author="Bonnie Jonkman" w:date="2015-04-22T12:48:00Z">
        <w:r w:rsidRPr="008462CD" w:rsidDel="008462CD">
          <w:rPr>
            <w:rStyle w:val="Hyperlink"/>
            <w:noProof/>
          </w:rPr>
          <w:delText>Summary of Changes to Inputs</w:delText>
        </w:r>
        <w:r w:rsidDel="008462CD">
          <w:rPr>
            <w:noProof/>
            <w:webHidden/>
          </w:rPr>
          <w:tab/>
        </w:r>
      </w:del>
      <w:del w:id="126" w:author="Bonnie Jonkman" w:date="2015-04-22T12:46:00Z">
        <w:r w:rsidDel="00DB55A3">
          <w:rPr>
            <w:noProof/>
            <w:webHidden/>
          </w:rPr>
          <w:delText>20</w:delText>
        </w:r>
      </w:del>
    </w:p>
    <w:p w14:paraId="2118060D" w14:textId="77777777" w:rsidR="009B7C07" w:rsidDel="008462CD" w:rsidRDefault="009B7C07">
      <w:pPr>
        <w:pStyle w:val="TOC2"/>
        <w:tabs>
          <w:tab w:val="right" w:leader="dot" w:pos="9350"/>
        </w:tabs>
        <w:rPr>
          <w:del w:id="127" w:author="Bonnie Jonkman" w:date="2015-04-22T12:48:00Z"/>
          <w:rFonts w:eastAsiaTheme="minorEastAsia"/>
          <w:noProof/>
        </w:rPr>
      </w:pPr>
      <w:del w:id="128" w:author="Bonnie Jonkman" w:date="2015-04-22T12:48:00Z">
        <w:r w:rsidRPr="008462CD" w:rsidDel="008462CD">
          <w:rPr>
            <w:rStyle w:val="Hyperlink"/>
            <w:noProof/>
          </w:rPr>
          <w:delText>MATLAB Conversion Scripts</w:delText>
        </w:r>
        <w:r w:rsidDel="008462CD">
          <w:rPr>
            <w:noProof/>
            <w:webHidden/>
          </w:rPr>
          <w:tab/>
        </w:r>
      </w:del>
      <w:del w:id="129" w:author="Bonnie Jonkman" w:date="2015-04-22T12:46:00Z">
        <w:r w:rsidDel="00DB55A3">
          <w:rPr>
            <w:noProof/>
            <w:webHidden/>
          </w:rPr>
          <w:delText>22</w:delText>
        </w:r>
      </w:del>
    </w:p>
    <w:p w14:paraId="31ACDD1E" w14:textId="77777777" w:rsidR="009B7C07" w:rsidDel="008462CD" w:rsidRDefault="009B7C07">
      <w:pPr>
        <w:pStyle w:val="TOC1"/>
        <w:tabs>
          <w:tab w:val="right" w:leader="dot" w:pos="9350"/>
        </w:tabs>
        <w:rPr>
          <w:del w:id="130" w:author="Bonnie Jonkman" w:date="2015-04-22T12:48:00Z"/>
          <w:rFonts w:eastAsiaTheme="minorEastAsia"/>
          <w:noProof/>
        </w:rPr>
      </w:pPr>
      <w:del w:id="131" w:author="Bonnie Jonkman" w:date="2015-04-22T12:48:00Z">
        <w:r w:rsidRPr="008462CD" w:rsidDel="008462CD">
          <w:rPr>
            <w:rStyle w:val="Hyperlink"/>
            <w:noProof/>
          </w:rPr>
          <w:delText>Running FAST</w:delText>
        </w:r>
        <w:r w:rsidDel="008462CD">
          <w:rPr>
            <w:noProof/>
            <w:webHidden/>
          </w:rPr>
          <w:tab/>
        </w:r>
      </w:del>
      <w:del w:id="132" w:author="Bonnie Jonkman" w:date="2015-04-22T12:46:00Z">
        <w:r w:rsidDel="00DB55A3">
          <w:rPr>
            <w:noProof/>
            <w:webHidden/>
          </w:rPr>
          <w:delText>24</w:delText>
        </w:r>
      </w:del>
    </w:p>
    <w:p w14:paraId="4FAB8ACF" w14:textId="77777777" w:rsidR="009B7C07" w:rsidDel="008462CD" w:rsidRDefault="009B7C07">
      <w:pPr>
        <w:pStyle w:val="TOC2"/>
        <w:tabs>
          <w:tab w:val="right" w:leader="dot" w:pos="9350"/>
        </w:tabs>
        <w:rPr>
          <w:del w:id="133" w:author="Bonnie Jonkman" w:date="2015-04-22T12:48:00Z"/>
          <w:rFonts w:eastAsiaTheme="minorEastAsia"/>
          <w:noProof/>
        </w:rPr>
      </w:pPr>
      <w:del w:id="134" w:author="Bonnie Jonkman" w:date="2015-04-22T12:48:00Z">
        <w:r w:rsidRPr="008462CD" w:rsidDel="008462CD">
          <w:rPr>
            <w:rStyle w:val="Hyperlink"/>
            <w:noProof/>
          </w:rPr>
          <w:delText>Normal Simulation: Starting FAST from an input file</w:delText>
        </w:r>
        <w:r w:rsidDel="008462CD">
          <w:rPr>
            <w:noProof/>
            <w:webHidden/>
          </w:rPr>
          <w:tab/>
        </w:r>
      </w:del>
      <w:del w:id="135" w:author="Bonnie Jonkman" w:date="2015-04-22T12:46:00Z">
        <w:r w:rsidDel="00DB55A3">
          <w:rPr>
            <w:noProof/>
            <w:webHidden/>
          </w:rPr>
          <w:delText>24</w:delText>
        </w:r>
      </w:del>
    </w:p>
    <w:p w14:paraId="02F908E9" w14:textId="77777777" w:rsidR="009B7C07" w:rsidDel="008462CD" w:rsidRDefault="009B7C07">
      <w:pPr>
        <w:pStyle w:val="TOC2"/>
        <w:tabs>
          <w:tab w:val="right" w:leader="dot" w:pos="9350"/>
        </w:tabs>
        <w:rPr>
          <w:del w:id="136" w:author="Bonnie Jonkman" w:date="2015-04-22T12:48:00Z"/>
          <w:rFonts w:eastAsiaTheme="minorEastAsia"/>
          <w:noProof/>
        </w:rPr>
      </w:pPr>
      <w:del w:id="137" w:author="Bonnie Jonkman" w:date="2015-04-22T12:48:00Z">
        <w:r w:rsidRPr="008462CD" w:rsidDel="008462CD">
          <w:rPr>
            <w:rStyle w:val="Hyperlink"/>
            <w:noProof/>
          </w:rPr>
          <w:delText>Restart: Starting FAST from a checkpoint file</w:delText>
        </w:r>
        <w:r w:rsidDel="008462CD">
          <w:rPr>
            <w:noProof/>
            <w:webHidden/>
          </w:rPr>
          <w:tab/>
        </w:r>
      </w:del>
      <w:del w:id="138" w:author="Bonnie Jonkman" w:date="2015-04-22T12:46:00Z">
        <w:r w:rsidDel="00DB55A3">
          <w:rPr>
            <w:noProof/>
            <w:webHidden/>
          </w:rPr>
          <w:delText>25</w:delText>
        </w:r>
      </w:del>
    </w:p>
    <w:p w14:paraId="26D780BA" w14:textId="77777777" w:rsidR="009B7C07" w:rsidDel="008462CD" w:rsidRDefault="009B7C07">
      <w:pPr>
        <w:pStyle w:val="TOC2"/>
        <w:tabs>
          <w:tab w:val="right" w:leader="dot" w:pos="9350"/>
        </w:tabs>
        <w:rPr>
          <w:del w:id="139" w:author="Bonnie Jonkman" w:date="2015-04-22T12:48:00Z"/>
          <w:rFonts w:eastAsiaTheme="minorEastAsia"/>
          <w:noProof/>
        </w:rPr>
      </w:pPr>
      <w:del w:id="140" w:author="Bonnie Jonkman" w:date="2015-04-22T12:48:00Z">
        <w:r w:rsidRPr="008462CD" w:rsidDel="008462CD">
          <w:rPr>
            <w:rStyle w:val="Hyperlink"/>
            <w:noProof/>
          </w:rPr>
          <w:delText>Modeling Tips</w:delText>
        </w:r>
        <w:r w:rsidDel="008462CD">
          <w:rPr>
            <w:noProof/>
            <w:webHidden/>
          </w:rPr>
          <w:tab/>
        </w:r>
      </w:del>
      <w:del w:id="141" w:author="Bonnie Jonkman" w:date="2015-04-22T12:46:00Z">
        <w:r w:rsidDel="00DB55A3">
          <w:rPr>
            <w:noProof/>
            <w:webHidden/>
          </w:rPr>
          <w:delText>25</w:delText>
        </w:r>
      </w:del>
    </w:p>
    <w:p w14:paraId="34722E40" w14:textId="77777777" w:rsidR="009B7C07" w:rsidDel="008462CD" w:rsidRDefault="009B7C07">
      <w:pPr>
        <w:pStyle w:val="TOC2"/>
        <w:tabs>
          <w:tab w:val="right" w:leader="dot" w:pos="9350"/>
        </w:tabs>
        <w:rPr>
          <w:del w:id="142" w:author="Bonnie Jonkman" w:date="2015-04-22T12:48:00Z"/>
          <w:rFonts w:eastAsiaTheme="minorEastAsia"/>
          <w:noProof/>
        </w:rPr>
      </w:pPr>
      <w:del w:id="143" w:author="Bonnie Jonkman" w:date="2015-04-22T12:48:00Z">
        <w:r w:rsidRPr="008462CD" w:rsidDel="008462CD">
          <w:rPr>
            <w:rStyle w:val="Hyperlink"/>
            <w:noProof/>
          </w:rPr>
          <w:delText>Certification Tests</w:delText>
        </w:r>
        <w:r w:rsidDel="008462CD">
          <w:rPr>
            <w:noProof/>
            <w:webHidden/>
          </w:rPr>
          <w:tab/>
        </w:r>
        <w:r w:rsidR="00DB55A3" w:rsidDel="008462CD">
          <w:rPr>
            <w:noProof/>
            <w:webHidden/>
          </w:rPr>
          <w:delText>26</w:delText>
        </w:r>
      </w:del>
    </w:p>
    <w:p w14:paraId="1B650D17" w14:textId="77777777" w:rsidR="009B7C07" w:rsidDel="008462CD" w:rsidRDefault="009B7C07">
      <w:pPr>
        <w:pStyle w:val="TOC1"/>
        <w:tabs>
          <w:tab w:val="right" w:leader="dot" w:pos="9350"/>
        </w:tabs>
        <w:rPr>
          <w:del w:id="144" w:author="Bonnie Jonkman" w:date="2015-04-22T12:48:00Z"/>
          <w:rFonts w:eastAsiaTheme="minorEastAsia"/>
          <w:noProof/>
        </w:rPr>
      </w:pPr>
      <w:del w:id="145" w:author="Bonnie Jonkman" w:date="2015-04-22T12:48:00Z">
        <w:r w:rsidRPr="008462CD" w:rsidDel="008462CD">
          <w:rPr>
            <w:rStyle w:val="Hyperlink"/>
            <w:noProof/>
          </w:rPr>
          <w:delText>Compiling</w:delText>
        </w:r>
        <w:r w:rsidDel="008462CD">
          <w:rPr>
            <w:noProof/>
            <w:webHidden/>
          </w:rPr>
          <w:tab/>
        </w:r>
      </w:del>
      <w:del w:id="146" w:author="Bonnie Jonkman" w:date="2015-04-22T12:46:00Z">
        <w:r w:rsidDel="00DB55A3">
          <w:rPr>
            <w:noProof/>
            <w:webHidden/>
          </w:rPr>
          <w:delText>26</w:delText>
        </w:r>
      </w:del>
    </w:p>
    <w:p w14:paraId="0EB3FBE8" w14:textId="77777777" w:rsidR="009B7C07" w:rsidDel="008462CD" w:rsidRDefault="009B7C07">
      <w:pPr>
        <w:pStyle w:val="TOC1"/>
        <w:tabs>
          <w:tab w:val="right" w:leader="dot" w:pos="9350"/>
        </w:tabs>
        <w:rPr>
          <w:del w:id="147" w:author="Bonnie Jonkman" w:date="2015-04-22T12:48:00Z"/>
          <w:rFonts w:eastAsiaTheme="minorEastAsia"/>
          <w:noProof/>
        </w:rPr>
      </w:pPr>
      <w:del w:id="148" w:author="Bonnie Jonkman" w:date="2015-04-22T12:48:00Z">
        <w:r w:rsidRPr="008462CD" w:rsidDel="008462CD">
          <w:rPr>
            <w:rStyle w:val="Hyperlink"/>
            <w:noProof/>
          </w:rPr>
          <w:delText>FAST v8 Interface to Simulink</w:delText>
        </w:r>
        <w:r w:rsidDel="008462CD">
          <w:rPr>
            <w:noProof/>
            <w:webHidden/>
          </w:rPr>
          <w:tab/>
        </w:r>
      </w:del>
      <w:del w:id="149" w:author="Bonnie Jonkman" w:date="2015-04-22T12:46:00Z">
        <w:r w:rsidDel="00DB55A3">
          <w:rPr>
            <w:noProof/>
            <w:webHidden/>
          </w:rPr>
          <w:delText>27</w:delText>
        </w:r>
      </w:del>
    </w:p>
    <w:p w14:paraId="29D3B0E0" w14:textId="77777777" w:rsidR="009B7C07" w:rsidDel="008462CD" w:rsidRDefault="009B7C07">
      <w:pPr>
        <w:pStyle w:val="TOC2"/>
        <w:tabs>
          <w:tab w:val="right" w:leader="dot" w:pos="9350"/>
        </w:tabs>
        <w:rPr>
          <w:del w:id="150" w:author="Bonnie Jonkman" w:date="2015-04-22T12:48:00Z"/>
          <w:rFonts w:eastAsiaTheme="minorEastAsia"/>
          <w:noProof/>
        </w:rPr>
      </w:pPr>
      <w:del w:id="151" w:author="Bonnie Jonkman" w:date="2015-04-22T12:48:00Z">
        <w:r w:rsidRPr="008462CD" w:rsidDel="008462CD">
          <w:rPr>
            <w:rStyle w:val="Hyperlink"/>
            <w:noProof/>
          </w:rPr>
          <w:delText>Major Changes Between the FAST v7 and v8 Interfaces to Simulink</w:delText>
        </w:r>
        <w:r w:rsidDel="008462CD">
          <w:rPr>
            <w:noProof/>
            <w:webHidden/>
          </w:rPr>
          <w:tab/>
        </w:r>
        <w:r w:rsidR="00DB55A3" w:rsidDel="008462CD">
          <w:rPr>
            <w:noProof/>
            <w:webHidden/>
          </w:rPr>
          <w:delText>28</w:delText>
        </w:r>
      </w:del>
    </w:p>
    <w:p w14:paraId="393540B1" w14:textId="77777777" w:rsidR="009B7C07" w:rsidDel="008462CD" w:rsidRDefault="009B7C07">
      <w:pPr>
        <w:pStyle w:val="TOC2"/>
        <w:tabs>
          <w:tab w:val="right" w:leader="dot" w:pos="9350"/>
        </w:tabs>
        <w:rPr>
          <w:del w:id="152" w:author="Bonnie Jonkman" w:date="2015-04-22T12:48:00Z"/>
          <w:rFonts w:eastAsiaTheme="minorEastAsia"/>
          <w:noProof/>
        </w:rPr>
      </w:pPr>
      <w:del w:id="153" w:author="Bonnie Jonkman" w:date="2015-04-22T12:48:00Z">
        <w:r w:rsidRPr="008462CD" w:rsidDel="008462CD">
          <w:rPr>
            <w:rStyle w:val="Hyperlink"/>
            <w:noProof/>
          </w:rPr>
          <w:delText>Definition of the FAST v8 Interface to Simulink</w:delText>
        </w:r>
        <w:r w:rsidDel="008462CD">
          <w:rPr>
            <w:noProof/>
            <w:webHidden/>
          </w:rPr>
          <w:tab/>
        </w:r>
      </w:del>
      <w:del w:id="154" w:author="Bonnie Jonkman" w:date="2015-04-22T12:46:00Z">
        <w:r w:rsidDel="00DB55A3">
          <w:rPr>
            <w:noProof/>
            <w:webHidden/>
          </w:rPr>
          <w:delText>28</w:delText>
        </w:r>
      </w:del>
    </w:p>
    <w:p w14:paraId="4AFF8C6F" w14:textId="77777777" w:rsidR="009B7C07" w:rsidDel="008462CD" w:rsidRDefault="009B7C07">
      <w:pPr>
        <w:pStyle w:val="TOC2"/>
        <w:tabs>
          <w:tab w:val="right" w:leader="dot" w:pos="9350"/>
        </w:tabs>
        <w:rPr>
          <w:del w:id="155" w:author="Bonnie Jonkman" w:date="2015-04-22T12:48:00Z"/>
          <w:rFonts w:eastAsiaTheme="minorEastAsia"/>
          <w:noProof/>
        </w:rPr>
      </w:pPr>
      <w:del w:id="156" w:author="Bonnie Jonkman" w:date="2015-04-22T12:48:00Z">
        <w:r w:rsidRPr="008462CD" w:rsidDel="008462CD">
          <w:rPr>
            <w:rStyle w:val="Hyperlink"/>
            <w:noProof/>
          </w:rPr>
          <w:delText>Converting FAST v7 Simulink Models to FAST v8</w:delText>
        </w:r>
        <w:r w:rsidDel="008462CD">
          <w:rPr>
            <w:noProof/>
            <w:webHidden/>
          </w:rPr>
          <w:tab/>
        </w:r>
      </w:del>
      <w:del w:id="157" w:author="Bonnie Jonkman" w:date="2015-04-22T12:46:00Z">
        <w:r w:rsidDel="00DB55A3">
          <w:rPr>
            <w:noProof/>
            <w:webHidden/>
          </w:rPr>
          <w:delText>31</w:delText>
        </w:r>
      </w:del>
    </w:p>
    <w:p w14:paraId="48BB58C3" w14:textId="77777777" w:rsidR="009B7C07" w:rsidDel="008462CD" w:rsidRDefault="009B7C07">
      <w:pPr>
        <w:pStyle w:val="TOC2"/>
        <w:tabs>
          <w:tab w:val="right" w:leader="dot" w:pos="9350"/>
        </w:tabs>
        <w:rPr>
          <w:del w:id="158" w:author="Bonnie Jonkman" w:date="2015-04-22T12:48:00Z"/>
          <w:rFonts w:eastAsiaTheme="minorEastAsia"/>
          <w:noProof/>
        </w:rPr>
      </w:pPr>
      <w:del w:id="159" w:author="Bonnie Jonkman" w:date="2015-04-22T12:48:00Z">
        <w:r w:rsidRPr="008462CD" w:rsidDel="008462CD">
          <w:rPr>
            <w:rStyle w:val="Hyperlink"/>
            <w:noProof/>
          </w:rPr>
          <w:delText>Running FAST in Simulink</w:delText>
        </w:r>
        <w:r w:rsidDel="008462CD">
          <w:rPr>
            <w:noProof/>
            <w:webHidden/>
          </w:rPr>
          <w:tab/>
        </w:r>
      </w:del>
      <w:del w:id="160" w:author="Bonnie Jonkman" w:date="2015-04-22T12:46:00Z">
        <w:r w:rsidDel="00DB55A3">
          <w:rPr>
            <w:noProof/>
            <w:webHidden/>
          </w:rPr>
          <w:delText>32</w:delText>
        </w:r>
      </w:del>
    </w:p>
    <w:p w14:paraId="564913E5" w14:textId="77777777" w:rsidR="009B7C07" w:rsidDel="008462CD" w:rsidRDefault="009B7C07">
      <w:pPr>
        <w:pStyle w:val="TOC2"/>
        <w:tabs>
          <w:tab w:val="right" w:leader="dot" w:pos="9350"/>
        </w:tabs>
        <w:rPr>
          <w:del w:id="161" w:author="Bonnie Jonkman" w:date="2015-04-22T12:48:00Z"/>
          <w:rFonts w:eastAsiaTheme="minorEastAsia"/>
          <w:noProof/>
        </w:rPr>
      </w:pPr>
      <w:del w:id="162" w:author="Bonnie Jonkman" w:date="2015-04-22T12:48:00Z">
        <w:r w:rsidRPr="008462CD" w:rsidDel="008462CD">
          <w:rPr>
            <w:rStyle w:val="Hyperlink"/>
            <w:noProof/>
          </w:rPr>
          <w:delText>Compiling FAST for Simulink</w:delText>
        </w:r>
        <w:r w:rsidDel="008462CD">
          <w:rPr>
            <w:noProof/>
            <w:webHidden/>
          </w:rPr>
          <w:tab/>
        </w:r>
      </w:del>
      <w:del w:id="163" w:author="Bonnie Jonkman" w:date="2015-04-22T12:46:00Z">
        <w:r w:rsidDel="00DB55A3">
          <w:rPr>
            <w:noProof/>
            <w:webHidden/>
          </w:rPr>
          <w:delText>34</w:delText>
        </w:r>
      </w:del>
    </w:p>
    <w:p w14:paraId="4C8D16FA" w14:textId="77777777" w:rsidR="009B7C07" w:rsidDel="008462CD" w:rsidRDefault="009B7C07">
      <w:pPr>
        <w:pStyle w:val="TOC1"/>
        <w:tabs>
          <w:tab w:val="right" w:leader="dot" w:pos="9350"/>
        </w:tabs>
        <w:rPr>
          <w:del w:id="164" w:author="Bonnie Jonkman" w:date="2015-04-22T12:48:00Z"/>
          <w:rFonts w:eastAsiaTheme="minorEastAsia"/>
          <w:noProof/>
        </w:rPr>
      </w:pPr>
      <w:del w:id="165" w:author="Bonnie Jonkman" w:date="2015-04-22T12:48:00Z">
        <w:r w:rsidRPr="008462CD" w:rsidDel="008462CD">
          <w:rPr>
            <w:rStyle w:val="Hyperlink"/>
            <w:noProof/>
          </w:rPr>
          <w:delText>Future Work</w:delText>
        </w:r>
        <w:r w:rsidDel="008462CD">
          <w:rPr>
            <w:noProof/>
            <w:webHidden/>
          </w:rPr>
          <w:tab/>
        </w:r>
      </w:del>
      <w:del w:id="166" w:author="Bonnie Jonkman" w:date="2015-04-22T12:46:00Z">
        <w:r w:rsidDel="00DB55A3">
          <w:rPr>
            <w:noProof/>
            <w:webHidden/>
          </w:rPr>
          <w:delText>37</w:delText>
        </w:r>
      </w:del>
    </w:p>
    <w:p w14:paraId="5BB7460B" w14:textId="77777777" w:rsidR="009B7C07" w:rsidDel="008462CD" w:rsidRDefault="009B7C07">
      <w:pPr>
        <w:pStyle w:val="TOC1"/>
        <w:tabs>
          <w:tab w:val="right" w:leader="dot" w:pos="9350"/>
        </w:tabs>
        <w:rPr>
          <w:del w:id="167" w:author="Bonnie Jonkman" w:date="2015-04-22T12:48:00Z"/>
          <w:rFonts w:eastAsiaTheme="minorEastAsia"/>
          <w:noProof/>
        </w:rPr>
      </w:pPr>
      <w:del w:id="168" w:author="Bonnie Jonkman" w:date="2015-04-22T12:48:00Z">
        <w:r w:rsidRPr="008462CD" w:rsidDel="008462CD">
          <w:rPr>
            <w:rStyle w:val="Hyperlink"/>
            <w:noProof/>
          </w:rPr>
          <w:delText>Feedback</w:delText>
        </w:r>
        <w:r w:rsidDel="008462CD">
          <w:rPr>
            <w:noProof/>
            <w:webHidden/>
          </w:rPr>
          <w:tab/>
        </w:r>
      </w:del>
      <w:del w:id="169" w:author="Bonnie Jonkman" w:date="2015-04-22T12:46:00Z">
        <w:r w:rsidDel="00DB55A3">
          <w:rPr>
            <w:noProof/>
            <w:webHidden/>
          </w:rPr>
          <w:delText>37</w:delText>
        </w:r>
      </w:del>
    </w:p>
    <w:p w14:paraId="2106E9F1" w14:textId="77777777" w:rsidR="009B7C07" w:rsidDel="008462CD" w:rsidRDefault="009B7C07">
      <w:pPr>
        <w:pStyle w:val="TOC1"/>
        <w:tabs>
          <w:tab w:val="right" w:leader="dot" w:pos="9350"/>
        </w:tabs>
        <w:rPr>
          <w:del w:id="170" w:author="Bonnie Jonkman" w:date="2015-04-22T12:48:00Z"/>
          <w:rFonts w:eastAsiaTheme="minorEastAsia"/>
          <w:noProof/>
        </w:rPr>
      </w:pPr>
      <w:del w:id="171" w:author="Bonnie Jonkman" w:date="2015-04-22T12:48:00Z">
        <w:r w:rsidRPr="008462CD" w:rsidDel="008462CD">
          <w:rPr>
            <w:rStyle w:val="Hyperlink"/>
            <w:noProof/>
          </w:rPr>
          <w:delText>Appendix A: Example FAST v8.11.* Input File</w:delText>
        </w:r>
        <w:r w:rsidDel="008462CD">
          <w:rPr>
            <w:noProof/>
            <w:webHidden/>
          </w:rPr>
          <w:tab/>
        </w:r>
      </w:del>
      <w:del w:id="172" w:author="Bonnie Jonkman" w:date="2015-04-22T12:46:00Z">
        <w:r w:rsidDel="00DB55A3">
          <w:rPr>
            <w:noProof/>
            <w:webHidden/>
          </w:rPr>
          <w:delText>38</w:delText>
        </w:r>
      </w:del>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73" w:name="_Toc417470251"/>
      <w:r>
        <w:lastRenderedPageBreak/>
        <w:t>Introduction</w:t>
      </w:r>
      <w:bookmarkEnd w:id="173"/>
    </w:p>
    <w:p w14:paraId="2164B0D6" w14:textId="39AE3D15"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w:t>
      </w:r>
      <w:r w:rsidR="009A3075">
        <w:t>10</w:t>
      </w:r>
      <w:r>
        <w:t>.0</w:t>
      </w:r>
      <w:r w:rsidR="00944CB5">
        <w:t>0</w:t>
      </w:r>
      <w:r w:rsidR="009A3075">
        <w:t>a</w:t>
      </w:r>
      <w:r>
        <w:t xml:space="preserve">-bjj is the </w:t>
      </w:r>
      <w:r w:rsidR="009A3075">
        <w:t xml:space="preserve">fourth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8462CD">
        <w:t xml:space="preserve">Figure </w:t>
      </w:r>
      <w:r w:rsidR="008462CD">
        <w:rPr>
          <w:noProof/>
        </w:rPr>
        <w:t>1</w:t>
      </w:r>
      <w:r w:rsidR="00B63F27">
        <w:fldChar w:fldCharType="end"/>
      </w:r>
      <w:r w:rsidR="00B63F27">
        <w:t>.</w:t>
      </w:r>
      <w:r w:rsidR="00ED3F28" w:rsidRPr="00ED3F28">
        <w:t xml:space="preserve"> </w:t>
      </w:r>
    </w:p>
    <w:p w14:paraId="2164B0D7" w14:textId="0A7E0AFF"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8462CD">
        <w:t xml:space="preserve">Figure </w:t>
      </w:r>
      <w:r w:rsidR="008462CD">
        <w:rPr>
          <w:noProof/>
        </w:rPr>
        <w:t>2</w:t>
      </w:r>
      <w:r>
        <w:fldChar w:fldCharType="end"/>
      </w:r>
      <w:r>
        <w:t xml:space="preserve"> shows the control volumes associated with each module for fixed-bottom offshore wind turbines. </w:t>
      </w:r>
      <w:r w:rsidR="00C341C9">
        <w:t xml:space="preserve">Though not shown, 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8462CD">
        <w:t xml:space="preserve">Figure </w:t>
      </w:r>
      <w:r w:rsidR="008462CD">
        <w:rPr>
          <w:noProof/>
        </w:rPr>
        <w:t>3</w:t>
      </w:r>
      <w:r>
        <w:fldChar w:fldCharType="end"/>
      </w:r>
      <w:r>
        <w:t xml:space="preserve"> shows the control volumes associated with each module for floating offshore wind turbines.</w:t>
      </w:r>
    </w:p>
    <w:p w14:paraId="2164B0D8" w14:textId="6C6A16C8"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8462CD">
        <w:t xml:space="preserve">Table </w:t>
      </w:r>
      <w:r w:rsidR="008462CD">
        <w:rPr>
          <w:noProof/>
        </w:rPr>
        <w:t>1</w:t>
      </w:r>
      <w:r w:rsidR="00B1172F">
        <w:fldChar w:fldCharType="end"/>
      </w:r>
      <w:r w:rsidR="00B1172F">
        <w:t xml:space="preserve"> summarizes the different features available in each version.</w:t>
      </w:r>
    </w:p>
    <w:p w14:paraId="2164B0D9" w14:textId="77777777" w:rsidR="000D16ED" w:rsidRDefault="000D16ED" w:rsidP="00CA74B5"/>
    <w:p w14:paraId="2164B0DA" w14:textId="11E69678" w:rsidR="009733A8" w:rsidRDefault="003318D6" w:rsidP="007231E1">
      <w:pPr>
        <w:keepNext/>
        <w:jc w:val="center"/>
      </w:pPr>
      <w:r>
        <w:lastRenderedPageBreak/>
        <w:t xml:space="preserve"> </w:t>
      </w:r>
      <w:r w:rsidR="00526596">
        <w:rPr>
          <w:noProof/>
          <w:sz w:val="16"/>
          <w:szCs w:val="16"/>
        </w:rPr>
        <w:drawing>
          <wp:inline distT="0" distB="0" distL="0" distR="0" wp14:anchorId="56272B58" wp14:editId="3D76AA9E">
            <wp:extent cx="5903580" cy="7772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rotWithShape="1">
                    <a:blip r:embed="rId12">
                      <a:extLst>
                        <a:ext uri="{28A0092B-C50C-407E-A947-70E740481C1C}">
                          <a14:useLocalDpi xmlns:a14="http://schemas.microsoft.com/office/drawing/2010/main" val="0"/>
                        </a:ext>
                      </a:extLst>
                    </a:blip>
                    <a:srcRect t="805"/>
                    <a:stretch/>
                  </pic:blipFill>
                  <pic:spPr bwMode="auto">
                    <a:xfrm>
                      <a:off x="0" y="0"/>
                      <a:ext cx="5903580" cy="7772400"/>
                    </a:xfrm>
                    <a:prstGeom prst="rect">
                      <a:avLst/>
                    </a:prstGeom>
                    <a:ln>
                      <a:noFill/>
                    </a:ln>
                    <a:extLst>
                      <a:ext uri="{53640926-AAD7-44D8-BBD7-CCE9431645EC}">
                        <a14:shadowObscured xmlns:a14="http://schemas.microsoft.com/office/drawing/2010/main"/>
                      </a:ext>
                    </a:extLst>
                  </pic:spPr>
                </pic:pic>
              </a:graphicData>
            </a:graphic>
          </wp:inline>
        </w:drawing>
      </w:r>
    </w:p>
    <w:p w14:paraId="2164B0DB" w14:textId="77777777" w:rsidR="000D16ED" w:rsidRDefault="009733A8" w:rsidP="009733A8">
      <w:pPr>
        <w:pStyle w:val="Caption"/>
        <w:jc w:val="center"/>
      </w:pPr>
      <w:bookmarkStart w:id="174" w:name="_Ref368594244"/>
      <w:r>
        <w:t xml:space="preserve">Figure </w:t>
      </w:r>
      <w:fldSimple w:instr=" SEQ Figure \* ARABIC ">
        <w:r w:rsidR="008462CD">
          <w:rPr>
            <w:noProof/>
          </w:rPr>
          <w:t>1</w:t>
        </w:r>
      </w:fldSimple>
      <w:bookmarkEnd w:id="174"/>
      <w:r>
        <w:t xml:space="preserve">: Architectural </w:t>
      </w:r>
      <w:r w:rsidR="003318D6">
        <w:t>c</w:t>
      </w:r>
      <w:r>
        <w:t xml:space="preserve">omparison </w:t>
      </w:r>
      <w:r w:rsidR="003318D6">
        <w:t>of</w:t>
      </w:r>
      <w:r>
        <w:t xml:space="preserve"> FAST 7 and FAST 8</w:t>
      </w:r>
    </w:p>
    <w:p w14:paraId="2164B0DC" w14:textId="4D309A97" w:rsidR="000D16ED" w:rsidRDefault="000D16ED"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65pt;height:244.6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91215887" r:id="rId14"/>
        </w:object>
      </w:r>
    </w:p>
    <w:p w14:paraId="2164B0DD" w14:textId="77777777" w:rsidR="000D16ED" w:rsidRDefault="000D16ED" w:rsidP="000D16ED">
      <w:pPr>
        <w:pStyle w:val="Caption"/>
        <w:jc w:val="center"/>
      </w:pPr>
      <w:bookmarkStart w:id="175" w:name="_Ref368606255"/>
      <w:r>
        <w:t xml:space="preserve">Figure </w:t>
      </w:r>
      <w:fldSimple w:instr=" SEQ Figure \* ARABIC ">
        <w:r w:rsidR="008462CD">
          <w:rPr>
            <w:noProof/>
          </w:rPr>
          <w:t>2</w:t>
        </w:r>
      </w:fldSimple>
      <w:bookmarkEnd w:id="175"/>
      <w:r>
        <w:t>: FAST control volumes for fixed-bottom systems</w:t>
      </w:r>
      <w:r w:rsidR="00AC1E7D">
        <w:t xml:space="preserve"> (</w:t>
      </w:r>
      <w:r w:rsidR="00845AC5">
        <w:t xml:space="preserve">surface </w:t>
      </w:r>
      <w:r w:rsidR="00AC1E7D">
        <w:t>ice not shown)</w:t>
      </w:r>
    </w:p>
    <w:p w14:paraId="2164B0DE" w14:textId="77777777" w:rsidR="000D16ED" w:rsidRDefault="000D16ED" w:rsidP="000D16ED"/>
    <w:p w14:paraId="2164B0DF" w14:textId="3CF8F3C9" w:rsidR="000D16ED" w:rsidRDefault="00725E3F" w:rsidP="000D16ED">
      <w:pPr>
        <w:keepNext/>
        <w:jc w:val="center"/>
      </w:pPr>
      <w:r w:rsidRPr="00725E3F">
        <w:rPr>
          <w:noProof/>
        </w:rPr>
        <w:drawing>
          <wp:inline distT="0" distB="0" distL="0" distR="0" wp14:anchorId="1823BBD4" wp14:editId="140F945B">
            <wp:extent cx="5943600" cy="3157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clrChange>
                        <a:clrFrom>
                          <a:srgbClr val="E6E6E6"/>
                        </a:clrFrom>
                        <a:clrTo>
                          <a:srgbClr val="E6E6E6">
                            <a:alpha val="0"/>
                          </a:srgbClr>
                        </a:clrTo>
                      </a:clrChange>
                    </a:blip>
                    <a:stretch>
                      <a:fillRect/>
                    </a:stretch>
                  </pic:blipFill>
                  <pic:spPr>
                    <a:xfrm>
                      <a:off x="0" y="0"/>
                      <a:ext cx="5943600" cy="3157855"/>
                    </a:xfrm>
                    <a:prstGeom prst="rect">
                      <a:avLst/>
                    </a:prstGeom>
                  </pic:spPr>
                </pic:pic>
              </a:graphicData>
            </a:graphic>
          </wp:inline>
        </w:drawing>
      </w:r>
    </w:p>
    <w:p w14:paraId="2164B0E0" w14:textId="77777777" w:rsidR="000D16ED" w:rsidRDefault="000D16ED" w:rsidP="000D16ED">
      <w:pPr>
        <w:pStyle w:val="Caption"/>
        <w:jc w:val="center"/>
      </w:pPr>
      <w:bookmarkStart w:id="176" w:name="_Ref368606394"/>
      <w:r>
        <w:t xml:space="preserve">Figure </w:t>
      </w:r>
      <w:fldSimple w:instr=" SEQ Figure \* ARABIC ">
        <w:r w:rsidR="008462CD">
          <w:rPr>
            <w:noProof/>
          </w:rPr>
          <w:t>3</w:t>
        </w:r>
      </w:fldSimple>
      <w:bookmarkEnd w:id="176"/>
      <w:r>
        <w:t>: FAST control volumes for floating systems</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177" w:name="_Ref368603146"/>
      <w:r>
        <w:lastRenderedPageBreak/>
        <w:t xml:space="preserve">Table </w:t>
      </w:r>
      <w:fldSimple w:instr=" SEQ Table \* ARABIC ">
        <w:r w:rsidR="008462CD">
          <w:rPr>
            <w:noProof/>
          </w:rPr>
          <w:t>1</w:t>
        </w:r>
      </w:fldSimple>
      <w:bookmarkEnd w:id="177"/>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14:paraId="2164B108"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0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0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14:paraId="2164B10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0D"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C020FB" w:rsidRDefault="00C020FB" w:rsidP="0032059E">
            <w:pPr>
              <w:spacing w:after="0" w:line="240" w:lineRule="auto"/>
              <w:rPr>
                <w:rFonts w:ascii="Calibri" w:eastAsia="Times New Roman" w:hAnsi="Calibri" w:cs="Times New Roman"/>
                <w:b/>
                <w:bCs/>
                <w:color w:val="000000"/>
              </w:rPr>
            </w:pPr>
          </w:p>
          <w:p w14:paraId="2164B110"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77777777" w:rsidR="0032059E" w:rsidRPr="0032059E" w:rsidRDefault="0032059E"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32059E"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14:paraId="2164B119"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77777777"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14:paraId="2164B151"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14:paraId="2164B155" w14:textId="77777777"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77777777" w:rsidR="004A0A8F" w:rsidRPr="0032059E" w:rsidRDefault="004A0A8F" w:rsidP="001A5D5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42AF1D79" w:rsidR="00725E3F" w:rsidRPr="001C051D" w:rsidRDefault="00725E3F" w:rsidP="00AB4AC5">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77777777" w:rsidR="004A0A8F" w:rsidRPr="001C051D" w:rsidRDefault="004A0A8F" w:rsidP="001A5D50">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10</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6C9F90C2" w:rsidR="004A0A8F" w:rsidRPr="001C051D" w:rsidRDefault="004A0A8F" w:rsidP="009B7C07">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1A5D50">
              <w:rPr>
                <w:rFonts w:ascii="Calibri" w:eastAsia="Times New Roman" w:hAnsi="Calibri" w:cs="Times New Roman"/>
                <w:b/>
                <w:bCs/>
                <w:color w:val="000000"/>
              </w:rPr>
              <w:t>1</w:t>
            </w:r>
            <w:del w:id="178" w:author="Bonnie Jonkman" w:date="2015-04-22T12:35:00Z">
              <w:r w:rsidR="001A5D50" w:rsidDel="009B7C07">
                <w:rPr>
                  <w:rFonts w:ascii="Calibri" w:eastAsia="Times New Roman" w:hAnsi="Calibri" w:cs="Times New Roman"/>
                  <w:b/>
                  <w:bCs/>
                  <w:color w:val="000000"/>
                </w:rPr>
                <w:delText>0</w:delText>
              </w:r>
            </w:del>
            <w:ins w:id="179" w:author="Bonnie Jonkman" w:date="2015-04-22T12:35:00Z">
              <w:r w:rsidR="009B7C07">
                <w:rPr>
                  <w:rFonts w:ascii="Calibri" w:eastAsia="Times New Roman" w:hAnsi="Calibri" w:cs="Times New Roman"/>
                  <w:b/>
                  <w:bCs/>
                  <w:color w:val="000000"/>
                </w:rPr>
                <w:t>1</w:t>
              </w:r>
            </w:ins>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ins w:id="180" w:author="Bonnie Jonkman" w:date="2015-04-22T12:35:00Z"/>
        </w:trPr>
        <w:tc>
          <w:tcPr>
            <w:tcW w:w="7060" w:type="dxa"/>
            <w:tcBorders>
              <w:top w:val="nil"/>
              <w:left w:val="single" w:sz="8" w:space="0" w:color="auto"/>
              <w:bottom w:val="nil"/>
              <w:right w:val="nil"/>
            </w:tcBorders>
            <w:shd w:val="clear" w:color="000000" w:fill="BFBFBF"/>
            <w:noWrap/>
            <w:vAlign w:val="bottom"/>
          </w:tcPr>
          <w:p w14:paraId="426CC4B7" w14:textId="0565B713" w:rsidR="009B7C07" w:rsidRPr="001C051D" w:rsidRDefault="009B7C07" w:rsidP="001C051D">
            <w:pPr>
              <w:spacing w:after="0" w:line="240" w:lineRule="auto"/>
              <w:rPr>
                <w:ins w:id="181" w:author="Bonnie Jonkman" w:date="2015-04-22T12:35:00Z"/>
                <w:rFonts w:ascii="Calibri" w:eastAsia="Times New Roman" w:hAnsi="Calibri" w:cs="Times New Roman"/>
                <w:color w:val="000000"/>
              </w:rPr>
            </w:pPr>
            <w:ins w:id="182" w:author="Bonnie Jonkman" w:date="2015-04-22T12:35:00Z">
              <w:r w:rsidRPr="001C051D">
                <w:rPr>
                  <w:rFonts w:ascii="Calibri" w:eastAsia="Times New Roman" w:hAnsi="Calibri" w:cs="Times New Roman"/>
                  <w:color w:val="000000"/>
                </w:rPr>
                <w:t xml:space="preserve">•  </w:t>
              </w:r>
              <w:r>
                <w:rPr>
                  <w:rFonts w:ascii="Calibri" w:eastAsia="Times New Roman" w:hAnsi="Calibri" w:cs="Times New Roman"/>
                  <w:color w:val="000000"/>
                </w:rPr>
                <w:t>Restart capability</w:t>
              </w:r>
            </w:ins>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ins w:id="183" w:author="Bonnie Jonkman" w:date="2015-04-22T12:35:00Z"/>
                <w:rFonts w:ascii="Wingdings" w:eastAsia="Times New Roman" w:hAnsi="Wingdings" w:cs="Times New Roman"/>
                <w:color w:val="000000"/>
              </w:rPr>
            </w:pPr>
            <w:ins w:id="184" w:author="Bonnie Jonkman" w:date="2015-04-22T12:35:00Z">
              <w:r w:rsidRPr="001C051D">
                <w:rPr>
                  <w:rFonts w:ascii="Calibri" w:eastAsia="Times New Roman" w:hAnsi="Calibri" w:cs="Times New Roman"/>
                  <w:color w:val="000000"/>
                </w:rPr>
                <w:t> </w:t>
              </w:r>
            </w:ins>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ins w:id="185" w:author="Bonnie Jonkman" w:date="2015-04-22T12:35:00Z"/>
                <w:rFonts w:ascii="Wingdings" w:eastAsia="Times New Roman" w:hAnsi="Wingdings" w:cs="Times New Roman"/>
              </w:rPr>
            </w:pPr>
            <w:ins w:id="186" w:author="Bonnie Jonkman" w:date="2015-04-22T12:35:00Z">
              <w:r w:rsidRPr="001C051D">
                <w:rPr>
                  <w:rFonts w:ascii="Wingdings" w:eastAsia="Times New Roman" w:hAnsi="Wingdings" w:cs="Times New Roman"/>
                </w:rPr>
                <w:t></w:t>
              </w:r>
            </w:ins>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21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008F3D10" w:rsidRPr="00AC31AB">
              <w:rPr>
                <w:rStyle w:val="FootnoteReference"/>
                <w:rFonts w:eastAsia="Times New Roman" w:cs="Times New Roman"/>
                <w:color w:val="000000"/>
              </w:rPr>
              <w:footnoteReference w:id="5"/>
            </w:r>
          </w:p>
        </w:tc>
      </w:tr>
    </w:tbl>
    <w:p w14:paraId="2164B220" w14:textId="77777777" w:rsidR="008274A4" w:rsidRDefault="00CA74B5" w:rsidP="00992CCA">
      <w:pPr>
        <w:pStyle w:val="Heading1"/>
        <w:rPr>
          <w:ins w:id="187" w:author="Bonnie Jonkman" w:date="2015-04-15T12:42:00Z"/>
        </w:rPr>
      </w:pPr>
      <w:bookmarkStart w:id="188" w:name="_Ref412116144"/>
      <w:bookmarkStart w:id="189" w:name="_Toc417470252"/>
      <w:r>
        <w:t>Major changes</w:t>
      </w:r>
      <w:r w:rsidR="008274A4">
        <w:t xml:space="preserve"> in FAST</w:t>
      </w:r>
      <w:bookmarkEnd w:id="188"/>
      <w:bookmarkEnd w:id="189"/>
    </w:p>
    <w:p w14:paraId="7FB9A931" w14:textId="6A02AA67" w:rsidR="00B92E37" w:rsidRDefault="00B92E37" w:rsidP="00B92E37">
      <w:pPr>
        <w:pStyle w:val="Heading2"/>
        <w:rPr>
          <w:ins w:id="190" w:author="Bonnie Jonkman" w:date="2015-04-15T12:42:00Z"/>
        </w:rPr>
      </w:pPr>
      <w:bookmarkStart w:id="191" w:name="_Toc417470253"/>
      <w:proofErr w:type="gramStart"/>
      <w:ins w:id="192" w:author="Bonnie Jonkman" w:date="2015-04-15T12:42:00Z">
        <w:r>
          <w:t>v8.11.00a-bjj</w:t>
        </w:r>
        <w:bookmarkEnd w:id="191"/>
        <w:proofErr w:type="gramEnd"/>
      </w:ins>
    </w:p>
    <w:p w14:paraId="31E3881B" w14:textId="740E23AA" w:rsidR="00B92E37" w:rsidRDefault="00B92E37" w:rsidP="00B92E37">
      <w:pPr>
        <w:pStyle w:val="ListParagraph"/>
        <w:numPr>
          <w:ilvl w:val="0"/>
          <w:numId w:val="6"/>
        </w:numPr>
        <w:rPr>
          <w:ins w:id="193" w:author="Bonnie Jonkman" w:date="2015-04-15T12:43:00Z"/>
        </w:rPr>
      </w:pPr>
      <w:ins w:id="194" w:author="Bonnie Jonkman" w:date="2015-04-15T12:43:00Z">
        <w:r>
          <w:t>We added checkpoint-restart capability.</w:t>
        </w:r>
      </w:ins>
    </w:p>
    <w:p w14:paraId="6F19D8BD" w14:textId="77777777" w:rsidR="00B92E37" w:rsidRPr="00B92E37" w:rsidRDefault="00B92E37">
      <w:pPr>
        <w:pPrChange w:id="195" w:author="Bonnie Jonkman" w:date="2015-04-15T12:42:00Z">
          <w:pPr>
            <w:pStyle w:val="Heading1"/>
          </w:pPr>
        </w:pPrChange>
      </w:pPr>
    </w:p>
    <w:p w14:paraId="2164B221" w14:textId="77777777" w:rsidR="00176884" w:rsidRDefault="00176884" w:rsidP="00176884">
      <w:pPr>
        <w:pStyle w:val="Heading2"/>
      </w:pPr>
      <w:bookmarkStart w:id="196" w:name="_Toc417470254"/>
      <w:proofErr w:type="gramStart"/>
      <w:r>
        <w:t>v8.10.00a-bjj</w:t>
      </w:r>
      <w:bookmarkEnd w:id="196"/>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16"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8462CD">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lastRenderedPageBreak/>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17"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5D43AAC"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18" w:history="1">
        <w:r w:rsidR="000F21F1" w:rsidRPr="00945392">
          <w:rPr>
            <w:rStyle w:val="Hyperlink"/>
          </w:rPr>
          <w:t>https://nwtc.nrel.gov/IceFloe</w:t>
        </w:r>
      </w:hyperlink>
      <w:r w:rsidR="00C86181">
        <w:rPr>
          <w:rStyle w:val="Hyperlink"/>
        </w:rPr>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19" w:history="1">
        <w:r w:rsidRPr="00945392">
          <w:rPr>
            <w:rStyle w:val="Hyperlink"/>
          </w:rPr>
          <w:t>https://nwtc.nrel.gov/FEAMooring</w:t>
        </w:r>
      </w:hyperlink>
      <w:r>
        <w:t>.</w:t>
      </w:r>
    </w:p>
    <w:p w14:paraId="2164B22D" w14:textId="6CC8CB0F" w:rsidR="003D7F3C" w:rsidRDefault="00230DFF" w:rsidP="000F21F1">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20" w:history="1">
        <w:r w:rsidR="000F21F1" w:rsidRPr="00945392">
          <w:rPr>
            <w:rStyle w:val="Hyperlink"/>
          </w:rPr>
          <w:t>https://nwtc.nrel.gov/DWM</w:t>
        </w:r>
      </w:hyperlink>
      <w:r w:rsidR="00A10B4F">
        <w:t>.</w:t>
      </w:r>
    </w:p>
    <w:p w14:paraId="2164B22E" w14:textId="77777777" w:rsidR="001A5D50" w:rsidRDefault="001A5D50" w:rsidP="001A5D50">
      <w:pPr>
        <w:pStyle w:val="ListParagraph"/>
        <w:numPr>
          <w:ilvl w:val="0"/>
          <w:numId w:val="6"/>
        </w:numPr>
      </w:pPr>
      <w:r>
        <w:t>FAST v8.</w:t>
      </w:r>
      <w:r w:rsidR="003A459F">
        <w:t>1</w:t>
      </w:r>
      <w:r>
        <w:t>0.00a-bjj is compiled with the components listed in</w:t>
      </w:r>
      <w:r w:rsidR="00C83AC8">
        <w:t xml:space="preserve"> </w:t>
      </w:r>
      <w:r w:rsidR="00C83AC8">
        <w:fldChar w:fldCharType="begin"/>
      </w:r>
      <w:r w:rsidR="00C83AC8">
        <w:instrText xml:space="preserve"> REF _Ref413699179 \h </w:instrText>
      </w:r>
      <w:r w:rsidR="00C83AC8">
        <w:fldChar w:fldCharType="separate"/>
      </w:r>
      <w:r w:rsidR="008462CD">
        <w:t xml:space="preserve">Table </w:t>
      </w:r>
      <w:r w:rsidR="008462CD">
        <w:rPr>
          <w:noProof/>
        </w:rPr>
        <w:t>2</w:t>
      </w:r>
      <w:r w:rsidR="00C83AC8">
        <w:fldChar w:fldCharType="end"/>
      </w:r>
      <w:r>
        <w:t>.</w:t>
      </w:r>
    </w:p>
    <w:p w14:paraId="2164B22F" w14:textId="77777777" w:rsidR="005752A7" w:rsidRDefault="005752A7" w:rsidP="00E7032A">
      <w:pPr>
        <w:pStyle w:val="ListParagraph"/>
        <w:ind w:left="1080"/>
      </w:pPr>
    </w:p>
    <w:p w14:paraId="2164B230" w14:textId="77777777" w:rsidR="001A5D50" w:rsidRDefault="001A5D50" w:rsidP="005752A7">
      <w:pPr>
        <w:pStyle w:val="Caption"/>
        <w:keepNext/>
        <w:ind w:left="360"/>
        <w:jc w:val="center"/>
      </w:pPr>
      <w:bookmarkStart w:id="197" w:name="_Ref413699179"/>
      <w:bookmarkStart w:id="198" w:name="_Ref413698574"/>
      <w:r>
        <w:t xml:space="preserve">Table </w:t>
      </w:r>
      <w:fldSimple w:instr=" SEQ Table \* ARABIC ">
        <w:r w:rsidR="008462CD">
          <w:rPr>
            <w:noProof/>
          </w:rPr>
          <w:t>2</w:t>
        </w:r>
      </w:fldSimple>
      <w:bookmarkEnd w:id="197"/>
      <w:r>
        <w:t>: Components in FAST v8.10.00a-bjj</w:t>
      </w:r>
      <w:bookmarkEnd w:id="198"/>
    </w:p>
    <w:tbl>
      <w:tblPr>
        <w:tblStyle w:val="LightList-Accent1"/>
        <w:tblW w:w="0" w:type="auto"/>
        <w:jc w:val="center"/>
        <w:tblLook w:val="04A0" w:firstRow="1" w:lastRow="0" w:firstColumn="1" w:lastColumn="0" w:noHBand="0" w:noVBand="1"/>
      </w:tblPr>
      <w:tblGrid>
        <w:gridCol w:w="2485"/>
        <w:gridCol w:w="2421"/>
        <w:gridCol w:w="2795"/>
      </w:tblGrid>
      <w:tr w:rsidR="001A5D50" w14:paraId="2164B234" w14:textId="77777777" w:rsidTr="00B749B5">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2164B231" w14:textId="77777777" w:rsidR="001A5D50" w:rsidRDefault="001A5D50" w:rsidP="00B749B5">
            <w:pPr>
              <w:rPr>
                <w:b w:val="0"/>
                <w:bCs w:val="0"/>
                <w:color w:val="auto"/>
              </w:rPr>
            </w:pPr>
            <w:r>
              <w:t>Component</w:t>
            </w:r>
          </w:p>
        </w:tc>
        <w:tc>
          <w:tcPr>
            <w:tcW w:w="0" w:type="auto"/>
            <w:tcBorders>
              <w:bottom w:val="single" w:sz="8" w:space="0" w:color="4F81BD" w:themeColor="accent1"/>
            </w:tcBorders>
          </w:tcPr>
          <w:p w14:paraId="2164B232"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2164B233" w14:textId="77777777" w:rsidR="001A5D50" w:rsidRDefault="001A5D50" w:rsidP="00B749B5">
            <w:pPr>
              <w:cnfStyle w:val="100000000000" w:firstRow="1" w:lastRow="0" w:firstColumn="0" w:lastColumn="0" w:oddVBand="0" w:evenVBand="0" w:oddHBand="0" w:evenHBand="0" w:firstRowFirstColumn="0" w:firstRowLastColumn="0" w:lastRowFirstColumn="0" w:lastRowLastColumn="0"/>
            </w:pPr>
          </w:p>
        </w:tc>
      </w:tr>
      <w:tr w:rsidR="001A5D50" w14:paraId="2164B23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35" w14:textId="77777777" w:rsidR="001A5D50" w:rsidRPr="00405A94" w:rsidRDefault="001A5D50" w:rsidP="00B749B5">
            <w:r w:rsidRPr="00405A94">
              <w:t>Modules</w:t>
            </w:r>
          </w:p>
        </w:tc>
        <w:tc>
          <w:tcPr>
            <w:tcW w:w="0" w:type="auto"/>
            <w:shd w:val="clear" w:color="auto" w:fill="B8CCE4" w:themeFill="accent1" w:themeFillTint="66"/>
          </w:tcPr>
          <w:p w14:paraId="2164B236"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37" w14:textId="77777777" w:rsidR="001A5D50" w:rsidRPr="00F65048"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1A5D50" w14:paraId="2164B23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9" w14:textId="77777777" w:rsidR="001A5D50" w:rsidRPr="00405A94" w:rsidRDefault="001A5D50" w:rsidP="00B749B5">
            <w:pPr>
              <w:rPr>
                <w:b w:val="0"/>
              </w:rPr>
            </w:pPr>
            <w:r w:rsidRPr="00405A94">
              <w:rPr>
                <w:b w:val="0"/>
              </w:rPr>
              <w:t>ElastoDyn</w:t>
            </w:r>
          </w:p>
        </w:tc>
        <w:tc>
          <w:tcPr>
            <w:tcW w:w="2421" w:type="dxa"/>
          </w:tcPr>
          <w:p w14:paraId="2164B23A" w14:textId="77777777" w:rsidR="001A5D50" w:rsidRPr="00AB4AC5" w:rsidRDefault="001A5D50" w:rsidP="00CA6174">
            <w:pPr>
              <w:cnfStyle w:val="000000000000" w:firstRow="0" w:lastRow="0" w:firstColumn="0" w:lastColumn="0" w:oddVBand="0" w:evenVBand="0" w:oddHBand="0" w:evenHBand="0" w:firstRowFirstColumn="0" w:firstRowLastColumn="0" w:lastRowFirstColumn="0" w:lastRowLastColumn="0"/>
            </w:pPr>
            <w:r w:rsidRPr="00707214">
              <w:t>v1.0</w:t>
            </w:r>
            <w:r w:rsidR="00CA6174" w:rsidRPr="00E7032A">
              <w:t>2.00</w:t>
            </w:r>
            <w:r w:rsidRPr="00707214">
              <w:t>a-bjj</w:t>
            </w:r>
          </w:p>
        </w:tc>
        <w:tc>
          <w:tcPr>
            <w:tcW w:w="2795" w:type="dxa"/>
          </w:tcPr>
          <w:p w14:paraId="2164B23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ED</w:t>
            </w:r>
          </w:p>
        </w:tc>
      </w:tr>
      <w:tr w:rsidR="001A5D50" w14:paraId="2164B24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3D" w14:textId="77777777" w:rsidR="001A5D50" w:rsidRPr="00405A94" w:rsidRDefault="001A5D50" w:rsidP="00B749B5">
            <w:pPr>
              <w:rPr>
                <w:b w:val="0"/>
              </w:rPr>
            </w:pPr>
            <w:r w:rsidRPr="00405A94">
              <w:rPr>
                <w:b w:val="0"/>
              </w:rPr>
              <w:t>AeroDyn</w:t>
            </w:r>
          </w:p>
        </w:tc>
        <w:tc>
          <w:tcPr>
            <w:tcW w:w="2421" w:type="dxa"/>
          </w:tcPr>
          <w:p w14:paraId="2164B23E" w14:textId="77777777" w:rsidR="001A5D50" w:rsidRPr="00AB4AC5" w:rsidRDefault="001A5D50" w:rsidP="00B749B5">
            <w:pPr>
              <w:cnfStyle w:val="000000100000" w:firstRow="0" w:lastRow="0" w:firstColumn="0" w:lastColumn="0" w:oddVBand="0" w:evenVBand="0" w:oddHBand="1" w:evenHBand="0" w:firstRowFirstColumn="0" w:firstRowLastColumn="0" w:lastRowFirstColumn="0" w:lastRowLastColumn="0"/>
            </w:pPr>
            <w:r w:rsidRPr="00707214">
              <w:t>v14.03.0</w:t>
            </w:r>
            <w:r w:rsidR="00640D9F" w:rsidRPr="008F3D10">
              <w:t>1</w:t>
            </w:r>
            <w:r w:rsidRPr="008F3D10">
              <w:t>a-bjj</w:t>
            </w:r>
          </w:p>
        </w:tc>
        <w:tc>
          <w:tcPr>
            <w:tcW w:w="2795" w:type="dxa"/>
          </w:tcPr>
          <w:p w14:paraId="2164B23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AD</w:t>
            </w:r>
          </w:p>
        </w:tc>
      </w:tr>
      <w:tr w:rsidR="001A5D50" w14:paraId="2164B24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1" w14:textId="77777777" w:rsidR="001A5D50" w:rsidRPr="00405A94" w:rsidRDefault="001A5D50" w:rsidP="00B749B5">
            <w:pPr>
              <w:rPr>
                <w:b w:val="0"/>
              </w:rPr>
            </w:pPr>
            <w:r w:rsidRPr="00405A94">
              <w:rPr>
                <w:b w:val="0"/>
              </w:rPr>
              <w:t>InflowWind</w:t>
            </w:r>
          </w:p>
        </w:tc>
        <w:tc>
          <w:tcPr>
            <w:tcW w:w="2421" w:type="dxa"/>
          </w:tcPr>
          <w:p w14:paraId="2164B242" w14:textId="77777777" w:rsidR="001A5D50" w:rsidRPr="00AB4AC5" w:rsidRDefault="001A5D50" w:rsidP="0017590F">
            <w:pPr>
              <w:cnfStyle w:val="000000000000" w:firstRow="0" w:lastRow="0" w:firstColumn="0" w:lastColumn="0" w:oddVBand="0" w:evenVBand="0" w:oddHBand="0" w:evenHBand="0" w:firstRowFirstColumn="0" w:firstRowLastColumn="0" w:lastRowFirstColumn="0" w:lastRowLastColumn="0"/>
            </w:pPr>
            <w:r w:rsidRPr="00707214">
              <w:t>v2.</w:t>
            </w:r>
            <w:r w:rsidR="0017590F" w:rsidRPr="008F3D10">
              <w:t>01</w:t>
            </w:r>
            <w:r w:rsidRPr="008F3D10">
              <w:t>.</w:t>
            </w:r>
            <w:r w:rsidR="0017590F" w:rsidRPr="008F3D10">
              <w:t>00a</w:t>
            </w:r>
            <w:r w:rsidRPr="008F3D10">
              <w:t>-bjj</w:t>
            </w:r>
          </w:p>
        </w:tc>
        <w:tc>
          <w:tcPr>
            <w:tcW w:w="2795" w:type="dxa"/>
          </w:tcPr>
          <w:p w14:paraId="2164B24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1A5D50" w14:paraId="2164B24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5" w14:textId="77777777" w:rsidR="001A5D50" w:rsidRPr="00405A94" w:rsidRDefault="001A5D50" w:rsidP="00B749B5">
            <w:pPr>
              <w:rPr>
                <w:b w:val="0"/>
              </w:rPr>
            </w:pPr>
            <w:r w:rsidRPr="00405A94">
              <w:rPr>
                <w:b w:val="0"/>
              </w:rPr>
              <w:t>ServoDyn</w:t>
            </w:r>
          </w:p>
        </w:tc>
        <w:tc>
          <w:tcPr>
            <w:tcW w:w="2421" w:type="dxa"/>
          </w:tcPr>
          <w:p w14:paraId="2164B246" w14:textId="77777777" w:rsidR="001A5D50" w:rsidRPr="00AB4AC5" w:rsidRDefault="001A5D50" w:rsidP="00CA6174">
            <w:pPr>
              <w:cnfStyle w:val="000000100000" w:firstRow="0" w:lastRow="0" w:firstColumn="0" w:lastColumn="0" w:oddVBand="0" w:evenVBand="0" w:oddHBand="1" w:evenHBand="0" w:firstRowFirstColumn="0" w:firstRowLastColumn="0" w:lastRowFirstColumn="0" w:lastRowLastColumn="0"/>
            </w:pPr>
            <w:r w:rsidRPr="00AB4AC5">
              <w:t>v1.0</w:t>
            </w:r>
            <w:r w:rsidR="00CA6174" w:rsidRPr="00AB4AC5">
              <w:t>2.00a</w:t>
            </w:r>
            <w:r w:rsidRPr="00AB4AC5">
              <w:t>-bjj</w:t>
            </w:r>
          </w:p>
        </w:tc>
        <w:tc>
          <w:tcPr>
            <w:tcW w:w="2795" w:type="dxa"/>
          </w:tcPr>
          <w:p w14:paraId="2164B24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C2209D" w14:paraId="2164B24C" w14:textId="77777777" w:rsidTr="00904A93">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9" w14:textId="77777777" w:rsidR="00C2209D" w:rsidRPr="00405A94" w:rsidRDefault="00C2209D" w:rsidP="00904A93">
            <w:pPr>
              <w:rPr>
                <w:b w:val="0"/>
              </w:rPr>
            </w:pPr>
            <w:r>
              <w:rPr>
                <w:b w:val="0"/>
              </w:rPr>
              <w:t>TMD</w:t>
            </w:r>
            <w:r w:rsidR="00D9198B">
              <w:rPr>
                <w:b w:val="0"/>
              </w:rPr>
              <w:t xml:space="preserve"> (part of ServoDyn)</w:t>
            </w:r>
          </w:p>
        </w:tc>
        <w:tc>
          <w:tcPr>
            <w:tcW w:w="2421" w:type="dxa"/>
          </w:tcPr>
          <w:p w14:paraId="2164B24A" w14:textId="77777777" w:rsidR="00C2209D" w:rsidRPr="00963B58" w:rsidRDefault="00C2209D" w:rsidP="00904A93">
            <w:pPr>
              <w:cnfStyle w:val="000000000000" w:firstRow="0" w:lastRow="0" w:firstColumn="0" w:lastColumn="0" w:oddVBand="0" w:evenVBand="0" w:oddHBand="0" w:evenHBand="0" w:firstRowFirstColumn="0" w:firstRowLastColumn="0" w:lastRowFirstColumn="0" w:lastRowLastColumn="0"/>
              <w:rPr>
                <w:highlight w:val="yellow"/>
              </w:rPr>
            </w:pPr>
            <w:r w:rsidRPr="00963B58">
              <w:t>v1.00.00-wgl</w:t>
            </w:r>
          </w:p>
        </w:tc>
        <w:tc>
          <w:tcPr>
            <w:tcW w:w="2795" w:type="dxa"/>
          </w:tcPr>
          <w:p w14:paraId="2164B24B" w14:textId="77777777" w:rsidR="00C2209D" w:rsidRPr="00F2770C" w:rsidRDefault="00C2209D" w:rsidP="00904A93">
            <w:pPr>
              <w:cnfStyle w:val="000000000000" w:firstRow="0" w:lastRow="0" w:firstColumn="0" w:lastColumn="0" w:oddVBand="0" w:evenVBand="0" w:oddHBand="0" w:evenHBand="0" w:firstRowFirstColumn="0" w:firstRowLastColumn="0" w:lastRowFirstColumn="0" w:lastRowLastColumn="0"/>
            </w:pPr>
            <w:r>
              <w:t>TMD</w:t>
            </w:r>
          </w:p>
        </w:tc>
      </w:tr>
      <w:tr w:rsidR="001A5D50" w14:paraId="2164B25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4D" w14:textId="77777777" w:rsidR="001A5D50" w:rsidRPr="00405A94" w:rsidRDefault="001A5D50" w:rsidP="00B749B5">
            <w:pPr>
              <w:rPr>
                <w:b w:val="0"/>
              </w:rPr>
            </w:pPr>
            <w:r w:rsidRPr="00405A94">
              <w:rPr>
                <w:b w:val="0"/>
              </w:rPr>
              <w:t>HydroDyn</w:t>
            </w:r>
          </w:p>
        </w:tc>
        <w:tc>
          <w:tcPr>
            <w:tcW w:w="2421" w:type="dxa"/>
          </w:tcPr>
          <w:p w14:paraId="2164B24E" w14:textId="77777777" w:rsidR="001A5D50" w:rsidRPr="00473920" w:rsidRDefault="001A5D50" w:rsidP="00B3624E">
            <w:pPr>
              <w:cnfStyle w:val="000000100000" w:firstRow="0" w:lastRow="0" w:firstColumn="0" w:lastColumn="0" w:oddVBand="0" w:evenVBand="0" w:oddHBand="1" w:evenHBand="0" w:firstRowFirstColumn="0" w:firstRowLastColumn="0" w:lastRowFirstColumn="0" w:lastRowLastColumn="0"/>
            </w:pPr>
            <w:r w:rsidRPr="009E083D">
              <w:t>v2.02.</w:t>
            </w:r>
            <w:r w:rsidR="009E083D" w:rsidRPr="009E083D">
              <w:t>0</w:t>
            </w:r>
            <w:r w:rsidR="00B3624E">
              <w:t>2a</w:t>
            </w:r>
            <w:r w:rsidRPr="009E083D">
              <w:t>-</w:t>
            </w:r>
            <w:r w:rsidR="009E083D" w:rsidRPr="009E083D">
              <w:t>gjh</w:t>
            </w:r>
          </w:p>
        </w:tc>
        <w:tc>
          <w:tcPr>
            <w:tcW w:w="2795" w:type="dxa"/>
          </w:tcPr>
          <w:p w14:paraId="2164B24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HD</w:t>
            </w:r>
          </w:p>
        </w:tc>
      </w:tr>
      <w:tr w:rsidR="001A5D50" w14:paraId="2164B25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1" w14:textId="77777777" w:rsidR="001A5D50" w:rsidRPr="00473920" w:rsidRDefault="001A5D50" w:rsidP="00B749B5">
            <w:pPr>
              <w:rPr>
                <w:b w:val="0"/>
              </w:rPr>
            </w:pPr>
            <w:r w:rsidRPr="00473920">
              <w:rPr>
                <w:b w:val="0"/>
              </w:rPr>
              <w:t>SubDyn</w:t>
            </w:r>
          </w:p>
        </w:tc>
        <w:tc>
          <w:tcPr>
            <w:tcW w:w="2421" w:type="dxa"/>
          </w:tcPr>
          <w:p w14:paraId="2164B252" w14:textId="77777777" w:rsidR="001A5D50" w:rsidRPr="00473920" w:rsidRDefault="001A5D50" w:rsidP="00473920">
            <w:pPr>
              <w:cnfStyle w:val="000000000000" w:firstRow="0" w:lastRow="0" w:firstColumn="0" w:lastColumn="0" w:oddVBand="0" w:evenVBand="0" w:oddHBand="0" w:evenHBand="0" w:firstRowFirstColumn="0" w:firstRowLastColumn="0" w:lastRowFirstColumn="0" w:lastRowLastColumn="0"/>
            </w:pPr>
            <w:r w:rsidRPr="00473920">
              <w:t>v1.01.0</w:t>
            </w:r>
            <w:r w:rsidR="00473920" w:rsidRPr="00473920">
              <w:t>2</w:t>
            </w:r>
            <w:r w:rsidRPr="00473920">
              <w:t>a-rrd</w:t>
            </w:r>
          </w:p>
        </w:tc>
        <w:tc>
          <w:tcPr>
            <w:tcW w:w="2795" w:type="dxa"/>
          </w:tcPr>
          <w:p w14:paraId="2164B25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SD</w:t>
            </w:r>
          </w:p>
        </w:tc>
      </w:tr>
      <w:tr w:rsidR="001A5D50" w14:paraId="2164B25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5" w14:textId="77777777" w:rsidR="001A5D50" w:rsidRPr="00405A94" w:rsidRDefault="001A5D50" w:rsidP="00B749B5">
            <w:pPr>
              <w:rPr>
                <w:b w:val="0"/>
              </w:rPr>
            </w:pPr>
            <w:r w:rsidRPr="00405A94">
              <w:rPr>
                <w:b w:val="0"/>
              </w:rPr>
              <w:t>MAP</w:t>
            </w:r>
            <w:r w:rsidR="005A3AA5">
              <w:rPr>
                <w:b w:val="0"/>
              </w:rPr>
              <w:t>++</w:t>
            </w:r>
          </w:p>
        </w:tc>
        <w:tc>
          <w:tcPr>
            <w:tcW w:w="2421" w:type="dxa"/>
          </w:tcPr>
          <w:p w14:paraId="2164B256" w14:textId="77777777" w:rsidR="001A5D50" w:rsidRPr="001A5D50" w:rsidRDefault="00963B58" w:rsidP="00B749B5">
            <w:pPr>
              <w:cnfStyle w:val="000000100000" w:firstRow="0" w:lastRow="0" w:firstColumn="0" w:lastColumn="0" w:oddVBand="0" w:evenVBand="0" w:oddHBand="1" w:evenHBand="0" w:firstRowFirstColumn="0" w:firstRowLastColumn="0" w:lastRowFirstColumn="0" w:lastRowLastColumn="0"/>
              <w:rPr>
                <w:highlight w:val="yellow"/>
              </w:rPr>
            </w:pPr>
            <w:r w:rsidRPr="00963B58">
              <w:t>1.10.0rc</w:t>
            </w:r>
          </w:p>
        </w:tc>
        <w:tc>
          <w:tcPr>
            <w:tcW w:w="2795" w:type="dxa"/>
          </w:tcPr>
          <w:p w14:paraId="2164B25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rsidRPr="00F2770C">
              <w:t>MAP</w:t>
            </w:r>
          </w:p>
        </w:tc>
      </w:tr>
      <w:tr w:rsidR="001A5D50" w14:paraId="2164B25C"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9" w14:textId="77777777" w:rsidR="001A5D50" w:rsidRPr="00405A94" w:rsidRDefault="001A5D50" w:rsidP="00B749B5">
            <w:pPr>
              <w:rPr>
                <w:b w:val="0"/>
              </w:rPr>
            </w:pPr>
            <w:r w:rsidRPr="00405A94">
              <w:rPr>
                <w:b w:val="0"/>
              </w:rPr>
              <w:t>FEAMooring</w:t>
            </w:r>
          </w:p>
        </w:tc>
        <w:tc>
          <w:tcPr>
            <w:tcW w:w="2421" w:type="dxa"/>
          </w:tcPr>
          <w:p w14:paraId="2164B25A" w14:textId="77777777" w:rsidR="001A5D50" w:rsidRPr="005509D5" w:rsidRDefault="001A5D50" w:rsidP="005509D5">
            <w:pPr>
              <w:cnfStyle w:val="000000000000" w:firstRow="0" w:lastRow="0" w:firstColumn="0" w:lastColumn="0" w:oddVBand="0" w:evenVBand="0" w:oddHBand="0" w:evenHBand="0" w:firstRowFirstColumn="0" w:firstRowLastColumn="0" w:lastRowFirstColumn="0" w:lastRowLastColumn="0"/>
            </w:pPr>
            <w:r w:rsidRPr="005509D5">
              <w:t>v1.0</w:t>
            </w:r>
            <w:r w:rsidR="005509D5" w:rsidRPr="005509D5">
              <w:t>1</w:t>
            </w:r>
            <w:r w:rsidRPr="005509D5">
              <w:t>.00-yhb</w:t>
            </w:r>
          </w:p>
        </w:tc>
        <w:tc>
          <w:tcPr>
            <w:tcW w:w="2795" w:type="dxa"/>
          </w:tcPr>
          <w:p w14:paraId="2164B25B"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r w:rsidRPr="00F2770C">
              <w:t>FEAM</w:t>
            </w:r>
          </w:p>
        </w:tc>
      </w:tr>
      <w:tr w:rsidR="001A5D50" w14:paraId="2164B260"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5D" w14:textId="77777777" w:rsidR="001A5D50" w:rsidRPr="005509D5" w:rsidRDefault="001A5D50" w:rsidP="00B749B5">
            <w:pPr>
              <w:rPr>
                <w:b w:val="0"/>
              </w:rPr>
            </w:pPr>
            <w:proofErr w:type="spellStart"/>
            <w:r w:rsidRPr="005509D5">
              <w:rPr>
                <w:b w:val="0"/>
              </w:rPr>
              <w:t>MoorDyn</w:t>
            </w:r>
            <w:proofErr w:type="spellEnd"/>
          </w:p>
        </w:tc>
        <w:tc>
          <w:tcPr>
            <w:tcW w:w="2421" w:type="dxa"/>
          </w:tcPr>
          <w:p w14:paraId="2164B25E" w14:textId="77777777" w:rsidR="001A5D50" w:rsidRPr="00CA2F20" w:rsidRDefault="009A3075" w:rsidP="00B749B5">
            <w:pPr>
              <w:cnfStyle w:val="000000100000" w:firstRow="0" w:lastRow="0" w:firstColumn="0" w:lastColumn="0" w:oddVBand="0" w:evenVBand="0" w:oddHBand="1" w:evenHBand="0" w:firstRowFirstColumn="0" w:firstRowLastColumn="0" w:lastRowFirstColumn="0" w:lastRowLastColumn="0"/>
            </w:pPr>
            <w:r w:rsidRPr="009A3075">
              <w:t>v0.9.01-mth</w:t>
            </w:r>
          </w:p>
        </w:tc>
        <w:tc>
          <w:tcPr>
            <w:tcW w:w="2795" w:type="dxa"/>
          </w:tcPr>
          <w:p w14:paraId="2164B25F"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r>
              <w:t>MD</w:t>
            </w:r>
          </w:p>
        </w:tc>
      </w:tr>
      <w:tr w:rsidR="001A5D50" w14:paraId="2164B264"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1" w14:textId="77777777" w:rsidR="001A5D50" w:rsidRPr="00405A94" w:rsidRDefault="001A5D50" w:rsidP="00B749B5">
            <w:pPr>
              <w:rPr>
                <w:b w:val="0"/>
              </w:rPr>
            </w:pPr>
            <w:r w:rsidRPr="00405A94">
              <w:rPr>
                <w:b w:val="0"/>
              </w:rPr>
              <w:t>IceFloe</w:t>
            </w:r>
          </w:p>
        </w:tc>
        <w:tc>
          <w:tcPr>
            <w:tcW w:w="2421" w:type="dxa"/>
          </w:tcPr>
          <w:p w14:paraId="2164B262" w14:textId="77777777" w:rsidR="001A5D50" w:rsidRPr="00EC128B" w:rsidRDefault="001A5D50" w:rsidP="00B749B5">
            <w:pPr>
              <w:cnfStyle w:val="000000000000" w:firstRow="0" w:lastRow="0" w:firstColumn="0" w:lastColumn="0" w:oddVBand="0" w:evenVBand="0" w:oddHBand="0" w:evenHBand="0" w:firstRowFirstColumn="0" w:firstRowLastColumn="0" w:lastRowFirstColumn="0" w:lastRowLastColumn="0"/>
            </w:pPr>
            <w:r w:rsidRPr="00EC128B">
              <w:t>v1.00.00</w:t>
            </w:r>
          </w:p>
        </w:tc>
        <w:tc>
          <w:tcPr>
            <w:tcW w:w="2795" w:type="dxa"/>
          </w:tcPr>
          <w:p w14:paraId="2164B263" w14:textId="77777777" w:rsidR="001A5D50" w:rsidRPr="00F2770C" w:rsidRDefault="001A5D50" w:rsidP="00B749B5">
            <w:pPr>
              <w:cnfStyle w:val="000000000000" w:firstRow="0" w:lastRow="0" w:firstColumn="0" w:lastColumn="0" w:oddVBand="0" w:evenVBand="0" w:oddHBand="0" w:evenHBand="0" w:firstRowFirstColumn="0" w:firstRowLastColumn="0" w:lastRowFirstColumn="0" w:lastRowLastColumn="0"/>
            </w:pPr>
            <w:proofErr w:type="spellStart"/>
            <w:r w:rsidRPr="00F2770C">
              <w:t>IceF</w:t>
            </w:r>
            <w:proofErr w:type="spellEnd"/>
          </w:p>
        </w:tc>
      </w:tr>
      <w:tr w:rsidR="001A5D50" w14:paraId="2164B268"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5" w14:textId="77777777" w:rsidR="001A5D50" w:rsidRPr="00405A94" w:rsidRDefault="001A5D50" w:rsidP="00B749B5">
            <w:pPr>
              <w:rPr>
                <w:b w:val="0"/>
              </w:rPr>
            </w:pPr>
            <w:r w:rsidRPr="00405A94">
              <w:rPr>
                <w:b w:val="0"/>
              </w:rPr>
              <w:t>IceDyn</w:t>
            </w:r>
          </w:p>
        </w:tc>
        <w:tc>
          <w:tcPr>
            <w:tcW w:w="2421" w:type="dxa"/>
          </w:tcPr>
          <w:p w14:paraId="2164B266" w14:textId="77777777" w:rsidR="001A5D50" w:rsidRPr="001A5D50" w:rsidRDefault="001A5D50" w:rsidP="00E41567">
            <w:pPr>
              <w:cnfStyle w:val="000000100000" w:firstRow="0" w:lastRow="0" w:firstColumn="0" w:lastColumn="0" w:oddVBand="0" w:evenVBand="0" w:oddHBand="1" w:evenHBand="0" w:firstRowFirstColumn="0" w:firstRowLastColumn="0" w:lastRowFirstColumn="0" w:lastRowLastColumn="0"/>
              <w:rPr>
                <w:highlight w:val="yellow"/>
              </w:rPr>
            </w:pPr>
            <w:r w:rsidRPr="005509D5">
              <w:t>v1.0</w:t>
            </w:r>
            <w:r w:rsidR="00E41567" w:rsidRPr="005509D5">
              <w:t>1</w:t>
            </w:r>
            <w:r w:rsidRPr="005509D5">
              <w:t>.0</w:t>
            </w:r>
            <w:r w:rsidR="00E41567" w:rsidRPr="005509D5">
              <w:t>0</w:t>
            </w:r>
            <w:r w:rsidRPr="005509D5">
              <w:t>-by</w:t>
            </w:r>
          </w:p>
        </w:tc>
        <w:tc>
          <w:tcPr>
            <w:tcW w:w="2795" w:type="dxa"/>
          </w:tcPr>
          <w:p w14:paraId="2164B267" w14:textId="77777777" w:rsidR="001A5D50" w:rsidRPr="00F2770C" w:rsidRDefault="001A5D50" w:rsidP="00B749B5">
            <w:pPr>
              <w:cnfStyle w:val="000000100000" w:firstRow="0" w:lastRow="0" w:firstColumn="0" w:lastColumn="0" w:oddVBand="0" w:evenVBand="0" w:oddHBand="1" w:evenHBand="0" w:firstRowFirstColumn="0" w:firstRowLastColumn="0" w:lastRowFirstColumn="0" w:lastRowLastColumn="0"/>
            </w:pPr>
            <w:proofErr w:type="spellStart"/>
            <w:r w:rsidRPr="00F2770C">
              <w:t>IceD</w:t>
            </w:r>
            <w:proofErr w:type="spellEnd"/>
          </w:p>
        </w:tc>
      </w:tr>
      <w:tr w:rsidR="001A5D50" w:rsidRPr="000F3583" w14:paraId="2164B26C" w14:textId="77777777" w:rsidTr="00B749B5">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69" w14:textId="77777777" w:rsidR="001A5D50" w:rsidRPr="00AC31AB" w:rsidRDefault="001A5D50" w:rsidP="00B749B5">
            <w:r w:rsidRPr="00AC31AB">
              <w:t>Other Component</w:t>
            </w:r>
            <w:r>
              <w:t>s</w:t>
            </w:r>
          </w:p>
        </w:tc>
        <w:tc>
          <w:tcPr>
            <w:tcW w:w="0" w:type="auto"/>
            <w:shd w:val="clear" w:color="auto" w:fill="B8CCE4" w:themeFill="accent1" w:themeFillTint="66"/>
          </w:tcPr>
          <w:p w14:paraId="2164B26A"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2164B26B" w14:textId="77777777" w:rsidR="001A5D50" w:rsidRPr="00424574" w:rsidRDefault="001A5D50" w:rsidP="00B749B5">
            <w:pPr>
              <w:cnfStyle w:val="000000000000" w:firstRow="0" w:lastRow="0" w:firstColumn="0" w:lastColumn="0" w:oddVBand="0" w:evenVBand="0" w:oddHBand="0" w:evenHBand="0" w:firstRowFirstColumn="0" w:firstRowLastColumn="0" w:lastRowFirstColumn="0" w:lastRowLastColumn="0"/>
            </w:pPr>
          </w:p>
        </w:tc>
      </w:tr>
      <w:tr w:rsidR="001A5D50" w14:paraId="2164B26F"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6D" w14:textId="77777777" w:rsidR="001A5D50" w:rsidRPr="00405A94" w:rsidRDefault="001A5D50" w:rsidP="00B749B5">
            <w:pPr>
              <w:rPr>
                <w:b w:val="0"/>
              </w:rPr>
            </w:pPr>
            <w:r w:rsidRPr="00405A94">
              <w:rPr>
                <w:b w:val="0"/>
              </w:rPr>
              <w:lastRenderedPageBreak/>
              <w:t>NWTC Subroutine Library</w:t>
            </w:r>
          </w:p>
        </w:tc>
        <w:tc>
          <w:tcPr>
            <w:tcW w:w="0" w:type="auto"/>
            <w:gridSpan w:val="2"/>
          </w:tcPr>
          <w:p w14:paraId="2164B26E" w14:textId="77777777" w:rsidR="001A5D50" w:rsidRPr="00E10129" w:rsidRDefault="001A5D50" w:rsidP="00E10129">
            <w:pPr>
              <w:cnfStyle w:val="000000100000" w:firstRow="0" w:lastRow="0" w:firstColumn="0" w:lastColumn="0" w:oddVBand="0" w:evenVBand="0" w:oddHBand="1" w:evenHBand="0" w:firstRowFirstColumn="0" w:firstRowLastColumn="0" w:lastRowFirstColumn="0" w:lastRowLastColumn="0"/>
              <w:rPr>
                <w:highlight w:val="yellow"/>
              </w:rPr>
            </w:pPr>
            <w:r w:rsidRPr="00E10129">
              <w:t>v2.0</w:t>
            </w:r>
            <w:r w:rsidR="00E10129" w:rsidRPr="00E10129">
              <w:t>5</w:t>
            </w:r>
            <w:r w:rsidRPr="00E10129">
              <w:t>.0</w:t>
            </w:r>
            <w:r w:rsidR="00E10129" w:rsidRPr="00E10129">
              <w:t>2</w:t>
            </w:r>
            <w:r w:rsidRPr="00E10129">
              <w:t>a-bjj</w:t>
            </w:r>
          </w:p>
        </w:tc>
      </w:tr>
      <w:tr w:rsidR="001A5D50" w14:paraId="2164B272"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0" w14:textId="77777777" w:rsidR="001A5D50" w:rsidRPr="00405A94" w:rsidRDefault="001A5D50" w:rsidP="00B749B5">
            <w:pPr>
              <w:rPr>
                <w:b w:val="0"/>
              </w:rPr>
            </w:pPr>
            <w:r w:rsidRPr="00405A94">
              <w:rPr>
                <w:b w:val="0"/>
              </w:rPr>
              <w:t>FAST Registry</w:t>
            </w:r>
            <w:r w:rsidRPr="00405A94">
              <w:rPr>
                <w:rStyle w:val="FootnoteReference"/>
                <w:b w:val="0"/>
              </w:rPr>
              <w:footnoteReference w:id="6"/>
            </w:r>
          </w:p>
        </w:tc>
        <w:tc>
          <w:tcPr>
            <w:tcW w:w="0" w:type="auto"/>
            <w:gridSpan w:val="2"/>
          </w:tcPr>
          <w:p w14:paraId="2164B271" w14:textId="77777777" w:rsidR="001A5D50" w:rsidRPr="0001471D" w:rsidRDefault="0001471D" w:rsidP="00B749B5">
            <w:pPr>
              <w:cnfStyle w:val="000000000000" w:firstRow="0" w:lastRow="0" w:firstColumn="0" w:lastColumn="0" w:oddVBand="0" w:evenVBand="0" w:oddHBand="0" w:evenHBand="0" w:firstRowFirstColumn="0" w:firstRowLastColumn="0" w:lastRowFirstColumn="0" w:lastRowLastColumn="0"/>
            </w:pPr>
            <w:r w:rsidRPr="0001471D">
              <w:t>v2.05.00</w:t>
            </w:r>
          </w:p>
        </w:tc>
      </w:tr>
      <w:tr w:rsidR="001A5D50" w:rsidRPr="000F3583" w14:paraId="2164B276" w14:textId="77777777" w:rsidTr="00B749B5">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2164B273" w14:textId="77777777" w:rsidR="001A5D50" w:rsidRPr="00AC31AB" w:rsidRDefault="001A5D50" w:rsidP="00B749B5">
            <w:r>
              <w:t>Third Party Content</w:t>
            </w:r>
          </w:p>
        </w:tc>
        <w:tc>
          <w:tcPr>
            <w:tcW w:w="0" w:type="auto"/>
            <w:shd w:val="clear" w:color="auto" w:fill="B8CCE4" w:themeFill="accent1" w:themeFillTint="66"/>
          </w:tcPr>
          <w:p w14:paraId="2164B274"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2164B275" w14:textId="77777777" w:rsidR="001A5D50" w:rsidRPr="00424574" w:rsidRDefault="001A5D50" w:rsidP="00B749B5">
            <w:pPr>
              <w:cnfStyle w:val="000000100000" w:firstRow="0" w:lastRow="0" w:firstColumn="0" w:lastColumn="0" w:oddVBand="0" w:evenVBand="0" w:oddHBand="1" w:evenHBand="0" w:firstRowFirstColumn="0" w:firstRowLastColumn="0" w:lastRowFirstColumn="0" w:lastRowLastColumn="0"/>
            </w:pPr>
          </w:p>
        </w:tc>
      </w:tr>
      <w:tr w:rsidR="001A5D50" w14:paraId="2164B27A"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7" w14:textId="77777777" w:rsidR="001A5D50" w:rsidRPr="00405A94" w:rsidRDefault="001A5D50" w:rsidP="00B749B5">
            <w:pPr>
              <w:rPr>
                <w:b w:val="0"/>
              </w:rPr>
            </w:pPr>
            <w:r w:rsidRPr="00405A94">
              <w:rPr>
                <w:b w:val="0"/>
              </w:rPr>
              <w:t>LAPACK</w:t>
            </w:r>
          </w:p>
        </w:tc>
        <w:tc>
          <w:tcPr>
            <w:tcW w:w="0" w:type="auto"/>
            <w:gridSpan w:val="2"/>
          </w:tcPr>
          <w:p w14:paraId="2164B278"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14:paraId="2164B279"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(v3.5.0 compiled with gfortran)</w:t>
            </w:r>
          </w:p>
        </w:tc>
      </w:tr>
      <w:tr w:rsidR="001A5D50" w14:paraId="2164B27D" w14:textId="77777777" w:rsidTr="00B749B5">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B" w14:textId="77777777" w:rsidR="001A5D50" w:rsidRPr="00405A94" w:rsidRDefault="001A5D50" w:rsidP="00B749B5">
            <w:pPr>
              <w:rPr>
                <w:b w:val="0"/>
              </w:rPr>
            </w:pPr>
            <w:proofErr w:type="spellStart"/>
            <w:r w:rsidRPr="00405A94">
              <w:rPr>
                <w:b w:val="0"/>
              </w:rPr>
              <w:t>ScaLAPACK</w:t>
            </w:r>
            <w:proofErr w:type="spellEnd"/>
          </w:p>
        </w:tc>
        <w:tc>
          <w:tcPr>
            <w:tcW w:w="0" w:type="auto"/>
            <w:gridSpan w:val="2"/>
          </w:tcPr>
          <w:p w14:paraId="2164B27C" w14:textId="77777777" w:rsidR="001A5D50" w:rsidRDefault="001A5D50" w:rsidP="00B749B5">
            <w:pPr>
              <w:cnfStyle w:val="000000100000" w:firstRow="0" w:lastRow="0" w:firstColumn="0" w:lastColumn="0" w:oddVBand="0" w:evenVBand="0" w:oddHBand="1" w:evenHBand="0" w:firstRowFirstColumn="0" w:firstRowLastColumn="0" w:lastRowFirstColumn="0" w:lastRowLastColumn="0"/>
            </w:pPr>
            <w:r>
              <w:t>2.0.2</w:t>
            </w:r>
          </w:p>
        </w:tc>
      </w:tr>
      <w:tr w:rsidR="001A5D50" w14:paraId="2164B280" w14:textId="77777777" w:rsidTr="00B749B5">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164B27E" w14:textId="77777777" w:rsidR="001A5D50" w:rsidRPr="00405A94" w:rsidRDefault="001A5D50" w:rsidP="00B749B5">
            <w:pPr>
              <w:rPr>
                <w:b w:val="0"/>
              </w:rPr>
            </w:pPr>
            <w:r w:rsidRPr="00405A94">
              <w:rPr>
                <w:b w:val="0"/>
              </w:rPr>
              <w:t>FFTPACK</w:t>
            </w:r>
          </w:p>
        </w:tc>
        <w:tc>
          <w:tcPr>
            <w:tcW w:w="0" w:type="auto"/>
            <w:gridSpan w:val="2"/>
          </w:tcPr>
          <w:p w14:paraId="2164B27F" w14:textId="77777777" w:rsidR="001A5D50" w:rsidRDefault="001A5D50" w:rsidP="00B749B5">
            <w:pPr>
              <w:cnfStyle w:val="000000000000" w:firstRow="0" w:lastRow="0" w:firstColumn="0" w:lastColumn="0" w:oddVBand="0" w:evenVBand="0" w:oddHBand="0" w:evenHBand="0" w:firstRowFirstColumn="0" w:firstRowLastColumn="0" w:lastRowFirstColumn="0" w:lastRowLastColumn="0"/>
            </w:pPr>
            <w:r>
              <w:t>v4.1</w:t>
            </w:r>
          </w:p>
        </w:tc>
      </w:tr>
    </w:tbl>
    <w:p w14:paraId="2164B281" w14:textId="77777777" w:rsidR="00AE3A86" w:rsidRPr="00066FEC" w:rsidRDefault="00AE3A86" w:rsidP="009250CC"/>
    <w:p w14:paraId="2164B282" w14:textId="77777777" w:rsidR="000151C3" w:rsidRDefault="000151C3" w:rsidP="008274A4">
      <w:pPr>
        <w:pStyle w:val="Heading2"/>
      </w:pPr>
      <w:bookmarkStart w:id="199" w:name="_Toc417470255"/>
      <w:proofErr w:type="gramStart"/>
      <w:r>
        <w:t>v8.09.00a-bjj</w:t>
      </w:r>
      <w:bookmarkEnd w:id="199"/>
      <w:proofErr w:type="gramEnd"/>
    </w:p>
    <w:p w14:paraId="2164B283" w14:textId="77777777" w:rsidR="00034E12" w:rsidRDefault="00034E12" w:rsidP="00034E12">
      <w:pPr>
        <w:pStyle w:val="ListParagraph"/>
        <w:numPr>
          <w:ilvl w:val="0"/>
          <w:numId w:val="6"/>
        </w:numPr>
      </w:pPr>
      <w:r>
        <w:t>We added second-order wave kinematics and second-order diffraction loading to HydroDyn</w:t>
      </w:r>
      <w:proofErr w:type="gramStart"/>
      <w:r>
        <w:t xml:space="preserve">.  </w:t>
      </w:r>
      <w:proofErr w:type="gramEnd"/>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77777777"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21"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200" w:name="_Ref412116139"/>
      <w:bookmarkStart w:id="201" w:name="_Toc417470256"/>
      <w:proofErr w:type="gramStart"/>
      <w:r>
        <w:t>v8.08.00c-bjj</w:t>
      </w:r>
      <w:bookmarkEnd w:id="200"/>
      <w:bookmarkEnd w:id="201"/>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22"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3"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lastRenderedPageBreak/>
        <w:t>N</w:t>
      </w:r>
      <w:r w:rsidR="002C1FAC">
        <w:t>ew modules for ice loading</w:t>
      </w:r>
      <w:r>
        <w:t xml:space="preserve"> were added</w:t>
      </w:r>
      <w:r w:rsidR="002C1FAC">
        <w:t>: IceFloe and IceDyn</w:t>
      </w:r>
      <w:bookmarkStart w:id="202" w:name="_Ref391841077"/>
      <w:r w:rsidR="002C1FAC" w:rsidRPr="00AC31AB">
        <w:rPr>
          <w:rStyle w:val="FootnoteReference"/>
          <w:rFonts w:eastAsia="Times New Roman" w:cs="Times New Roman"/>
          <w:color w:val="000000"/>
        </w:rPr>
        <w:footnoteReference w:id="7"/>
      </w:r>
      <w:bookmarkEnd w:id="202"/>
      <w:r w:rsidR="002C1FAC">
        <w:t>.</w:t>
      </w:r>
    </w:p>
    <w:p w14:paraId="2164B28E" w14:textId="777777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8462CD">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8462CD">
        <w:t xml:space="preserve">Figure </w:t>
      </w:r>
      <w:r w:rsidR="008462CD">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 xml:space="preserve">We no longer allow extrapolation orders of </w:t>
      </w:r>
      <w:proofErr w:type="gramStart"/>
      <w:r>
        <w:t>0</w:t>
      </w:r>
      <w:proofErr w:type="gramEnd"/>
      <w:r>
        <w:t xml:space="preserve">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w:t>
      </w:r>
      <w:r>
        <w:lastRenderedPageBreak/>
        <w:t xml:space="preserve">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203" w:name="_Toc417470257"/>
      <w:proofErr w:type="gramStart"/>
      <w:r>
        <w:t>v8.03.02b-bjj</w:t>
      </w:r>
      <w:bookmarkEnd w:id="203"/>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24"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04" w:name="_Ref415574957"/>
      <w:bookmarkStart w:id="205" w:name="_Toc417470258"/>
      <w:r>
        <w:t>FAST v8 Input and Output Files</w:t>
      </w:r>
      <w:bookmarkEnd w:id="204"/>
      <w:bookmarkEnd w:id="205"/>
    </w:p>
    <w:p w14:paraId="4C358DD1" w14:textId="77777777" w:rsidR="00604402" w:rsidRDefault="00256CFF" w:rsidP="00256CFF">
      <w:r>
        <w:t xml:space="preserve">FAST and each of its modules, except InflowWind, have their own input files; see </w:t>
      </w:r>
      <w:r>
        <w:fldChar w:fldCharType="begin"/>
      </w:r>
      <w:r>
        <w:instrText xml:space="preserve"> REF _Ref352753427 \h </w:instrText>
      </w:r>
      <w:r>
        <w:fldChar w:fldCharType="separate"/>
      </w:r>
      <w:r w:rsidR="008462CD">
        <w:t xml:space="preserve">Figure </w:t>
      </w:r>
      <w:r w:rsidR="008462CD">
        <w:rPr>
          <w:noProof/>
        </w:rPr>
        <w:t>4</w:t>
      </w:r>
      <w:r>
        <w:fldChar w:fldCharType="end"/>
      </w:r>
      <w:r>
        <w:t>.</w:t>
      </w:r>
      <w:r w:rsidR="00604402">
        <w:t xml:space="preserve"> </w:t>
      </w:r>
    </w:p>
    <w:p w14:paraId="1A9166D1" w14:textId="37CBCBA3" w:rsidR="00604402" w:rsidRDefault="00604402" w:rsidP="00AD1B9B">
      <w:pPr>
        <w:pStyle w:val="Heading2"/>
      </w:pPr>
      <w:bookmarkStart w:id="206" w:name="_Toc417470259"/>
      <w:r>
        <w:t>File Naming Conventions</w:t>
      </w:r>
      <w:bookmarkEnd w:id="206"/>
    </w:p>
    <w:p w14:paraId="4394982B" w14:textId="57222A67" w:rsidR="00604402" w:rsidRDefault="00604402" w:rsidP="00256CFF">
      <w:r>
        <w:t xml:space="preserve">Input files do not need particular extensions. </w:t>
      </w:r>
    </w:p>
    <w:p w14:paraId="500E1587" w14:textId="369E82B6" w:rsidR="00604402" w:rsidRDefault="00604402" w:rsidP="00256CFF">
      <w:r>
        <w:t>Files generated by FAST are named</w:t>
      </w:r>
      <w:r>
        <w:br/>
      </w:r>
      <w:r>
        <w:tab/>
      </w:r>
      <w:r>
        <w:tab/>
      </w:r>
      <w:r>
        <w:tab/>
        <w:t>&lt;</w:t>
      </w:r>
      <w:proofErr w:type="spellStart"/>
      <w:r>
        <w:t>RootName</w:t>
      </w:r>
      <w:proofErr w:type="spellEnd"/>
      <w:r>
        <w:t>&gt;.&lt;</w:t>
      </w:r>
      <w:proofErr w:type="spellStart"/>
      <w:r>
        <w:t>ext</w:t>
      </w:r>
      <w:proofErr w:type="spellEnd"/>
      <w:r>
        <w:t>&gt;</w:t>
      </w:r>
      <w:r>
        <w:br/>
        <w:t xml:space="preserve">and files generated by FAST modules are named </w:t>
      </w:r>
      <w:r>
        <w:br/>
      </w:r>
      <w:r>
        <w:tab/>
      </w:r>
      <w:r>
        <w:tab/>
      </w:r>
      <w:r>
        <w:tab/>
        <w:t>&lt;</w:t>
      </w:r>
      <w:proofErr w:type="spellStart"/>
      <w:r>
        <w:t>RootName</w:t>
      </w:r>
      <w:proofErr w:type="spellEnd"/>
      <w:r>
        <w:t>&gt;.&lt;</w:t>
      </w:r>
      <w:proofErr w:type="spellStart"/>
      <w:r>
        <w:t>ModName</w:t>
      </w:r>
      <w:proofErr w:type="spellEnd"/>
      <w:r>
        <w:t>&gt;.&lt;</w:t>
      </w:r>
      <w:proofErr w:type="spellStart"/>
      <w:r>
        <w:t>ext</w:t>
      </w:r>
      <w:proofErr w:type="spellEnd"/>
      <w:r>
        <w:t xml:space="preserve">&gt; </w:t>
      </w:r>
      <w:r>
        <w:br/>
        <w:t>where &lt;</w:t>
      </w:r>
      <w:proofErr w:type="spellStart"/>
      <w:r>
        <w:t>RootName</w:t>
      </w:r>
      <w:proofErr w:type="spellEnd"/>
      <w:r>
        <w:t>&gt; is the root name of the primary FAST input file (the file name, including path, without the extension), &lt;</w:t>
      </w:r>
      <w:proofErr w:type="spellStart"/>
      <w:r>
        <w:t>ModName</w:t>
      </w:r>
      <w:proofErr w:type="spellEnd"/>
      <w:r>
        <w:t>&gt; is an abbreviation for the module generating the file, and &lt;</w:t>
      </w:r>
      <w:proofErr w:type="spellStart"/>
      <w:r>
        <w:t>ext</w:t>
      </w:r>
      <w:proofErr w:type="spellEnd"/>
      <w:r>
        <w:t>&gt; is the file extension. File extensions currently are:</w:t>
      </w:r>
    </w:p>
    <w:tbl>
      <w:tblPr>
        <w:tblStyle w:val="MediumList1-Accent1"/>
        <w:tblW w:w="0" w:type="auto"/>
        <w:jc w:val="center"/>
        <w:tblLook w:val="04A0" w:firstRow="1" w:lastRow="0" w:firstColumn="1" w:lastColumn="0" w:noHBand="0" w:noVBand="1"/>
      </w:tblPr>
      <w:tblGrid>
        <w:gridCol w:w="2700"/>
        <w:gridCol w:w="5490"/>
      </w:tblGrid>
      <w:tr w:rsidR="00604402" w14:paraId="5D552BF4" w14:textId="77777777" w:rsidTr="00604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475CC744" w14:textId="77777777" w:rsidR="00604402" w:rsidRDefault="00604402" w:rsidP="00604402">
            <w:pPr>
              <w:jc w:val="center"/>
            </w:pPr>
            <w:r>
              <w:t>Output file extension</w:t>
            </w:r>
          </w:p>
        </w:tc>
        <w:tc>
          <w:tcPr>
            <w:tcW w:w="5490" w:type="dxa"/>
          </w:tcPr>
          <w:p w14:paraId="4D5552C5" w14:textId="77777777" w:rsidR="00604402" w:rsidRPr="00BE4686" w:rsidRDefault="00604402"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604402" w14:paraId="220AF187"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2784080F" w14:textId="77777777" w:rsidR="00604402" w:rsidRPr="00BE4686" w:rsidRDefault="00604402" w:rsidP="00604402">
            <w:pPr>
              <w:jc w:val="center"/>
              <w:rPr>
                <w:b w:val="0"/>
              </w:rPr>
            </w:pPr>
            <w:r>
              <w:rPr>
                <w:b w:val="0"/>
              </w:rPr>
              <w:t>sum</w:t>
            </w:r>
          </w:p>
        </w:tc>
        <w:tc>
          <w:tcPr>
            <w:tcW w:w="5490" w:type="dxa"/>
          </w:tcPr>
          <w:p w14:paraId="0F35E7D1"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Summary file</w:t>
            </w:r>
          </w:p>
        </w:tc>
      </w:tr>
      <w:tr w:rsidR="00604402" w14:paraId="369218A7"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18E08F27" w14:textId="77777777" w:rsidR="00604402" w:rsidRPr="00BE4686" w:rsidRDefault="00604402" w:rsidP="00604402">
            <w:pPr>
              <w:jc w:val="center"/>
              <w:rPr>
                <w:b w:val="0"/>
              </w:rPr>
            </w:pPr>
            <w:r>
              <w:rPr>
                <w:b w:val="0"/>
              </w:rPr>
              <w:t>out</w:t>
            </w:r>
          </w:p>
        </w:tc>
        <w:tc>
          <w:tcPr>
            <w:tcW w:w="5490" w:type="dxa"/>
          </w:tcPr>
          <w:p w14:paraId="79E08D1A"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604402" w14:paraId="0038DE84" w14:textId="77777777" w:rsidTr="00604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00" w:type="dxa"/>
          </w:tcPr>
          <w:p w14:paraId="1DC8A266" w14:textId="77777777" w:rsidR="00604402" w:rsidRPr="00BE4686" w:rsidRDefault="00604402" w:rsidP="00604402">
            <w:pPr>
              <w:jc w:val="center"/>
              <w:rPr>
                <w:b w:val="0"/>
              </w:rPr>
            </w:pPr>
            <w:proofErr w:type="spellStart"/>
            <w:r>
              <w:rPr>
                <w:b w:val="0"/>
              </w:rPr>
              <w:t>outb</w:t>
            </w:r>
            <w:proofErr w:type="spellEnd"/>
          </w:p>
        </w:tc>
        <w:tc>
          <w:tcPr>
            <w:tcW w:w="5490" w:type="dxa"/>
          </w:tcPr>
          <w:p w14:paraId="350AF3D4" w14:textId="77777777" w:rsidR="00604402" w:rsidRDefault="00604402" w:rsidP="00604402">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604402" w14:paraId="3F272B65" w14:textId="77777777" w:rsidTr="00604402">
        <w:trPr>
          <w:jc w:val="center"/>
        </w:trPr>
        <w:tc>
          <w:tcPr>
            <w:cnfStyle w:val="001000000000" w:firstRow="0" w:lastRow="0" w:firstColumn="1" w:lastColumn="0" w:oddVBand="0" w:evenVBand="0" w:oddHBand="0" w:evenHBand="0" w:firstRowFirstColumn="0" w:firstRowLastColumn="0" w:lastRowFirstColumn="0" w:lastRowLastColumn="0"/>
            <w:tcW w:w="2700" w:type="dxa"/>
          </w:tcPr>
          <w:p w14:paraId="20BD20E8" w14:textId="77777777" w:rsidR="00604402" w:rsidRPr="00BE4686" w:rsidRDefault="00604402" w:rsidP="00604402">
            <w:pPr>
              <w:jc w:val="center"/>
              <w:rPr>
                <w:b w:val="0"/>
              </w:rPr>
            </w:pPr>
            <w:proofErr w:type="spellStart"/>
            <w:r>
              <w:rPr>
                <w:b w:val="0"/>
              </w:rPr>
              <w:t>ech</w:t>
            </w:r>
            <w:proofErr w:type="spellEnd"/>
          </w:p>
        </w:tc>
        <w:tc>
          <w:tcPr>
            <w:tcW w:w="5490" w:type="dxa"/>
          </w:tcPr>
          <w:p w14:paraId="12A42B8B" w14:textId="77777777" w:rsidR="00604402" w:rsidRDefault="00604402" w:rsidP="00604402">
            <w:pPr>
              <w:cnfStyle w:val="000000000000" w:firstRow="0" w:lastRow="0" w:firstColumn="0" w:lastColumn="0" w:oddVBand="0" w:evenVBand="0" w:oddHBand="0" w:evenHBand="0" w:firstRowFirstColumn="0" w:firstRowLastColumn="0" w:lastRowFirstColumn="0" w:lastRowLastColumn="0"/>
            </w:pPr>
            <w:r>
              <w:t>Echo of input file (primarily for debugging)</w:t>
            </w:r>
          </w:p>
        </w:tc>
      </w:tr>
      <w:tr w:rsidR="005B6929" w14:paraId="08474AC3" w14:textId="77777777" w:rsidTr="00604402">
        <w:trPr>
          <w:cnfStyle w:val="000000100000" w:firstRow="0" w:lastRow="0" w:firstColumn="0" w:lastColumn="0" w:oddVBand="0" w:evenVBand="0" w:oddHBand="1" w:evenHBand="0" w:firstRowFirstColumn="0" w:firstRowLastColumn="0" w:lastRowFirstColumn="0" w:lastRowLastColumn="0"/>
          <w:jc w:val="center"/>
          <w:ins w:id="207" w:author="Bonnie Jonkman" w:date="2015-04-15T12:43:00Z"/>
        </w:trPr>
        <w:tc>
          <w:tcPr>
            <w:cnfStyle w:val="001000000000" w:firstRow="0" w:lastRow="0" w:firstColumn="1" w:lastColumn="0" w:oddVBand="0" w:evenVBand="0" w:oddHBand="0" w:evenHBand="0" w:firstRowFirstColumn="0" w:firstRowLastColumn="0" w:lastRowFirstColumn="0" w:lastRowLastColumn="0"/>
            <w:tcW w:w="2700" w:type="dxa"/>
          </w:tcPr>
          <w:p w14:paraId="3D109473" w14:textId="320BD80F" w:rsidR="005B6929" w:rsidRDefault="005B6929" w:rsidP="00604402">
            <w:pPr>
              <w:jc w:val="center"/>
              <w:rPr>
                <w:ins w:id="208" w:author="Bonnie Jonkman" w:date="2015-04-15T12:43:00Z"/>
              </w:rPr>
            </w:pPr>
            <w:proofErr w:type="spellStart"/>
            <w:ins w:id="209" w:author="Bonnie Jonkman" w:date="2015-04-15T12:43:00Z">
              <w:r>
                <w:t>chkp</w:t>
              </w:r>
              <w:proofErr w:type="spellEnd"/>
            </w:ins>
          </w:p>
        </w:tc>
        <w:tc>
          <w:tcPr>
            <w:tcW w:w="5490" w:type="dxa"/>
          </w:tcPr>
          <w:p w14:paraId="401BDF03" w14:textId="46D2707B" w:rsidR="005B6929" w:rsidRDefault="005B6929" w:rsidP="00604402">
            <w:pPr>
              <w:cnfStyle w:val="000000100000" w:firstRow="0" w:lastRow="0" w:firstColumn="0" w:lastColumn="0" w:oddVBand="0" w:evenVBand="0" w:oddHBand="1" w:evenHBand="0" w:firstRowFirstColumn="0" w:firstRowLastColumn="0" w:lastRowFirstColumn="0" w:lastRowLastColumn="0"/>
              <w:rPr>
                <w:ins w:id="210" w:author="Bonnie Jonkman" w:date="2015-04-15T12:43:00Z"/>
              </w:rPr>
            </w:pPr>
            <w:ins w:id="211" w:author="Bonnie Jonkman" w:date="2015-04-15T12:43:00Z">
              <w:r>
                <w:t>Checkpoint files for restart capability</w:t>
              </w:r>
            </w:ins>
          </w:p>
        </w:tc>
      </w:tr>
    </w:tbl>
    <w:p w14:paraId="7F40DAF3" w14:textId="77777777" w:rsidR="00604402" w:rsidRDefault="00604402" w:rsidP="00256CFF"/>
    <w:p w14:paraId="2E4367D0" w14:textId="6C322255" w:rsidR="00256CFF" w:rsidRDefault="00604402" w:rsidP="00256CFF">
      <w:r>
        <w:lastRenderedPageBreak/>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p>
    <w:p w14:paraId="5A5C1AD4" w14:textId="1A7E0BE9" w:rsidR="00604402" w:rsidRDefault="00604402" w:rsidP="00256CFF">
      <w:proofErr w:type="gramStart"/>
      <w:r>
        <w:t>and</w:t>
      </w:r>
      <w:proofErr w:type="gramEnd"/>
    </w:p>
    <w:p w14:paraId="26A2FA92" w14:textId="55738802" w:rsidR="00604402" w:rsidRDefault="00604402" w:rsidP="00604402">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ModName</w:t>
      </w:r>
      <w:proofErr w:type="spellEnd"/>
      <w:r>
        <w:t>&gt;.&lt;</w:t>
      </w:r>
      <w:proofErr w:type="spellStart"/>
      <w:r>
        <w:t>ext</w:t>
      </w:r>
      <w:proofErr w:type="spellEnd"/>
      <w:r>
        <w:t>&gt;</w:t>
      </w:r>
    </w:p>
    <w:p w14:paraId="2164B2B1" w14:textId="5E916018" w:rsidR="00CE6A2F" w:rsidRDefault="00CE6A2F" w:rsidP="00CE6A2F">
      <w:pPr>
        <w:keepNext/>
      </w:pPr>
      <w:r>
        <w:br w:type="page"/>
      </w:r>
      <w:r w:rsidR="00526596">
        <w:rPr>
          <w:noProof/>
        </w:rPr>
        <w:lastRenderedPageBreak/>
        <w:drawing>
          <wp:inline distT="0" distB="0" distL="0" distR="0" wp14:anchorId="0A205436" wp14:editId="03E70BC0">
            <wp:extent cx="5943600" cy="7433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433310"/>
                    </a:xfrm>
                    <a:prstGeom prst="rect">
                      <a:avLst/>
                    </a:prstGeom>
                  </pic:spPr>
                </pic:pic>
              </a:graphicData>
            </a:graphic>
          </wp:inline>
        </w:drawing>
      </w:r>
    </w:p>
    <w:p w14:paraId="2164B2B2" w14:textId="77777777" w:rsidR="00CE6A2F" w:rsidRPr="00CE2DA4" w:rsidRDefault="00CE6A2F" w:rsidP="00CE6A2F">
      <w:pPr>
        <w:pStyle w:val="Caption"/>
        <w:jc w:val="center"/>
      </w:pPr>
      <w:bookmarkStart w:id="212" w:name="_Ref352753427"/>
      <w:r>
        <w:t xml:space="preserve">Figure </w:t>
      </w:r>
      <w:fldSimple w:instr=" SEQ Figure \* ARABIC ">
        <w:r w:rsidR="008462CD">
          <w:rPr>
            <w:noProof/>
          </w:rPr>
          <w:t>4</w:t>
        </w:r>
      </w:fldSimple>
      <w:bookmarkEnd w:id="212"/>
      <w:r>
        <w:t xml:space="preserve">: Summary of Input and Output Files for FAST </w:t>
      </w:r>
      <w:r w:rsidRPr="00195D86">
        <w:t>v8.</w:t>
      </w:r>
      <w:r w:rsidR="009250CC">
        <w:t>1</w:t>
      </w:r>
      <w:r w:rsidR="008F1D42" w:rsidRPr="00195D86">
        <w:t>0</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13" w:name="_Ref391883796"/>
      <w:bookmarkStart w:id="214" w:name="_Toc417470260"/>
      <w:bookmarkStart w:id="215" w:name="_Ref352702959"/>
      <w:r>
        <w:lastRenderedPageBreak/>
        <w:t xml:space="preserve">Variables Specified in the </w:t>
      </w:r>
      <w:r w:rsidR="007A051E">
        <w:t>FAST Primary Input File</w:t>
      </w:r>
      <w:bookmarkEnd w:id="213"/>
      <w:bookmarkEnd w:id="214"/>
    </w:p>
    <w:p w14:paraId="2164B376" w14:textId="14FE09FB"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8462CD">
        <w:t xml:space="preserve">Appendix </w:t>
      </w:r>
      <w:r w:rsidR="008462CD">
        <w:rPr>
          <w:noProof/>
        </w:rPr>
        <w:t>A</w:t>
      </w:r>
      <w:r w:rsidR="008462CD">
        <w:t>: Example FAST v8.11.*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77777777" w:rsidR="004C4A8A" w:rsidRDefault="004C4A8A" w:rsidP="004C4A8A">
      <w:pPr>
        <w:pStyle w:val="ListParagraph"/>
        <w:numPr>
          <w:ilvl w:val="0"/>
          <w:numId w:val="7"/>
        </w:numPr>
      </w:pPr>
      <w:r>
        <w:t xml:space="preserve">A format </w:t>
      </w:r>
      <w:proofErr w:type="spellStart"/>
      <w:r>
        <w:t>specifier</w:t>
      </w:r>
      <w:proofErr w:type="spellEnd"/>
      <w:r>
        <w:t xml:space="preserve"> for real numbers is to</w:t>
      </w:r>
      <w:r w:rsidR="00B52DBD">
        <w:t>o</w:t>
      </w:r>
      <w:r>
        <w:t xml:space="preserve"> narrow to print </w:t>
      </w:r>
      <w:r w:rsidR="00CF0284">
        <w:t>“</w:t>
      </w:r>
      <w:r>
        <w:t>–1.0</w:t>
      </w:r>
      <w:r w:rsidR="00CF0284">
        <w:t>”</w:t>
      </w:r>
      <w:r>
        <w: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77777777"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77777777"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proofErr w:type="gramStart"/>
      <w:r>
        <w:t>0</w:t>
      </w:r>
      <w:proofErr w:type="gramEnd"/>
      <w:r>
        <w:t xml:space="preserve">;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w:t>
      </w:r>
      <w:proofErr w:type="gramStart"/>
      <w:r w:rsidR="008B0813">
        <w:t xml:space="preserve">.  </w:t>
      </w:r>
      <w:proofErr w:type="gramEnd"/>
      <w:r w:rsidR="008B0813">
        <w:t>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77777777" w:rsidR="00EC0F52" w:rsidRDefault="00BE40F1" w:rsidP="00460C71">
      <w:r>
        <w:t xml:space="preserve">Our rule of thumb is to </w:t>
      </w:r>
      <w:r w:rsidR="008B0813">
        <w:t xml:space="preserve">set </w:t>
      </w:r>
      <w:r w:rsidRPr="00CF0284">
        <w:rPr>
          <w:b/>
        </w:rPr>
        <w:t>DT</w:t>
      </w:r>
      <w:r>
        <w:t xml:space="preserve"> = </w:t>
      </w:r>
      <w:proofErr w:type="gramStart"/>
      <w:r>
        <w:t>1</w:t>
      </w:r>
      <w:proofErr w:type="gramEnd"/>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w:t>
      </w:r>
      <w:proofErr w:type="gramStart"/>
      <w:r w:rsidR="00EC0F52">
        <w:t xml:space="preserve">.  </w:t>
      </w:r>
      <w:proofErr w:type="gramEnd"/>
      <w:r w:rsidR="00EC0F52">
        <w:t>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03A53D34"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xml:space="preserve">= </w:t>
      </w:r>
      <w:proofErr w:type="gramStart"/>
      <w:r w:rsidRPr="00BE40F1">
        <w:t>2</w:t>
      </w:r>
      <w:proofErr w:type="gramEnd"/>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77777777"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77777777" w:rsidR="002D091E" w:rsidRDefault="002D091E" w:rsidP="004A39F6">
      <w:proofErr w:type="spellStart"/>
      <w:r w:rsidRPr="002D091E">
        <w:rPr>
          <w:b/>
        </w:rPr>
        <w:lastRenderedPageBreak/>
        <w:t>DT_UJac</w:t>
      </w:r>
      <w:proofErr w:type="spellEnd"/>
      <w:r>
        <w:t xml:space="preserve"> determines how often the Jacobian needs to be updated. If the platform reference point </w:t>
      </w:r>
      <w:r w:rsidR="007B654A">
        <w:t xml:space="preserve">in ElastoDyn </w:t>
      </w:r>
      <w:r>
        <w:t xml:space="preserve">doesn't rotate much,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land-based systems.</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77777777" w:rsidR="004A39F6" w:rsidRDefault="004A39F6" w:rsidP="004A39F6">
      <w:proofErr w:type="gramStart"/>
      <w:r>
        <w:t>1</w:t>
      </w:r>
      <w:proofErr w:type="gramEnd"/>
      <w:r>
        <w:t xml:space="preserve">: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proofErr w:type="spellStart"/>
      <w:r w:rsidR="00845AC5" w:rsidRPr="00CF0284">
        <w:rPr>
          <w:b/>
          <w:i/>
        </w:rPr>
        <w:t>CompElast</w:t>
      </w:r>
      <w:proofErr w:type="spellEnd"/>
      <w:r w:rsidR="00845AC5">
        <w:rPr>
          <w:i/>
        </w:rPr>
        <w:t xml:space="preserve"> = </w:t>
      </w:r>
      <w:proofErr w:type="gramStart"/>
      <w:r w:rsidR="00845AC5">
        <w:rPr>
          <w:i/>
        </w:rPr>
        <w:t>2</w:t>
      </w:r>
      <w:proofErr w:type="gramEnd"/>
      <w:r>
        <w:rPr>
          <w:i/>
        </w:rPr>
        <w:t xml:space="preserve"> is currently disabled</w:t>
      </w:r>
      <w:r w:rsidR="00845AC5">
        <w:rPr>
          <w:i/>
        </w:rPr>
        <w:t>; i</w:t>
      </w:r>
      <w:r>
        <w:rPr>
          <w:i/>
        </w:rPr>
        <w:t>t will be implemented when BeamDyn is integrated into FAST.</w:t>
      </w:r>
    </w:p>
    <w:p w14:paraId="2164B3A0" w14:textId="77777777" w:rsidR="00845AC5" w:rsidRPr="00CF0284" w:rsidRDefault="00845AC5" w:rsidP="004A39F6">
      <w:r>
        <w:t xml:space="preserve">Please note that ElastoDyn </w:t>
      </w:r>
      <w:r w:rsidR="00CF0284">
        <w:t xml:space="preserve">must always be used </w:t>
      </w:r>
      <w:r>
        <w:t>when running FAST.</w:t>
      </w:r>
    </w:p>
    <w:p w14:paraId="2164B3A1" w14:textId="77777777" w:rsidR="00EF174A" w:rsidRDefault="00EF174A" w:rsidP="00AD1B9B">
      <w:pPr>
        <w:pStyle w:val="Heading4"/>
      </w:pPr>
      <w:proofErr w:type="spellStart"/>
      <w:r>
        <w:t>CompAero</w:t>
      </w:r>
      <w:proofErr w:type="spellEnd"/>
      <w:r>
        <w:t>: Compute aerodynamic loads [0 or 1]</w:t>
      </w:r>
    </w:p>
    <w:p w14:paraId="2164B3A2" w14:textId="77777777" w:rsidR="00EF174A" w:rsidRDefault="00EF174A" w:rsidP="00460C71">
      <w:r>
        <w:t>0: Do not calculate aerodynamic loads</w:t>
      </w:r>
      <w:r>
        <w:br/>
        <w:t>1: Use AeroDyn</w:t>
      </w:r>
      <w:r w:rsidR="00845AC5">
        <w:t xml:space="preserve"> for aerodynamic loads</w:t>
      </w:r>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77777777" w:rsidR="00EF174A" w:rsidRDefault="00EF174A" w:rsidP="00AD1B9B">
      <w:pPr>
        <w:pStyle w:val="Heading4"/>
      </w:pPr>
      <w:proofErr w:type="spellStart"/>
      <w:r>
        <w:lastRenderedPageBreak/>
        <w:t>CompMooring</w:t>
      </w:r>
      <w:proofErr w:type="spellEnd"/>
      <w:r>
        <w:t xml:space="preserve">: Compute </w:t>
      </w:r>
      <w:r w:rsidR="00450382">
        <w:t>mooring system</w:t>
      </w:r>
      <w:r>
        <w:t xml:space="preserve"> [0</w:t>
      </w:r>
      <w:r w:rsidR="00450382">
        <w:t>, 1,</w:t>
      </w:r>
      <w:r>
        <w:t xml:space="preserve"> or </w:t>
      </w:r>
      <w:r w:rsidR="00450382">
        <w:t>2</w:t>
      </w:r>
      <w:r>
        <w:t>]</w:t>
      </w:r>
    </w:p>
    <w:p w14:paraId="2164B3AB" w14:textId="5EB3830A"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p>
    <w:p w14:paraId="2164B3AC" w14:textId="5CF3EDC4" w:rsidR="00450382" w:rsidRDefault="00450382" w:rsidP="00EF174A">
      <w:r>
        <w:t xml:space="preserve">Note that </w:t>
      </w:r>
      <w:proofErr w:type="spellStart"/>
      <w:r w:rsidR="000E4597">
        <w:t>MoorDyn</w:t>
      </w:r>
      <w:proofErr w:type="spellEnd"/>
      <w:r w:rsidR="000E4597">
        <w:t xml:space="preserve"> </w:t>
      </w:r>
      <w:r>
        <w:t>is not complete</w:t>
      </w:r>
      <w:r w:rsidR="00845AC5">
        <w:t xml:space="preserve"> in FAST v8.</w:t>
      </w:r>
      <w:r w:rsidR="000E4597">
        <w:t>10</w:t>
      </w:r>
      <w:r w:rsidR="00845AC5">
        <w:t>.00</w:t>
      </w:r>
      <w:r w:rsidR="00207908">
        <w:t>a</w:t>
      </w:r>
      <w:r w:rsidR="00FE538B">
        <w:t>-bjj</w:t>
      </w:r>
      <w:r>
        <w:t>.</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2164B3AF" w14:textId="77777777" w:rsidR="00450382" w:rsidRDefault="00450382" w:rsidP="00450382">
      <w:r>
        <w:t>Note that IceDyn is not complete</w:t>
      </w:r>
      <w:r w:rsidR="00845AC5">
        <w:t xml:space="preserve"> in FAST v8.</w:t>
      </w:r>
      <w:r w:rsidR="000E4597">
        <w:t>10</w:t>
      </w:r>
      <w:r w:rsidR="00845AC5">
        <w:t>.00</w:t>
      </w:r>
      <w:r w:rsidR="00207908">
        <w:t>a</w:t>
      </w:r>
      <w:r w:rsidR="00FE538B">
        <w:t>-bjj</w:t>
      </w:r>
      <w:r>
        <w:t>.</w:t>
      </w:r>
    </w:p>
    <w:p w14:paraId="2164B3B0" w14:textId="77777777" w:rsidR="00450382" w:rsidRDefault="00450382" w:rsidP="00AD1B9B">
      <w:pPr>
        <w:pStyle w:val="Heading4"/>
      </w:pPr>
      <w:proofErr w:type="spellStart"/>
      <w:r>
        <w:t>CompUserPtfmLd</w:t>
      </w:r>
      <w:proofErr w:type="spellEnd"/>
      <w:r>
        <w:t>: Compute additional platform loading [T/F]</w:t>
      </w:r>
    </w:p>
    <w:p w14:paraId="2164B3B1" w14:textId="77777777" w:rsidR="00EF174A" w:rsidRDefault="00450382" w:rsidP="00460C71">
      <w:r>
        <w:t>This feature is currently disabled.</w:t>
      </w:r>
    </w:p>
    <w:p w14:paraId="2164B3B2" w14:textId="77777777" w:rsidR="00450382" w:rsidRDefault="00450382" w:rsidP="00AD1B9B">
      <w:pPr>
        <w:pStyle w:val="Heading4"/>
      </w:pPr>
      <w:proofErr w:type="spellStart"/>
      <w:r>
        <w:t>CompUserTwrLd</w:t>
      </w:r>
      <w:proofErr w:type="spellEnd"/>
      <w:r>
        <w:t>: Compute additional tower loading [T/F]</w:t>
      </w:r>
    </w:p>
    <w:p w14:paraId="2164B3B3" w14:textId="77777777" w:rsidR="00450382" w:rsidRDefault="00450382" w:rsidP="00450382">
      <w:r>
        <w:t>This feature is currently disabled.</w:t>
      </w:r>
    </w:p>
    <w:p w14:paraId="2164B3B4" w14:textId="77777777" w:rsidR="00450382" w:rsidRDefault="00B76B55" w:rsidP="00AD1B9B">
      <w:pPr>
        <w:pStyle w:val="Heading3"/>
      </w:pPr>
      <w:r>
        <w:t>Input Files</w:t>
      </w:r>
    </w:p>
    <w:p w14:paraId="2164B3B5" w14:textId="77777777"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2164B3B9" w14:textId="77777777" w:rsidR="009A4B60" w:rsidRDefault="009A4B60" w:rsidP="009A4B60">
      <w:r>
        <w:t>This feature is currently disabled.</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7777777" w:rsidR="00AE564B" w:rsidRDefault="00AE564B" w:rsidP="00AE564B">
      <w:r>
        <w:t>This feature is currently disabled.</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77777777" w:rsidR="00AE564B" w:rsidRDefault="00AE564B" w:rsidP="00AE564B">
      <w:r>
        <w:t>This feature is currently disabled.</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7777777"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proofErr w:type="spellStart"/>
      <w:r w:rsidR="00CF0284" w:rsidRPr="00CF0284">
        <w:rPr>
          <w:b/>
        </w:rPr>
        <w:t>AeroFile</w:t>
      </w:r>
      <w:proofErr w:type="spellEnd"/>
      <w:r w:rsidR="004A0F59">
        <w:t xml:space="preserve"> must be specified </w:t>
      </w:r>
      <w:r w:rsidR="004A0F59">
        <w:rPr>
          <w:i/>
        </w:rPr>
        <w:t xml:space="preserve">even if </w:t>
      </w:r>
      <w:proofErr w:type="spellStart"/>
      <w:r w:rsidR="004A0F59">
        <w:rPr>
          <w:b/>
          <w:i/>
        </w:rPr>
        <w:t>CompAero</w:t>
      </w:r>
      <w:proofErr w:type="spellEnd"/>
      <w:r w:rsidR="00CF0284">
        <w:t> </w:t>
      </w:r>
      <w:r w:rsidR="004A0F59" w:rsidRPr="00CF0284">
        <w:rPr>
          <w:i/>
        </w:rPr>
        <w:t>=</w:t>
      </w:r>
      <w:r w:rsidR="00CF0284">
        <w:rPr>
          <w:i/>
        </w:rPr>
        <w:t> </w:t>
      </w:r>
      <w:proofErr w:type="gramStart"/>
      <w:r w:rsidR="004A0F59" w:rsidRPr="00CF0284">
        <w:rPr>
          <w:i/>
        </w:rPr>
        <w:t>0</w:t>
      </w:r>
      <w:proofErr w:type="gramEnd"/>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7777777"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77777777"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2C16F5">
        <w:rPr>
          <w:b/>
        </w:rPr>
        <w:t xml:space="preserve"> </w:t>
      </w:r>
      <w:r w:rsidR="002C16F5" w:rsidRPr="002C16F5">
        <w:t xml:space="preserve">= </w:t>
      </w:r>
      <w:proofErr w:type="gramStart"/>
      <w:r w:rsidR="0002006B">
        <w:t>0</w:t>
      </w:r>
      <w:proofErr w:type="gramEnd"/>
      <w:r w:rsidR="002C16F5" w:rsidRPr="002C16F5">
        <w:t>.</w:t>
      </w:r>
    </w:p>
    <w:p w14:paraId="2164B3C4" w14:textId="77777777" w:rsidR="001336DD" w:rsidRDefault="001336DD" w:rsidP="00AD1B9B">
      <w:pPr>
        <w:pStyle w:val="Heading4"/>
      </w:pPr>
      <w:proofErr w:type="spellStart"/>
      <w:r>
        <w:lastRenderedPageBreak/>
        <w:t>SubFile</w:t>
      </w:r>
      <w:proofErr w:type="spellEnd"/>
      <w:r>
        <w:t xml:space="preserve">: Name of file containing </w:t>
      </w:r>
      <w:r w:rsidR="0047266F">
        <w:t>sub-structural</w:t>
      </w:r>
      <w:r>
        <w:t xml:space="preserve"> input parameters [-]</w:t>
      </w:r>
    </w:p>
    <w:p w14:paraId="2164B3C5" w14:textId="77777777"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9D29B6">
        <w:rPr>
          <w:b/>
        </w:rPr>
        <w:t xml:space="preserve"> </w:t>
      </w:r>
      <w:r w:rsidR="009D29B6" w:rsidRPr="002C16F5">
        <w:t xml:space="preserve">= </w:t>
      </w:r>
      <w:proofErr w:type="gramStart"/>
      <w:r w:rsidR="0002006B">
        <w:t>0</w:t>
      </w:r>
      <w:proofErr w:type="gramEnd"/>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4F54D7A" w:rsidR="00C22E8D" w:rsidRPr="00B76B55" w:rsidRDefault="00C22E8D" w:rsidP="00C22E8D">
      <w:r>
        <w:t>This is the name of the MAP</w:t>
      </w:r>
      <w:r w:rsidR="00DD7DF7">
        <w:t>++</w:t>
      </w:r>
      <w:r>
        <w:t xml:space="preserve"> (</w:t>
      </w:r>
      <w:proofErr w:type="spellStart"/>
      <w:r w:rsidRPr="00C22E8D">
        <w:rPr>
          <w:b/>
        </w:rPr>
        <w:t>CompMooring</w:t>
      </w:r>
      <w:proofErr w:type="spellEnd"/>
      <w:r>
        <w:t xml:space="preserve"> = 1)</w:t>
      </w:r>
      <w:r w:rsidR="00DD7DF7">
        <w:t>,</w:t>
      </w:r>
      <w:r>
        <w:t xml:space="preserve"> FEAMooring (</w:t>
      </w:r>
      <w:proofErr w:type="spellStart"/>
      <w:r w:rsidRPr="00C22E8D">
        <w:rPr>
          <w:b/>
        </w:rPr>
        <w:t>CompMooring</w:t>
      </w:r>
      <w:proofErr w:type="spellEnd"/>
      <w:r>
        <w:t xml:space="preserve"> = 2)</w:t>
      </w:r>
      <w:r w:rsidR="00DD7DF7">
        <w:t xml:space="preserve">, or </w:t>
      </w:r>
      <w:proofErr w:type="spellStart"/>
      <w:r w:rsidR="00DD7DF7">
        <w:t>MoorDyn</w:t>
      </w:r>
      <w:proofErr w:type="spellEnd"/>
      <w:r w:rsidR="00DD7DF7">
        <w:t xml:space="preserve"> (</w:t>
      </w:r>
      <w:proofErr w:type="spellStart"/>
      <w:r w:rsidR="00DD7DF7" w:rsidRPr="00C22E8D">
        <w:rPr>
          <w:b/>
        </w:rPr>
        <w:t>CompMooring</w:t>
      </w:r>
      <w:proofErr w:type="spellEnd"/>
      <w:r w:rsidR="00DD7DF7">
        <w:t xml:space="preserve"> = 3)</w:t>
      </w:r>
      <w:r>
        <w:t xml:space="preserve"> </w:t>
      </w:r>
      <w:r w:rsidR="00EE4134">
        <w:t xml:space="preserve">primary </w:t>
      </w:r>
      <w:r>
        <w:t xml:space="preserve">input file. It is </w:t>
      </w:r>
      <w:r w:rsidR="001A778F">
        <w:t>not used</w:t>
      </w:r>
      <w:r>
        <w:t xml:space="preserve"> if </w:t>
      </w:r>
      <w:proofErr w:type="spellStart"/>
      <w:r>
        <w:rPr>
          <w:b/>
        </w:rPr>
        <w:t>CompMooring</w:t>
      </w:r>
      <w:proofErr w:type="spellEnd"/>
      <w:r>
        <w:rPr>
          <w:b/>
        </w:rPr>
        <w:t xml:space="preserve"> </w:t>
      </w:r>
      <w:r w:rsidR="001A778F">
        <w:rPr>
          <w:b/>
        </w:rPr>
        <w:t>=</w:t>
      </w:r>
      <w:r w:rsidRPr="002C16F5">
        <w:t xml:space="preserve"> </w:t>
      </w:r>
      <w:proofErr w:type="gramStart"/>
      <w:r>
        <w:t>0</w:t>
      </w:r>
      <w:proofErr w:type="gramEnd"/>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77777777" w:rsidR="00EB34CB" w:rsidRPr="00B76B55" w:rsidRDefault="00EB34CB" w:rsidP="00EB34CB">
      <w:r>
        <w:t>This is the name of the IceFloe (</w:t>
      </w:r>
      <w:proofErr w:type="spellStart"/>
      <w:r w:rsidRPr="00C22E8D">
        <w:rPr>
          <w:b/>
        </w:rPr>
        <w:t>Comp</w:t>
      </w:r>
      <w:r>
        <w:rPr>
          <w:b/>
        </w:rPr>
        <w:t>Ice</w:t>
      </w:r>
      <w:proofErr w:type="spellEnd"/>
      <w:r>
        <w:rPr>
          <w:b/>
        </w:rPr>
        <w:t xml:space="preserve"> </w:t>
      </w:r>
      <w:r>
        <w:t>= 1) or IceDyn (</w:t>
      </w:r>
      <w:proofErr w:type="spellStart"/>
      <w:r w:rsidRPr="00C22E8D">
        <w:rPr>
          <w:b/>
        </w:rPr>
        <w:t>Comp</w:t>
      </w:r>
      <w:r>
        <w:rPr>
          <w:b/>
        </w:rPr>
        <w:t>Ice</w:t>
      </w:r>
      <w:proofErr w:type="spellEnd"/>
      <w:r>
        <w:t xml:space="preserve"> = 2) </w:t>
      </w:r>
      <w:r w:rsidR="00EE4134">
        <w:t xml:space="preserve">primary </w:t>
      </w:r>
      <w:r>
        <w:t xml:space="preserve">input file. It is not used if </w:t>
      </w:r>
      <w:proofErr w:type="spellStart"/>
      <w:r w:rsidRPr="00C22E8D">
        <w:rPr>
          <w:b/>
        </w:rPr>
        <w:t>Comp</w:t>
      </w:r>
      <w:r>
        <w:rPr>
          <w:b/>
        </w:rPr>
        <w:t>Ice</w:t>
      </w:r>
      <w:proofErr w:type="spellEnd"/>
      <w:r>
        <w:t> </w:t>
      </w:r>
      <w:r>
        <w:rPr>
          <w:b/>
        </w:rPr>
        <w:t>=</w:t>
      </w:r>
      <w:r>
        <w:t> </w:t>
      </w:r>
      <w:proofErr w:type="gramStart"/>
      <w:r>
        <w:t>0</w:t>
      </w:r>
      <w:proofErr w:type="gramEnd"/>
      <w:r w:rsidRPr="002C16F5">
        <w:t>.</w:t>
      </w:r>
    </w:p>
    <w:p w14:paraId="2164B3CA" w14:textId="77777777" w:rsidR="00D37DB1" w:rsidRDefault="00D37DB1" w:rsidP="00AD1B9B">
      <w:pPr>
        <w:pStyle w:val="Heading3"/>
      </w:pPr>
      <w:r>
        <w:t>Output</w:t>
      </w:r>
    </w:p>
    <w:p w14:paraId="2164B3CB" w14:textId="7AA046E7" w:rsidR="002E52E3" w:rsidRPr="002E52E3" w:rsidRDefault="002E52E3" w:rsidP="002E52E3">
      <w:r>
        <w:t xml:space="preserve">This section </w:t>
      </w:r>
      <w:ins w:id="216" w:author="Bonnie Jonkman" w:date="2015-04-15T13:41:00Z">
        <w:r w:rsidR="00053AB0">
          <w:t xml:space="preserve">of the primary FAST input file </w:t>
        </w:r>
      </w:ins>
      <w:r>
        <w:t>deals with what can be output from a FAST simulation.</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77777777" w:rsidR="00066DFD" w:rsidRPr="00616C1F" w:rsidRDefault="00066DFD" w:rsidP="00066DFD">
      <w:r>
        <w:t>When set to “true”,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“false”,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rPr>
          <w:ins w:id="217" w:author="Bonnie Jonkman" w:date="2015-04-15T13:32:00Z"/>
        </w:rPr>
      </w:pPr>
      <w:proofErr w:type="spellStart"/>
      <w:ins w:id="218" w:author="Bonnie Jonkman" w:date="2015-04-15T13:32:00Z">
        <w:r>
          <w:t>ChkptTime</w:t>
        </w:r>
        <w:proofErr w:type="spellEnd"/>
        <w:r>
          <w:t xml:space="preserve">: </w:t>
        </w:r>
        <w:r w:rsidRPr="00E33AF0">
          <w:t>Amount of time between creating checkpoint files for potential restart</w:t>
        </w:r>
        <w:r>
          <w:t xml:space="preserve"> [s]</w:t>
        </w:r>
      </w:ins>
    </w:p>
    <w:p w14:paraId="7B46DDB5" w14:textId="639C4FE7" w:rsidR="00E33AF0" w:rsidRDefault="00E33AF0" w:rsidP="00AD1B9B">
      <w:pPr>
        <w:rPr>
          <w:ins w:id="219" w:author="Bonnie Jonkman" w:date="2015-04-15T13:35:00Z"/>
        </w:rPr>
      </w:pPr>
      <w:ins w:id="220" w:author="Bonnie Jonkman" w:date="2015-04-15T13:35:00Z">
        <w:r>
          <w:t xml:space="preserve">This input determines how frequently checkpoint files should be written. Checkpoint files are used for restart capability; short simulations should set </w:t>
        </w:r>
        <w:proofErr w:type="spellStart"/>
        <w:r w:rsidRPr="00AD1B9B">
          <w:rPr>
            <w:b/>
          </w:rPr>
          <w:t>ChkptTime</w:t>
        </w:r>
        <w:proofErr w:type="spellEnd"/>
        <w:r>
          <w:t xml:space="preserve"> to be larger than the simulation time, </w:t>
        </w:r>
        <w:proofErr w:type="spellStart"/>
        <w:r w:rsidRPr="00AD1B9B">
          <w:rPr>
            <w:b/>
          </w:rPr>
          <w:t>TMax</w:t>
        </w:r>
        <w:proofErr w:type="spellEnd"/>
        <w:r>
          <w:t>.</w:t>
        </w:r>
      </w:ins>
      <w:ins w:id="221" w:author="Bonnie Jonkman" w:date="2015-04-15T13:43:00Z">
        <w:r w:rsidR="00053AB0">
          <w:t xml:space="preserve"> For more information on checkpoint files and restart</w:t>
        </w:r>
        <w:r w:rsidR="00603778">
          <w:t xml:space="preserve"> capability in FAST, see section, “</w:t>
        </w:r>
      </w:ins>
      <w:ins w:id="222" w:author="Bonnie Jonkman" w:date="2015-04-15T13:44:00Z">
        <w:r w:rsidR="00603778">
          <w:fldChar w:fldCharType="begin"/>
        </w:r>
        <w:r w:rsidR="00603778">
          <w:instrText xml:space="preserve"> REF _Ref416868785 \h </w:instrText>
        </w:r>
      </w:ins>
      <w:r w:rsidR="00603778">
        <w:fldChar w:fldCharType="separate"/>
      </w:r>
      <w:ins w:id="223" w:author="Bonnie Jonkman" w:date="2015-04-22T12:48:00Z">
        <w:r w:rsidR="008462CD">
          <w:t>Checkpoint Files (Restart Capability)</w:t>
        </w:r>
      </w:ins>
      <w:ins w:id="224" w:author="Bonnie Jonkman" w:date="2015-04-15T13:44:00Z">
        <w:r w:rsidR="00603778">
          <w:fldChar w:fldCharType="end"/>
        </w:r>
      </w:ins>
      <w:ins w:id="225" w:author="Bonnie Jonkman" w:date="2015-04-15T13:43:00Z">
        <w:r w:rsidR="00603778">
          <w:t>” in the document.</w:t>
        </w:r>
      </w:ins>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7777777"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77777777"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w:t>
      </w:r>
      <w:proofErr w:type="gramStart"/>
      <w:r>
        <w:t>1</w:t>
      </w:r>
      <w:proofErr w:type="gramEnd"/>
      <w:r>
        <w:t xml:space="preserve">, only a text file will be written. If </w:t>
      </w:r>
      <w:proofErr w:type="spellStart"/>
      <w:r w:rsidRPr="00441220">
        <w:rPr>
          <w:b/>
        </w:rPr>
        <w:t>OutFileFmt</w:t>
      </w:r>
      <w:proofErr w:type="spellEnd"/>
      <w:r>
        <w:t xml:space="preserve"> is </w:t>
      </w:r>
      <w:proofErr w:type="gramStart"/>
      <w:r>
        <w:t>2</w:t>
      </w:r>
      <w:proofErr w:type="gramEnd"/>
      <w:r>
        <w:t xml:space="preserve">, only a binary file will be written. If </w:t>
      </w:r>
      <w:proofErr w:type="spellStart"/>
      <w:r w:rsidRPr="00441220">
        <w:rPr>
          <w:b/>
        </w:rPr>
        <w:t>OutFileFmt</w:t>
      </w:r>
      <w:proofErr w:type="spellEnd"/>
      <w:r>
        <w:t xml:space="preserve"> is </w:t>
      </w:r>
      <w:proofErr w:type="gramStart"/>
      <w:r>
        <w:t>3</w:t>
      </w:r>
      <w:proofErr w:type="gramEnd"/>
      <w:r>
        <w:t>, both text and binary files will be written.</w:t>
      </w:r>
    </w:p>
    <w:p w14:paraId="2164B3D7" w14:textId="376BFCCD" w:rsidR="00441220" w:rsidRDefault="00441220" w:rsidP="007C61F5">
      <w:r>
        <w:lastRenderedPageBreak/>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77777777"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w:t>
      </w:r>
      <w:proofErr w:type="spellStart"/>
      <w:r>
        <w:t>specifier</w:t>
      </w:r>
      <w:proofErr w:type="spellEnd"/>
      <w:r w:rsidR="00FE538B">
        <w:t xml:space="preserve">—see </w:t>
      </w:r>
      <w:proofErr w:type="spellStart"/>
      <w:r w:rsidR="00FE538B" w:rsidRPr="004C66D0">
        <w:rPr>
          <w:b/>
        </w:rPr>
        <w:t>OutFmt</w:t>
      </w:r>
      <w:proofErr w:type="spellEnd"/>
      <w:r w:rsidR="00FE538B">
        <w:t xml:space="preserve"> below</w:t>
      </w:r>
      <w:r>
        <w:t>.</w:t>
      </w:r>
    </w:p>
    <w:p w14:paraId="2164B3D9" w14:textId="77777777"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proofErr w:type="spellStart"/>
      <w:r w:rsidR="004C66D0">
        <w:t>SimulationToolbox</w:t>
      </w:r>
      <w:proofErr w:type="spellEnd"/>
      <w:r w:rsidR="00EA3ECC">
        <w:t>\</w:t>
      </w:r>
      <w:r w:rsidR="004C66D0">
        <w:t>Utilities</w:t>
      </w:r>
      <w:r w:rsidR="00EA3ECC">
        <w:t>\</w:t>
      </w:r>
      <w:proofErr w:type="spellStart"/>
      <w:r w:rsidR="004C66D0">
        <w:t>ReadFASTbinary.m</w:t>
      </w:r>
      <w:proofErr w:type="spellEnd"/>
      <w:r w:rsidR="004C66D0">
        <w:t>)</w:t>
      </w:r>
      <w:r w:rsidR="00352D3A">
        <w:t xml:space="preserve">. The NREL post-processors Crunch and </w:t>
      </w:r>
      <w:proofErr w:type="spellStart"/>
      <w:r w:rsidR="00352D3A">
        <w:t>MCrunch</w:t>
      </w:r>
      <w:proofErr w:type="spellEnd"/>
      <w:r w:rsidR="00352D3A">
        <w:t xml:space="preserve"> 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7777777" w:rsidR="00441220" w:rsidRPr="00441220" w:rsidRDefault="00AB6BDA" w:rsidP="00441220">
      <w:r>
        <w:t xml:space="preserve">When </w:t>
      </w:r>
      <w:proofErr w:type="spellStart"/>
      <w:r w:rsidR="00441220">
        <w:rPr>
          <w:b/>
        </w:rPr>
        <w:t>OutFileFmt</w:t>
      </w:r>
      <w:proofErr w:type="spellEnd"/>
      <w:r w:rsidR="00441220">
        <w:t xml:space="preserve"> = </w:t>
      </w:r>
      <w:proofErr w:type="gramStart"/>
      <w:r w:rsidR="00441220">
        <w:t>1</w:t>
      </w:r>
      <w:proofErr w:type="gramEnd"/>
      <w:r w:rsidR="00441220">
        <w:t xml:space="preserve"> or 3, setting </w:t>
      </w:r>
      <w:proofErr w:type="spellStart"/>
      <w:r w:rsidR="00441220">
        <w:rPr>
          <w:b/>
        </w:rPr>
        <w:t>TabDelim</w:t>
      </w:r>
      <w:proofErr w:type="spellEnd"/>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proofErr w:type="spellStart"/>
      <w:r w:rsidR="00441220">
        <w:rPr>
          <w:b/>
        </w:rPr>
        <w:t>OutFileFmt</w:t>
      </w:r>
      <w:proofErr w:type="spellEnd"/>
      <w:r w:rsidR="00441220">
        <w:rPr>
          <w:b/>
        </w:rPr>
        <w:t xml:space="preserve"> </w:t>
      </w:r>
      <w:r w:rsidR="00441220">
        <w:t xml:space="preserve">= </w:t>
      </w:r>
      <w:proofErr w:type="gramStart"/>
      <w:r w:rsidR="00441220">
        <w:t>2</w:t>
      </w:r>
      <w:proofErr w:type="gramEnd"/>
      <w:r w:rsidR="00441220">
        <w:t xml:space="preserve">,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D" w14:textId="77777777" w:rsidR="00AB6BDA" w:rsidRDefault="00AB6BDA" w:rsidP="00460C71">
      <w:r>
        <w:t xml:space="preserve">When </w:t>
      </w:r>
      <w:proofErr w:type="spellStart"/>
      <w:r>
        <w:rPr>
          <w:b/>
        </w:rPr>
        <w:t>OutFileFmt</w:t>
      </w:r>
      <w:proofErr w:type="spellEnd"/>
      <w:r>
        <w:t xml:space="preserve"> = </w:t>
      </w:r>
      <w:proofErr w:type="gramStart"/>
      <w:r>
        <w:t>1</w:t>
      </w:r>
      <w:proofErr w:type="gramEnd"/>
      <w:r>
        <w:t xml:space="preserve">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p>
    <w:p w14:paraId="2164B3DE" w14:textId="77777777" w:rsidR="00AB6BDA" w:rsidRPr="00AB6BDA" w:rsidRDefault="00AB6BDA" w:rsidP="00460C71">
      <w:r>
        <w:t xml:space="preserve">If </w:t>
      </w:r>
      <w:proofErr w:type="spellStart"/>
      <w:r>
        <w:rPr>
          <w:b/>
        </w:rPr>
        <w:t>OutFileFmt</w:t>
      </w:r>
      <w:proofErr w:type="spellEnd"/>
      <w:r>
        <w:rPr>
          <w:b/>
        </w:rPr>
        <w:t xml:space="preserve"> </w:t>
      </w:r>
      <w:r>
        <w:t xml:space="preserve">= </w:t>
      </w:r>
      <w:proofErr w:type="gramStart"/>
      <w:r>
        <w:t>2</w:t>
      </w:r>
      <w:proofErr w:type="gramEnd"/>
      <w:r>
        <w:t xml:space="preserve">, </w:t>
      </w:r>
      <w:proofErr w:type="spellStart"/>
      <w:r w:rsidRPr="00AB6BDA">
        <w:rPr>
          <w:b/>
        </w:rPr>
        <w:t>OutFmt</w:t>
      </w:r>
      <w:proofErr w:type="spellEnd"/>
      <w:r>
        <w:t xml:space="preserve"> has no effect.</w:t>
      </w:r>
    </w:p>
    <w:p w14:paraId="71CCFC02" w14:textId="2CCE53FE" w:rsidR="00053AB0" w:rsidRDefault="00053AB0" w:rsidP="00241AB7">
      <w:pPr>
        <w:pStyle w:val="Heading2"/>
        <w:rPr>
          <w:ins w:id="226" w:author="Bonnie Jonkman" w:date="2015-04-15T13:42:00Z"/>
        </w:rPr>
      </w:pPr>
      <w:bookmarkStart w:id="227" w:name="_Ref416868785"/>
      <w:bookmarkStart w:id="228" w:name="_Toc417470261"/>
      <w:ins w:id="229" w:author="Bonnie Jonkman" w:date="2015-04-15T13:42:00Z">
        <w:r>
          <w:t>Checkpoint Files (Restart Capability)</w:t>
        </w:r>
        <w:bookmarkEnd w:id="227"/>
        <w:bookmarkEnd w:id="228"/>
      </w:ins>
    </w:p>
    <w:p w14:paraId="27576A51" w14:textId="77777777" w:rsidR="00053AB0" w:rsidRDefault="00053AB0" w:rsidP="00053AB0">
      <w:pPr>
        <w:rPr>
          <w:ins w:id="230" w:author="Bonnie Jonkman" w:date="2015-04-15T13:52:00Z"/>
        </w:rPr>
      </w:pPr>
      <w:ins w:id="231" w:author="Bonnie Jonkman" w:date="2015-04-15T13:42:00Z">
        <w:r>
          <w:t>For long FAST simulations that may not run to completion due to hardware failure or system availability, FAST has the ability to generate checkpoint files. These files can be used to restart the FAST simulation from the place the checkpoint file was written.</w:t>
        </w:r>
      </w:ins>
    </w:p>
    <w:p w14:paraId="6F85F628" w14:textId="5D3BF1EA" w:rsidR="00CF6546" w:rsidRDefault="00CF6546" w:rsidP="00053AB0">
      <w:pPr>
        <w:rPr>
          <w:ins w:id="232" w:author="Bonnie Jonkman" w:date="2015-04-15T13:52:00Z"/>
        </w:rPr>
      </w:pPr>
      <w:ins w:id="233" w:author="Bonnie Jonkman" w:date="2015-04-15T13:52:00Z">
        <w:r>
          <w:t xml:space="preserve">If you generate a checkpoint file, </w:t>
        </w:r>
      </w:ins>
      <w:ins w:id="234" w:author="Bonnie Jonkman" w:date="2015-04-15T14:03:00Z">
        <w:r w:rsidR="002351D0">
          <w:t>keep in mind the following caveats:</w:t>
        </w:r>
      </w:ins>
    </w:p>
    <w:p w14:paraId="439529C9" w14:textId="3745A899" w:rsidR="00CF6546" w:rsidRDefault="00CF6546" w:rsidP="00241AB7">
      <w:pPr>
        <w:pStyle w:val="ListParagraph"/>
        <w:numPr>
          <w:ilvl w:val="0"/>
          <w:numId w:val="29"/>
        </w:numPr>
        <w:rPr>
          <w:ins w:id="235" w:author="Bonnie Jonkman" w:date="2015-04-15T13:54:00Z"/>
        </w:rPr>
      </w:pPr>
      <w:ins w:id="236" w:author="Bonnie Jonkman" w:date="2015-04-15T13:52:00Z">
        <w:r>
          <w:t>Any Bladed-style DLL used for control</w:t>
        </w:r>
      </w:ins>
      <w:ins w:id="237" w:author="Bonnie Jonkman" w:date="2015-04-15T13:53:00Z">
        <w:r>
          <w:t xml:space="preserve"> must </w:t>
        </w:r>
        <w:r w:rsidR="00C66AA9">
          <w:t xml:space="preserve">be modified for checkpoint/restart capability. We </w:t>
        </w:r>
      </w:ins>
      <w:ins w:id="238" w:author="Bonnie Jonkman" w:date="2015-04-15T13:54:00Z">
        <w:r w:rsidR="00C66AA9">
          <w:t>have made these modifications to the DLL</w:t>
        </w:r>
      </w:ins>
      <w:ins w:id="239" w:author="Bonnie Jonkman" w:date="2015-04-15T14:00:00Z">
        <w:r w:rsidR="00C66AA9">
          <w:t xml:space="preserve"> </w:t>
        </w:r>
        <w:r w:rsidR="00C66AA9" w:rsidRPr="00241AB7">
          <w:rPr>
            <w:highlight w:val="yellow"/>
          </w:rPr>
          <w:t>(reference BLADED manual here?)</w:t>
        </w:r>
      </w:ins>
      <w:ins w:id="240" w:author="Bonnie Jonkman" w:date="2015-04-15T13:54:00Z">
        <w:r w:rsidR="00C66AA9">
          <w:t>:</w:t>
        </w:r>
      </w:ins>
    </w:p>
    <w:p w14:paraId="49CBC356" w14:textId="09D4744B" w:rsidR="00C66AA9" w:rsidRDefault="00C66AA9" w:rsidP="00241AB7">
      <w:pPr>
        <w:pStyle w:val="ListParagraph"/>
        <w:numPr>
          <w:ilvl w:val="1"/>
          <w:numId w:val="29"/>
        </w:numPr>
        <w:rPr>
          <w:ins w:id="241" w:author="Bonnie Jonkman" w:date="2015-04-15T13:56:00Z"/>
        </w:rPr>
      </w:pPr>
      <w:ins w:id="242" w:author="Bonnie Jonkman" w:date="2015-04-15T13:55:00Z">
        <w:r>
          <w:t xml:space="preserve">When record </w:t>
        </w:r>
        <w:proofErr w:type="gramStart"/>
        <w:r>
          <w:t>1</w:t>
        </w:r>
        <w:proofErr w:type="gramEnd"/>
        <w:r>
          <w:t xml:space="preserve"> of the </w:t>
        </w:r>
      </w:ins>
      <w:ins w:id="243" w:author="Bonnie Jonkman" w:date="2015-04-15T13:57:00Z">
        <w:r>
          <w:t>“DATA” (</w:t>
        </w:r>
      </w:ins>
      <w:proofErr w:type="spellStart"/>
      <w:ins w:id="244" w:author="Bonnie Jonkman" w:date="2015-04-15T13:55:00Z">
        <w:r>
          <w:t>avrSwap</w:t>
        </w:r>
      </w:ins>
      <w:proofErr w:type="spellEnd"/>
      <w:ins w:id="245" w:author="Bonnie Jonkman" w:date="2015-04-15T13:57:00Z">
        <w:r>
          <w:t>)</w:t>
        </w:r>
      </w:ins>
      <w:ins w:id="246" w:author="Bonnie Jonkman" w:date="2015-04-15T13:55:00Z">
        <w:r>
          <w:t xml:space="preserve"> array is </w:t>
        </w:r>
      </w:ins>
      <w:ins w:id="247" w:author="Bonnie Jonkman" w:date="2015-04-15T13:57:00Z">
        <w:r>
          <w:t>–</w:t>
        </w:r>
      </w:ins>
      <w:ins w:id="248" w:author="Bonnie Jonkman" w:date="2015-04-15T13:55:00Z">
        <w:r>
          <w:t xml:space="preserve">8, the DLL should create a checkpoint file. The file must be named according to the file name passed in </w:t>
        </w:r>
      </w:ins>
      <w:ins w:id="249" w:author="Bonnie Jonkman" w:date="2015-04-15T13:56:00Z">
        <w:r>
          <w:t xml:space="preserve">argument “INFILE” for this call. </w:t>
        </w:r>
      </w:ins>
      <w:ins w:id="250" w:author="Bonnie Jonkman" w:date="2015-04-15T13:57:00Z">
        <w:r>
          <w:t xml:space="preserve">This file must contain all static </w:t>
        </w:r>
      </w:ins>
      <w:ins w:id="251" w:author="Bonnie Jonkman" w:date="2015-04-15T13:58:00Z">
        <w:r>
          <w:t>data</w:t>
        </w:r>
      </w:ins>
      <w:ins w:id="252" w:author="Bonnie Jonkman" w:date="2015-04-15T13:57:00Z">
        <w:r>
          <w:t xml:space="preserve"> in the DLL that </w:t>
        </w:r>
      </w:ins>
      <w:ins w:id="253" w:author="Bonnie Jonkman" w:date="2015-04-15T13:58:00Z">
        <w:r>
          <w:t>is</w:t>
        </w:r>
      </w:ins>
      <w:ins w:id="254" w:author="Bonnie Jonkman" w:date="2015-04-15T13:57:00Z">
        <w:r>
          <w:t xml:space="preserve"> necessary to </w:t>
        </w:r>
      </w:ins>
      <w:ins w:id="255" w:author="Bonnie Jonkman" w:date="2015-04-15T13:58:00Z">
        <w:r>
          <w:t>start the DLL in the middle of the simulation.</w:t>
        </w:r>
      </w:ins>
    </w:p>
    <w:p w14:paraId="1FF35152" w14:textId="4FB3941B" w:rsidR="00C66AA9" w:rsidRDefault="00C66AA9" w:rsidP="00241AB7">
      <w:pPr>
        <w:pStyle w:val="ListParagraph"/>
        <w:numPr>
          <w:ilvl w:val="1"/>
          <w:numId w:val="29"/>
        </w:numPr>
        <w:rPr>
          <w:ins w:id="256" w:author="Bonnie Jonkman" w:date="2015-04-22T13:50:00Z"/>
        </w:rPr>
      </w:pPr>
      <w:ins w:id="257" w:author="Bonnie Jonkman" w:date="2015-04-15T13:57:00Z">
        <w:r>
          <w:t xml:space="preserve">When record </w:t>
        </w:r>
        <w:proofErr w:type="gramStart"/>
        <w:r>
          <w:t>1</w:t>
        </w:r>
        <w:proofErr w:type="gramEnd"/>
        <w:r>
          <w:t xml:space="preserve"> of the “DATA” (</w:t>
        </w:r>
        <w:proofErr w:type="spellStart"/>
        <w:r>
          <w:t>avrSwap</w:t>
        </w:r>
        <w:proofErr w:type="spellEnd"/>
        <w:r>
          <w:t xml:space="preserve">) array is –9, the DLL should </w:t>
        </w:r>
      </w:ins>
      <w:ins w:id="258" w:author="Bonnie Jonkman" w:date="2015-04-15T13:58:00Z">
        <w:r>
          <w:t xml:space="preserve">read the </w:t>
        </w:r>
      </w:ins>
      <w:ins w:id="259" w:author="Bonnie Jonkman" w:date="2015-04-15T13:57:00Z">
        <w:r>
          <w:t>checkpoint file</w:t>
        </w:r>
      </w:ins>
      <w:ins w:id="260" w:author="Bonnie Jonkman" w:date="2015-04-15T13:58:00Z">
        <w:r>
          <w:t xml:space="preserve"> whose named is specified in the </w:t>
        </w:r>
      </w:ins>
      <w:ins w:id="261" w:author="Bonnie Jonkman" w:date="2015-04-15T13:59:00Z">
        <w:r>
          <w:t>argument</w:t>
        </w:r>
      </w:ins>
      <w:ins w:id="262" w:author="Bonnie Jonkman" w:date="2015-04-15T13:58:00Z">
        <w:r>
          <w:t xml:space="preserve"> </w:t>
        </w:r>
      </w:ins>
      <w:ins w:id="263" w:author="Bonnie Jonkman" w:date="2015-04-15T13:59:00Z">
        <w:r>
          <w:t xml:space="preserve">“INFILE”. The data from this file should be used to set the values of any static variables contained in the DLL so that the simulation can continue </w:t>
        </w:r>
      </w:ins>
      <w:ins w:id="264" w:author="Bonnie Jonkman" w:date="2015-04-15T14:00:00Z">
        <w:r>
          <w:t>from that point.</w:t>
        </w:r>
      </w:ins>
    </w:p>
    <w:p w14:paraId="24A2D95F" w14:textId="48C6224C" w:rsidR="000D703D" w:rsidRDefault="000D703D" w:rsidP="000D703D">
      <w:pPr>
        <w:pStyle w:val="ListParagraph"/>
        <w:numPr>
          <w:ilvl w:val="1"/>
          <w:numId w:val="29"/>
        </w:numPr>
        <w:rPr>
          <w:ins w:id="265" w:author="Bonnie Jonkman" w:date="2015-04-22T13:50:00Z"/>
        </w:rPr>
      </w:pPr>
      <w:ins w:id="266" w:author="Bonnie Jonkman" w:date="2015-04-22T13:51:00Z">
        <w:r>
          <w:lastRenderedPageBreak/>
          <w:t>Source files that have been modified for this change are in the &lt;FAST8&gt;\</w:t>
        </w:r>
        <w:r w:rsidRPr="000D703D">
          <w:t>CertTest\5MW_Baseline\</w:t>
        </w:r>
        <w:proofErr w:type="spellStart"/>
        <w:r w:rsidRPr="000D703D">
          <w:t>ServoData</w:t>
        </w:r>
        <w:proofErr w:type="spellEnd"/>
        <w:r w:rsidRPr="000D703D">
          <w:t>\Source</w:t>
        </w:r>
        <w:r>
          <w:t xml:space="preserve"> folder.</w:t>
        </w:r>
      </w:ins>
      <w:bookmarkStart w:id="267" w:name="_GoBack"/>
      <w:bookmarkEnd w:id="267"/>
    </w:p>
    <w:p w14:paraId="42F901C8" w14:textId="03DE9EC9" w:rsidR="00C955A4" w:rsidRDefault="00C955A4" w:rsidP="00241AB7">
      <w:pPr>
        <w:pStyle w:val="ListParagraph"/>
        <w:numPr>
          <w:ilvl w:val="0"/>
          <w:numId w:val="29"/>
        </w:numPr>
        <w:rPr>
          <w:ins w:id="268" w:author="Bonnie Jonkman" w:date="2015-04-15T14:04:00Z"/>
        </w:rPr>
      </w:pPr>
      <w:commentRangeStart w:id="269"/>
      <w:ins w:id="270" w:author="Bonnie Jonkman" w:date="2015-04-15T14:01:00Z">
        <w:r>
          <w:t>Any files that were open when the checkpoint file was created will not be open on restart.</w:t>
        </w:r>
      </w:ins>
      <w:commentRangeEnd w:id="269"/>
      <w:ins w:id="271" w:author="Bonnie Jonkman" w:date="2015-04-21T10:32:00Z">
        <w:r w:rsidR="00241AB7">
          <w:rPr>
            <w:rStyle w:val="CommentReference"/>
          </w:rPr>
          <w:commentReference w:id="269"/>
        </w:r>
      </w:ins>
      <w:ins w:id="272" w:author="Bonnie Jonkman" w:date="2015-04-15T14:01:00Z">
        <w:r>
          <w:t xml:space="preserve"> </w:t>
        </w:r>
      </w:ins>
      <w:ins w:id="273" w:author="Bonnie Jonkman" w:date="2015-04-15T14:03:00Z">
        <w:r w:rsidR="00176F14">
          <w:t>We recommend you use only binary output files when starting from checkpoint</w:t>
        </w:r>
      </w:ins>
      <w:ins w:id="274" w:author="Bonnie Jonkman" w:date="2015-04-15T14:04:00Z">
        <w:r w:rsidR="00176F14">
          <w:t xml:space="preserve"> files.</w:t>
        </w:r>
      </w:ins>
    </w:p>
    <w:p w14:paraId="0E7E2E9C" w14:textId="0FFAB969" w:rsidR="00176F14" w:rsidRDefault="00176F14" w:rsidP="00241AB7">
      <w:pPr>
        <w:pStyle w:val="ListParagraph"/>
        <w:numPr>
          <w:ilvl w:val="0"/>
          <w:numId w:val="29"/>
        </w:numPr>
        <w:rPr>
          <w:ins w:id="275" w:author="Bonnie Jonkman" w:date="2015-04-15T19:40:00Z"/>
        </w:rPr>
      </w:pPr>
      <w:ins w:id="276" w:author="Bonnie Jonkman" w:date="2015-04-15T14:04:00Z">
        <w:r>
          <w:t>The user-defined control routines are not available for checkpoint restart.</w:t>
        </w:r>
      </w:ins>
      <w:ins w:id="277" w:author="Bonnie Jonkman" w:date="2015-04-21T10:35:00Z">
        <w:r w:rsidR="00976EEE">
          <w:t xml:space="preserve"> (</w:t>
        </w:r>
      </w:ins>
      <w:ins w:id="278" w:author="Bonnie Jonkman" w:date="2015-04-21T10:36:00Z">
        <w:r w:rsidR="00976EEE">
          <w:t xml:space="preserve">i.e., </w:t>
        </w:r>
      </w:ins>
      <w:proofErr w:type="spellStart"/>
      <w:ins w:id="279" w:author="Bonnie Jonkman" w:date="2015-04-21T10:35:00Z">
        <w:r w:rsidR="00976EEE">
          <w:t>CertTests</w:t>
        </w:r>
        <w:proofErr w:type="spellEnd"/>
        <w:r w:rsidR="00976EEE">
          <w:t xml:space="preserve"> 11-13</w:t>
        </w:r>
      </w:ins>
      <w:ins w:id="280" w:author="Bonnie Jonkman" w:date="2015-04-21T10:36:00Z">
        <w:r w:rsidR="00976EEE">
          <w:t xml:space="preserve"> won’t work</w:t>
        </w:r>
      </w:ins>
      <w:ins w:id="281" w:author="Bonnie Jonkman" w:date="2015-04-21T10:35:00Z">
        <w:r w:rsidR="00976EEE">
          <w:t>)</w:t>
        </w:r>
      </w:ins>
    </w:p>
    <w:p w14:paraId="22D23146" w14:textId="120996EF" w:rsidR="00B77EA5" w:rsidRPr="00E33AF0" w:rsidRDefault="00241AB7" w:rsidP="00241AB7">
      <w:pPr>
        <w:pStyle w:val="ListParagraph"/>
        <w:numPr>
          <w:ilvl w:val="0"/>
          <w:numId w:val="29"/>
        </w:numPr>
        <w:rPr>
          <w:ins w:id="282" w:author="Bonnie Jonkman" w:date="2015-04-15T13:42:00Z"/>
        </w:rPr>
      </w:pPr>
      <w:ins w:id="283" w:author="Bonnie Jonkman" w:date="2015-04-21T10:33:00Z">
        <w:r>
          <w:t>If we use MUMPS (later): will need to write routines to pack/unpack the data</w:t>
        </w:r>
      </w:ins>
    </w:p>
    <w:p w14:paraId="2164B3FA" w14:textId="77777777" w:rsidR="00CA74B5" w:rsidRDefault="00CA74B5" w:rsidP="00992CCA">
      <w:pPr>
        <w:pStyle w:val="Heading1"/>
      </w:pPr>
      <w:bookmarkStart w:id="284" w:name="_Ref352670793"/>
      <w:bookmarkStart w:id="285" w:name="_Toc417470262"/>
      <w:bookmarkEnd w:id="215"/>
      <w:r>
        <w:t>Converting to FAST v8.</w:t>
      </w:r>
      <w:r w:rsidR="00035EC8">
        <w:t>10</w:t>
      </w:r>
      <w:r>
        <w:t>.x</w:t>
      </w:r>
      <w:bookmarkEnd w:id="284"/>
      <w:bookmarkEnd w:id="285"/>
    </w:p>
    <w:p w14:paraId="40A75BFB" w14:textId="2998FA2A" w:rsidR="001143AF" w:rsidRDefault="001143AF" w:rsidP="00214A47">
      <w:r>
        <w:t>You can find example up-to-date input files in the FAST v8.10.00a-bjj archive’s CertTest folder. See the “</w:t>
      </w:r>
      <w:r w:rsidR="00AD1B9B">
        <w:fldChar w:fldCharType="begin"/>
      </w:r>
      <w:r w:rsidR="00AD1B9B">
        <w:instrText xml:space="preserve"> REF _Ref417469673 \h </w:instrText>
      </w:r>
      <w:r w:rsidR="00AD1B9B">
        <w:fldChar w:fldCharType="separate"/>
      </w:r>
      <w:r w:rsidR="008462CD">
        <w:t>Certification Tests</w:t>
      </w:r>
      <w:r w:rsidR="00AD1B9B">
        <w:fldChar w:fldCharType="end"/>
      </w:r>
      <w:r>
        <w:t>” section of this document for descriptions.</w:t>
      </w:r>
    </w:p>
    <w:p w14:paraId="2164B3FB" w14:textId="5E7EDD86"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&lt;FAST8&gt;\</w:t>
      </w:r>
      <w:r w:rsidR="00BA0751" w:rsidRPr="00BA0751">
        <w:t>Utilities\SimulationToolbox\ConvertFASTVersions\TemplateFiles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8462CD">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286" w:name="_Toc417470263"/>
      <w:r>
        <w:t>Summary of Changes to Inputs</w:t>
      </w:r>
      <w:bookmarkEnd w:id="286"/>
    </w:p>
    <w:p w14:paraId="2164B3FF" w14:textId="77777777"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14:paraId="2A853833" w14:textId="7885F4B9" w:rsidR="00E33AF0" w:rsidRDefault="00E33AF0" w:rsidP="00E33AF0">
      <w:pPr>
        <w:pStyle w:val="Heading3"/>
        <w:rPr>
          <w:ins w:id="287" w:author="Bonnie Jonkman" w:date="2015-04-15T13:36:00Z"/>
        </w:rPr>
      </w:pPr>
      <w:ins w:id="288" w:author="Bonnie Jonkman" w:date="2015-04-15T13:36:00Z">
        <w:r>
          <w:t>Changes in FAST v8.12.00a-bjj</w:t>
        </w:r>
      </w:ins>
    </w:p>
    <w:p w14:paraId="460A43EF" w14:textId="12DD0E41" w:rsidR="00E33AF0" w:rsidRPr="00E33AF0" w:rsidRDefault="00E33AF0" w:rsidP="00AD1B9B">
      <w:pPr>
        <w:pStyle w:val="ListParagraph"/>
        <w:numPr>
          <w:ilvl w:val="0"/>
          <w:numId w:val="28"/>
        </w:numPr>
        <w:rPr>
          <w:ins w:id="289" w:author="Bonnie Jonkman" w:date="2015-04-15T13:36:00Z"/>
        </w:rPr>
      </w:pPr>
      <w:proofErr w:type="spellStart"/>
      <w:ins w:id="290" w:author="Bonnie Jonkman" w:date="2015-04-15T13:37:00Z">
        <w:r w:rsidRPr="00053AB0">
          <w:rPr>
            <w:b/>
          </w:rPr>
          <w:t>ChkptTime</w:t>
        </w:r>
        <w:proofErr w:type="spellEnd"/>
        <w:r>
          <w:t xml:space="preserve"> was added to the primary FAST input file.</w:t>
        </w:r>
      </w:ins>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lastRenderedPageBreak/>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8"/>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28"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lastRenderedPageBreak/>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77777777"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813432">
        <w:fldChar w:fldCharType="begin"/>
      </w:r>
      <w:r w:rsidR="00813432">
        <w:instrText xml:space="preserve"> REF _Ref391883796 \h </w:instrText>
      </w:r>
      <w:r w:rsidR="00813432">
        <w:fldChar w:fldCharType="separate"/>
      </w:r>
      <w:r w:rsidR="008462CD">
        <w:t>Variables Specified in the FAST Primary Input File</w:t>
      </w:r>
      <w:r w:rsidR="00813432">
        <w:fldChar w:fldCharType="end"/>
      </w:r>
      <w:r w:rsidR="00813432">
        <w:t xml:space="preserve"> Section above</w:t>
      </w:r>
      <w:r>
        <w:t>.</w:t>
      </w:r>
    </w:p>
    <w:p w14:paraId="2164B452" w14:textId="77777777" w:rsidR="006552FB" w:rsidRDefault="00AE3A86" w:rsidP="005847A9">
      <w:pPr>
        <w:pStyle w:val="Heading2"/>
      </w:pPr>
      <w:bookmarkStart w:id="291" w:name="_Ref391845139"/>
      <w:bookmarkStart w:id="292" w:name="_Ref391845887"/>
      <w:bookmarkStart w:id="293" w:name="_Toc417470264"/>
      <w:r>
        <w:t xml:space="preserve">MATLAB </w:t>
      </w:r>
      <w:r w:rsidR="00583AAD">
        <w:t>Conversion Script</w:t>
      </w:r>
      <w:bookmarkEnd w:id="291"/>
      <w:r w:rsidR="00F1616B">
        <w:t>s</w:t>
      </w:r>
      <w:bookmarkEnd w:id="292"/>
      <w:bookmarkEnd w:id="293"/>
    </w:p>
    <w:p w14:paraId="2164B453" w14:textId="69C51310"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8&gt;\</w:t>
      </w:r>
      <w:r w:rsidR="00F35ABA" w:rsidRPr="00F35ABA">
        <w:t>Utilities\</w:t>
      </w:r>
      <w:proofErr w:type="spellStart"/>
      <w:r w:rsidR="00F35ABA" w:rsidRPr="00F35ABA">
        <w:t>SimulationToolbox</w:t>
      </w:r>
      <w:proofErr w:type="spellEnd"/>
      <w:r w:rsidR="00F35ABA" w:rsidRPr="00F35ABA">
        <w:t>\</w:t>
      </w:r>
      <w:proofErr w:type="spellStart"/>
      <w:r w:rsidR="00F35ABA" w:rsidRPr="00F35ABA">
        <w:t>ConvertFASTVersions</w:t>
      </w:r>
      <w:proofErr w:type="spellEnd"/>
      <w:r w:rsidR="008353BA">
        <w:t>.</w:t>
      </w:r>
    </w:p>
    <w:p w14:paraId="2164B454" w14:textId="77777777" w:rsidR="00F35ABA" w:rsidRDefault="00F35ABA" w:rsidP="00F35ABA">
      <w:r>
        <w:lastRenderedPageBreak/>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6E8F0382" w:rsidR="002C779E" w:rsidRDefault="004C2327" w:rsidP="00214A47">
      <w:r>
        <w:t>An example showing how we converted the NREL CertTest input files for use with FAST v8.</w:t>
      </w:r>
      <w:r w:rsidR="00280B19">
        <w:t>10</w:t>
      </w:r>
      <w:r>
        <w:t>.0</w:t>
      </w:r>
      <w:r w:rsidR="00DC6217">
        <w:t>0</w:t>
      </w:r>
      <w:r w:rsidR="004066D9">
        <w:t>a</w:t>
      </w:r>
      <w:r>
        <w:t>-bjj is included in the FAST archive:</w:t>
      </w:r>
      <w:r w:rsidR="00035EC8">
        <w:t>&lt;FAST8&gt;\</w:t>
      </w:r>
      <w:r w:rsidRPr="004C2327">
        <w:t>CertTest\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4FDABD2E" w:rsidR="00A670F6" w:rsidRDefault="0051119D" w:rsidP="0051119D">
      <w:r>
        <w:t>Note that we do not automatically convert the SubDyn input files from FAST v8.03. These you must do by hand—or use the models provided in the FAST</w:t>
      </w:r>
      <w:del w:id="294" w:author="Bonnie Jonkman" w:date="2015-04-22T12:48:00Z">
        <w:r w:rsidDel="001D5646">
          <w:delText xml:space="preserve"> </w:delText>
        </w:r>
        <w:r w:rsidDel="001D5646">
          <w:fldChar w:fldCharType="begin"/>
        </w:r>
        <w:r w:rsidDel="001D5646">
          <w:delInstrText xml:space="preserve"> REF _Ref391890933 \h </w:delInstrText>
        </w:r>
        <w:r w:rsidDel="001D5646">
          <w:fldChar w:fldCharType="end"/>
        </w:r>
      </w:del>
      <w:ins w:id="295" w:author="Bonnie Jonkman" w:date="2015-04-22T12:48:00Z">
        <w:r w:rsidR="001D5646">
          <w:t xml:space="preserve"> </w:t>
        </w:r>
        <w:r w:rsidR="001D5646">
          <w:fldChar w:fldCharType="begin"/>
        </w:r>
        <w:r w:rsidR="001D5646">
          <w:instrText xml:space="preserve"> REF _Ref417470230 \h </w:instrText>
        </w:r>
      </w:ins>
      <w:r w:rsidR="001D5646">
        <w:fldChar w:fldCharType="separate"/>
      </w:r>
      <w:ins w:id="296" w:author="Bonnie Jonkman" w:date="2015-04-22T12:48:00Z">
        <w:r w:rsidR="008462CD">
          <w:t>Certification Tests</w:t>
        </w:r>
        <w:r w:rsidR="001D5646">
          <w:fldChar w:fldCharType="end"/>
        </w:r>
      </w:ins>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Pr="00CA4ADB"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164B467" w14:textId="77777777" w:rsidR="00E90E09" w:rsidRPr="00E90E09" w:rsidRDefault="00E90E09" w:rsidP="00E90E09">
      <w:pPr>
        <w:pStyle w:val="Heading3"/>
      </w:pPr>
      <w:r>
        <w:t>Converting from FAST v7</w:t>
      </w:r>
    </w:p>
    <w:p w14:paraId="2164B468" w14:textId="6A850B01" w:rsidR="00E20484" w:rsidRDefault="00CD1C3F" w:rsidP="003D4251">
      <w:r>
        <w:t>To convert FAST v7 input files to FAST v8.</w:t>
      </w:r>
      <w:r w:rsidR="000E1CA2">
        <w:t>10.00a</w:t>
      </w:r>
      <w:r>
        <w:t xml:space="preserve">-bjj,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 xml:space="preserve">It does not automatically convert hydrodynamic- </w:t>
      </w:r>
      <w:r w:rsidR="00E20484" w:rsidRPr="003C4A45">
        <w:rPr>
          <w:i/>
        </w:rPr>
        <w:lastRenderedPageBreak/>
        <w:t>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9"/>
      </w:r>
      <w:r w:rsidR="00E20484">
        <w:t xml:space="preserve"> input files.</w:t>
      </w:r>
    </w:p>
    <w:p w14:paraId="2164B469" w14:textId="77777777" w:rsidR="003D4251" w:rsidRDefault="003D4251" w:rsidP="004066D9">
      <w:pPr>
        <w:keepNext/>
      </w:pPr>
      <w:r>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77777777" w:rsidR="003D4251" w:rsidRDefault="003D4251" w:rsidP="003D4251">
      <w:r>
        <w:t xml:space="preserve">If your input file was used with the custom interface to GH Bladed DLL controllers, you should also set the optional input parameter, </w:t>
      </w:r>
      <w:proofErr w:type="spellStart"/>
      <w:r>
        <w:t>usedBladedDLL</w:t>
      </w:r>
      <w:proofErr w:type="spellEnd"/>
      <w:r>
        <w:t xml:space="preserve">, so that your input switches that previously called the DLL are now set to </w:t>
      </w:r>
      <w:proofErr w:type="gramStart"/>
      <w:r>
        <w:t>5</w:t>
      </w:r>
      <w:proofErr w:type="gramEnd"/>
      <w:r>
        <w:t>,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297" w:name="_Toc417470265"/>
      <w:r>
        <w:t>Running FAST</w:t>
      </w:r>
      <w:bookmarkEnd w:id="297"/>
    </w:p>
    <w:p w14:paraId="2164B47D" w14:textId="210FF5E2" w:rsidR="0051119D" w:rsidRDefault="0051119D" w:rsidP="0051119D">
      <w:pPr>
        <w:rPr>
          <w:ins w:id="298" w:author="Bonnie Jonkman" w:date="2015-04-21T10:38:00Z"/>
        </w:rPr>
      </w:pPr>
      <w:r>
        <w:t>FAST v8.</w:t>
      </w:r>
      <w:r w:rsidR="00DC6859">
        <w:t>10</w:t>
      </w:r>
      <w:r>
        <w:t>.00</w:t>
      </w:r>
      <w:r w:rsidR="007F152F">
        <w:t>a</w:t>
      </w:r>
      <w:r>
        <w:t>-bjj must load the MAP</w:t>
      </w:r>
      <w:r w:rsidR="000B5913">
        <w:t>++</w:t>
      </w:r>
      <w:r>
        <w:t xml:space="preserve">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t xml:space="preserve">, </w:t>
      </w:r>
      <w:r w:rsidR="007E0629">
        <w:t>you may have to modify your path environment variable or move some files.</w:t>
      </w:r>
    </w:p>
    <w:p w14:paraId="13CFD308" w14:textId="26DF97F3" w:rsidR="00814DDB" w:rsidRDefault="00814DDB" w:rsidP="00204924">
      <w:pPr>
        <w:pStyle w:val="Heading2"/>
      </w:pPr>
      <w:bookmarkStart w:id="299" w:name="_Toc417470266"/>
      <w:ins w:id="300" w:author="Bonnie Jonkman" w:date="2015-04-21T10:39:00Z">
        <w:r>
          <w:t>Normal Simulation: Starting FAST from an input file</w:t>
        </w:r>
      </w:ins>
      <w:bookmarkEnd w:id="299"/>
    </w:p>
    <w:p w14:paraId="2164B47E" w14:textId="77777777" w:rsidR="00DC658B" w:rsidRDefault="00DC658B" w:rsidP="00DC658B">
      <w:r>
        <w:t>To run FAST from a Windows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lastRenderedPageBreak/>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7777777" w:rsidR="00DC658B" w:rsidRDefault="00DC658B" w:rsidP="00DC658B">
      <w:pPr>
        <w:rPr>
          <w:ins w:id="301" w:author="Bonnie Jonkman" w:date="2015-04-15T13:45:00Z"/>
        </w:rPr>
      </w:pPr>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9" w:history="1">
        <w:r w:rsidR="00DC6859">
          <w:rPr>
            <w:rStyle w:val="Hyperlink"/>
          </w:rPr>
          <w:t>Installing NWTC CAE Tools on PCs Running Windows®</w:t>
        </w:r>
      </w:hyperlink>
      <w:r>
        <w:t>.</w:t>
      </w:r>
    </w:p>
    <w:p w14:paraId="78A99B97" w14:textId="141AAF3D" w:rsidR="00D520E7" w:rsidRDefault="00D520E7" w:rsidP="00204924">
      <w:pPr>
        <w:pStyle w:val="Heading2"/>
        <w:rPr>
          <w:ins w:id="302" w:author="Bonnie Jonkman" w:date="2015-04-15T13:45:00Z"/>
        </w:rPr>
      </w:pPr>
      <w:bookmarkStart w:id="303" w:name="_Toc417470267"/>
      <w:ins w:id="304" w:author="Bonnie Jonkman" w:date="2015-04-15T13:45:00Z">
        <w:r>
          <w:t>Restart: Starting FAST from a checkpoint file</w:t>
        </w:r>
        <w:bookmarkEnd w:id="303"/>
      </w:ins>
    </w:p>
    <w:p w14:paraId="79502EA7" w14:textId="471B0375" w:rsidR="00D520E7" w:rsidRDefault="00D520E7">
      <w:pPr>
        <w:rPr>
          <w:ins w:id="305" w:author="Bonnie Jonkman" w:date="2015-04-15T13:46:00Z"/>
        </w:rPr>
      </w:pPr>
      <w:ins w:id="306" w:author="Bonnie Jonkman" w:date="2015-04-15T13:45:00Z">
        <w:r>
          <w:t>If FAST generated a checkpoint file, but did not run to completion, the simulation may be restarted using th</w:t>
        </w:r>
      </w:ins>
      <w:ins w:id="307" w:author="Bonnie Jonkman" w:date="2015-04-15T13:46:00Z">
        <w:r>
          <w:t>is</w:t>
        </w:r>
      </w:ins>
      <w:ins w:id="308" w:author="Bonnie Jonkman" w:date="2015-04-15T13:45:00Z">
        <w:r>
          <w:t xml:space="preserve"> syntax</w:t>
        </w:r>
      </w:ins>
      <w:ins w:id="309" w:author="Bonnie Jonkman" w:date="2015-04-15T13:48:00Z">
        <w:r>
          <w:t xml:space="preserve"> from a Windows command prompt</w:t>
        </w:r>
      </w:ins>
      <w:ins w:id="310" w:author="Bonnie Jonkman" w:date="2015-04-15T13:46:00Z">
        <w:r>
          <w:t>:</w:t>
        </w:r>
      </w:ins>
    </w:p>
    <w:p w14:paraId="3DEB5E8D" w14:textId="4F05EE92" w:rsidR="00D520E7" w:rsidRDefault="00D520E7" w:rsidP="00D520E7">
      <w:pPr>
        <w:pStyle w:val="SourceCode"/>
        <w:rPr>
          <w:ins w:id="311" w:author="Bonnie Jonkman" w:date="2015-04-15T13:46:00Z"/>
        </w:rPr>
      </w:pPr>
      <w:ins w:id="312" w:author="Bonnie Jonkman" w:date="2015-04-15T13:46:00Z">
        <w:r>
          <w:t>&lt;</w:t>
        </w:r>
        <w:proofErr w:type="gramStart"/>
        <w:r>
          <w:t>name</w:t>
        </w:r>
        <w:proofErr w:type="gramEnd"/>
        <w:r>
          <w:t xml:space="preserve"> of FAST executable with or without extension&gt; -restart &lt;</w:t>
        </w:r>
        <w:proofErr w:type="spellStart"/>
        <w:r>
          <w:t>Rootname</w:t>
        </w:r>
        <w:proofErr w:type="spellEnd"/>
        <w:r>
          <w:t xml:space="preserve"> of </w:t>
        </w:r>
      </w:ins>
      <w:ins w:id="313" w:author="Bonnie Jonkman" w:date="2015-04-15T13:47:00Z">
        <w:r>
          <w:t xml:space="preserve">checkpoint </w:t>
        </w:r>
      </w:ins>
      <w:ins w:id="314" w:author="Bonnie Jonkman" w:date="2015-04-15T13:46:00Z">
        <w:r>
          <w:t>file</w:t>
        </w:r>
      </w:ins>
      <w:ins w:id="315" w:author="Bonnie Jonkman" w:date="2015-04-15T13:47:00Z">
        <w:r>
          <w:t>,</w:t>
        </w:r>
      </w:ins>
      <w:ins w:id="316" w:author="Bonnie Jonkman" w:date="2015-04-15T13:46:00Z">
        <w:r>
          <w:t xml:space="preserve"> with</w:t>
        </w:r>
      </w:ins>
      <w:ins w:id="317" w:author="Bonnie Jonkman" w:date="2015-04-15T13:47:00Z">
        <w:r>
          <w:t>out</w:t>
        </w:r>
      </w:ins>
      <w:ins w:id="318" w:author="Bonnie Jonkman" w:date="2015-04-15T13:46:00Z">
        <w:r>
          <w:t xml:space="preserve"> extension&gt;</w:t>
        </w:r>
      </w:ins>
    </w:p>
    <w:p w14:paraId="65425CB4" w14:textId="1DF91DC8" w:rsidR="00D520E7" w:rsidRDefault="00D520E7" w:rsidP="00D520E7">
      <w:pPr>
        <w:rPr>
          <w:ins w:id="319" w:author="Bonnie Jonkman" w:date="2015-04-15T13:49:00Z"/>
        </w:rPr>
      </w:pPr>
      <w:ins w:id="320" w:author="Bonnie Jonkman" w:date="2015-04-15T13:47:00Z">
        <w:r w:rsidRPr="00204924">
          <w:rPr>
            <w:highlight w:val="yellow"/>
          </w:rPr>
          <w:t>Fix this:</w:t>
        </w:r>
        <w:r>
          <w:t xml:space="preserve"> The checkpoint file uses the </w:t>
        </w:r>
        <w:proofErr w:type="spellStart"/>
        <w:r>
          <w:t>rootname</w:t>
        </w:r>
        <w:proofErr w:type="spellEnd"/>
        <w:r>
          <w:t xml:space="preserve"> because if the DLL has been updated with checkpoint/restart capability, it will have written a separate checkpoint file.</w:t>
        </w:r>
      </w:ins>
    </w:p>
    <w:p w14:paraId="175BAD51" w14:textId="5B673ADF" w:rsidR="00174830" w:rsidRDefault="00174830" w:rsidP="00D520E7">
      <w:pPr>
        <w:rPr>
          <w:ins w:id="321" w:author="Bonnie Jonkman" w:date="2015-04-15T13:49:00Z"/>
        </w:rPr>
      </w:pPr>
      <w:ins w:id="322" w:author="Bonnie Jonkman" w:date="2015-04-15T13:49:00Z">
        <w:r>
          <w:t>FAST does not read the input files again after restart.</w:t>
        </w:r>
      </w:ins>
      <w:ins w:id="323" w:author="Bonnie Jonkman" w:date="2015-04-21T10:29:00Z">
        <w:r w:rsidR="00A24410">
          <w:t xml:space="preserve"> However, if a Bladed-style DLL is used for control, </w:t>
        </w:r>
      </w:ins>
      <w:ins w:id="324" w:author="Bonnie Jonkman" w:date="2015-04-21T10:31:00Z">
        <w:r w:rsidR="00A24410">
          <w:t>the DLL</w:t>
        </w:r>
      </w:ins>
      <w:ins w:id="325" w:author="Bonnie Jonkman" w:date="2015-04-21T10:29:00Z">
        <w:r w:rsidR="00A24410">
          <w:t xml:space="preserve"> will be reloaded </w:t>
        </w:r>
      </w:ins>
      <w:ins w:id="326" w:author="Bonnie Jonkman" w:date="2015-04-21T10:31:00Z">
        <w:r w:rsidR="00A24410">
          <w:t xml:space="preserve">on restart </w:t>
        </w:r>
      </w:ins>
      <w:ins w:id="327" w:author="Bonnie Jonkman" w:date="2015-04-21T10:29:00Z">
        <w:r w:rsidR="00A24410">
          <w:t xml:space="preserve">using the stored name of the DLL file. </w:t>
        </w:r>
      </w:ins>
      <w:ins w:id="328" w:author="Bonnie Jonkman" w:date="2015-04-22T12:25:00Z">
        <w:r w:rsidR="00204924">
          <w:t>Thus, i</w:t>
        </w:r>
      </w:ins>
      <w:ins w:id="329" w:author="Bonnie Jonkman" w:date="2015-04-21T10:30:00Z">
        <w:r w:rsidR="00A24410">
          <w:t>f the stored name is a relative path and you are not in the same directory, it will likely fail.</w:t>
        </w:r>
      </w:ins>
    </w:p>
    <w:p w14:paraId="3314ACD5" w14:textId="2F79E3A2" w:rsidR="00174830" w:rsidRDefault="00174830" w:rsidP="00D520E7">
      <w:pPr>
        <w:rPr>
          <w:ins w:id="330" w:author="Bonnie Jonkman" w:date="2015-04-22T12:28:00Z"/>
        </w:rPr>
      </w:pPr>
      <w:ins w:id="331" w:author="Bonnie Jonkman" w:date="2015-04-15T13:49:00Z">
        <w:r>
          <w:t xml:space="preserve">FAST should be </w:t>
        </w:r>
      </w:ins>
      <w:ins w:id="332" w:author="Bonnie Jonkman" w:date="2015-04-15T13:50:00Z">
        <w:r>
          <w:t xml:space="preserve">restarted </w:t>
        </w:r>
      </w:ins>
      <w:ins w:id="333" w:author="Bonnie Jonkman" w:date="2015-04-15T13:49:00Z">
        <w:r>
          <w:t>from the same directory</w:t>
        </w:r>
      </w:ins>
      <w:ins w:id="334" w:author="Bonnie Jonkman" w:date="2015-04-15T13:50:00Z">
        <w:r>
          <w:t xml:space="preserve"> it w</w:t>
        </w:r>
        <w:r w:rsidR="00C955A4">
          <w:t>as originally run in (</w:t>
        </w:r>
        <w:proofErr w:type="spellStart"/>
        <w:r w:rsidR="00C955A4">
          <w:t>RootName</w:t>
        </w:r>
        <w:proofErr w:type="spellEnd"/>
        <w:r>
          <w:t xml:space="preserve"> may be used later in the code, particularly for new checkpoint files that generated</w:t>
        </w:r>
      </w:ins>
      <w:ins w:id="335" w:author="Bonnie Jonkman" w:date="2015-04-15T14:02:00Z">
        <w:r w:rsidR="00C955A4">
          <w:t>.</w:t>
        </w:r>
      </w:ins>
      <w:ins w:id="336" w:author="Bonnie Jonkman" w:date="2015-04-15T13:50:00Z">
        <w:r>
          <w:t>)</w:t>
        </w:r>
      </w:ins>
    </w:p>
    <w:p w14:paraId="03DA7B48" w14:textId="77777777" w:rsidR="00204924" w:rsidRDefault="00204924" w:rsidP="009B7C07">
      <w:pPr>
        <w:pStyle w:val="Heading2"/>
      </w:pPr>
      <w:bookmarkStart w:id="337" w:name="_Toc417470268"/>
      <w:r>
        <w:t>Modeling Tips</w:t>
      </w:r>
      <w:bookmarkEnd w:id="337"/>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78C1E840" w14:textId="0BF0D42F" w:rsidR="00204924" w:rsidRDefault="00204924" w:rsidP="00204924">
      <w:r>
        <w:t xml:space="preserve">Some of models (e.g., the OC4 Jacket CertTest) require more than 2GB of memory and may not run on 32-bit Windows® systems. The model does run using FAST_Win32.exe on a 64-bit Windows® system. </w:t>
      </w:r>
    </w:p>
    <w:p w14:paraId="762E6553" w14:textId="0D509AE5" w:rsidR="00B55CAB" w:rsidRDefault="00B55CAB" w:rsidP="009B7C07">
      <w:pPr>
        <w:pStyle w:val="Heading2"/>
        <w:numPr>
          <w:ilvl w:val="0"/>
          <w:numId w:val="0"/>
        </w:numPr>
      </w:pPr>
      <w:bookmarkStart w:id="338" w:name="_Ref417469673"/>
      <w:bookmarkStart w:id="339" w:name="_Ref417469763"/>
      <w:bookmarkStart w:id="340" w:name="_Ref417470230"/>
      <w:bookmarkStart w:id="341" w:name="_Toc417470269"/>
      <w:r>
        <w:t>Certification Tests</w:t>
      </w:r>
      <w:bookmarkEnd w:id="338"/>
      <w:bookmarkEnd w:id="339"/>
      <w:bookmarkEnd w:id="340"/>
      <w:bookmarkEnd w:id="341"/>
    </w:p>
    <w:p w14:paraId="6CF21032" w14:textId="40115829" w:rsidR="00B55CAB" w:rsidRDefault="009B7C07" w:rsidP="00B55CAB">
      <w:r>
        <w:fldChar w:fldCharType="begin"/>
      </w:r>
      <w:r>
        <w:instrText xml:space="preserve"> REF _Ref417469358 \h </w:instrText>
      </w:r>
      <w:r>
        <w:fldChar w:fldCharType="separate"/>
      </w:r>
      <w:ins w:id="342" w:author="Bonnie Jonkman" w:date="2015-04-22T12:48:00Z">
        <w:r w:rsidR="008462CD">
          <w:t xml:space="preserve">Table </w:t>
        </w:r>
        <w:r w:rsidR="008462CD">
          <w:rPr>
            <w:noProof/>
          </w:rPr>
          <w:t>3</w:t>
        </w:r>
      </w:ins>
      <w:del w:id="343" w:author="Bonnie Jonkman" w:date="2015-04-22T12:46:00Z">
        <w:r w:rsidDel="00DB55A3">
          <w:delText xml:space="preserve">Table </w:delText>
        </w:r>
        <w:r w:rsidDel="00DB55A3">
          <w:rPr>
            <w:noProof/>
          </w:rPr>
          <w:delText>3</w:delText>
        </w:r>
      </w:del>
      <w:r>
        <w:fldChar w:fldCharType="end"/>
      </w:r>
      <w:del w:id="344" w:author="Bonnie Jonkman" w:date="2015-04-22T12:47:00Z">
        <w:r w:rsidR="00B55CAB" w:rsidDel="00DB55A3">
          <w:fldChar w:fldCharType="begin"/>
        </w:r>
        <w:r w:rsidR="00B55CAB" w:rsidDel="00DB55A3">
          <w:delInstrText xml:space="preserve"> REF _Ref391844734 \h </w:delInstrText>
        </w:r>
        <w:r w:rsidR="00B55CAB" w:rsidDel="00DB55A3">
          <w:fldChar w:fldCharType="end"/>
        </w:r>
      </w:del>
      <w:r w:rsidR="00B55CAB">
        <w:t xml:space="preserve"> lists the tests (1-25) and models available in the FAST CertTest folder:</w:t>
      </w:r>
    </w:p>
    <w:p w14:paraId="1D642F59" w14:textId="77777777" w:rsidR="00B55CAB" w:rsidRDefault="00B55CAB" w:rsidP="00B55CAB">
      <w:pPr>
        <w:pStyle w:val="Caption"/>
        <w:keepNext/>
        <w:jc w:val="center"/>
      </w:pPr>
      <w:bookmarkStart w:id="345" w:name="_Ref417469358"/>
      <w:r>
        <w:t xml:space="preserve">Table </w:t>
      </w:r>
      <w:fldSimple w:instr=" SEQ Table \* ARABIC ">
        <w:r w:rsidR="008462CD">
          <w:rPr>
            <w:noProof/>
          </w:rPr>
          <w:t>3</w:t>
        </w:r>
      </w:fldSimple>
      <w:bookmarkEnd w:id="345"/>
      <w:r>
        <w:t>: Certification Tests Distributed with FAST v8.10.00a-bjj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4139E6">
            <w:pPr>
              <w:rPr>
                <w:sz w:val="18"/>
              </w:rPr>
            </w:pPr>
            <w:r w:rsidRPr="006E3E44">
              <w:rPr>
                <w:sz w:val="18"/>
              </w:rPr>
              <w:t>Test Name</w:t>
            </w:r>
          </w:p>
        </w:tc>
        <w:tc>
          <w:tcPr>
            <w:tcW w:w="0" w:type="auto"/>
          </w:tcPr>
          <w:p w14:paraId="6FB71BD0" w14:textId="77777777" w:rsidR="00B55CAB" w:rsidRPr="006E3E44" w:rsidRDefault="00B55CAB" w:rsidP="004139E6">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4139E6">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4139E6">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4139E6">
            <w:pPr>
              <w:rPr>
                <w:sz w:val="18"/>
              </w:rPr>
            </w:pPr>
            <w:r w:rsidRPr="006E3E44">
              <w:rPr>
                <w:sz w:val="18"/>
              </w:rPr>
              <w:t>Test01</w:t>
            </w:r>
          </w:p>
        </w:tc>
        <w:tc>
          <w:tcPr>
            <w:tcW w:w="0" w:type="auto"/>
          </w:tcPr>
          <w:p w14:paraId="0C78E476"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4139E6">
            <w:pPr>
              <w:rPr>
                <w:sz w:val="18"/>
              </w:rPr>
            </w:pPr>
            <w:r w:rsidRPr="006E3E44">
              <w:rPr>
                <w:sz w:val="18"/>
              </w:rPr>
              <w:lastRenderedPageBreak/>
              <w:t>Test02</w:t>
            </w:r>
          </w:p>
        </w:tc>
        <w:tc>
          <w:tcPr>
            <w:tcW w:w="0" w:type="auto"/>
          </w:tcPr>
          <w:p w14:paraId="2C10760B"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4139E6">
            <w:pPr>
              <w:rPr>
                <w:sz w:val="18"/>
              </w:rPr>
            </w:pPr>
            <w:r w:rsidRPr="006E3E44">
              <w:rPr>
                <w:sz w:val="18"/>
              </w:rPr>
              <w:t>Test03</w:t>
            </w:r>
          </w:p>
        </w:tc>
        <w:tc>
          <w:tcPr>
            <w:tcW w:w="0" w:type="auto"/>
          </w:tcPr>
          <w:p w14:paraId="2028471A"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4139E6">
            <w:pPr>
              <w:rPr>
                <w:sz w:val="18"/>
              </w:rPr>
            </w:pPr>
            <w:r w:rsidRPr="006E3E44">
              <w:rPr>
                <w:sz w:val="18"/>
              </w:rPr>
              <w:t>Test04</w:t>
            </w:r>
          </w:p>
        </w:tc>
        <w:tc>
          <w:tcPr>
            <w:tcW w:w="0" w:type="auto"/>
          </w:tcPr>
          <w:p w14:paraId="60848A4A"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4139E6">
            <w:pPr>
              <w:rPr>
                <w:sz w:val="18"/>
              </w:rPr>
            </w:pPr>
            <w:r w:rsidRPr="006E3E44">
              <w:rPr>
                <w:sz w:val="18"/>
              </w:rPr>
              <w:t>Test05</w:t>
            </w:r>
          </w:p>
        </w:tc>
        <w:tc>
          <w:tcPr>
            <w:tcW w:w="0" w:type="auto"/>
          </w:tcPr>
          <w:p w14:paraId="1911306E"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4139E6">
            <w:pPr>
              <w:rPr>
                <w:sz w:val="18"/>
              </w:rPr>
            </w:pPr>
            <w:r w:rsidRPr="006E3E44">
              <w:rPr>
                <w:sz w:val="18"/>
              </w:rPr>
              <w:t>Test06</w:t>
            </w:r>
          </w:p>
        </w:tc>
        <w:tc>
          <w:tcPr>
            <w:tcW w:w="0" w:type="auto"/>
          </w:tcPr>
          <w:p w14:paraId="61918DE9"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4139E6">
            <w:pPr>
              <w:rPr>
                <w:sz w:val="18"/>
              </w:rPr>
            </w:pPr>
            <w:r w:rsidRPr="006E3E44">
              <w:rPr>
                <w:sz w:val="18"/>
              </w:rPr>
              <w:t>Test07</w:t>
            </w:r>
          </w:p>
        </w:tc>
        <w:tc>
          <w:tcPr>
            <w:tcW w:w="0" w:type="auto"/>
          </w:tcPr>
          <w:p w14:paraId="736F996A"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4139E6">
            <w:pPr>
              <w:rPr>
                <w:sz w:val="18"/>
              </w:rPr>
            </w:pPr>
            <w:r w:rsidRPr="006E3E44">
              <w:rPr>
                <w:sz w:val="18"/>
              </w:rPr>
              <w:t>Test08</w:t>
            </w:r>
          </w:p>
        </w:tc>
        <w:tc>
          <w:tcPr>
            <w:tcW w:w="0" w:type="auto"/>
          </w:tcPr>
          <w:p w14:paraId="430A630F"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4139E6">
            <w:pPr>
              <w:rPr>
                <w:sz w:val="18"/>
              </w:rPr>
            </w:pPr>
            <w:r w:rsidRPr="006E3E44">
              <w:rPr>
                <w:sz w:val="18"/>
              </w:rPr>
              <w:t>Test09</w:t>
            </w:r>
          </w:p>
        </w:tc>
        <w:tc>
          <w:tcPr>
            <w:tcW w:w="0" w:type="auto"/>
          </w:tcPr>
          <w:p w14:paraId="187030A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4139E6">
            <w:pPr>
              <w:rPr>
                <w:sz w:val="18"/>
              </w:rPr>
            </w:pPr>
            <w:r w:rsidRPr="006E3E44">
              <w:rPr>
                <w:sz w:val="18"/>
              </w:rPr>
              <w:t>Test10</w:t>
            </w:r>
          </w:p>
        </w:tc>
        <w:tc>
          <w:tcPr>
            <w:tcW w:w="0" w:type="auto"/>
          </w:tcPr>
          <w:p w14:paraId="4980431E"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4139E6">
            <w:pPr>
              <w:rPr>
                <w:sz w:val="18"/>
              </w:rPr>
            </w:pPr>
            <w:r w:rsidRPr="006E3E44">
              <w:rPr>
                <w:sz w:val="18"/>
              </w:rPr>
              <w:t>Test11</w:t>
            </w:r>
          </w:p>
        </w:tc>
        <w:tc>
          <w:tcPr>
            <w:tcW w:w="0" w:type="auto"/>
          </w:tcPr>
          <w:p w14:paraId="7FDF3F8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4139E6">
            <w:pPr>
              <w:rPr>
                <w:sz w:val="18"/>
              </w:rPr>
            </w:pPr>
            <w:r w:rsidRPr="006E3E44">
              <w:rPr>
                <w:sz w:val="18"/>
              </w:rPr>
              <w:t>Test12</w:t>
            </w:r>
          </w:p>
        </w:tc>
        <w:tc>
          <w:tcPr>
            <w:tcW w:w="0" w:type="auto"/>
          </w:tcPr>
          <w:p w14:paraId="2F9C2145"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4139E6">
            <w:pPr>
              <w:rPr>
                <w:sz w:val="18"/>
              </w:rPr>
            </w:pPr>
            <w:r w:rsidRPr="006E3E44">
              <w:rPr>
                <w:sz w:val="18"/>
              </w:rPr>
              <w:t>Test13</w:t>
            </w:r>
          </w:p>
        </w:tc>
        <w:tc>
          <w:tcPr>
            <w:tcW w:w="0" w:type="auto"/>
          </w:tcPr>
          <w:p w14:paraId="0611B3A9"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4139E6">
            <w:pPr>
              <w:rPr>
                <w:sz w:val="18"/>
              </w:rPr>
            </w:pPr>
            <w:r>
              <w:rPr>
                <w:sz w:val="18"/>
              </w:rPr>
              <w:t>Test14</w:t>
            </w:r>
          </w:p>
        </w:tc>
        <w:tc>
          <w:tcPr>
            <w:tcW w:w="0" w:type="auto"/>
          </w:tcPr>
          <w:p w14:paraId="20590590" w14:textId="77777777" w:rsidR="00B55CAB" w:rsidRPr="00071BEF" w:rsidRDefault="00B55CAB" w:rsidP="004139E6">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14:paraId="12373185"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A73646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7DEA56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14:paraId="637BEA75"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4139E6">
            <w:pPr>
              <w:rPr>
                <w:sz w:val="18"/>
              </w:rPr>
            </w:pPr>
            <w:r w:rsidRPr="006E3E44">
              <w:rPr>
                <w:sz w:val="18"/>
              </w:rPr>
              <w:t>Test15</w:t>
            </w:r>
          </w:p>
        </w:tc>
        <w:tc>
          <w:tcPr>
            <w:tcW w:w="0" w:type="auto"/>
          </w:tcPr>
          <w:p w14:paraId="390A46F2"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4139E6">
            <w:pPr>
              <w:rPr>
                <w:sz w:val="18"/>
              </w:rPr>
            </w:pPr>
            <w:r w:rsidRPr="006E3E44">
              <w:rPr>
                <w:sz w:val="18"/>
              </w:rPr>
              <w:t>Test16</w:t>
            </w:r>
          </w:p>
        </w:tc>
        <w:tc>
          <w:tcPr>
            <w:tcW w:w="0" w:type="auto"/>
          </w:tcPr>
          <w:p w14:paraId="46768E5E"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4139E6">
            <w:pPr>
              <w:rPr>
                <w:sz w:val="18"/>
              </w:rPr>
            </w:pPr>
            <w:r w:rsidRPr="006E3E44">
              <w:rPr>
                <w:sz w:val="18"/>
              </w:rPr>
              <w:t>Test17</w:t>
            </w:r>
          </w:p>
        </w:tc>
        <w:tc>
          <w:tcPr>
            <w:tcW w:w="0" w:type="auto"/>
          </w:tcPr>
          <w:p w14:paraId="6F79752F"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4139E6">
            <w:pPr>
              <w:rPr>
                <w:sz w:val="18"/>
              </w:rPr>
            </w:pPr>
            <w:r w:rsidRPr="006E3E44">
              <w:rPr>
                <w:sz w:val="18"/>
              </w:rPr>
              <w:t>Test18</w:t>
            </w:r>
          </w:p>
        </w:tc>
        <w:tc>
          <w:tcPr>
            <w:tcW w:w="0" w:type="auto"/>
          </w:tcPr>
          <w:p w14:paraId="4327E37D"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4139E6">
            <w:pPr>
              <w:rPr>
                <w:sz w:val="18"/>
              </w:rPr>
            </w:pPr>
            <w:r w:rsidRPr="006E3E44">
              <w:rPr>
                <w:sz w:val="18"/>
              </w:rPr>
              <w:t>Test19</w:t>
            </w:r>
          </w:p>
        </w:tc>
        <w:tc>
          <w:tcPr>
            <w:tcW w:w="0" w:type="auto"/>
          </w:tcPr>
          <w:p w14:paraId="4D56CADE"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4139E6">
            <w:pPr>
              <w:rPr>
                <w:sz w:val="18"/>
              </w:rPr>
            </w:pPr>
            <w:r w:rsidRPr="006E3E44">
              <w:rPr>
                <w:sz w:val="18"/>
              </w:rPr>
              <w:t>Test20</w:t>
            </w:r>
          </w:p>
        </w:tc>
        <w:tc>
          <w:tcPr>
            <w:tcW w:w="0" w:type="auto"/>
          </w:tcPr>
          <w:p w14:paraId="512B74FB"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4139E6">
            <w:pPr>
              <w:rPr>
                <w:sz w:val="18"/>
              </w:rPr>
            </w:pPr>
            <w:r w:rsidRPr="006E3E44">
              <w:rPr>
                <w:sz w:val="18"/>
              </w:rPr>
              <w:t>Test21</w:t>
            </w:r>
          </w:p>
        </w:tc>
        <w:tc>
          <w:tcPr>
            <w:tcW w:w="0" w:type="auto"/>
          </w:tcPr>
          <w:p w14:paraId="798FF80F"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4139E6">
            <w:pPr>
              <w:rPr>
                <w:sz w:val="18"/>
              </w:rPr>
            </w:pPr>
            <w:r w:rsidRPr="006E3E44">
              <w:rPr>
                <w:sz w:val="18"/>
              </w:rPr>
              <w:t>Test22</w:t>
            </w:r>
          </w:p>
        </w:tc>
        <w:tc>
          <w:tcPr>
            <w:tcW w:w="0" w:type="auto"/>
          </w:tcPr>
          <w:p w14:paraId="1300E8E5"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4139E6">
            <w:pPr>
              <w:rPr>
                <w:sz w:val="18"/>
              </w:rPr>
            </w:pPr>
            <w:r w:rsidRPr="006E3E44">
              <w:rPr>
                <w:sz w:val="18"/>
              </w:rPr>
              <w:t>Test23</w:t>
            </w:r>
          </w:p>
        </w:tc>
        <w:tc>
          <w:tcPr>
            <w:tcW w:w="0" w:type="auto"/>
          </w:tcPr>
          <w:p w14:paraId="52F84B5C"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77777777" w:rsidR="00B55CAB" w:rsidRPr="009F34BC"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4139E6">
            <w:pPr>
              <w:rPr>
                <w:sz w:val="18"/>
              </w:rPr>
            </w:pPr>
            <w:r w:rsidRPr="006E3E44">
              <w:rPr>
                <w:sz w:val="18"/>
              </w:rPr>
              <w:t>Test24</w:t>
            </w:r>
          </w:p>
        </w:tc>
        <w:tc>
          <w:tcPr>
            <w:tcW w:w="0" w:type="auto"/>
          </w:tcPr>
          <w:p w14:paraId="554B8F02" w14:textId="77777777" w:rsidR="00B55CAB" w:rsidRPr="006E3E44" w:rsidRDefault="00B55CAB" w:rsidP="004139E6">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4139E6">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4139E6">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4139E6">
            <w:pPr>
              <w:rPr>
                <w:sz w:val="18"/>
              </w:rPr>
            </w:pPr>
            <w:r w:rsidRPr="006E3E44">
              <w:rPr>
                <w:sz w:val="18"/>
              </w:rPr>
              <w:t>Test25</w:t>
            </w:r>
          </w:p>
        </w:tc>
        <w:tc>
          <w:tcPr>
            <w:tcW w:w="0" w:type="auto"/>
          </w:tcPr>
          <w:p w14:paraId="250C9567" w14:textId="77777777" w:rsidR="00B55CAB" w:rsidRPr="006E3E44" w:rsidRDefault="00B55CAB" w:rsidP="004139E6">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4139E6">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77777777" w:rsidR="00B55CAB" w:rsidRPr="007D09CB" w:rsidRDefault="00B55CAB" w:rsidP="004139E6">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bl>
    <w:p w14:paraId="441B099E" w14:textId="77777777" w:rsidR="00B55CAB" w:rsidRPr="00EE463C" w:rsidRDefault="00B55CAB" w:rsidP="00204924"/>
    <w:p w14:paraId="0DA72311" w14:textId="0574AF98" w:rsidR="00204924" w:rsidRDefault="00204924" w:rsidP="00204924">
      <w:pPr>
        <w:pStyle w:val="Heading1"/>
      </w:pPr>
      <w:bookmarkStart w:id="346" w:name="_Ref417470012"/>
      <w:bookmarkStart w:id="347" w:name="_Toc417470270"/>
      <w:r>
        <w:t>Compiling</w:t>
      </w:r>
      <w:bookmarkEnd w:id="346"/>
      <w:r w:rsidR="001165AB">
        <w:t xml:space="preserve"> FAST</w:t>
      </w:r>
      <w:bookmarkEnd w:id="347"/>
    </w:p>
    <w:p w14:paraId="5FF8FB25" w14:textId="7777777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binaries distributed in the &lt;FAST8&gt;\bin folder.</w:t>
      </w:r>
    </w:p>
    <w:p w14:paraId="6DC7AE94" w14:textId="77777777"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lastRenderedPageBreak/>
        <w:t>The compiling folder contains:</w:t>
      </w:r>
    </w:p>
    <w:p w14:paraId="1C44511B" w14:textId="77777777" w:rsidR="00204924" w:rsidRDefault="00204924" w:rsidP="00204924">
      <w:pPr>
        <w:pStyle w:val="ListParagraph"/>
        <w:numPr>
          <w:ilvl w:val="0"/>
          <w:numId w:val="12"/>
        </w:numPr>
      </w:pPr>
      <w:r>
        <w:t>A Microsoft Visual Studio 2010 project with all of the FAST source files and settings needed to compile in Release or Debug mode. This project places executables called “FAST_dev_Win32.exe” and “FAST_dev_debug_Win32.exe” in the &lt;FAST8&gt;\bin folder.</w:t>
      </w:r>
      <w:r>
        <w:rPr>
          <w:rStyle w:val="FootnoteReference"/>
        </w:rPr>
        <w:footnoteReference w:id="10"/>
      </w:r>
      <w:r>
        <w:t xml:space="preserve"> (</w:t>
      </w:r>
      <w:proofErr w:type="gramStart"/>
      <w:r>
        <w:t>renamed</w:t>
      </w:r>
      <w:proofErr w:type="gramEnd"/>
      <w:r>
        <w:t xml:space="preserve"> with “_dev” to prevent overwriting the executables created by NREL and distributed with FAST).</w:t>
      </w:r>
    </w:p>
    <w:p w14:paraId="03E8380D" w14:textId="77777777"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“FAST_iwin32.exe” and “FAST_iwin64.exe” in the &lt;FAST8&gt;\bin folder. We recommend you use the Visual Studio project instead of this batch script.</w:t>
      </w:r>
    </w:p>
    <w:p w14:paraId="7EBB09E2" w14:textId="7777777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(most of) the settings to create “FAST_gwin32.exe” and “FAST_gwin64.exe” in the &lt;FAST8&gt;\bin folder. To run this on Windows, you will need to install binaries of the LAPACK libraries. Please see “CompilingInstructions_FASTv8.pdf” for details. This </w:t>
      </w:r>
      <w:proofErr w:type="spellStart"/>
      <w:r w:rsidRPr="00EA3ECC">
        <w:rPr>
          <w:i/>
        </w:rPr>
        <w:t>makefile</w:t>
      </w:r>
      <w:proofErr w:type="spellEnd"/>
      <w:r>
        <w:t xml:space="preserve"> has been tested only on Windows. Also note that offshore models do not run with the gfortran executables (land-based models do).</w:t>
      </w:r>
    </w:p>
    <w:p w14:paraId="68772806" w14:textId="77777777" w:rsidR="00204924" w:rsidRDefault="00204924" w:rsidP="00204924">
      <w:r>
        <w:t xml:space="preserve">All of these tools for compiling 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3E4750DC" w14:textId="77777777" w:rsidR="00204924" w:rsidRDefault="00204924" w:rsidP="00204924">
      <w:pPr>
        <w:keepNext/>
      </w:pPr>
      <w:r>
        <w:t>The Visual Studio project and Windows batch script were created using</w:t>
      </w:r>
    </w:p>
    <w:p w14:paraId="50F5EA3A" w14:textId="77777777" w:rsidR="00204924" w:rsidRDefault="00204924" w:rsidP="00204924">
      <w:pPr>
        <w:keepNext/>
        <w:ind w:left="720"/>
      </w:pPr>
      <w:r>
        <w:t>Microsoft Visual Studio 2010 Shell</w:t>
      </w:r>
      <w:r>
        <w:br/>
        <w:t xml:space="preserve">Intel® Visual </w:t>
      </w:r>
      <w:proofErr w:type="gramStart"/>
      <w:r>
        <w:t>Fortran</w:t>
      </w:r>
      <w:proofErr w:type="gramEnd"/>
      <w:r>
        <w:t xml:space="preserve"> Composer XE 2011, version 12.1.3.300</w:t>
      </w:r>
      <w:r>
        <w:br/>
        <w:t>Intel Math Kernel Library (MKL) 10.3 Update 9</w:t>
      </w:r>
    </w:p>
    <w:p w14:paraId="052798E7" w14:textId="77777777" w:rsidR="00204924" w:rsidRDefault="00204924" w:rsidP="00204924">
      <w:r>
        <w:t>The MKL is used only for LAPACK routines.</w:t>
      </w:r>
    </w:p>
    <w:p w14:paraId="2164B485" w14:textId="77777777" w:rsidR="00D0774B" w:rsidRDefault="00D0774B" w:rsidP="00D0774B">
      <w:pPr>
        <w:pStyle w:val="Heading1"/>
      </w:pPr>
      <w:bookmarkStart w:id="354" w:name="_Ref413700469"/>
      <w:bookmarkStart w:id="355" w:name="_Toc417470271"/>
      <w:r>
        <w:t>FAST v8 Interface to Simulink</w:t>
      </w:r>
      <w:bookmarkEnd w:id="354"/>
      <w:bookmarkEnd w:id="355"/>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356" w:name="_Toc417470272"/>
      <w:bookmarkStart w:id="357" w:name="_Ref412115319"/>
      <w:r>
        <w:t xml:space="preserve">Major Changes </w:t>
      </w:r>
      <w:proofErr w:type="gramStart"/>
      <w:r>
        <w:t>Between</w:t>
      </w:r>
      <w:proofErr w:type="gramEnd"/>
      <w:r>
        <w:t xml:space="preserve"> the FAST v7 and v8 Interfaces to Simulink</w:t>
      </w:r>
      <w:bookmarkEnd w:id="356"/>
    </w:p>
    <w:p w14:paraId="3FA1C408" w14:textId="5FE1E34B" w:rsidR="00CA094B" w:rsidRDefault="00CA094B" w:rsidP="00805E93">
      <w:r>
        <w:t xml:space="preserve">For </w:t>
      </w:r>
      <w:del w:id="358" w:author="Bonnie Jonkman" w:date="2015-04-15T13:49:00Z">
        <w:r w:rsidDel="00E226D9">
          <w:delText xml:space="preserve">those </w:delText>
        </w:r>
      </w:del>
      <w:ins w:id="359" w:author="Bonnie Jonkman" w:date="2015-04-15T13:49:00Z">
        <w:r w:rsidR="00E226D9">
          <w:t xml:space="preserve">people </w:t>
        </w:r>
      </w:ins>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proofErr w:type="gramStart"/>
      <w:r>
        <w:t>.</w:t>
      </w:r>
      <w:r w:rsidR="007F46A7">
        <w:t xml:space="preserve">  </w:t>
      </w:r>
      <w:proofErr w:type="gramEnd"/>
      <w:r w:rsidR="007F46A7">
        <w:t xml:space="preserve">See the section </w:t>
      </w:r>
      <w:r w:rsidR="00805E93">
        <w:t>“</w:t>
      </w:r>
      <w:r w:rsidR="007F46A7">
        <w:fldChar w:fldCharType="begin"/>
      </w:r>
      <w:r w:rsidR="007F46A7">
        <w:instrText xml:space="preserve"> REF _Ref415562525 \h </w:instrText>
      </w:r>
      <w:r w:rsidR="007F46A7">
        <w:fldChar w:fldCharType="separate"/>
      </w:r>
      <w:r w:rsidR="008462CD">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lastRenderedPageBreak/>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77777777"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variables need not be set to TRUE.</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360" w:name="_Toc417470273"/>
      <w:r>
        <w:t>Definition of the FAST v8 Interface to Simulink</w:t>
      </w:r>
      <w:bookmarkEnd w:id="357"/>
      <w:bookmarkEnd w:id="360"/>
    </w:p>
    <w:p w14:paraId="2164B491" w14:textId="77777777"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8462CD">
        <w:t xml:space="preserve">Figure </w:t>
      </w:r>
      <w:r w:rsidR="008462CD">
        <w:rPr>
          <w:noProof/>
        </w:rPr>
        <w:t>5</w:t>
      </w:r>
      <w:r w:rsidR="00351DEB">
        <w:fldChar w:fldCharType="end"/>
      </w:r>
      <w:r w:rsidR="00351DEB">
        <w:t>.</w:t>
      </w:r>
    </w:p>
    <w:p w14:paraId="2164B492" w14:textId="77777777" w:rsidR="003F0FFD" w:rsidRDefault="00D0774B" w:rsidP="008233CD">
      <w:pPr>
        <w:keepNext/>
        <w:jc w:val="center"/>
      </w:pPr>
      <w:r>
        <w:rPr>
          <w:noProof/>
        </w:rPr>
        <mc:AlternateContent>
          <mc:Choice Requires="wpg">
            <w:drawing>
              <wp:inline distT="0" distB="0" distL="0" distR="0" wp14:anchorId="2164B54E" wp14:editId="2164B54F">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053AB0" w:rsidRPr="00CF75BB" w:rsidRDefault="00053AB0"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053AB0" w:rsidRPr="00CF75BB" w:rsidRDefault="00053AB0"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053AB0" w:rsidRPr="00CF75BB" w:rsidRDefault="00053AB0"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053AB0" w:rsidRPr="00CF75BB" w:rsidRDefault="00053AB0"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77777777" w:rsidR="00D0774B" w:rsidRDefault="003F0FFD" w:rsidP="003D5EA3">
      <w:pPr>
        <w:pStyle w:val="Caption"/>
        <w:jc w:val="center"/>
      </w:pPr>
      <w:bookmarkStart w:id="361" w:name="_Ref412536543"/>
      <w:r>
        <w:t xml:space="preserve">Figure </w:t>
      </w:r>
      <w:fldSimple w:instr=" SEQ Figure \* ARABIC ">
        <w:r w:rsidR="008462CD">
          <w:rPr>
            <w:noProof/>
          </w:rPr>
          <w:t>5</w:t>
        </w:r>
      </w:fldSimple>
      <w:bookmarkEnd w:id="361"/>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362" w:name="_Ref411514591"/>
      <w:r>
        <w:t>S-Function Parameters</w:t>
      </w:r>
      <w:bookmarkEnd w:id="362"/>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lastRenderedPageBreak/>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34640" cy="2718151"/>
                    </a:xfrm>
                    <a:prstGeom prst="rect">
                      <a:avLst/>
                    </a:prstGeom>
                  </pic:spPr>
                </pic:pic>
              </a:graphicData>
            </a:graphic>
          </wp:inline>
        </w:drawing>
      </w:r>
    </w:p>
    <w:p w14:paraId="2164B498" w14:textId="77777777" w:rsidR="00D0774B" w:rsidRPr="00681E4B" w:rsidRDefault="003D5EA3" w:rsidP="007C0572">
      <w:pPr>
        <w:pStyle w:val="Caption"/>
        <w:jc w:val="center"/>
      </w:pPr>
      <w:r>
        <w:t xml:space="preserve">Figure </w:t>
      </w:r>
      <w:fldSimple w:instr=" SEQ Figure \* ARABIC ">
        <w:r w:rsidR="008462CD">
          <w:rPr>
            <w:noProof/>
          </w:rPr>
          <w:t>6</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7777777" w:rsidR="00D0774B" w:rsidRDefault="007C0572" w:rsidP="007C0572">
      <w:pPr>
        <w:pStyle w:val="Caption"/>
        <w:jc w:val="center"/>
      </w:pPr>
      <w:r>
        <w:t xml:space="preserve">Figure </w:t>
      </w:r>
      <w:fldSimple w:instr=" SEQ Figure \* ARABIC ">
        <w:r w:rsidR="008462CD">
          <w:rPr>
            <w:noProof/>
          </w:rPr>
          <w:t>7</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 xml:space="preserve">is </w:t>
      </w:r>
      <w:proofErr w:type="gramStart"/>
      <w:r w:rsidR="00D0774B">
        <w:t>0</w:t>
      </w:r>
      <w:proofErr w:type="gramEnd"/>
      <w:r w:rsidR="00D0774B">
        <w:t xml:space="preserve"> for most cases.</w:t>
      </w:r>
      <w:r w:rsidR="00805E93">
        <w:rPr>
          <w:rStyle w:val="FootnoteReference"/>
        </w:rPr>
        <w:footnoteReference w:id="11"/>
      </w:r>
    </w:p>
    <w:p w14:paraId="2164B4A4" w14:textId="77777777" w:rsidR="00D0774B" w:rsidRDefault="00D720E0" w:rsidP="003F0FFD">
      <w:pPr>
        <w:pStyle w:val="Heading3"/>
      </w:pPr>
      <w:bookmarkStart w:id="363" w:name="_Ref412806082"/>
      <w:r>
        <w:lastRenderedPageBreak/>
        <w:t xml:space="preserve">S-Function </w:t>
      </w:r>
      <w:r w:rsidR="00D0774B">
        <w:t>Inputs</w:t>
      </w:r>
      <w:bookmarkEnd w:id="363"/>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8462CD">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2164B4AF" w14:textId="29EB5160"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282950"/>
                    </a:xfrm>
                    <a:prstGeom prst="rect">
                      <a:avLst/>
                    </a:prstGeom>
                  </pic:spPr>
                </pic:pic>
              </a:graphicData>
            </a:graphic>
          </wp:inline>
        </w:drawing>
      </w:r>
    </w:p>
    <w:p w14:paraId="2164B4B1" w14:textId="77777777" w:rsidR="002A6D2A" w:rsidRDefault="002A6D2A" w:rsidP="002A6D2A">
      <w:pPr>
        <w:pStyle w:val="Caption"/>
        <w:jc w:val="center"/>
      </w:pPr>
      <w:r>
        <w:t xml:space="preserve">Figure </w:t>
      </w:r>
      <w:fldSimple w:instr=" SEQ Figure \* ARABIC ">
        <w:r w:rsidR="008462CD">
          <w:rPr>
            <w:noProof/>
          </w:rPr>
          <w:t>8</w:t>
        </w:r>
      </w:fldSimple>
      <w:r>
        <w:t>: FAST v8 Nonlinear Wind Turbine Block in Simulink</w:t>
      </w:r>
    </w:p>
    <w:p w14:paraId="2164B4B2" w14:textId="77777777" w:rsidR="00D0774B" w:rsidRDefault="00D720E0" w:rsidP="003F0FFD">
      <w:pPr>
        <w:pStyle w:val="Heading3"/>
      </w:pPr>
      <w:r>
        <w:lastRenderedPageBreak/>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364" w:name="_Ref415562525"/>
      <w:r>
        <w:t xml:space="preserve">S-Function </w:t>
      </w:r>
      <w:r w:rsidR="00D0774B">
        <w:t>States</w:t>
      </w:r>
      <w:bookmarkEnd w:id="364"/>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365" w:name="_Toc417470274"/>
      <w:r>
        <w:t>Converting FAST v7 Simulink Models to FAST v8</w:t>
      </w:r>
      <w:bookmarkEnd w:id="365"/>
    </w:p>
    <w:p w14:paraId="2164B4B7" w14:textId="77777777" w:rsidR="00D0774B" w:rsidRDefault="00D0774B" w:rsidP="003F0FFD">
      <w:pPr>
        <w:pStyle w:val="Heading3"/>
      </w:pPr>
      <w:r>
        <w:t>Convert FAST input file(s)</w:t>
      </w:r>
    </w:p>
    <w:p w14:paraId="2164B4B8" w14:textId="4BF8339A"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rsidR="008462CD">
        <w:t>Converting to FAST v8.10.x</w:t>
      </w:r>
      <w:r>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8462CD">
        <w:t>S-Function Parameters</w:t>
      </w:r>
      <w:r>
        <w:fldChar w:fldCharType="end"/>
      </w:r>
      <w:r>
        <w:t>”).</w:t>
      </w:r>
    </w:p>
    <w:p w14:paraId="2164B4BD" w14:textId="0BE06581" w:rsidR="00D0774B" w:rsidRDefault="00D0774B" w:rsidP="00D0774B">
      <w:pPr>
        <w:pStyle w:val="ListParagraph"/>
        <w:numPr>
          <w:ilvl w:val="0"/>
          <w:numId w:val="20"/>
        </w:numPr>
      </w:pPr>
      <w:r>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8462CD">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8462CD">
        <w:t>S-Function Inputs</w:t>
      </w:r>
      <w:r w:rsidR="00825D8B">
        <w:fldChar w:fldCharType="end"/>
      </w:r>
      <w:r w:rsidR="00825D8B">
        <w:t>”)</w:t>
      </w:r>
      <w:r>
        <w:t>.</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w:t>
      </w:r>
      <w:r w:rsidR="00825D8B">
        <w:lastRenderedPageBreak/>
        <w:t xml:space="preserve">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77777777" w:rsidR="00D0774B" w:rsidRPr="00EC786F" w:rsidRDefault="00D0774B" w:rsidP="00D0774B">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8462CD">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366" w:name="_Toc417470275"/>
      <w:r>
        <w:t>Running FAST in Simulink</w:t>
      </w:r>
      <w:bookmarkEnd w:id="366"/>
    </w:p>
    <w:p w14:paraId="2164B4C9" w14:textId="77777777" w:rsidR="00703CA6" w:rsidRDefault="00703CA6" w:rsidP="00BC064B">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in the FAST archive’s bin directory, so the easiest way to do this is to add the </w:t>
      </w:r>
      <w:r w:rsidRPr="00491B45">
        <w:t>&lt;FAST</w:t>
      </w:r>
      <w:r w:rsidR="003F6633" w:rsidRPr="00491B45">
        <w:t>8</w:t>
      </w:r>
      <w:r w:rsidRPr="00491B45">
        <w:t xml:space="preserve">&gt;\bin </w:t>
      </w:r>
      <w:r>
        <w:t xml:space="preserve">directory to the </w:t>
      </w:r>
      <w:r w:rsidR="00AE3A86">
        <w:t xml:space="preserve">MATLAB </w:t>
      </w:r>
      <w:r>
        <w:t xml:space="preserve">path. </w:t>
      </w:r>
    </w:p>
    <w:p w14:paraId="2164B4CA" w14:textId="77777777" w:rsidR="00D0774B" w:rsidRDefault="00D0774B" w:rsidP="00BC064B">
      <w:pPr>
        <w:pStyle w:val="Heading3"/>
      </w:pPr>
      <w:r>
        <w:t>Sample Simulink Models for FAST v8</w:t>
      </w:r>
    </w:p>
    <w:p w14:paraId="2164B4CB" w14:textId="77777777" w:rsidR="00D0774B" w:rsidRDefault="00D0774B" w:rsidP="00D0774B">
      <w:commentRangeStart w:id="367"/>
      <w:r>
        <w:t>Two sample models for running FAST v8 with Simulink</w:t>
      </w:r>
      <w:commentRangeEnd w:id="367"/>
      <w:r w:rsidR="00A76DE9">
        <w:rPr>
          <w:rStyle w:val="CommentReference"/>
        </w:rPr>
        <w:commentReference w:id="367"/>
      </w:r>
      <w:r>
        <w:t xml:space="preserve">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somewhat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lastRenderedPageBreak/>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29710"/>
                    </a:xfrm>
                    <a:prstGeom prst="rect">
                      <a:avLst/>
                    </a:prstGeom>
                  </pic:spPr>
                </pic:pic>
              </a:graphicData>
            </a:graphic>
          </wp:inline>
        </w:drawing>
      </w:r>
    </w:p>
    <w:p w14:paraId="2164B4D0" w14:textId="77777777" w:rsidR="003F0FFD" w:rsidRDefault="003F0FFD" w:rsidP="00BC064B">
      <w:pPr>
        <w:pStyle w:val="Caption"/>
        <w:jc w:val="center"/>
        <w:rPr>
          <w:noProof/>
        </w:rPr>
      </w:pPr>
      <w:r>
        <w:t xml:space="preserve">Figure </w:t>
      </w:r>
      <w:fldSimple w:instr=" SEQ Figure \* ARABIC ">
        <w:r w:rsidR="008462CD">
          <w:rPr>
            <w:noProof/>
          </w:rPr>
          <w:t>9</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lastRenderedPageBreak/>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55340"/>
                    </a:xfrm>
                    <a:prstGeom prst="rect">
                      <a:avLst/>
                    </a:prstGeom>
                  </pic:spPr>
                </pic:pic>
              </a:graphicData>
            </a:graphic>
          </wp:inline>
        </w:drawing>
      </w:r>
    </w:p>
    <w:p w14:paraId="2164B4D4" w14:textId="77777777" w:rsidR="003F0FFD" w:rsidRDefault="003F0FFD" w:rsidP="00BC064B">
      <w:pPr>
        <w:pStyle w:val="Caption"/>
        <w:jc w:val="center"/>
      </w:pPr>
      <w:r>
        <w:t xml:space="preserve">Figure </w:t>
      </w:r>
      <w:fldSimple w:instr=" SEQ Figure \* ARABIC ">
        <w:r w:rsidR="008462CD">
          <w:rPr>
            <w:noProof/>
          </w:rPr>
          <w:t>10</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368" w:name="_Toc417470276"/>
      <w:r>
        <w:t xml:space="preserve">Compiling </w:t>
      </w:r>
      <w:r w:rsidR="008509E5">
        <w:t xml:space="preserve">FAST </w:t>
      </w:r>
      <w:r>
        <w:t>for Simulink</w:t>
      </w:r>
      <w:bookmarkEnd w:id="368"/>
    </w:p>
    <w:p w14:paraId="2164B4D8" w14:textId="7E1690EB"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proofErr w:type="spellStart"/>
      <w:r w:rsidR="001B3FFF">
        <w:t>dll</w:t>
      </w:r>
      <w:proofErr w:type="spellEnd"/>
      <w:r w:rsidR="001B3FFF">
        <w:t>.</w:t>
      </w:r>
    </w:p>
    <w:p w14:paraId="2164B4D9" w14:textId="77777777" w:rsidR="00D0774B" w:rsidRDefault="00D0774B" w:rsidP="003F0FFD">
      <w:pPr>
        <w:pStyle w:val="Heading3"/>
      </w:pPr>
      <w:proofErr w:type="spellStart"/>
      <w:r>
        <w:t>FAST_Library</w:t>
      </w:r>
      <w:proofErr w:type="spellEnd"/>
    </w:p>
    <w:p w14:paraId="2164B4DA" w14:textId="77777777" w:rsidR="00955CA5" w:rsidRPr="00F00B79" w:rsidRDefault="00955CA5" w:rsidP="00955CA5">
      <w:r>
        <w:t xml:space="preserve">The FAST archive contains a sample Visual Studio </w:t>
      </w:r>
      <w:r w:rsidR="00276C5F">
        <w:t xml:space="preserve">Intel Fortran </w:t>
      </w:r>
      <w:r>
        <w:t xml:space="preserve">project (2010) that is set up to compile a </w:t>
      </w:r>
      <w:proofErr w:type="spellStart"/>
      <w:r>
        <w:t>dll</w:t>
      </w:r>
      <w:proofErr w:type="spellEnd"/>
      <w:r>
        <w:t xml:space="preserve"> 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42CC9959" w:rsidR="00955CA5" w:rsidRDefault="00F00B79" w:rsidP="0027571D">
      <w:r>
        <w:t>Compiling the FAST library is very similar to compiling the stand-alone version of FAST v8</w:t>
      </w:r>
      <w:r w:rsidR="00063365">
        <w:t>, which is described in the “</w:t>
      </w:r>
      <w:ins w:id="369" w:author="Bonnie Jonkman" w:date="2015-04-22T12:44:00Z">
        <w:r w:rsidR="001165AB">
          <w:fldChar w:fldCharType="begin"/>
        </w:r>
        <w:r w:rsidR="001165AB">
          <w:instrText xml:space="preserve"> REF _Ref417470012 \h </w:instrText>
        </w:r>
      </w:ins>
      <w:r w:rsidR="001165AB">
        <w:fldChar w:fldCharType="separate"/>
      </w:r>
      <w:ins w:id="370" w:author="Bonnie Jonkman" w:date="2015-04-22T12:49:00Z">
        <w:r w:rsidR="008462CD">
          <w:t>Compiling</w:t>
        </w:r>
      </w:ins>
      <w:ins w:id="371" w:author="Bonnie Jonkman" w:date="2015-04-22T12:44:00Z">
        <w:r w:rsidR="001165AB">
          <w:fldChar w:fldCharType="end"/>
        </w:r>
      </w:ins>
      <w:del w:id="372" w:author="Bonnie Jonkman" w:date="2015-04-22T12:47:00Z">
        <w:r w:rsidR="00063365" w:rsidDel="00406E21">
          <w:fldChar w:fldCharType="begin"/>
        </w:r>
        <w:r w:rsidR="00063365" w:rsidDel="00406E21">
          <w:delInstrText xml:space="preserve"> REF _Ref412121277 \h </w:delInstrText>
        </w:r>
      </w:del>
      <w:del w:id="373" w:author="Bonnie Jonkman" w:date="2015-04-22T12:33:00Z">
        <w:r w:rsidR="003A2ABC" w:rsidDel="009B7C07">
          <w:delInstrText>Compiling</w:delInstrText>
        </w:r>
      </w:del>
      <w:del w:id="374" w:author="Bonnie Jonkman" w:date="2015-04-22T12:47:00Z">
        <w:r w:rsidR="00063365" w:rsidDel="00406E21">
          <w:fldChar w:fldCharType="end"/>
        </w:r>
      </w:del>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lastRenderedPageBreak/>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741420"/>
                    </a:xfrm>
                    <a:prstGeom prst="rect">
                      <a:avLst/>
                    </a:prstGeom>
                  </pic:spPr>
                </pic:pic>
              </a:graphicData>
            </a:graphic>
          </wp:inline>
        </w:drawing>
      </w:r>
    </w:p>
    <w:p w14:paraId="2164B4E4" w14:textId="77777777" w:rsidR="00B7075F" w:rsidRDefault="00B7075F" w:rsidP="0027571D">
      <w:pPr>
        <w:pStyle w:val="Caption"/>
        <w:jc w:val="center"/>
        <w:rPr>
          <w:noProof/>
        </w:rPr>
      </w:pPr>
      <w:r>
        <w:t xml:space="preserve">Figure </w:t>
      </w:r>
      <w:fldSimple w:instr=" SEQ Figure \* ARABIC ">
        <w:r w:rsidR="008462CD">
          <w:rPr>
            <w:noProof/>
          </w:rPr>
          <w:t>11</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741420"/>
                    </a:xfrm>
                    <a:prstGeom prst="rect">
                      <a:avLst/>
                    </a:prstGeom>
                  </pic:spPr>
                </pic:pic>
              </a:graphicData>
            </a:graphic>
          </wp:inline>
        </w:drawing>
      </w:r>
    </w:p>
    <w:p w14:paraId="2164B4E6" w14:textId="77777777" w:rsidR="00B7075F" w:rsidRPr="00066FEC" w:rsidRDefault="00B7075F" w:rsidP="0027571D">
      <w:pPr>
        <w:pStyle w:val="Caption"/>
        <w:jc w:val="center"/>
      </w:pPr>
      <w:r>
        <w:t xml:space="preserve">Figure </w:t>
      </w:r>
      <w:fldSimple w:instr=" SEQ Figure \* ARABIC ">
        <w:r w:rsidR="008462CD">
          <w:rPr>
            <w:noProof/>
          </w:rPr>
          <w:t>12</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2164B4EA" w14:textId="6C2B52E3"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r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2164B4ED" w14:textId="77777777"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w:t>
      </w:r>
      <w:proofErr w:type="spellStart"/>
      <w:r w:rsidRPr="00F00B79">
        <w:rPr>
          <w:rFonts w:ascii="Courier New" w:hAnsi="Courier New" w:cs="Courier New"/>
          <w:color w:val="A020F0"/>
          <w:sz w:val="20"/>
          <w:szCs w:val="24"/>
        </w:rPr>
        <w:t>outdir</w:t>
      </w:r>
      <w:proofErr w:type="spellEnd"/>
      <w:r w:rsidRPr="00F00B79">
        <w:rPr>
          <w:rFonts w:ascii="Courier New" w:hAnsi="Courier New" w:cs="Courier New"/>
          <w:color w:val="000000"/>
          <w:sz w:val="20"/>
          <w:szCs w:val="24"/>
        </w:rPr>
        <w:t xml:space="preserve"> </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proofErr w:type="spellStart"/>
      <w:r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77777777" w:rsidR="00F00B79" w:rsidRDefault="00F00B79" w:rsidP="003F6633">
      <w:r>
        <w:t xml:space="preserve">These commands compile </w:t>
      </w:r>
      <w:proofErr w:type="spellStart"/>
      <w:r>
        <w:t>FAST_SFunc.c</w:t>
      </w:r>
      <w:proofErr w:type="spellEnd"/>
      <w:r>
        <w:t xml:space="preserve"> (which includes </w:t>
      </w:r>
      <w:proofErr w:type="spellStart"/>
      <w:r>
        <w:t>FAST_Library.h</w:t>
      </w:r>
      <w:proofErr w:type="spellEnd"/>
      <w:r>
        <w:t xml:space="preserve">) and link it with the FAST_Library_*.lib file for the appropriate addressing scheme (32- or 64-bits). If you are using a 32-bit Windows® version of </w:t>
      </w:r>
      <w:r w:rsidR="00AE3A86">
        <w:t>MATLAB</w:t>
      </w:r>
      <w:r>
        <w:t xml:space="preserve">, this will produce </w:t>
      </w:r>
      <w:proofErr w:type="gramStart"/>
      <w:r>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lastRenderedPageBreak/>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375" w:name="_Toc417470277"/>
      <w:r>
        <w:t>Future Work</w:t>
      </w:r>
      <w:bookmarkEnd w:id="375"/>
    </w:p>
    <w:p w14:paraId="3C956808" w14:textId="77777777" w:rsidR="006E3D24" w:rsidRDefault="006E3D24" w:rsidP="006E3D24">
      <w:r w:rsidRPr="003F591E">
        <w:t>All future developments of FAST will follow the framework.</w:t>
      </w:r>
    </w:p>
    <w:p w14:paraId="4AC4C456" w14:textId="77777777" w:rsidR="006E3D24" w:rsidRDefault="006E3D24" w:rsidP="006E3D24">
      <w:pPr>
        <w:pStyle w:val="ListParagraph"/>
        <w:numPr>
          <w:ilvl w:val="0"/>
          <w:numId w:val="1"/>
        </w:numPr>
      </w:pPr>
      <w:r>
        <w:t xml:space="preserve">Introduce </w:t>
      </w:r>
      <w:r w:rsidRPr="00C7297C">
        <w:t xml:space="preserve">the new BeamDyn module for nonlinear finite-element modeling of blade </w:t>
      </w:r>
      <w:r>
        <w:t xml:space="preserve">structural </w:t>
      </w:r>
      <w:r w:rsidRPr="00C7297C">
        <w:t>dynamics</w:t>
      </w:r>
      <w:r>
        <w:t>.</w:t>
      </w:r>
    </w:p>
    <w:p w14:paraId="79ACF161" w14:textId="77777777" w:rsidR="006E3D24" w:rsidRDefault="006E3D24" w:rsidP="006E3D24">
      <w:pPr>
        <w:pStyle w:val="ListParagraph"/>
        <w:numPr>
          <w:ilvl w:val="0"/>
          <w:numId w:val="1"/>
        </w:numPr>
      </w:pPr>
      <w:r>
        <w:t xml:space="preserve">Upgrade ElastoDyn and AeroDyn to have distinct discretization schemes for the blades and tower (currently ElastoDyn uses </w:t>
      </w:r>
      <w:proofErr w:type="spellStart"/>
      <w:r>
        <w:t>AeroDyn’s</w:t>
      </w:r>
      <w:proofErr w:type="spellEnd"/>
      <w:r>
        <w:t xml:space="preserve"> blade discretization and AeroDyn uses </w:t>
      </w:r>
      <w:proofErr w:type="spellStart"/>
      <w:r>
        <w:t>ElastoDyn’s</w:t>
      </w:r>
      <w:proofErr w:type="spellEnd"/>
      <w:r>
        <w:t xml:space="preserve"> tower discretization).</w:t>
      </w:r>
    </w:p>
    <w:p w14:paraId="7AB503C8" w14:textId="77777777" w:rsidR="006E3D24" w:rsidRDefault="006E3D24" w:rsidP="006E3D24">
      <w:pPr>
        <w:pStyle w:val="ListParagraph"/>
        <w:numPr>
          <w:ilvl w:val="0"/>
          <w:numId w:val="1"/>
        </w:numPr>
      </w:pPr>
      <w:r>
        <w:t>Add restart capability.</w:t>
      </w:r>
    </w:p>
    <w:p w14:paraId="0D5EFEEE" w14:textId="77777777" w:rsidR="006E3D24" w:rsidRDefault="006E3D24" w:rsidP="006E3D24">
      <w:pPr>
        <w:pStyle w:val="ListParagraph"/>
        <w:numPr>
          <w:ilvl w:val="0"/>
          <w:numId w:val="1"/>
        </w:numPr>
      </w:pPr>
      <w:r>
        <w:t>Add items from FAST v7 that are not yet in FAST v8.</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77777777" w:rsidR="006E3D24" w:rsidRDefault="006E3D24" w:rsidP="006E3D24">
      <w:pPr>
        <w:pStyle w:val="ListParagraph"/>
        <w:numPr>
          <w:ilvl w:val="0"/>
          <w:numId w:val="1"/>
        </w:numPr>
      </w:pPr>
      <w:r>
        <w:t>Optimize the code, particularly 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7D1FF41D" w14:textId="77777777" w:rsidR="006E3D24" w:rsidRDefault="006E3D24" w:rsidP="006E3D24">
      <w:pPr>
        <w:pStyle w:val="ListParagraph"/>
        <w:keepNext/>
        <w:numPr>
          <w:ilvl w:val="0"/>
          <w:numId w:val="1"/>
        </w:numPr>
      </w:pPr>
      <w:r>
        <w:t>Introduce operating-point determination and linearization across the coupled aero-hydro-servo-elastic solution.</w:t>
      </w:r>
    </w:p>
    <w:p w14:paraId="4DE4FA30" w14:textId="77777777" w:rsidR="006E3D24" w:rsidRPr="00583AAD" w:rsidRDefault="006E3D24" w:rsidP="006E3D24">
      <w:pPr>
        <w:pStyle w:val="ListParagraph"/>
        <w:numPr>
          <w:ilvl w:val="0"/>
          <w:numId w:val="1"/>
        </w:numPr>
      </w:pPr>
      <w:r>
        <w:t>And much, much, more…</w:t>
      </w:r>
    </w:p>
    <w:p w14:paraId="2164B4F1" w14:textId="77777777" w:rsidR="006E56E7" w:rsidRDefault="00F2521D" w:rsidP="00992CCA">
      <w:pPr>
        <w:pStyle w:val="Heading1"/>
      </w:pPr>
      <w:bookmarkStart w:id="376" w:name="_Toc417470278"/>
      <w:r>
        <w:t>Feedback</w:t>
      </w:r>
      <w:bookmarkEnd w:id="376"/>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7" w:history="1">
        <w:r>
          <w:rPr>
            <w:rStyle w:val="Hyperlink"/>
          </w:rPr>
          <w:t>https://wind.nrel.gov/forum/wind/</w:t>
        </w:r>
      </w:hyperlink>
      <w:r>
        <w:t xml:space="preserve"> </w:t>
      </w:r>
    </w:p>
    <w:p w14:paraId="2164B4F3" w14:textId="49B1DB08" w:rsidR="00452E60" w:rsidRDefault="006D7B34" w:rsidP="007D7E91">
      <w:pPr>
        <w:pStyle w:val="Heading1"/>
      </w:pPr>
      <w:bookmarkStart w:id="377" w:name="_Ref392062682"/>
      <w:bookmarkStart w:id="378" w:name="_Toc417470279"/>
      <w:r>
        <w:lastRenderedPageBreak/>
        <w:t>Appendix</w:t>
      </w:r>
      <w:r w:rsidR="00185772">
        <w:t xml:space="preserve"> </w:t>
      </w:r>
      <w:fldSimple w:instr=" SEQ Appendix \* MERGEFORMAT \* ALPHABETIC \* MERGEFORMAT ">
        <w:r w:rsidR="008462CD">
          <w:rPr>
            <w:noProof/>
          </w:rPr>
          <w:t>A</w:t>
        </w:r>
      </w:fldSimple>
      <w:r>
        <w:t xml:space="preserve">: </w:t>
      </w:r>
      <w:r w:rsidR="00992CCA">
        <w:t xml:space="preserve">Example FAST </w:t>
      </w:r>
      <w:r w:rsidR="00B859C9">
        <w:t>v8.</w:t>
      </w:r>
      <w:r w:rsidR="005408C3">
        <w:t>11</w:t>
      </w:r>
      <w:r w:rsidR="00B859C9">
        <w:t xml:space="preserve">.* </w:t>
      </w:r>
      <w:r w:rsidR="00992CCA">
        <w:t>Input File</w:t>
      </w:r>
      <w:bookmarkEnd w:id="377"/>
      <w:bookmarkEnd w:id="378"/>
    </w:p>
    <w:p w14:paraId="2164B4F4" w14:textId="77777777" w:rsidR="00EC4C17" w:rsidRPr="00EC4C17" w:rsidRDefault="00EC4C17" w:rsidP="00A16467"/>
    <w:p w14:paraId="2164B4F5" w14:textId="77777777" w:rsidR="001017C7" w:rsidRDefault="007F2710" w:rsidP="001017C7">
      <w:pPr>
        <w:keepNext/>
        <w:ind w:left="-360"/>
        <w:jc w:val="center"/>
      </w:pPr>
      <w:r>
        <w:rPr>
          <w:noProof/>
        </w:rPr>
        <mc:AlternateContent>
          <mc:Choice Requires="wps">
            <w:drawing>
              <wp:inline distT="0" distB="0" distL="0" distR="0" wp14:anchorId="2164B55E" wp14:editId="4D7E1C23">
                <wp:extent cx="6400800" cy="4766733"/>
                <wp:effectExtent l="0" t="0" r="1905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766733"/>
                        </a:xfrm>
                        <a:prstGeom prst="rect">
                          <a:avLst/>
                        </a:prstGeom>
                        <a:solidFill>
                          <a:srgbClr val="FFFFFF"/>
                        </a:solidFill>
                        <a:ln w="9525">
                          <a:solidFill>
                            <a:srgbClr val="000000"/>
                          </a:solidFill>
                          <a:miter lim="800000"/>
                          <a:headEnd/>
                          <a:tailEnd/>
                        </a:ln>
                      </wps:spPr>
                      <wps:txbx>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Default="00053AB0" w:rsidP="001017C7">
                            <w:pPr>
                              <w:spacing w:after="0" w:line="240" w:lineRule="auto"/>
                              <w:rPr>
                                <w:ins w:id="379"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5408C3" w:rsidRPr="00C914B8" w:rsidRDefault="005408C3" w:rsidP="001017C7">
                            <w:pPr>
                              <w:spacing w:after="0" w:line="240" w:lineRule="auto"/>
                              <w:rPr>
                                <w:rFonts w:ascii="Courier New" w:hAnsi="Courier New" w:cs="Courier New"/>
                                <w:sz w:val="15"/>
                                <w:szCs w:val="15"/>
                              </w:rPr>
                            </w:pPr>
                            <w:ins w:id="380" w:author="Bonnie Jonkman" w:date="2015-04-22T10:27:00Z">
                              <w:r w:rsidRPr="005408C3">
                                <w:rPr>
                                  <w:rFonts w:ascii="Courier New" w:hAnsi="Courier New" w:cs="Courier New"/>
                                  <w:sz w:val="15"/>
                                  <w:szCs w:val="15"/>
                                </w:rPr>
                                <w:t xml:space="preserve"> </w:t>
                              </w:r>
                            </w:ins>
                            <w:ins w:id="381" w:author="Bonnie Jonkman" w:date="2015-04-22T10:28:00Z">
                              <w:r>
                                <w:rPr>
                                  <w:rFonts w:ascii="Courier New" w:hAnsi="Courier New" w:cs="Courier New"/>
                                  <w:sz w:val="15"/>
                                  <w:szCs w:val="15"/>
                                </w:rPr>
                                <w:t xml:space="preserve"> </w:t>
                              </w:r>
                            </w:ins>
                            <w:ins w:id="382"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wps:txbx>
                      <wps:bodyPr rot="0" vert="horz" wrap="square" lIns="45720" tIns="45720" rIns="4572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37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">
                <v:textbox inset="3.6pt,,3.6pt">
                  <w:txbxContent>
                    <w:p w14:paraId="2164B57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10</w:t>
                      </w:r>
                      <w:r w:rsidRPr="00C914B8">
                        <w:rPr>
                          <w:rFonts w:ascii="Courier New" w:hAnsi="Courier New" w:cs="Courier New"/>
                          <w:sz w:val="15"/>
                          <w:szCs w:val="15"/>
                        </w:rPr>
                        <w:t>.* INPUT FILE ------------------------------------------------</w:t>
                      </w:r>
                    </w:p>
                    <w:p w14:paraId="2164B57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2164B58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p>
                    <w:p w14:paraId="2164B58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783048A"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 1=MAP</w:t>
                      </w:r>
                      <w:r>
                        <w:rPr>
                          <w:rFonts w:ascii="Courier New" w:hAnsi="Courier New" w:cs="Courier New"/>
                          <w:sz w:val="15"/>
                          <w:szCs w:val="15"/>
                        </w:rPr>
                        <w:t>++</w:t>
                      </w:r>
                      <w:r w:rsidRPr="00C914B8">
                        <w:rPr>
                          <w:rFonts w:ascii="Courier New" w:hAnsi="Courier New" w:cs="Courier New"/>
                          <w:sz w:val="15"/>
                          <w:szCs w:val="15"/>
                        </w:rPr>
                        <w:t>; 2=FEAMooring</w:t>
                      </w:r>
                      <w:r>
                        <w:rPr>
                          <w:rFonts w:ascii="Courier New" w:hAnsi="Courier New" w:cs="Courier New"/>
                          <w:sz w:val="15"/>
                          <w:szCs w:val="15"/>
                        </w:rPr>
                        <w:t>; 3=</w:t>
                      </w:r>
                      <w:proofErr w:type="spellStart"/>
                      <w:r>
                        <w:rPr>
                          <w:rFonts w:ascii="Courier New" w:hAnsi="Courier New" w:cs="Courier New"/>
                          <w:sz w:val="15"/>
                          <w:szCs w:val="15"/>
                        </w:rPr>
                        <w:t>MoorDyn</w:t>
                      </w:r>
                      <w:proofErr w:type="spellEnd"/>
                      <w:r w:rsidRPr="00C914B8">
                        <w:rPr>
                          <w:rFonts w:ascii="Courier New" w:hAnsi="Courier New" w:cs="Courier New"/>
                          <w:sz w:val="15"/>
                          <w:szCs w:val="15"/>
                        </w:rPr>
                        <w:t>}</w:t>
                      </w:r>
                    </w:p>
                    <w:p w14:paraId="2164B58D"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8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r w:rsidRPr="00C914B8">
                        <w:rPr>
                          <w:rFonts w:ascii="Courier New" w:hAnsi="Courier New" w:cs="Courier New"/>
                          <w:sz w:val="15"/>
                          <w:szCs w:val="15"/>
                        </w:rPr>
                        <w:t>CompUserPtfmLd</w:t>
                      </w:r>
                      <w:proofErr w:type="spellEnd"/>
                      <w:r w:rsidRPr="00C914B8">
                        <w:rPr>
                          <w:rFonts w:ascii="Courier New" w:hAnsi="Courier New" w:cs="Courier New"/>
                          <w:sz w:val="15"/>
                          <w:szCs w:val="15"/>
                        </w:rPr>
                        <w:t xml:space="preserve"> - Compute additional platform loading (flag) {false: none; true: user-defined}</w:t>
                      </w:r>
                    </w:p>
                    <w:p w14:paraId="2164B58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False      </w:t>
                      </w:r>
                      <w:proofErr w:type="spellStart"/>
                      <w:proofErr w:type="gramStart"/>
                      <w:r w:rsidRPr="00C914B8">
                        <w:rPr>
                          <w:rFonts w:ascii="Courier New" w:hAnsi="Courier New" w:cs="Courier New"/>
                          <w:sz w:val="15"/>
                          <w:szCs w:val="15"/>
                        </w:rPr>
                        <w:t>CompUserTwrLd</w:t>
                      </w:r>
                      <w:proofErr w:type="spellEnd"/>
                      <w:r w:rsidRPr="00C914B8">
                        <w:rPr>
                          <w:rFonts w:ascii="Courier New" w:hAnsi="Courier New" w:cs="Courier New"/>
                          <w:sz w:val="15"/>
                          <w:szCs w:val="15"/>
                        </w:rPr>
                        <w:t xml:space="preserve">  -</w:t>
                      </w:r>
                      <w:proofErr w:type="gramEnd"/>
                      <w:r w:rsidRPr="00C914B8">
                        <w:rPr>
                          <w:rFonts w:ascii="Courier New" w:hAnsi="Courier New" w:cs="Courier New"/>
                          <w:sz w:val="15"/>
                          <w:szCs w:val="15"/>
                        </w:rPr>
                        <w:t xml:space="preserve"> Compute additional tower loading (flag) {false: none; true: user-defined}</w:t>
                      </w:r>
                    </w:p>
                    <w:p w14:paraId="2164B59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"OC4Jacket_ElastoDyn.dat" </w:t>
                      </w:r>
                      <w:proofErr w:type="spellStart"/>
                      <w:r w:rsidRPr="00C914B8">
                        <w:rPr>
                          <w:rFonts w:ascii="Courier New" w:hAnsi="Courier New" w:cs="Courier New"/>
                          <w:sz w:val="15"/>
                          <w:szCs w:val="15"/>
                        </w:rPr>
                        <w:t>EDFile</w:t>
                      </w:r>
                      <w:proofErr w:type="spellEnd"/>
                      <w:r w:rsidRPr="00C914B8">
                        <w:rPr>
                          <w:rFonts w:ascii="Courier New" w:hAnsi="Courier New" w:cs="Courier New"/>
                          <w:sz w:val="15"/>
                          <w:szCs w:val="15"/>
                        </w:rPr>
                        <w:t xml:space="preserve">       - Name of file containing ElastoDyn input parameters (quoted string)</w:t>
                      </w:r>
                    </w:p>
                    <w:p w14:paraId="2164B59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2164B595"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proofErr w:type="gramEnd"/>
                      <w:r w:rsidRPr="00C914B8">
                        <w:rPr>
                          <w:rFonts w:ascii="Courier New" w:hAnsi="Courier New" w:cs="Courier New"/>
                          <w:sz w:val="15"/>
                          <w:szCs w:val="15"/>
                        </w:rPr>
                        <w:t xml:space="preserve">    - Name of file with control/electric-drive inputs (quoted string)</w:t>
                      </w:r>
                    </w:p>
                    <w:p w14:paraId="2164B597"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w:t>
                      </w:r>
                      <w:proofErr w:type="gramStart"/>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proofErr w:type="gramEnd"/>
                      <w:r w:rsidRPr="00C914B8">
                        <w:rPr>
                          <w:rFonts w:ascii="Courier New" w:hAnsi="Courier New" w:cs="Courier New"/>
                          <w:sz w:val="15"/>
                          <w:szCs w:val="15"/>
                        </w:rPr>
                        <w:t xml:space="preserve">    - Name of file containing hydrodynamic inputs (quoted string)</w:t>
                      </w:r>
                    </w:p>
                    <w:p w14:paraId="2164B598"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77777777" w:rsidR="00053AB0" w:rsidRDefault="00053AB0" w:rsidP="001017C7">
                      <w:pPr>
                        <w:spacing w:after="0" w:line="240" w:lineRule="auto"/>
                        <w:rPr>
                          <w:ins w:id="382" w:author="Bonnie Jonkman" w:date="2015-04-22T10:27:00Z"/>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6607D921" w:rsidR="005408C3" w:rsidRPr="00C914B8" w:rsidRDefault="005408C3" w:rsidP="001017C7">
                      <w:pPr>
                        <w:spacing w:after="0" w:line="240" w:lineRule="auto"/>
                        <w:rPr>
                          <w:rFonts w:ascii="Courier New" w:hAnsi="Courier New" w:cs="Courier New"/>
                          <w:sz w:val="15"/>
                          <w:szCs w:val="15"/>
                        </w:rPr>
                      </w:pPr>
                      <w:ins w:id="383" w:author="Bonnie Jonkman" w:date="2015-04-22T10:27:00Z">
                        <w:r w:rsidRPr="005408C3">
                          <w:rPr>
                            <w:rFonts w:ascii="Courier New" w:hAnsi="Courier New" w:cs="Courier New"/>
                            <w:sz w:val="15"/>
                            <w:szCs w:val="15"/>
                          </w:rPr>
                          <w:t xml:space="preserve"> </w:t>
                        </w:r>
                      </w:ins>
                      <w:ins w:id="384" w:author="Bonnie Jonkman" w:date="2015-04-22T10:28:00Z">
                        <w:r>
                          <w:rPr>
                            <w:rFonts w:ascii="Courier New" w:hAnsi="Courier New" w:cs="Courier New"/>
                            <w:sz w:val="15"/>
                            <w:szCs w:val="15"/>
                          </w:rPr>
                          <w:t xml:space="preserve"> </w:t>
                        </w:r>
                      </w:ins>
                      <w:ins w:id="385" w:author="Bonnie Jonkman" w:date="2015-04-22T10:27:00Z">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ins>
                    </w:p>
                    <w:p w14:paraId="2164B59E"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p>
                    <w:p w14:paraId="2164B59F"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77777777" w:rsidR="00053AB0" w:rsidRPr="00C914B8" w:rsidRDefault="00053AB0"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txbxContent>
                </v:textbox>
                <w10:anchorlock/>
              </v:shape>
            </w:pict>
          </mc:Fallback>
        </mc:AlternateContent>
      </w:r>
    </w:p>
    <w:p w14:paraId="2164B4F6" w14:textId="38763C0E" w:rsidR="007F2710" w:rsidRDefault="001017C7" w:rsidP="001017C7">
      <w:pPr>
        <w:pStyle w:val="Caption"/>
        <w:jc w:val="center"/>
      </w:pPr>
      <w:r>
        <w:t xml:space="preserve">Figure </w:t>
      </w:r>
      <w:fldSimple w:instr=" SEQ Figure \* ARABIC ">
        <w:r w:rsidR="008462CD">
          <w:rPr>
            <w:noProof/>
          </w:rPr>
          <w:t>13</w:t>
        </w:r>
      </w:fldSimple>
      <w:r>
        <w:t>: Example FAST v8.</w:t>
      </w:r>
      <w:r w:rsidR="005C5A0C">
        <w:t>1</w:t>
      </w:r>
      <w:r w:rsidR="006F3B17">
        <w:t>1</w:t>
      </w:r>
      <w:r>
        <w:t>.00</w:t>
      </w:r>
      <w:r w:rsidR="007F152F">
        <w:t>a</w:t>
      </w:r>
      <w:r>
        <w:t>-bjj Input File</w:t>
      </w:r>
    </w:p>
    <w:p w14:paraId="2164B545" w14:textId="31B06401" w:rsidR="00185772" w:rsidRPr="004D64B4" w:rsidRDefault="00185772" w:rsidP="004D64B4">
      <w:pPr>
        <w:spacing w:after="0" w:line="240" w:lineRule="auto"/>
        <w:rPr>
          <w:rFonts w:ascii="Courier New" w:hAnsi="Courier New" w:cs="Courier New"/>
          <w:sz w:val="15"/>
          <w:szCs w:val="15"/>
        </w:rPr>
      </w:pPr>
    </w:p>
    <w:sectPr w:rsidR="00185772" w:rsidRPr="004D64B4">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9" w:author="Bonnie Jonkman" w:date="2015-04-21T10:35:00Z" w:initials="BJJ">
    <w:p w14:paraId="7DF51F37" w14:textId="08391C91" w:rsidR="00241AB7" w:rsidRDefault="00241AB7">
      <w:pPr>
        <w:pStyle w:val="CommentText"/>
      </w:pPr>
      <w:r>
        <w:rPr>
          <w:rStyle w:val="CommentReference"/>
        </w:rPr>
        <w:annotationRef/>
      </w:r>
      <w:proofErr w:type="spellStart"/>
      <w:r>
        <w:t>IceF</w:t>
      </w:r>
      <w:proofErr w:type="spellEnd"/>
      <w:r>
        <w:t xml:space="preserve">, HD, SD, FAST; check that summary files are closed ASAP, preferably in </w:t>
      </w:r>
      <w:proofErr w:type="spellStart"/>
      <w:r>
        <w:t>Init.</w:t>
      </w:r>
      <w:proofErr w:type="spellEnd"/>
    </w:p>
  </w:comment>
  <w:comment w:id="367" w:author="Bonnie Jonkman" w:date="2015-04-21T10:37:00Z" w:initials="BJJ">
    <w:p w14:paraId="4C1DFA4C" w14:textId="3DF685DE" w:rsidR="00A76DE9" w:rsidRDefault="00A76DE9">
      <w:pPr>
        <w:pStyle w:val="CommentText"/>
      </w:pPr>
      <w:r>
        <w:rPr>
          <w:rStyle w:val="CommentReference"/>
        </w:rPr>
        <w:annotationRef/>
      </w:r>
      <w:r>
        <w:t>BJJ: 5MW model in Simulink? Would be really nice for testing something that isn’t so basic.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29430" w14:textId="77777777" w:rsidR="00370855" w:rsidRDefault="00370855" w:rsidP="0032059E">
      <w:pPr>
        <w:spacing w:after="0" w:line="240" w:lineRule="auto"/>
      </w:pPr>
      <w:r>
        <w:separator/>
      </w:r>
    </w:p>
  </w:endnote>
  <w:endnote w:type="continuationSeparator" w:id="0">
    <w:p w14:paraId="79CFBD27" w14:textId="77777777" w:rsidR="00370855" w:rsidRDefault="00370855"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053AB0" w:rsidRPr="006228F7" w:rsidRDefault="00053AB0" w:rsidP="008A0C65">
    <w:pPr>
      <w:pStyle w:val="Footer"/>
      <w:jc w:val="center"/>
    </w:pPr>
    <w:r>
      <w:fldChar w:fldCharType="begin"/>
    </w:r>
    <w:r>
      <w:instrText xml:space="preserve"> PAGE  \* Arabic  \* MERGEFORMAT </w:instrText>
    </w:r>
    <w:r>
      <w:fldChar w:fldCharType="separate"/>
    </w:r>
    <w:r w:rsidR="000D703D">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ABC14" w14:textId="77777777" w:rsidR="00370855" w:rsidRDefault="00370855" w:rsidP="0032059E">
      <w:pPr>
        <w:spacing w:after="0" w:line="240" w:lineRule="auto"/>
      </w:pPr>
      <w:r>
        <w:separator/>
      </w:r>
    </w:p>
  </w:footnote>
  <w:footnote w:type="continuationSeparator" w:id="0">
    <w:p w14:paraId="6499E40A" w14:textId="77777777" w:rsidR="00370855" w:rsidRDefault="00370855" w:rsidP="0032059E">
      <w:pPr>
        <w:spacing w:after="0" w:line="240" w:lineRule="auto"/>
      </w:pPr>
      <w:r>
        <w:continuationSeparator/>
      </w:r>
    </w:p>
  </w:footnote>
  <w:footnote w:id="1">
    <w:p w14:paraId="2164B56D" w14:textId="77777777" w:rsidR="00053AB0" w:rsidRDefault="00053AB0">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053AB0" w:rsidRDefault="00053AB0">
      <w:pPr>
        <w:pStyle w:val="FootnoteText"/>
      </w:pPr>
      <w:r>
        <w:rPr>
          <w:rStyle w:val="FootnoteReference"/>
        </w:rPr>
        <w:footnoteRef/>
      </w:r>
      <w:r>
        <w:t xml:space="preserve"> These steps must be integer multiples of the structural time step.</w:t>
      </w:r>
    </w:p>
  </w:footnote>
  <w:footnote w:id="3">
    <w:p w14:paraId="2164B56F" w14:textId="77777777" w:rsidR="00053AB0" w:rsidRDefault="00053AB0"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053AB0" w:rsidRDefault="00053AB0">
      <w:pPr>
        <w:pStyle w:val="FootnoteText"/>
      </w:pPr>
      <w:r>
        <w:rPr>
          <w:rStyle w:val="FootnoteReference"/>
        </w:rPr>
        <w:footnoteRef/>
      </w:r>
      <w:r>
        <w:t xml:space="preserve"> FAST v7 is limited to one correction step and this correction step only applies to some modules.</w:t>
      </w:r>
    </w:p>
  </w:footnote>
  <w:footnote w:id="5">
    <w:p w14:paraId="2164B571" w14:textId="77777777" w:rsidR="00053AB0" w:rsidRDefault="00053AB0" w:rsidP="008F3D10">
      <w:pPr>
        <w:pStyle w:val="FootnoteText"/>
      </w:pPr>
      <w:r>
        <w:rPr>
          <w:rStyle w:val="FootnoteReference"/>
        </w:rPr>
        <w:footnoteRef/>
      </w:r>
      <w:r>
        <w:t xml:space="preserve"> The FAST v8.10 source code can be compiled using </w:t>
      </w:r>
      <w:proofErr w:type="gramStart"/>
      <w:r>
        <w:t>gfortran,</w:t>
      </w:r>
      <w:proofErr w:type="gramEnd"/>
      <w:r>
        <w:t xml:space="preserve"> however the offshore cases do not run with this compiled executable. We are working to find the problem and fix it.</w:t>
      </w:r>
    </w:p>
  </w:footnote>
  <w:footnote w:id="6">
    <w:p w14:paraId="2164B572" w14:textId="671C0644" w:rsidR="00053AB0" w:rsidRDefault="00053AB0" w:rsidP="001A5D50">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auto-generate the *_Types.f90 files</w:t>
      </w:r>
      <w:r>
        <w:t xml:space="preserve"> required for the FAST framework</w:t>
      </w:r>
      <w:r w:rsidRPr="00435832">
        <w:t>.</w:t>
      </w:r>
    </w:p>
  </w:footnote>
  <w:footnote w:id="7">
    <w:p w14:paraId="2164B573" w14:textId="77777777" w:rsidR="00053AB0" w:rsidRDefault="00053AB0"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14:paraId="2164B574" w14:textId="77777777" w:rsidR="00053AB0" w:rsidRDefault="00053AB0">
      <w:pPr>
        <w:pStyle w:val="FootnoteText"/>
      </w:pPr>
      <w:r>
        <w:rPr>
          <w:rStyle w:val="FootnoteReference"/>
        </w:rPr>
        <w:footnoteRef/>
      </w:r>
      <w:r>
        <w:t xml:space="preserve"> Note that the LabVIEW interface for FAST v8 has not yet been developed.</w:t>
      </w:r>
    </w:p>
  </w:footnote>
  <w:footnote w:id="9">
    <w:p w14:paraId="2164B575" w14:textId="77777777" w:rsidR="00053AB0" w:rsidRDefault="00053AB0"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 w:id="10">
    <w:p w14:paraId="5B21839F" w14:textId="4DDB0EDA" w:rsidR="00204924" w:rsidRDefault="00204924" w:rsidP="00204924">
      <w:pPr>
        <w:pStyle w:val="FootnoteText"/>
        <w:rPr>
          <w:ins w:id="348" w:author="Bonnie Jonkman" w:date="2015-04-22T12:29:00Z"/>
        </w:rPr>
      </w:pPr>
      <w:ins w:id="349" w:author="Bonnie Jonkman" w:date="2015-04-22T12:29:00Z">
        <w:r>
          <w:rPr>
            <w:rStyle w:val="FootnoteReference"/>
          </w:rPr>
          <w:footnoteRef/>
        </w:r>
        <w:r>
          <w:t xml:space="preserve"> If you are using</w:t>
        </w:r>
      </w:ins>
      <w:ins w:id="350" w:author="Bonnie Jonkman" w:date="2015-04-22T12:41:00Z">
        <w:r w:rsidR="00AD1B9B">
          <w:t xml:space="preserve"> a 2015 or later version of</w:t>
        </w:r>
      </w:ins>
      <w:ins w:id="351" w:author="Bonnie Jonkman" w:date="2015-04-22T12:29:00Z">
        <w:r>
          <w:t xml:space="preserve"> </w:t>
        </w:r>
      </w:ins>
      <w:ins w:id="352" w:author="Bonnie Jonkman" w:date="2015-04-22T12:41:00Z">
        <w:r w:rsidR="00AD1B9B">
          <w:t>Intel Fortran</w:t>
        </w:r>
      </w:ins>
      <w:ins w:id="353" w:author="Bonnie Jonkman" w:date="2015-04-22T12:29:00Z">
        <w:r>
          <w:t>, the executable may be generated in the &lt;FAST8&gt;\Compiling\</w:t>
        </w:r>
        <w:proofErr w:type="spellStart"/>
        <w:r>
          <w:t>VisualStudio</w:t>
        </w:r>
        <w:proofErr w:type="spellEnd"/>
        <w:r>
          <w:t xml:space="preserve"> folder instead.</w:t>
        </w:r>
      </w:ins>
    </w:p>
  </w:footnote>
  <w:footnote w:id="11">
    <w:p w14:paraId="39D6B433" w14:textId="2E5FA20A" w:rsidR="00053AB0" w:rsidRDefault="00053AB0">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2"/>
  </w:num>
  <w:num w:numId="7">
    <w:abstractNumId w:val="17"/>
  </w:num>
  <w:num w:numId="8">
    <w:abstractNumId w:val="28"/>
  </w:num>
  <w:num w:numId="9">
    <w:abstractNumId w:val="21"/>
  </w:num>
  <w:num w:numId="10">
    <w:abstractNumId w:val="13"/>
  </w:num>
  <w:num w:numId="11">
    <w:abstractNumId w:val="4"/>
  </w:num>
  <w:num w:numId="12">
    <w:abstractNumId w:val="25"/>
  </w:num>
  <w:num w:numId="13">
    <w:abstractNumId w:val="26"/>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4"/>
  </w:num>
  <w:num w:numId="21">
    <w:abstractNumId w:val="7"/>
  </w:num>
  <w:num w:numId="22">
    <w:abstractNumId w:val="10"/>
  </w:num>
  <w:num w:numId="23">
    <w:abstractNumId w:val="0"/>
  </w:num>
  <w:num w:numId="24">
    <w:abstractNumId w:val="20"/>
  </w:num>
  <w:num w:numId="25">
    <w:abstractNumId w:val="19"/>
  </w:num>
  <w:num w:numId="26">
    <w:abstractNumId w:val="23"/>
  </w:num>
  <w:num w:numId="27">
    <w:abstractNumId w:val="27"/>
  </w:num>
  <w:num w:numId="28">
    <w:abstractNumId w:val="12"/>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471D"/>
    <w:rsid w:val="000151C3"/>
    <w:rsid w:val="00017CF5"/>
    <w:rsid w:val="0002006B"/>
    <w:rsid w:val="000210A1"/>
    <w:rsid w:val="00021903"/>
    <w:rsid w:val="00022BE0"/>
    <w:rsid w:val="00024A69"/>
    <w:rsid w:val="00030E30"/>
    <w:rsid w:val="00031503"/>
    <w:rsid w:val="000341D0"/>
    <w:rsid w:val="00034E12"/>
    <w:rsid w:val="00035EC8"/>
    <w:rsid w:val="0004326B"/>
    <w:rsid w:val="00047E90"/>
    <w:rsid w:val="00050F5C"/>
    <w:rsid w:val="00053AB0"/>
    <w:rsid w:val="0006011A"/>
    <w:rsid w:val="00062F6C"/>
    <w:rsid w:val="00063365"/>
    <w:rsid w:val="00066DFD"/>
    <w:rsid w:val="00066FEC"/>
    <w:rsid w:val="00071BEF"/>
    <w:rsid w:val="00081318"/>
    <w:rsid w:val="00086C75"/>
    <w:rsid w:val="00095694"/>
    <w:rsid w:val="000973B8"/>
    <w:rsid w:val="000A7AE6"/>
    <w:rsid w:val="000B5913"/>
    <w:rsid w:val="000C417D"/>
    <w:rsid w:val="000D16ED"/>
    <w:rsid w:val="000D2280"/>
    <w:rsid w:val="000D24F9"/>
    <w:rsid w:val="000D373D"/>
    <w:rsid w:val="000D4770"/>
    <w:rsid w:val="000D66E4"/>
    <w:rsid w:val="000D67F1"/>
    <w:rsid w:val="000D703D"/>
    <w:rsid w:val="000E1845"/>
    <w:rsid w:val="000E1CA2"/>
    <w:rsid w:val="000E1D2E"/>
    <w:rsid w:val="000E4597"/>
    <w:rsid w:val="000F21F1"/>
    <w:rsid w:val="000F3583"/>
    <w:rsid w:val="00100AB0"/>
    <w:rsid w:val="001017C7"/>
    <w:rsid w:val="0010264A"/>
    <w:rsid w:val="0010612B"/>
    <w:rsid w:val="001143AF"/>
    <w:rsid w:val="001165AB"/>
    <w:rsid w:val="00123745"/>
    <w:rsid w:val="001336DD"/>
    <w:rsid w:val="001421BE"/>
    <w:rsid w:val="00143736"/>
    <w:rsid w:val="00143EBA"/>
    <w:rsid w:val="001479F4"/>
    <w:rsid w:val="00160D02"/>
    <w:rsid w:val="0016100B"/>
    <w:rsid w:val="00174830"/>
    <w:rsid w:val="0017590F"/>
    <w:rsid w:val="00176884"/>
    <w:rsid w:val="00176F14"/>
    <w:rsid w:val="00182565"/>
    <w:rsid w:val="001847A2"/>
    <w:rsid w:val="0018499D"/>
    <w:rsid w:val="00185772"/>
    <w:rsid w:val="0018640E"/>
    <w:rsid w:val="0018732B"/>
    <w:rsid w:val="00195D86"/>
    <w:rsid w:val="001A4C06"/>
    <w:rsid w:val="001A5D50"/>
    <w:rsid w:val="001A7232"/>
    <w:rsid w:val="001A778F"/>
    <w:rsid w:val="001B1E94"/>
    <w:rsid w:val="001B3FFF"/>
    <w:rsid w:val="001C051D"/>
    <w:rsid w:val="001C3EEE"/>
    <w:rsid w:val="001C3FE2"/>
    <w:rsid w:val="001C4FB6"/>
    <w:rsid w:val="001C5503"/>
    <w:rsid w:val="001D3CFF"/>
    <w:rsid w:val="001D5646"/>
    <w:rsid w:val="001E2045"/>
    <w:rsid w:val="001E429B"/>
    <w:rsid w:val="001E4B29"/>
    <w:rsid w:val="001F3997"/>
    <w:rsid w:val="001F7594"/>
    <w:rsid w:val="00201B27"/>
    <w:rsid w:val="00201C65"/>
    <w:rsid w:val="002034C6"/>
    <w:rsid w:val="0020438F"/>
    <w:rsid w:val="00204924"/>
    <w:rsid w:val="00207908"/>
    <w:rsid w:val="002105D5"/>
    <w:rsid w:val="0021067C"/>
    <w:rsid w:val="0021214D"/>
    <w:rsid w:val="00214A47"/>
    <w:rsid w:val="00216308"/>
    <w:rsid w:val="002163CE"/>
    <w:rsid w:val="00217CBB"/>
    <w:rsid w:val="002204BD"/>
    <w:rsid w:val="002213CC"/>
    <w:rsid w:val="00222668"/>
    <w:rsid w:val="00230DFF"/>
    <w:rsid w:val="002351D0"/>
    <w:rsid w:val="00241AB7"/>
    <w:rsid w:val="00243C5B"/>
    <w:rsid w:val="00244B64"/>
    <w:rsid w:val="00246C52"/>
    <w:rsid w:val="0025096E"/>
    <w:rsid w:val="00253827"/>
    <w:rsid w:val="00254699"/>
    <w:rsid w:val="0025602C"/>
    <w:rsid w:val="00256CFF"/>
    <w:rsid w:val="00267231"/>
    <w:rsid w:val="0026798D"/>
    <w:rsid w:val="0027277B"/>
    <w:rsid w:val="0027571D"/>
    <w:rsid w:val="00276C5F"/>
    <w:rsid w:val="0027790F"/>
    <w:rsid w:val="00277AD8"/>
    <w:rsid w:val="00280B19"/>
    <w:rsid w:val="002827E8"/>
    <w:rsid w:val="00290622"/>
    <w:rsid w:val="00294041"/>
    <w:rsid w:val="002A2363"/>
    <w:rsid w:val="002A47ED"/>
    <w:rsid w:val="002A4917"/>
    <w:rsid w:val="002A6D2A"/>
    <w:rsid w:val="002A6E11"/>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02A9F"/>
    <w:rsid w:val="00310129"/>
    <w:rsid w:val="00316C58"/>
    <w:rsid w:val="00317AA0"/>
    <w:rsid w:val="0032059E"/>
    <w:rsid w:val="00322393"/>
    <w:rsid w:val="00324B4D"/>
    <w:rsid w:val="00324BB2"/>
    <w:rsid w:val="00325AC4"/>
    <w:rsid w:val="00325C4A"/>
    <w:rsid w:val="003318D6"/>
    <w:rsid w:val="00351DEB"/>
    <w:rsid w:val="00352D3A"/>
    <w:rsid w:val="003544F5"/>
    <w:rsid w:val="00357156"/>
    <w:rsid w:val="00370855"/>
    <w:rsid w:val="00376EFF"/>
    <w:rsid w:val="00382F86"/>
    <w:rsid w:val="0039422C"/>
    <w:rsid w:val="003A2ABC"/>
    <w:rsid w:val="003A36AE"/>
    <w:rsid w:val="003A459F"/>
    <w:rsid w:val="003C03A3"/>
    <w:rsid w:val="003C2940"/>
    <w:rsid w:val="003C4A45"/>
    <w:rsid w:val="003D4251"/>
    <w:rsid w:val="003D4964"/>
    <w:rsid w:val="003D5EA3"/>
    <w:rsid w:val="003D7F3C"/>
    <w:rsid w:val="003F0FFD"/>
    <w:rsid w:val="003F11AE"/>
    <w:rsid w:val="003F2E3C"/>
    <w:rsid w:val="003F3E95"/>
    <w:rsid w:val="003F591E"/>
    <w:rsid w:val="003F6633"/>
    <w:rsid w:val="00402646"/>
    <w:rsid w:val="00405814"/>
    <w:rsid w:val="00405A94"/>
    <w:rsid w:val="00406345"/>
    <w:rsid w:val="004066D9"/>
    <w:rsid w:val="00406E21"/>
    <w:rsid w:val="00411B3A"/>
    <w:rsid w:val="0041287D"/>
    <w:rsid w:val="00413886"/>
    <w:rsid w:val="00413D42"/>
    <w:rsid w:val="004212D7"/>
    <w:rsid w:val="00423985"/>
    <w:rsid w:val="00424574"/>
    <w:rsid w:val="0042493B"/>
    <w:rsid w:val="00425D37"/>
    <w:rsid w:val="00426882"/>
    <w:rsid w:val="00431649"/>
    <w:rsid w:val="00435832"/>
    <w:rsid w:val="00441220"/>
    <w:rsid w:val="0044720D"/>
    <w:rsid w:val="0044746F"/>
    <w:rsid w:val="004502F5"/>
    <w:rsid w:val="00450382"/>
    <w:rsid w:val="00451190"/>
    <w:rsid w:val="00452E60"/>
    <w:rsid w:val="00460C71"/>
    <w:rsid w:val="00461B5D"/>
    <w:rsid w:val="00462FFD"/>
    <w:rsid w:val="00470DE9"/>
    <w:rsid w:val="0047266F"/>
    <w:rsid w:val="00473920"/>
    <w:rsid w:val="00485B0E"/>
    <w:rsid w:val="00487004"/>
    <w:rsid w:val="00487BBF"/>
    <w:rsid w:val="0049139C"/>
    <w:rsid w:val="00491464"/>
    <w:rsid w:val="00491B45"/>
    <w:rsid w:val="00494C80"/>
    <w:rsid w:val="004975BD"/>
    <w:rsid w:val="004A0A8F"/>
    <w:rsid w:val="004A0F59"/>
    <w:rsid w:val="004A39F6"/>
    <w:rsid w:val="004B0DB9"/>
    <w:rsid w:val="004C2327"/>
    <w:rsid w:val="004C4A8A"/>
    <w:rsid w:val="004C66D0"/>
    <w:rsid w:val="004C6A31"/>
    <w:rsid w:val="004C70C9"/>
    <w:rsid w:val="004D1388"/>
    <w:rsid w:val="004D4796"/>
    <w:rsid w:val="004D64B4"/>
    <w:rsid w:val="004D7F94"/>
    <w:rsid w:val="004F109B"/>
    <w:rsid w:val="004F4788"/>
    <w:rsid w:val="004F4871"/>
    <w:rsid w:val="004F6EDE"/>
    <w:rsid w:val="004F77E5"/>
    <w:rsid w:val="00503806"/>
    <w:rsid w:val="00510B11"/>
    <w:rsid w:val="0051119D"/>
    <w:rsid w:val="00523E1B"/>
    <w:rsid w:val="005248A0"/>
    <w:rsid w:val="00526596"/>
    <w:rsid w:val="005408C3"/>
    <w:rsid w:val="00540E39"/>
    <w:rsid w:val="00543B79"/>
    <w:rsid w:val="005509D5"/>
    <w:rsid w:val="005556B1"/>
    <w:rsid w:val="005658F8"/>
    <w:rsid w:val="00572C86"/>
    <w:rsid w:val="005752A7"/>
    <w:rsid w:val="00583013"/>
    <w:rsid w:val="00583754"/>
    <w:rsid w:val="00583AAD"/>
    <w:rsid w:val="005847A9"/>
    <w:rsid w:val="0058480C"/>
    <w:rsid w:val="0059296F"/>
    <w:rsid w:val="00593BC1"/>
    <w:rsid w:val="00597FB7"/>
    <w:rsid w:val="005A19B8"/>
    <w:rsid w:val="005A2B54"/>
    <w:rsid w:val="005A3AA5"/>
    <w:rsid w:val="005B33D7"/>
    <w:rsid w:val="005B5316"/>
    <w:rsid w:val="005B630C"/>
    <w:rsid w:val="005B6929"/>
    <w:rsid w:val="005C01C1"/>
    <w:rsid w:val="005C51E0"/>
    <w:rsid w:val="005C5A0C"/>
    <w:rsid w:val="005C697F"/>
    <w:rsid w:val="005D7EC4"/>
    <w:rsid w:val="005F0B16"/>
    <w:rsid w:val="005F3CDB"/>
    <w:rsid w:val="005F57F4"/>
    <w:rsid w:val="005F6FFB"/>
    <w:rsid w:val="00603778"/>
    <w:rsid w:val="00604402"/>
    <w:rsid w:val="00604B86"/>
    <w:rsid w:val="00613374"/>
    <w:rsid w:val="0061511F"/>
    <w:rsid w:val="00616C1F"/>
    <w:rsid w:val="00617A56"/>
    <w:rsid w:val="006228F7"/>
    <w:rsid w:val="00626DDD"/>
    <w:rsid w:val="00636465"/>
    <w:rsid w:val="00640D9F"/>
    <w:rsid w:val="0064763A"/>
    <w:rsid w:val="0065210D"/>
    <w:rsid w:val="00653C1F"/>
    <w:rsid w:val="006552FB"/>
    <w:rsid w:val="00685372"/>
    <w:rsid w:val="00686170"/>
    <w:rsid w:val="00690150"/>
    <w:rsid w:val="00695C19"/>
    <w:rsid w:val="006A280F"/>
    <w:rsid w:val="006A4CEA"/>
    <w:rsid w:val="006A62EC"/>
    <w:rsid w:val="006B028F"/>
    <w:rsid w:val="006C131B"/>
    <w:rsid w:val="006D1721"/>
    <w:rsid w:val="006D62BD"/>
    <w:rsid w:val="006D7B34"/>
    <w:rsid w:val="006E23B7"/>
    <w:rsid w:val="006E32A3"/>
    <w:rsid w:val="006E3D24"/>
    <w:rsid w:val="006E3E44"/>
    <w:rsid w:val="006E56E7"/>
    <w:rsid w:val="006F3B17"/>
    <w:rsid w:val="006F4EDC"/>
    <w:rsid w:val="00703CA6"/>
    <w:rsid w:val="0070478E"/>
    <w:rsid w:val="00707214"/>
    <w:rsid w:val="00707227"/>
    <w:rsid w:val="00710BF4"/>
    <w:rsid w:val="00715AAA"/>
    <w:rsid w:val="007163E7"/>
    <w:rsid w:val="00717098"/>
    <w:rsid w:val="007231E1"/>
    <w:rsid w:val="007255E7"/>
    <w:rsid w:val="00725E3F"/>
    <w:rsid w:val="007260CD"/>
    <w:rsid w:val="00730F88"/>
    <w:rsid w:val="00733232"/>
    <w:rsid w:val="00740D17"/>
    <w:rsid w:val="00741D30"/>
    <w:rsid w:val="00743E68"/>
    <w:rsid w:val="007441EB"/>
    <w:rsid w:val="00751FAE"/>
    <w:rsid w:val="00752A0E"/>
    <w:rsid w:val="00754E0F"/>
    <w:rsid w:val="007720B4"/>
    <w:rsid w:val="0077211A"/>
    <w:rsid w:val="00775774"/>
    <w:rsid w:val="00791179"/>
    <w:rsid w:val="00792AB8"/>
    <w:rsid w:val="00794BE0"/>
    <w:rsid w:val="00796008"/>
    <w:rsid w:val="007A051E"/>
    <w:rsid w:val="007A2403"/>
    <w:rsid w:val="007A37F2"/>
    <w:rsid w:val="007A40D8"/>
    <w:rsid w:val="007B0CF4"/>
    <w:rsid w:val="007B654A"/>
    <w:rsid w:val="007B7767"/>
    <w:rsid w:val="007C0572"/>
    <w:rsid w:val="007C61F5"/>
    <w:rsid w:val="007D09CB"/>
    <w:rsid w:val="007D20B2"/>
    <w:rsid w:val="007D2FC0"/>
    <w:rsid w:val="007D7E91"/>
    <w:rsid w:val="007E0629"/>
    <w:rsid w:val="007F152F"/>
    <w:rsid w:val="007F2710"/>
    <w:rsid w:val="007F3E8B"/>
    <w:rsid w:val="007F46A7"/>
    <w:rsid w:val="007F665B"/>
    <w:rsid w:val="00800315"/>
    <w:rsid w:val="00802342"/>
    <w:rsid w:val="00805E93"/>
    <w:rsid w:val="0080639F"/>
    <w:rsid w:val="0080762B"/>
    <w:rsid w:val="00813432"/>
    <w:rsid w:val="00814DDB"/>
    <w:rsid w:val="008204F5"/>
    <w:rsid w:val="008233CD"/>
    <w:rsid w:val="00825D8B"/>
    <w:rsid w:val="008274A4"/>
    <w:rsid w:val="00830652"/>
    <w:rsid w:val="00831468"/>
    <w:rsid w:val="00831ED9"/>
    <w:rsid w:val="008343ED"/>
    <w:rsid w:val="00834D19"/>
    <w:rsid w:val="008353BA"/>
    <w:rsid w:val="00840641"/>
    <w:rsid w:val="00845AC5"/>
    <w:rsid w:val="008462CD"/>
    <w:rsid w:val="00846423"/>
    <w:rsid w:val="008509E5"/>
    <w:rsid w:val="00852A08"/>
    <w:rsid w:val="008546F4"/>
    <w:rsid w:val="00854E55"/>
    <w:rsid w:val="008709B5"/>
    <w:rsid w:val="00870EDF"/>
    <w:rsid w:val="00882C88"/>
    <w:rsid w:val="008875E5"/>
    <w:rsid w:val="008908C2"/>
    <w:rsid w:val="008949F6"/>
    <w:rsid w:val="008A0BA3"/>
    <w:rsid w:val="008A0C65"/>
    <w:rsid w:val="008A5B4E"/>
    <w:rsid w:val="008B0119"/>
    <w:rsid w:val="008B0813"/>
    <w:rsid w:val="008B1C3A"/>
    <w:rsid w:val="008B306F"/>
    <w:rsid w:val="008B5549"/>
    <w:rsid w:val="008B7344"/>
    <w:rsid w:val="008C15EA"/>
    <w:rsid w:val="008C3E9A"/>
    <w:rsid w:val="008D12B0"/>
    <w:rsid w:val="008D177F"/>
    <w:rsid w:val="008D29CA"/>
    <w:rsid w:val="008E4072"/>
    <w:rsid w:val="008E79AA"/>
    <w:rsid w:val="008F1D42"/>
    <w:rsid w:val="008F3D10"/>
    <w:rsid w:val="008F632E"/>
    <w:rsid w:val="008F7B47"/>
    <w:rsid w:val="00902EA5"/>
    <w:rsid w:val="0090395F"/>
    <w:rsid w:val="00904A93"/>
    <w:rsid w:val="0091346C"/>
    <w:rsid w:val="00921668"/>
    <w:rsid w:val="00923A5B"/>
    <w:rsid w:val="009240A9"/>
    <w:rsid w:val="009250CC"/>
    <w:rsid w:val="009300D5"/>
    <w:rsid w:val="00941C74"/>
    <w:rsid w:val="009445DA"/>
    <w:rsid w:val="00944CB5"/>
    <w:rsid w:val="00946655"/>
    <w:rsid w:val="009473D1"/>
    <w:rsid w:val="00955CA5"/>
    <w:rsid w:val="00960CB8"/>
    <w:rsid w:val="00960E61"/>
    <w:rsid w:val="009614E1"/>
    <w:rsid w:val="00963B58"/>
    <w:rsid w:val="00966397"/>
    <w:rsid w:val="009733A8"/>
    <w:rsid w:val="00976EEE"/>
    <w:rsid w:val="00980C9B"/>
    <w:rsid w:val="00985CF5"/>
    <w:rsid w:val="00992CCA"/>
    <w:rsid w:val="009951B8"/>
    <w:rsid w:val="009A2E23"/>
    <w:rsid w:val="009A3075"/>
    <w:rsid w:val="009A4B60"/>
    <w:rsid w:val="009A60D9"/>
    <w:rsid w:val="009A69FA"/>
    <w:rsid w:val="009B0BC2"/>
    <w:rsid w:val="009B264B"/>
    <w:rsid w:val="009B51A8"/>
    <w:rsid w:val="009B7C07"/>
    <w:rsid w:val="009C0E86"/>
    <w:rsid w:val="009C1705"/>
    <w:rsid w:val="009C1B4E"/>
    <w:rsid w:val="009C2307"/>
    <w:rsid w:val="009C606B"/>
    <w:rsid w:val="009C7D9E"/>
    <w:rsid w:val="009D29B6"/>
    <w:rsid w:val="009D3495"/>
    <w:rsid w:val="009E083D"/>
    <w:rsid w:val="009E13A6"/>
    <w:rsid w:val="009F2717"/>
    <w:rsid w:val="009F34BC"/>
    <w:rsid w:val="009F43D1"/>
    <w:rsid w:val="009F7B14"/>
    <w:rsid w:val="00A10B4F"/>
    <w:rsid w:val="00A1232C"/>
    <w:rsid w:val="00A12679"/>
    <w:rsid w:val="00A16467"/>
    <w:rsid w:val="00A24410"/>
    <w:rsid w:val="00A337F1"/>
    <w:rsid w:val="00A36E2F"/>
    <w:rsid w:val="00A57CEC"/>
    <w:rsid w:val="00A611CB"/>
    <w:rsid w:val="00A63833"/>
    <w:rsid w:val="00A670F6"/>
    <w:rsid w:val="00A76DE9"/>
    <w:rsid w:val="00A82364"/>
    <w:rsid w:val="00A83475"/>
    <w:rsid w:val="00A85DDE"/>
    <w:rsid w:val="00A92244"/>
    <w:rsid w:val="00A961B1"/>
    <w:rsid w:val="00AA26FF"/>
    <w:rsid w:val="00AB0D68"/>
    <w:rsid w:val="00AB4AC5"/>
    <w:rsid w:val="00AB4C00"/>
    <w:rsid w:val="00AB4FA0"/>
    <w:rsid w:val="00AB6BDA"/>
    <w:rsid w:val="00AB7DAA"/>
    <w:rsid w:val="00AC1E7D"/>
    <w:rsid w:val="00AC31AB"/>
    <w:rsid w:val="00AC7793"/>
    <w:rsid w:val="00AD1B9B"/>
    <w:rsid w:val="00AD1DBB"/>
    <w:rsid w:val="00AE205C"/>
    <w:rsid w:val="00AE3A86"/>
    <w:rsid w:val="00AE564B"/>
    <w:rsid w:val="00AF4372"/>
    <w:rsid w:val="00B00831"/>
    <w:rsid w:val="00B03B33"/>
    <w:rsid w:val="00B10E2D"/>
    <w:rsid w:val="00B1172F"/>
    <w:rsid w:val="00B15D1D"/>
    <w:rsid w:val="00B20DF4"/>
    <w:rsid w:val="00B214CB"/>
    <w:rsid w:val="00B23118"/>
    <w:rsid w:val="00B313C9"/>
    <w:rsid w:val="00B31562"/>
    <w:rsid w:val="00B3624E"/>
    <w:rsid w:val="00B378CD"/>
    <w:rsid w:val="00B42D5D"/>
    <w:rsid w:val="00B44FC9"/>
    <w:rsid w:val="00B52DBD"/>
    <w:rsid w:val="00B55CAB"/>
    <w:rsid w:val="00B63F27"/>
    <w:rsid w:val="00B65334"/>
    <w:rsid w:val="00B66C86"/>
    <w:rsid w:val="00B67678"/>
    <w:rsid w:val="00B7075F"/>
    <w:rsid w:val="00B73836"/>
    <w:rsid w:val="00B749B5"/>
    <w:rsid w:val="00B763E9"/>
    <w:rsid w:val="00B76B55"/>
    <w:rsid w:val="00B77EA5"/>
    <w:rsid w:val="00B859C9"/>
    <w:rsid w:val="00B92E37"/>
    <w:rsid w:val="00B93212"/>
    <w:rsid w:val="00BA0751"/>
    <w:rsid w:val="00BB43B9"/>
    <w:rsid w:val="00BB51E2"/>
    <w:rsid w:val="00BC064B"/>
    <w:rsid w:val="00BC368A"/>
    <w:rsid w:val="00BD039A"/>
    <w:rsid w:val="00BE40F1"/>
    <w:rsid w:val="00BE4686"/>
    <w:rsid w:val="00BE7AE8"/>
    <w:rsid w:val="00BF4E3A"/>
    <w:rsid w:val="00C017CD"/>
    <w:rsid w:val="00C020FB"/>
    <w:rsid w:val="00C0452B"/>
    <w:rsid w:val="00C13750"/>
    <w:rsid w:val="00C16357"/>
    <w:rsid w:val="00C17402"/>
    <w:rsid w:val="00C2209D"/>
    <w:rsid w:val="00C22E8D"/>
    <w:rsid w:val="00C22F9B"/>
    <w:rsid w:val="00C258E0"/>
    <w:rsid w:val="00C341C9"/>
    <w:rsid w:val="00C35EE7"/>
    <w:rsid w:val="00C364BE"/>
    <w:rsid w:val="00C41533"/>
    <w:rsid w:val="00C41DFA"/>
    <w:rsid w:val="00C473F0"/>
    <w:rsid w:val="00C47D84"/>
    <w:rsid w:val="00C625E2"/>
    <w:rsid w:val="00C6618D"/>
    <w:rsid w:val="00C66AA9"/>
    <w:rsid w:val="00C72128"/>
    <w:rsid w:val="00C7297C"/>
    <w:rsid w:val="00C767E6"/>
    <w:rsid w:val="00C8307E"/>
    <w:rsid w:val="00C83AC8"/>
    <w:rsid w:val="00C84D03"/>
    <w:rsid w:val="00C86181"/>
    <w:rsid w:val="00C9142A"/>
    <w:rsid w:val="00C914B8"/>
    <w:rsid w:val="00C955A4"/>
    <w:rsid w:val="00C979CB"/>
    <w:rsid w:val="00CA094B"/>
    <w:rsid w:val="00CA0AA7"/>
    <w:rsid w:val="00CA0FDC"/>
    <w:rsid w:val="00CA2F20"/>
    <w:rsid w:val="00CA4ADB"/>
    <w:rsid w:val="00CA4DEA"/>
    <w:rsid w:val="00CA54DC"/>
    <w:rsid w:val="00CA6174"/>
    <w:rsid w:val="00CA74B5"/>
    <w:rsid w:val="00CB0B8F"/>
    <w:rsid w:val="00CB5929"/>
    <w:rsid w:val="00CB7383"/>
    <w:rsid w:val="00CC7BFB"/>
    <w:rsid w:val="00CD07C6"/>
    <w:rsid w:val="00CD0A98"/>
    <w:rsid w:val="00CD1C3F"/>
    <w:rsid w:val="00CD44DA"/>
    <w:rsid w:val="00CE2581"/>
    <w:rsid w:val="00CE2DA4"/>
    <w:rsid w:val="00CE4E89"/>
    <w:rsid w:val="00CE549F"/>
    <w:rsid w:val="00CE6A2F"/>
    <w:rsid w:val="00CE6C50"/>
    <w:rsid w:val="00CE6EC3"/>
    <w:rsid w:val="00CF0284"/>
    <w:rsid w:val="00CF0303"/>
    <w:rsid w:val="00CF6546"/>
    <w:rsid w:val="00D02778"/>
    <w:rsid w:val="00D03503"/>
    <w:rsid w:val="00D07613"/>
    <w:rsid w:val="00D0774B"/>
    <w:rsid w:val="00D172A3"/>
    <w:rsid w:val="00D20C86"/>
    <w:rsid w:val="00D22ED8"/>
    <w:rsid w:val="00D3260C"/>
    <w:rsid w:val="00D33FB9"/>
    <w:rsid w:val="00D34FED"/>
    <w:rsid w:val="00D36AEB"/>
    <w:rsid w:val="00D3756B"/>
    <w:rsid w:val="00D37DB1"/>
    <w:rsid w:val="00D37EC2"/>
    <w:rsid w:val="00D520E7"/>
    <w:rsid w:val="00D540B3"/>
    <w:rsid w:val="00D5674B"/>
    <w:rsid w:val="00D56818"/>
    <w:rsid w:val="00D57472"/>
    <w:rsid w:val="00D57C07"/>
    <w:rsid w:val="00D62217"/>
    <w:rsid w:val="00D65682"/>
    <w:rsid w:val="00D658D2"/>
    <w:rsid w:val="00D6617B"/>
    <w:rsid w:val="00D668A4"/>
    <w:rsid w:val="00D7063E"/>
    <w:rsid w:val="00D7106A"/>
    <w:rsid w:val="00D720E0"/>
    <w:rsid w:val="00D76608"/>
    <w:rsid w:val="00D9198B"/>
    <w:rsid w:val="00DA5127"/>
    <w:rsid w:val="00DA779C"/>
    <w:rsid w:val="00DB0DFE"/>
    <w:rsid w:val="00DB3191"/>
    <w:rsid w:val="00DB33B3"/>
    <w:rsid w:val="00DB55A3"/>
    <w:rsid w:val="00DC2532"/>
    <w:rsid w:val="00DC49AD"/>
    <w:rsid w:val="00DC6217"/>
    <w:rsid w:val="00DC658B"/>
    <w:rsid w:val="00DC6859"/>
    <w:rsid w:val="00DD0379"/>
    <w:rsid w:val="00DD7DF7"/>
    <w:rsid w:val="00DE337C"/>
    <w:rsid w:val="00DE4D91"/>
    <w:rsid w:val="00DE6B88"/>
    <w:rsid w:val="00DF226E"/>
    <w:rsid w:val="00DF37BC"/>
    <w:rsid w:val="00DF5C8E"/>
    <w:rsid w:val="00E003F4"/>
    <w:rsid w:val="00E04013"/>
    <w:rsid w:val="00E07037"/>
    <w:rsid w:val="00E10129"/>
    <w:rsid w:val="00E13EB2"/>
    <w:rsid w:val="00E14436"/>
    <w:rsid w:val="00E17C2E"/>
    <w:rsid w:val="00E20484"/>
    <w:rsid w:val="00E226D9"/>
    <w:rsid w:val="00E22DA9"/>
    <w:rsid w:val="00E254E3"/>
    <w:rsid w:val="00E27744"/>
    <w:rsid w:val="00E33AF0"/>
    <w:rsid w:val="00E34664"/>
    <w:rsid w:val="00E371BB"/>
    <w:rsid w:val="00E40658"/>
    <w:rsid w:val="00E40EE5"/>
    <w:rsid w:val="00E41567"/>
    <w:rsid w:val="00E42E58"/>
    <w:rsid w:val="00E56F1A"/>
    <w:rsid w:val="00E64C2D"/>
    <w:rsid w:val="00E7032A"/>
    <w:rsid w:val="00E7113A"/>
    <w:rsid w:val="00E72DCC"/>
    <w:rsid w:val="00E759ED"/>
    <w:rsid w:val="00E76264"/>
    <w:rsid w:val="00E821C7"/>
    <w:rsid w:val="00E841BB"/>
    <w:rsid w:val="00E8645F"/>
    <w:rsid w:val="00E86BFC"/>
    <w:rsid w:val="00E90E09"/>
    <w:rsid w:val="00E92541"/>
    <w:rsid w:val="00EA31B9"/>
    <w:rsid w:val="00EA3ECC"/>
    <w:rsid w:val="00EA4DEE"/>
    <w:rsid w:val="00EB34CB"/>
    <w:rsid w:val="00EB4588"/>
    <w:rsid w:val="00EB5D8D"/>
    <w:rsid w:val="00EC0F52"/>
    <w:rsid w:val="00EC128B"/>
    <w:rsid w:val="00EC4BC5"/>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485B"/>
    <w:rsid w:val="00F35ABA"/>
    <w:rsid w:val="00F37CCF"/>
    <w:rsid w:val="00F42846"/>
    <w:rsid w:val="00F43F8D"/>
    <w:rsid w:val="00F4472C"/>
    <w:rsid w:val="00F45A49"/>
    <w:rsid w:val="00F56CAF"/>
    <w:rsid w:val="00F642DF"/>
    <w:rsid w:val="00F65048"/>
    <w:rsid w:val="00F65382"/>
    <w:rsid w:val="00F66E7D"/>
    <w:rsid w:val="00F8027B"/>
    <w:rsid w:val="00F81797"/>
    <w:rsid w:val="00F864B4"/>
    <w:rsid w:val="00F86A33"/>
    <w:rsid w:val="00F94BAE"/>
    <w:rsid w:val="00FA6688"/>
    <w:rsid w:val="00FA6C56"/>
    <w:rsid w:val="00FB4B7E"/>
    <w:rsid w:val="00FC0193"/>
    <w:rsid w:val="00FC2BAB"/>
    <w:rsid w:val="00FC4A4F"/>
    <w:rsid w:val="00FC5F2F"/>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IceFloe" TargetMode="Externa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wtc.nrel.gov/DWM"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yperlink" Target="https://nwtc.nrel.gov/TMD"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nwtc.nrel.gov/MAP" TargetMode="External"/><Relationship Id="rId20" Type="http://schemas.openxmlformats.org/officeDocument/2006/relationships/hyperlink" Target="https://nwtc.nrel.gov/DWM" TargetMode="External"/><Relationship Id="rId29" Type="http://schemas.openxmlformats.org/officeDocument/2006/relationships/hyperlink" Target="https://nwtc.nrel.gov/system/files/Setup_NWTC_Windows.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wind.nrel.gov/designcodes/simulators/developers/" TargetMode="External"/><Relationship Id="rId32" Type="http://schemas.openxmlformats.org/officeDocument/2006/relationships/image" Target="media/image8.png"/><Relationship Id="rId37"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nrel.gov/docs/fy14osti/60742.pdf" TargetMode="External"/><Relationship Id="rId28" Type="http://schemas.openxmlformats.org/officeDocument/2006/relationships/hyperlink" Target="https://nwtc.nrel.gov/MAP" TargetMode="External"/><Relationship Id="rId36" Type="http://schemas.openxmlformats.org/officeDocument/2006/relationships/image" Target="media/image12.png"/><Relationship Id="rId10" Type="http://schemas.openxmlformats.org/officeDocument/2006/relationships/hyperlink" Target="https://nwtc.nrel.gov/FAST-Developers" TargetMode="External"/><Relationship Id="rId19" Type="http://schemas.openxmlformats.org/officeDocument/2006/relationships/hyperlink" Target="https://nwtc.nrel.gov/FEAMooring" TargetMode="External"/><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ww.nrel.gov/docs/fy14osti/60742.pdf" TargetMode="External"/><Relationship Id="rId27" Type="http://schemas.openxmlformats.org/officeDocument/2006/relationships/comments" Target="comments.xml"/><Relationship Id="rId30" Type="http://schemas.openxmlformats.org/officeDocument/2006/relationships/image" Target="media/image6.png"/><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98D1C-E122-4CCA-B3F9-D248669C5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39</Pages>
  <Words>10357</Words>
  <Characters>59041</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69260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66</cp:revision>
  <dcterms:created xsi:type="dcterms:W3CDTF">2015-03-31T13:08:00Z</dcterms:created>
  <dcterms:modified xsi:type="dcterms:W3CDTF">2015-04-22T19:52:00Z</dcterms:modified>
</cp:coreProperties>
</file>